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529FB" w14:textId="4054C3E5" w:rsidR="00C5708B" w:rsidRDefault="00AB7971" w:rsidP="00BF5FD8">
      <w:pPr>
        <w:jc w:val="right"/>
        <w:rPr>
          <w:ins w:id="0" w:author="EUDERLAN FREIRE DA SILVA ABREU" w:date="2025-06-29T12:39:00Z"/>
        </w:rPr>
      </w:pPr>
      <w:ins w:id="1" w:author="EUDERLAN FREIRE DA SILVA ABREU" w:date="2025-07-17T18:50:00Z">
        <w:r>
          <w:rPr>
            <w:noProof/>
            <w:color w:val="000000" w:themeColor="text1"/>
          </w:rPr>
          <mc:AlternateContent>
            <mc:Choice Requires="wps">
              <w:drawing>
                <wp:anchor distT="0" distB="0" distL="114300" distR="114300" simplePos="0" relativeHeight="251660291" behindDoc="0" locked="0" layoutInCell="1" allowOverlap="1" wp14:anchorId="0EEC08C7" wp14:editId="7705BFAD">
                  <wp:simplePos x="0" y="0"/>
                  <wp:positionH relativeFrom="column">
                    <wp:posOffset>-439420</wp:posOffset>
                  </wp:positionH>
                  <wp:positionV relativeFrom="paragraph">
                    <wp:posOffset>87679</wp:posOffset>
                  </wp:positionV>
                  <wp:extent cx="5961185" cy="8721969"/>
                  <wp:effectExtent l="0" t="0" r="20955" b="22225"/>
                  <wp:wrapNone/>
                  <wp:docPr id="10" name="Retângulo 10"/>
                  <wp:cNvGraphicFramePr/>
                  <a:graphic xmlns:a="http://schemas.openxmlformats.org/drawingml/2006/main">
                    <a:graphicData uri="http://schemas.microsoft.com/office/word/2010/wordprocessingShape">
                      <wps:wsp>
                        <wps:cNvSpPr/>
                        <wps:spPr>
                          <a:xfrm>
                            <a:off x="0" y="0"/>
                            <a:ext cx="5961185" cy="87219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DB599" id="Retângulo 10" o:spid="_x0000_s1026" style="position:absolute;margin-left:-34.6pt;margin-top:6.9pt;width:469.4pt;height:686.7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" filled="f" strokecolor="#1f3763 [1604]" strokeweight="1pt"/>
              </w:pict>
            </mc:Fallback>
          </mc:AlternateContent>
        </w:r>
      </w:ins>
    </w:p>
    <w:p w14:paraId="3ABD1B25" w14:textId="3BCC7730" w:rsidR="000755F3" w:rsidRDefault="003837F2">
      <w:pPr>
        <w:jc w:val="right"/>
        <w:rPr>
          <w:ins w:id="2" w:author="EUDERLAN FREIRE DA SILVA ABREU" w:date="2025-06-30T17:58:00Z"/>
          <w:rFonts w:ascii="Arial" w:hAnsi="Arial" w:cs="Arial"/>
          <w:sz w:val="24"/>
          <w:szCs w:val="24"/>
        </w:rPr>
      </w:pPr>
      <w:bookmarkStart w:id="3" w:name="_Hlk202199044"/>
      <w:ins w:id="4" w:author="EUDERLAN FREIRE DA SILVA ABREU" w:date="2025-06-30T17:59:00Z">
        <w:r>
          <w:rPr>
            <w:noProof/>
          </w:rPr>
          <mc:AlternateContent>
            <mc:Choice Requires="wps">
              <w:drawing>
                <wp:anchor distT="0" distB="0" distL="114300" distR="114300" simplePos="0" relativeHeight="251658240" behindDoc="0" locked="0" layoutInCell="1" allowOverlap="1" wp14:anchorId="2983D9EF" wp14:editId="3BE3264E">
                  <wp:simplePos x="0" y="0"/>
                  <wp:positionH relativeFrom="column">
                    <wp:posOffset>159616</wp:posOffset>
                  </wp:positionH>
                  <wp:positionV relativeFrom="paragraph">
                    <wp:posOffset>3296285</wp:posOffset>
                  </wp:positionV>
                  <wp:extent cx="5008418" cy="560705"/>
                  <wp:effectExtent l="0" t="0" r="20955" b="10795"/>
                  <wp:wrapNone/>
                  <wp:docPr id="6" name="Retângulo 6"/>
                  <wp:cNvGraphicFramePr/>
                  <a:graphic xmlns:a="http://schemas.openxmlformats.org/drawingml/2006/main">
                    <a:graphicData uri="http://schemas.microsoft.com/office/word/2010/wordprocessingShape">
                      <wps:wsp>
                        <wps:cNvSpPr/>
                        <wps:spPr>
                          <a:xfrm>
                            <a:off x="0" y="0"/>
                            <a:ext cx="5008418" cy="560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D9B09" w14:textId="45BD4F58" w:rsidR="00BC1C07" w:rsidRPr="003837F2" w:rsidRDefault="00BC1C07">
                              <w:pPr>
                                <w:jc w:val="center"/>
                                <w:rPr>
                                  <w:b/>
                                  <w:bCs/>
                                  <w:color w:val="404040" w:themeColor="text1" w:themeTint="BF"/>
                                  <w:sz w:val="72"/>
                                  <w:szCs w:val="72"/>
                                  <w:rPrChange w:id="5" w:author="EUDERLAN FREIRE DA SILVA ABREU" w:date="2025-07-01T10:50:00Z">
                                    <w:rPr/>
                                  </w:rPrChange>
                                </w:rPr>
                                <w:pPrChange w:id="6" w:author="EUDERLAN FREIRE DA SILVA ABREU" w:date="2025-06-30T17:59:00Z">
                                  <w:pPr/>
                                </w:pPrChange>
                              </w:pPr>
                              <w:ins w:id="7" w:author="EUDERLAN FREIRE DA SILVA ABREU" w:date="2025-06-30T17:59:00Z">
                                <w:r w:rsidRPr="003837F2">
                                  <w:rPr>
                                    <w:b/>
                                    <w:bCs/>
                                    <w:sz w:val="72"/>
                                    <w:szCs w:val="72"/>
                                    <w:rPrChange w:id="8" w:author="EUDERLAN FREIRE DA SILVA ABREU" w:date="2025-07-01T10:50:00Z">
                                      <w:rPr/>
                                    </w:rPrChange>
                                  </w:rPr>
                                  <w:t>M</w:t>
                                </w:r>
                                <w:r w:rsidRPr="003837F2">
                                  <w:rPr>
                                    <w:b/>
                                    <w:bCs/>
                                    <w:color w:val="404040" w:themeColor="text1" w:themeTint="BF"/>
                                    <w:sz w:val="72"/>
                                    <w:szCs w:val="72"/>
                                    <w:rPrChange w:id="9" w:author="EUDERLAN FREIRE DA SILVA ABREU" w:date="2025-07-01T10:50:00Z">
                                      <w:rPr>
                                        <w:color w:val="404040" w:themeColor="text1" w:themeTint="BF"/>
                                      </w:rPr>
                                    </w:rPrChange>
                                  </w:rPr>
                                  <w:t>MANUAL DO</w:t>
                                </w:r>
                              </w:ins>
                              <w:ins w:id="10" w:author="EUDERLAN FREIRE DA SILVA ABREU" w:date="2025-06-30T18:00:00Z">
                                <w:r w:rsidRPr="003837F2">
                                  <w:rPr>
                                    <w:b/>
                                    <w:bCs/>
                                    <w:color w:val="404040" w:themeColor="text1" w:themeTint="BF"/>
                                    <w:sz w:val="72"/>
                                    <w:szCs w:val="72"/>
                                    <w:rPrChange w:id="11" w:author="EUDERLAN FREIRE DA SILVA ABREU" w:date="2025-07-01T10:50:00Z">
                                      <w:rPr>
                                        <w:color w:val="404040" w:themeColor="text1" w:themeTint="BF"/>
                                      </w:rPr>
                                    </w:rPrChange>
                                  </w:rPr>
                                  <w:t xml:space="preserve"> USUÁRIO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3D9EF" id="Retângulo 6" o:spid="_x0000_s1026" style="position:absolute;left:0;text-align:left;margin-left:12.55pt;margin-top:259.55pt;width:394.35pt;height:4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" fillcolor="white [3212]" strokecolor="white [3212]" strokeweight="1pt">
                  <v:textbox>
                    <w:txbxContent>
                      <w:p w14:paraId="4DDD9B09" w14:textId="45BD4F58" w:rsidR="00BC1C07" w:rsidRPr="003837F2" w:rsidRDefault="00BC1C07">
                        <w:pPr>
                          <w:jc w:val="center"/>
                          <w:rPr>
                            <w:b/>
                            <w:bCs/>
                            <w:color w:val="404040" w:themeColor="text1" w:themeTint="BF"/>
                            <w:sz w:val="72"/>
                            <w:szCs w:val="72"/>
                            <w:rPrChange w:id="12" w:author="EUDERLAN FREIRE DA SILVA ABREU" w:date="2025-07-01T10:50:00Z">
                              <w:rPr/>
                            </w:rPrChange>
                          </w:rPr>
                          <w:pPrChange w:id="13" w:author="EUDERLAN FREIRE DA SILVA ABREU" w:date="2025-06-30T17:59:00Z">
                            <w:pPr/>
                          </w:pPrChange>
                        </w:pPr>
                        <w:ins w:id="14" w:author="EUDERLAN FREIRE DA SILVA ABREU" w:date="2025-06-30T17:59:00Z">
                          <w:r w:rsidRPr="003837F2">
                            <w:rPr>
                              <w:b/>
                              <w:bCs/>
                              <w:sz w:val="72"/>
                              <w:szCs w:val="72"/>
                              <w:rPrChange w:id="15" w:author="EUDERLAN FREIRE DA SILVA ABREU" w:date="2025-07-01T10:50:00Z">
                                <w:rPr/>
                              </w:rPrChange>
                            </w:rPr>
                            <w:t>M</w:t>
                          </w:r>
                          <w:r w:rsidRPr="003837F2">
                            <w:rPr>
                              <w:b/>
                              <w:bCs/>
                              <w:color w:val="404040" w:themeColor="text1" w:themeTint="BF"/>
                              <w:sz w:val="72"/>
                              <w:szCs w:val="72"/>
                              <w:rPrChange w:id="16" w:author="EUDERLAN FREIRE DA SILVA ABREU" w:date="2025-07-01T10:50:00Z">
                                <w:rPr>
                                  <w:color w:val="404040" w:themeColor="text1" w:themeTint="BF"/>
                                </w:rPr>
                              </w:rPrChange>
                            </w:rPr>
                            <w:t>MANUAL DO</w:t>
                          </w:r>
                        </w:ins>
                        <w:ins w:id="17" w:author="EUDERLAN FREIRE DA SILVA ABREU" w:date="2025-06-30T18:00:00Z">
                          <w:r w:rsidRPr="003837F2">
                            <w:rPr>
                              <w:b/>
                              <w:bCs/>
                              <w:color w:val="404040" w:themeColor="text1" w:themeTint="BF"/>
                              <w:sz w:val="72"/>
                              <w:szCs w:val="72"/>
                              <w:rPrChange w:id="18" w:author="EUDERLAN FREIRE DA SILVA ABREU" w:date="2025-07-01T10:50:00Z">
                                <w:rPr>
                                  <w:color w:val="404040" w:themeColor="text1" w:themeTint="BF"/>
                                </w:rPr>
                              </w:rPrChange>
                            </w:rPr>
                            <w:t xml:space="preserve"> USUÁRIO</w:t>
                          </w:r>
                        </w:ins>
                      </w:p>
                    </w:txbxContent>
                  </v:textbox>
                </v:rect>
              </w:pict>
            </mc:Fallback>
          </mc:AlternateContent>
        </w:r>
      </w:ins>
      <w:ins w:id="19" w:author="EUDERLAN FREIRE DA SILVA ABREU" w:date="2025-06-30T18:09:00Z">
        <w:r w:rsidR="00117544" w:rsidRPr="00117544">
          <w:rPr>
            <w:noProof/>
            <w:color w:val="000000" w:themeColor="text1"/>
            <w:rPrChange w:id="20" w:author="EUDERLAN FREIRE DA SILVA ABREU" w:date="2025-06-30T18:09:00Z">
              <w:rPr>
                <w:noProof/>
              </w:rPr>
            </w:rPrChange>
          </w:rPr>
          <mc:AlternateContent>
            <mc:Choice Requires="wps">
              <w:drawing>
                <wp:anchor distT="0" distB="0" distL="114300" distR="114300" simplePos="0" relativeHeight="251658243" behindDoc="0" locked="0" layoutInCell="1" allowOverlap="1" wp14:anchorId="7511F381" wp14:editId="2E73BBA1">
                  <wp:simplePos x="0" y="0"/>
                  <wp:positionH relativeFrom="column">
                    <wp:posOffset>2881457</wp:posOffset>
                  </wp:positionH>
                  <wp:positionV relativeFrom="paragraph">
                    <wp:posOffset>6149975</wp:posOffset>
                  </wp:positionV>
                  <wp:extent cx="2112414" cy="1641763"/>
                  <wp:effectExtent l="0" t="0" r="21590" b="15875"/>
                  <wp:wrapNone/>
                  <wp:docPr id="14" name="Retângulo 14"/>
                  <wp:cNvGraphicFramePr/>
                  <a:graphic xmlns:a="http://schemas.openxmlformats.org/drawingml/2006/main">
                    <a:graphicData uri="http://schemas.microsoft.com/office/word/2010/wordprocessingShape">
                      <wps:wsp>
                        <wps:cNvSpPr/>
                        <wps:spPr>
                          <a:xfrm>
                            <a:off x="0" y="0"/>
                            <a:ext cx="2112414" cy="16417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5F280" w14:textId="5773CB26" w:rsidR="0014300E" w:rsidRDefault="0014300E">
                              <w:pPr>
                                <w:spacing w:line="240" w:lineRule="auto"/>
                                <w:jc w:val="right"/>
                                <w:rPr>
                                  <w:ins w:id="21" w:author="EUDERLAN FREIRE DA SILVA ABREU" w:date="2025-06-30T18:10:00Z"/>
                                  <w:color w:val="404040" w:themeColor="text1" w:themeTint="BF"/>
                                </w:rPr>
                                <w:pPrChange w:id="22" w:author="EUDERLAN FREIRE DA SILVA ABREU" w:date="2025-06-30T18:10:00Z">
                                  <w:pPr/>
                                </w:pPrChange>
                              </w:pPr>
                              <w:ins w:id="23" w:author="EUDERLAN FREIRE DA SILVA ABREU" w:date="2025-06-30T18:09:00Z">
                                <w:r>
                                  <w:rPr>
                                    <w:color w:val="404040" w:themeColor="text1" w:themeTint="BF"/>
                                  </w:rPr>
                                  <w:t xml:space="preserve">ANDERSON </w:t>
                                </w:r>
                              </w:ins>
                              <w:ins w:id="24"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25" w:author="EUDERLAN FREIRE DA SILVA ABREU" w:date="2025-06-30T18:10:00Z"/>
                                  <w:color w:val="404040" w:themeColor="text1" w:themeTint="BF"/>
                                </w:rPr>
                                <w:pPrChange w:id="26" w:author="EUDERLAN FREIRE DA SILVA ABREU" w:date="2025-06-30T18:10:00Z">
                                  <w:pPr/>
                                </w:pPrChange>
                              </w:pPr>
                              <w:ins w:id="27"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28" w:author="EUDERLAN FREIRE DA SILVA ABREU" w:date="2025-06-30T18:10:00Z"/>
                                  <w:color w:val="404040" w:themeColor="text1" w:themeTint="BF"/>
                                </w:rPr>
                                <w:pPrChange w:id="29" w:author="EUDERLAN FREIRE DA SILVA ABREU" w:date="2025-06-30T18:10:00Z">
                                  <w:pPr/>
                                </w:pPrChange>
                              </w:pPr>
                              <w:ins w:id="30"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31" w:author="EUDERLAN FREIRE DA SILVA ABREU" w:date="2025-06-30T18:10:00Z"/>
                                  <w:color w:val="404040" w:themeColor="text1" w:themeTint="BF"/>
                                </w:rPr>
                                <w:pPrChange w:id="32" w:author="EUDERLAN FREIRE DA SILVA ABREU" w:date="2025-06-30T18:10:00Z">
                                  <w:pPr/>
                                </w:pPrChange>
                              </w:pPr>
                              <w:ins w:id="33"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34" w:author="EUDERLAN FREIRE DA SILVA ABREU" w:date="2025-06-30T18:09:00Z">
                                    <w:rPr/>
                                  </w:rPrChange>
                                </w:rPr>
                                <w:pPrChange w:id="35" w:author="EUDERLAN FREIRE DA SILVA ABREU" w:date="2025-06-30T18:10:00Z">
                                  <w:pPr/>
                                </w:pPrChange>
                              </w:pPr>
                              <w:ins w:id="36" w:author="EUDERLAN FREIRE DA SILVA ABREU" w:date="2025-06-30T18:10:00Z">
                                <w:r>
                                  <w:rPr>
                                    <w:color w:val="404040" w:themeColor="text1" w:themeTint="BF"/>
                                  </w:rPr>
                                  <w:t>YURAM ALMEIDA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1F381" id="Retângulo 14" o:spid="_x0000_s1027" style="position:absolute;left:0;text-align:left;margin-left:226.9pt;margin-top:484.25pt;width:166.35pt;height:129.2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" fillcolor="white [3212]" strokecolor="white [3212]" strokeweight="1pt">
                  <v:textbox>
                    <w:txbxContent>
                      <w:p w14:paraId="32B5F280" w14:textId="5773CB26" w:rsidR="0014300E" w:rsidRDefault="0014300E">
                        <w:pPr>
                          <w:spacing w:line="240" w:lineRule="auto"/>
                          <w:jc w:val="right"/>
                          <w:rPr>
                            <w:ins w:id="37" w:author="EUDERLAN FREIRE DA SILVA ABREU" w:date="2025-06-30T18:10:00Z"/>
                            <w:color w:val="404040" w:themeColor="text1" w:themeTint="BF"/>
                          </w:rPr>
                          <w:pPrChange w:id="38" w:author="EUDERLAN FREIRE DA SILVA ABREU" w:date="2025-06-30T18:10:00Z">
                            <w:pPr/>
                          </w:pPrChange>
                        </w:pPr>
                        <w:ins w:id="39" w:author="EUDERLAN FREIRE DA SILVA ABREU" w:date="2025-06-30T18:09:00Z">
                          <w:r>
                            <w:rPr>
                              <w:color w:val="404040" w:themeColor="text1" w:themeTint="BF"/>
                            </w:rPr>
                            <w:t xml:space="preserve">ANDERSON </w:t>
                          </w:r>
                        </w:ins>
                        <w:ins w:id="40"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41" w:author="EUDERLAN FREIRE DA SILVA ABREU" w:date="2025-06-30T18:10:00Z"/>
                            <w:color w:val="404040" w:themeColor="text1" w:themeTint="BF"/>
                          </w:rPr>
                          <w:pPrChange w:id="42" w:author="EUDERLAN FREIRE DA SILVA ABREU" w:date="2025-06-30T18:10:00Z">
                            <w:pPr/>
                          </w:pPrChange>
                        </w:pPr>
                        <w:ins w:id="43"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44" w:author="EUDERLAN FREIRE DA SILVA ABREU" w:date="2025-06-30T18:10:00Z"/>
                            <w:color w:val="404040" w:themeColor="text1" w:themeTint="BF"/>
                          </w:rPr>
                          <w:pPrChange w:id="45" w:author="EUDERLAN FREIRE DA SILVA ABREU" w:date="2025-06-30T18:10:00Z">
                            <w:pPr/>
                          </w:pPrChange>
                        </w:pPr>
                        <w:ins w:id="46"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47" w:author="EUDERLAN FREIRE DA SILVA ABREU" w:date="2025-06-30T18:10:00Z"/>
                            <w:color w:val="404040" w:themeColor="text1" w:themeTint="BF"/>
                          </w:rPr>
                          <w:pPrChange w:id="48" w:author="EUDERLAN FREIRE DA SILVA ABREU" w:date="2025-06-30T18:10:00Z">
                            <w:pPr/>
                          </w:pPrChange>
                        </w:pPr>
                        <w:ins w:id="49"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50" w:author="EUDERLAN FREIRE DA SILVA ABREU" w:date="2025-06-30T18:09:00Z">
                              <w:rPr/>
                            </w:rPrChange>
                          </w:rPr>
                          <w:pPrChange w:id="51" w:author="EUDERLAN FREIRE DA SILVA ABREU" w:date="2025-06-30T18:10:00Z">
                            <w:pPr/>
                          </w:pPrChange>
                        </w:pPr>
                        <w:ins w:id="52" w:author="EUDERLAN FREIRE DA SILVA ABREU" w:date="2025-06-30T18:10:00Z">
                          <w:r>
                            <w:rPr>
                              <w:color w:val="404040" w:themeColor="text1" w:themeTint="BF"/>
                            </w:rPr>
                            <w:t>YURAM ALMEIDA</w:t>
                          </w:r>
                        </w:ins>
                      </w:p>
                    </w:txbxContent>
                  </v:textbox>
                </v:rect>
              </w:pict>
            </mc:Fallback>
          </mc:AlternateContent>
        </w:r>
      </w:ins>
      <w:ins w:id="53" w:author="EUDERLAN FREIRE DA SILVA ABREU" w:date="2025-06-30T18:08:00Z">
        <w:r w:rsidR="008D65A7">
          <w:rPr>
            <w:noProof/>
          </w:rPr>
          <mc:AlternateContent>
            <mc:Choice Requires="wps">
              <w:drawing>
                <wp:anchor distT="0" distB="0" distL="114300" distR="114300" simplePos="0" relativeHeight="251658242" behindDoc="0" locked="0" layoutInCell="1" allowOverlap="1" wp14:anchorId="3F48306C" wp14:editId="2AB83BF7">
                  <wp:simplePos x="0" y="0"/>
                  <wp:positionH relativeFrom="column">
                    <wp:posOffset>1385396</wp:posOffset>
                  </wp:positionH>
                  <wp:positionV relativeFrom="paragraph">
                    <wp:posOffset>5789930</wp:posOffset>
                  </wp:positionV>
                  <wp:extent cx="3699164" cy="1738745"/>
                  <wp:effectExtent l="0" t="0" r="15875" b="13970"/>
                  <wp:wrapNone/>
                  <wp:docPr id="13" name="Retângulo 13"/>
                  <wp:cNvGraphicFramePr/>
                  <a:graphic xmlns:a="http://schemas.openxmlformats.org/drawingml/2006/main">
                    <a:graphicData uri="http://schemas.microsoft.com/office/word/2010/wordprocessingShape">
                      <wps:wsp>
                        <wps:cNvSpPr/>
                        <wps:spPr>
                          <a:xfrm>
                            <a:off x="0" y="0"/>
                            <a:ext cx="3699164" cy="17387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0F8A8" id="Retângulo 13" o:spid="_x0000_s1026" style="position:absolute;margin-left:109.1pt;margin-top:455.9pt;width:291.25pt;height:136.9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" fillcolor="white [3212]" strokecolor="white [3212]" strokeweight="1pt"/>
              </w:pict>
            </mc:Fallback>
          </mc:AlternateContent>
        </w:r>
      </w:ins>
      <w:ins w:id="54" w:author="EUDERLAN FREIRE DA SILVA ABREU" w:date="2025-06-30T18:02:00Z">
        <w:r w:rsidR="005D72D8">
          <w:rPr>
            <w:noProof/>
          </w:rPr>
          <mc:AlternateContent>
            <mc:Choice Requires="wps">
              <w:drawing>
                <wp:anchor distT="0" distB="0" distL="114300" distR="114300" simplePos="0" relativeHeight="251658241" behindDoc="0" locked="0" layoutInCell="1" allowOverlap="1" wp14:anchorId="3B847927" wp14:editId="7C25D7E6">
                  <wp:simplePos x="0" y="0"/>
                  <wp:positionH relativeFrom="column">
                    <wp:posOffset>804083</wp:posOffset>
                  </wp:positionH>
                  <wp:positionV relativeFrom="paragraph">
                    <wp:posOffset>3926782</wp:posOffset>
                  </wp:positionV>
                  <wp:extent cx="3962400" cy="581891"/>
                  <wp:effectExtent l="0" t="0" r="19050" b="27940"/>
                  <wp:wrapNone/>
                  <wp:docPr id="7" name="Retângulo 7"/>
                  <wp:cNvGraphicFramePr/>
                  <a:graphic xmlns:a="http://schemas.openxmlformats.org/drawingml/2006/main">
                    <a:graphicData uri="http://schemas.microsoft.com/office/word/2010/wordprocessingShape">
                      <wps:wsp>
                        <wps:cNvSpPr/>
                        <wps:spPr>
                          <a:xfrm>
                            <a:off x="0" y="0"/>
                            <a:ext cx="3962400" cy="5818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85645" w14:textId="7AFD0D72" w:rsidR="005D72D8" w:rsidRPr="005D72D8" w:rsidRDefault="005D72D8" w:rsidP="005D72D8">
                              <w:pPr>
                                <w:jc w:val="center"/>
                                <w:rPr>
                                  <w:color w:val="404040" w:themeColor="text1" w:themeTint="BF"/>
                                  <w:sz w:val="28"/>
                                  <w:szCs w:val="28"/>
                                  <w:rPrChange w:id="55" w:author="EUDERLAN FREIRE DA SILVA ABREU" w:date="2025-06-30T18:02:00Z">
                                    <w:rPr/>
                                  </w:rPrChange>
                                </w:rPr>
                              </w:pPr>
                              <w:ins w:id="56" w:author="EUDERLAN FREIRE DA SILVA ABREU" w:date="2025-06-30T18:02:00Z">
                                <w:r w:rsidRPr="005D72D8">
                                  <w:rPr>
                                    <w:color w:val="404040" w:themeColor="text1" w:themeTint="BF"/>
                                    <w:sz w:val="28"/>
                                    <w:szCs w:val="28"/>
                                    <w:rPrChange w:id="57" w:author="EUDERLAN FREIRE DA SILVA ABREU" w:date="2025-06-30T18:02:00Z">
                                      <w:rPr/>
                                    </w:rPrChange>
                                  </w:rPr>
                                  <w:t>Guia do usuário para consultas de documentos universitários com IA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47927" id="Retângulo 7" o:spid="_x0000_s1028" style="position:absolute;left:0;text-align:left;margin-left:63.3pt;margin-top:309.2pt;width:312pt;height:45.8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" fillcolor="white [3212]" strokecolor="white [3212]" strokeweight="1pt">
                  <v:textbox>
                    <w:txbxContent>
                      <w:p w14:paraId="41285645" w14:textId="7AFD0D72" w:rsidR="005D72D8" w:rsidRPr="005D72D8" w:rsidRDefault="005D72D8" w:rsidP="005D72D8">
                        <w:pPr>
                          <w:jc w:val="center"/>
                          <w:rPr>
                            <w:color w:val="404040" w:themeColor="text1" w:themeTint="BF"/>
                            <w:sz w:val="28"/>
                            <w:szCs w:val="28"/>
                            <w:rPrChange w:id="58" w:author="EUDERLAN FREIRE DA SILVA ABREU" w:date="2025-06-30T18:02:00Z">
                              <w:rPr/>
                            </w:rPrChange>
                          </w:rPr>
                        </w:pPr>
                        <w:ins w:id="59" w:author="EUDERLAN FREIRE DA SILVA ABREU" w:date="2025-06-30T18:02:00Z">
                          <w:r w:rsidRPr="005D72D8">
                            <w:rPr>
                              <w:color w:val="404040" w:themeColor="text1" w:themeTint="BF"/>
                              <w:sz w:val="28"/>
                              <w:szCs w:val="28"/>
                              <w:rPrChange w:id="60" w:author="EUDERLAN FREIRE DA SILVA ABREU" w:date="2025-06-30T18:02:00Z">
                                <w:rPr/>
                              </w:rPrChange>
                            </w:rPr>
                            <w:t>Guia do usuário para consultas de documentos universitários com IA</w:t>
                          </w:r>
                        </w:ins>
                      </w:p>
                    </w:txbxContent>
                  </v:textbox>
                </v:rect>
              </w:pict>
            </mc:Fallback>
          </mc:AlternateContent>
        </w:r>
      </w:ins>
      <w:ins w:id="61" w:author="EUDERLAN FREIRE DA SILVA ABREU" w:date="2025-06-30T17:59:00Z">
        <w:r w:rsidR="00BC1C07" w:rsidRPr="00BC1C07">
          <w:rPr>
            <w:noProof/>
          </w:rPr>
          <w:drawing>
            <wp:inline distT="0" distB="0" distL="0" distR="0" wp14:anchorId="394B419B" wp14:editId="13DE892B">
              <wp:extent cx="5400040" cy="8446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8446135"/>
                      </a:xfrm>
                      <a:prstGeom prst="rect">
                        <a:avLst/>
                      </a:prstGeom>
                      <a:noFill/>
                      <a:ln>
                        <a:noFill/>
                      </a:ln>
                    </pic:spPr>
                  </pic:pic>
                </a:graphicData>
              </a:graphic>
            </wp:inline>
          </w:drawing>
        </w:r>
      </w:ins>
    </w:p>
    <w:bookmarkEnd w:id="3" w:displacedByCustomXml="next"/>
    <w:customXmlInsRangeStart w:id="62" w:author="EUDERLAN FREIRE DA SILVA ABREU" w:date="2025-07-17T19:03:00Z"/>
    <w:sdt>
      <w:sdtPr>
        <w:id w:val="-21000916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customXmlInsRangeEnd w:id="62"/>
        <w:p w14:paraId="1A4B1FAA" w14:textId="3F9E9292" w:rsidR="00D92B1A" w:rsidRDefault="00D92B1A" w:rsidP="00EC11DD">
          <w:pPr>
            <w:pStyle w:val="CabealhodoSumrio"/>
            <w:jc w:val="center"/>
            <w:rPr>
              <w:ins w:id="63" w:author="EUDERLAN FREIRE DA SILVA ABREU" w:date="2025-07-17T19:03:00Z"/>
            </w:rPr>
            <w:pPrChange w:id="64" w:author="EUDERLAN FREIRE DA SILVA ABREU" w:date="2025-07-17T19:31:00Z">
              <w:pPr>
                <w:pStyle w:val="CabealhodoSumrio"/>
              </w:pPr>
            </w:pPrChange>
          </w:pPr>
          <w:ins w:id="65" w:author="EUDERLAN FREIRE DA SILVA ABREU" w:date="2025-07-17T19:03:00Z">
            <w:r>
              <w:t>Sumário</w:t>
            </w:r>
          </w:ins>
        </w:p>
        <w:p w14:paraId="0DFAAC92" w14:textId="346B3E2C" w:rsidR="00687673" w:rsidRDefault="00D92B1A">
          <w:pPr>
            <w:pStyle w:val="Sumrio1"/>
            <w:tabs>
              <w:tab w:val="right" w:leader="dot" w:pos="8494"/>
            </w:tabs>
            <w:rPr>
              <w:ins w:id="66" w:author="EUDERLAN FREIRE DA SILVA ABREU" w:date="2025-07-17T19:57:00Z"/>
              <w:rFonts w:eastAsiaTheme="minorEastAsia"/>
              <w:noProof/>
              <w:lang w:eastAsia="pt-BR"/>
            </w:rPr>
          </w:pPr>
          <w:ins w:id="67" w:author="EUDERLAN FREIRE DA SILVA ABREU" w:date="2025-07-17T19:03:00Z">
            <w:r>
              <w:fldChar w:fldCharType="begin"/>
            </w:r>
            <w:r>
              <w:instrText xml:space="preserve"> TOC \o "1-3" \h \z \u </w:instrText>
            </w:r>
            <w:r>
              <w:fldChar w:fldCharType="separate"/>
            </w:r>
          </w:ins>
          <w:ins w:id="68" w:author="EUDERLAN FREIRE DA SILVA ABREU" w:date="2025-07-17T19:57:00Z">
            <w:r w:rsidR="00687673" w:rsidRPr="00E802EB">
              <w:rPr>
                <w:rStyle w:val="Hyperlink"/>
                <w:noProof/>
              </w:rPr>
              <w:fldChar w:fldCharType="begin"/>
            </w:r>
            <w:r w:rsidR="00687673" w:rsidRPr="00E802EB">
              <w:rPr>
                <w:rStyle w:val="Hyperlink"/>
                <w:noProof/>
              </w:rPr>
              <w:instrText xml:space="preserve"> </w:instrText>
            </w:r>
            <w:r w:rsidR="00687673">
              <w:rPr>
                <w:noProof/>
              </w:rPr>
              <w:instrText>HYPERLINK \l "_Toc203674691"</w:instrText>
            </w:r>
            <w:r w:rsidR="00687673" w:rsidRPr="00E802EB">
              <w:rPr>
                <w:rStyle w:val="Hyperlink"/>
                <w:noProof/>
              </w:rPr>
              <w:instrText xml:space="preserve"> </w:instrText>
            </w:r>
            <w:r w:rsidR="00687673" w:rsidRPr="00E802EB">
              <w:rPr>
                <w:rStyle w:val="Hyperlink"/>
                <w:noProof/>
              </w:rPr>
            </w:r>
            <w:r w:rsidR="00687673" w:rsidRPr="00E802EB">
              <w:rPr>
                <w:rStyle w:val="Hyperlink"/>
                <w:noProof/>
              </w:rPr>
              <w:fldChar w:fldCharType="separate"/>
            </w:r>
            <w:r w:rsidR="00687673" w:rsidRPr="00E802EB">
              <w:rPr>
                <w:rStyle w:val="Hyperlink"/>
                <w:rFonts w:ascii="Arial" w:hAnsi="Arial" w:cs="Arial"/>
                <w:b/>
                <w:bCs/>
                <w:noProof/>
              </w:rPr>
              <w:t>Introdução</w:t>
            </w:r>
            <w:r w:rsidR="00687673">
              <w:rPr>
                <w:noProof/>
                <w:webHidden/>
              </w:rPr>
              <w:tab/>
            </w:r>
            <w:r w:rsidR="00687673">
              <w:rPr>
                <w:noProof/>
                <w:webHidden/>
              </w:rPr>
              <w:fldChar w:fldCharType="begin"/>
            </w:r>
            <w:r w:rsidR="00687673">
              <w:rPr>
                <w:noProof/>
                <w:webHidden/>
              </w:rPr>
              <w:instrText xml:space="preserve"> PAGEREF _Toc203674691 \h </w:instrText>
            </w:r>
            <w:r w:rsidR="00687673">
              <w:rPr>
                <w:noProof/>
                <w:webHidden/>
              </w:rPr>
            </w:r>
          </w:ins>
          <w:r w:rsidR="00687673">
            <w:rPr>
              <w:noProof/>
              <w:webHidden/>
            </w:rPr>
            <w:fldChar w:fldCharType="separate"/>
          </w:r>
          <w:ins w:id="69" w:author="EUDERLAN FREIRE DA SILVA ABREU" w:date="2025-07-17T20:02:00Z">
            <w:r w:rsidR="00D81F7F">
              <w:rPr>
                <w:noProof/>
                <w:webHidden/>
              </w:rPr>
              <w:t>3</w:t>
            </w:r>
          </w:ins>
          <w:ins w:id="70" w:author="EUDERLAN FREIRE DA SILVA ABREU" w:date="2025-07-17T19:57:00Z">
            <w:r w:rsidR="00687673">
              <w:rPr>
                <w:noProof/>
                <w:webHidden/>
              </w:rPr>
              <w:fldChar w:fldCharType="end"/>
            </w:r>
            <w:r w:rsidR="00687673" w:rsidRPr="00E802EB">
              <w:rPr>
                <w:rStyle w:val="Hyperlink"/>
                <w:noProof/>
              </w:rPr>
              <w:fldChar w:fldCharType="end"/>
            </w:r>
          </w:ins>
        </w:p>
        <w:p w14:paraId="64BB1E73" w14:textId="5C03E9D3" w:rsidR="00687673" w:rsidRDefault="00687673">
          <w:pPr>
            <w:pStyle w:val="Sumrio1"/>
            <w:tabs>
              <w:tab w:val="right" w:leader="dot" w:pos="8494"/>
            </w:tabs>
            <w:rPr>
              <w:ins w:id="71" w:author="EUDERLAN FREIRE DA SILVA ABREU" w:date="2025-07-17T19:57:00Z"/>
              <w:rFonts w:eastAsiaTheme="minorEastAsia"/>
              <w:noProof/>
              <w:lang w:eastAsia="pt-BR"/>
            </w:rPr>
          </w:pPr>
          <w:ins w:id="7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"_Toc203674692"</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hAnsi="Arial" w:cs="Arial"/>
                <w:b/>
                <w:bCs/>
                <w:noProof/>
              </w:rPr>
              <w:t>1 Tela Login do Sistema</w:t>
            </w:r>
            <w:r>
              <w:rPr>
                <w:noProof/>
                <w:webHidden/>
              </w:rPr>
              <w:tab/>
            </w:r>
            <w:r>
              <w:rPr>
                <w:noProof/>
                <w:webHidden/>
              </w:rPr>
              <w:fldChar w:fldCharType="begin"/>
            </w:r>
            <w:r>
              <w:rPr>
                <w:noProof/>
                <w:webHidden/>
              </w:rPr>
              <w:instrText xml:space="preserve"> PAGEREF _Toc203674692 \h </w:instrText>
            </w:r>
            <w:r>
              <w:rPr>
                <w:noProof/>
                <w:webHidden/>
              </w:rPr>
            </w:r>
          </w:ins>
          <w:r>
            <w:rPr>
              <w:noProof/>
              <w:webHidden/>
            </w:rPr>
            <w:fldChar w:fldCharType="separate"/>
          </w:r>
          <w:ins w:id="73" w:author="EUDERLAN FREIRE DA SILVA ABREU" w:date="2025-07-17T20:02:00Z">
            <w:r w:rsidR="00D81F7F">
              <w:rPr>
                <w:noProof/>
                <w:webHidden/>
              </w:rPr>
              <w:t>3</w:t>
            </w:r>
          </w:ins>
          <w:ins w:id="74" w:author="EUDERLAN FREIRE DA SILVA ABREU" w:date="2025-07-17T19:57:00Z">
            <w:r>
              <w:rPr>
                <w:noProof/>
                <w:webHidden/>
              </w:rPr>
              <w:fldChar w:fldCharType="end"/>
            </w:r>
            <w:r w:rsidRPr="00E802EB">
              <w:rPr>
                <w:rStyle w:val="Hyperlink"/>
                <w:noProof/>
              </w:rPr>
              <w:fldChar w:fldCharType="end"/>
            </w:r>
          </w:ins>
        </w:p>
        <w:p w14:paraId="798C1191" w14:textId="0FB4FF5A" w:rsidR="00687673" w:rsidRDefault="00687673">
          <w:pPr>
            <w:pStyle w:val="Sumrio2"/>
            <w:tabs>
              <w:tab w:val="right" w:leader="dot" w:pos="8494"/>
            </w:tabs>
            <w:rPr>
              <w:ins w:id="75" w:author="EUDERLAN FREIRE DA SILVA ABREU" w:date="2025-07-17T19:57:00Z"/>
              <w:rFonts w:eastAsiaTheme="minorEastAsia"/>
              <w:noProof/>
              <w:lang w:eastAsia="pt-BR"/>
            </w:rPr>
          </w:pPr>
          <w:ins w:id="7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"_Toc203674693"</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hAnsi="Arial" w:cs="Arial"/>
                <w:noProof/>
              </w:rPr>
              <w:t>1.1 Opções de Login:</w:t>
            </w:r>
            <w:r>
              <w:rPr>
                <w:noProof/>
                <w:webHidden/>
              </w:rPr>
              <w:tab/>
            </w:r>
            <w:r>
              <w:rPr>
                <w:noProof/>
                <w:webHidden/>
              </w:rPr>
              <w:fldChar w:fldCharType="begin"/>
            </w:r>
            <w:r>
              <w:rPr>
                <w:noProof/>
                <w:webHidden/>
              </w:rPr>
              <w:instrText xml:space="preserve"> PAGEREF _Toc203674693 \h </w:instrText>
            </w:r>
            <w:r>
              <w:rPr>
                <w:noProof/>
                <w:webHidden/>
              </w:rPr>
            </w:r>
          </w:ins>
          <w:r>
            <w:rPr>
              <w:noProof/>
              <w:webHidden/>
            </w:rPr>
            <w:fldChar w:fldCharType="separate"/>
          </w:r>
          <w:ins w:id="77" w:author="EUDERLAN FREIRE DA SILVA ABREU" w:date="2025-07-17T20:02:00Z">
            <w:r w:rsidR="00D81F7F">
              <w:rPr>
                <w:noProof/>
                <w:webHidden/>
              </w:rPr>
              <w:t>4</w:t>
            </w:r>
          </w:ins>
          <w:ins w:id="78" w:author="EUDERLAN FREIRE DA SILVA ABREU" w:date="2025-07-17T19:57:00Z">
            <w:r>
              <w:rPr>
                <w:noProof/>
                <w:webHidden/>
              </w:rPr>
              <w:fldChar w:fldCharType="end"/>
            </w:r>
            <w:r w:rsidRPr="00E802EB">
              <w:rPr>
                <w:rStyle w:val="Hyperlink"/>
                <w:noProof/>
              </w:rPr>
              <w:fldChar w:fldCharType="end"/>
            </w:r>
          </w:ins>
        </w:p>
        <w:p w14:paraId="0D8AE82E" w14:textId="0C0ABCB0" w:rsidR="00687673" w:rsidRDefault="00687673">
          <w:pPr>
            <w:pStyle w:val="Sumrio2"/>
            <w:tabs>
              <w:tab w:val="right" w:leader="dot" w:pos="8494"/>
            </w:tabs>
            <w:rPr>
              <w:ins w:id="79" w:author="EUDERLAN FREIRE DA SILVA ABREU" w:date="2025-07-17T19:57:00Z"/>
              <w:rFonts w:eastAsiaTheme="minorEastAsia"/>
              <w:noProof/>
              <w:lang w:eastAsia="pt-BR"/>
            </w:rPr>
          </w:pPr>
          <w:ins w:id="8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"_Toc203674694"</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hAnsi="Arial" w:cs="Arial"/>
                <w:noProof/>
              </w:rPr>
              <w:t>1.2 Cadastro de Novos Usuários:</w:t>
            </w:r>
            <w:r>
              <w:rPr>
                <w:noProof/>
                <w:webHidden/>
              </w:rPr>
              <w:tab/>
            </w:r>
            <w:r>
              <w:rPr>
                <w:noProof/>
                <w:webHidden/>
              </w:rPr>
              <w:fldChar w:fldCharType="begin"/>
            </w:r>
            <w:r>
              <w:rPr>
                <w:noProof/>
                <w:webHidden/>
              </w:rPr>
              <w:instrText xml:space="preserve"> PAGEREF _Toc203674694 \h </w:instrText>
            </w:r>
            <w:r>
              <w:rPr>
                <w:noProof/>
                <w:webHidden/>
              </w:rPr>
            </w:r>
          </w:ins>
          <w:r>
            <w:rPr>
              <w:noProof/>
              <w:webHidden/>
            </w:rPr>
            <w:fldChar w:fldCharType="separate"/>
          </w:r>
          <w:ins w:id="81" w:author="EUDERLAN FREIRE DA SILVA ABREU" w:date="2025-07-17T20:02:00Z">
            <w:r w:rsidR="00D81F7F">
              <w:rPr>
                <w:noProof/>
                <w:webHidden/>
              </w:rPr>
              <w:t>4</w:t>
            </w:r>
          </w:ins>
          <w:ins w:id="82" w:author="EUDERLAN FREIRE DA SILVA ABREU" w:date="2025-07-17T19:57:00Z">
            <w:r>
              <w:rPr>
                <w:noProof/>
                <w:webHidden/>
              </w:rPr>
              <w:fldChar w:fldCharType="end"/>
            </w:r>
            <w:r w:rsidRPr="00E802EB">
              <w:rPr>
                <w:rStyle w:val="Hyperlink"/>
                <w:noProof/>
              </w:rPr>
              <w:fldChar w:fldCharType="end"/>
            </w:r>
          </w:ins>
        </w:p>
        <w:p w14:paraId="24F9F3F8" w14:textId="6A3A989A" w:rsidR="00687673" w:rsidRDefault="00687673">
          <w:pPr>
            <w:pStyle w:val="Sumrio1"/>
            <w:tabs>
              <w:tab w:val="right" w:leader="dot" w:pos="8494"/>
            </w:tabs>
            <w:rPr>
              <w:ins w:id="83" w:author="EUDERLAN FREIRE DA SILVA ABREU" w:date="2025-07-17T19:57:00Z"/>
              <w:rFonts w:eastAsiaTheme="minorEastAsia"/>
              <w:noProof/>
              <w:lang w:eastAsia="pt-BR"/>
            </w:rPr>
          </w:pPr>
          <w:ins w:id="8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"_Toc203674695"</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b/>
                <w:bCs/>
                <w:noProof/>
              </w:rPr>
              <w:t>2 Tela Principal do Chat</w:t>
            </w:r>
            <w:r>
              <w:rPr>
                <w:noProof/>
                <w:webHidden/>
              </w:rPr>
              <w:tab/>
            </w:r>
            <w:r>
              <w:rPr>
                <w:noProof/>
                <w:webHidden/>
              </w:rPr>
              <w:fldChar w:fldCharType="begin"/>
            </w:r>
            <w:r>
              <w:rPr>
                <w:noProof/>
                <w:webHidden/>
              </w:rPr>
              <w:instrText xml:space="preserve"> PAGEREF _Toc203674695 \h </w:instrText>
            </w:r>
            <w:r>
              <w:rPr>
                <w:noProof/>
                <w:webHidden/>
              </w:rPr>
            </w:r>
          </w:ins>
          <w:r>
            <w:rPr>
              <w:noProof/>
              <w:webHidden/>
            </w:rPr>
            <w:fldChar w:fldCharType="separate"/>
          </w:r>
          <w:ins w:id="85" w:author="EUDERLAN FREIRE DA SILVA ABREU" w:date="2025-07-17T20:02:00Z">
            <w:r w:rsidR="00D81F7F">
              <w:rPr>
                <w:noProof/>
                <w:webHidden/>
              </w:rPr>
              <w:t>5</w:t>
            </w:r>
          </w:ins>
          <w:ins w:id="86" w:author="EUDERLAN FREIRE DA SILVA ABREU" w:date="2025-07-17T19:57:00Z">
            <w:r>
              <w:rPr>
                <w:noProof/>
                <w:webHidden/>
              </w:rPr>
              <w:fldChar w:fldCharType="end"/>
            </w:r>
            <w:r w:rsidRPr="00E802EB">
              <w:rPr>
                <w:rStyle w:val="Hyperlink"/>
                <w:noProof/>
              </w:rPr>
              <w:fldChar w:fldCharType="end"/>
            </w:r>
          </w:ins>
        </w:p>
        <w:p w14:paraId="241140F8" w14:textId="5F997670" w:rsidR="00687673" w:rsidRDefault="00687673">
          <w:pPr>
            <w:pStyle w:val="Sumrio2"/>
            <w:tabs>
              <w:tab w:val="right" w:leader="dot" w:pos="8494"/>
            </w:tabs>
            <w:rPr>
              <w:ins w:id="87" w:author="EUDERLAN FREIRE DA SILVA ABREU" w:date="2025-07-17T19:57:00Z"/>
              <w:rFonts w:eastAsiaTheme="minorEastAsia"/>
              <w:noProof/>
              <w:lang w:eastAsia="pt-BR"/>
            </w:rPr>
          </w:pPr>
          <w:ins w:id="88"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"_Toc203674696"</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noProof/>
              </w:rPr>
              <w:t>2.1 Descrição da Tela:</w:t>
            </w:r>
            <w:r>
              <w:rPr>
                <w:noProof/>
                <w:webHidden/>
              </w:rPr>
              <w:tab/>
            </w:r>
            <w:r>
              <w:rPr>
                <w:noProof/>
                <w:webHidden/>
              </w:rPr>
              <w:fldChar w:fldCharType="begin"/>
            </w:r>
            <w:r>
              <w:rPr>
                <w:noProof/>
                <w:webHidden/>
              </w:rPr>
              <w:instrText xml:space="preserve"> PAGEREF _Toc203674696 \h </w:instrText>
            </w:r>
            <w:r>
              <w:rPr>
                <w:noProof/>
                <w:webHidden/>
              </w:rPr>
            </w:r>
          </w:ins>
          <w:r>
            <w:rPr>
              <w:noProof/>
              <w:webHidden/>
            </w:rPr>
            <w:fldChar w:fldCharType="separate"/>
          </w:r>
          <w:ins w:id="89" w:author="EUDERLAN FREIRE DA SILVA ABREU" w:date="2025-07-17T20:02:00Z">
            <w:r w:rsidR="00D81F7F">
              <w:rPr>
                <w:noProof/>
                <w:webHidden/>
              </w:rPr>
              <w:t>5</w:t>
            </w:r>
          </w:ins>
          <w:ins w:id="90" w:author="EUDERLAN FREIRE DA SILVA ABREU" w:date="2025-07-17T19:57:00Z">
            <w:r>
              <w:rPr>
                <w:noProof/>
                <w:webHidden/>
              </w:rPr>
              <w:fldChar w:fldCharType="end"/>
            </w:r>
            <w:r w:rsidRPr="00E802EB">
              <w:rPr>
                <w:rStyle w:val="Hyperlink"/>
                <w:noProof/>
              </w:rPr>
              <w:fldChar w:fldCharType="end"/>
            </w:r>
          </w:ins>
        </w:p>
        <w:p w14:paraId="44F635B2" w14:textId="443E422B" w:rsidR="00687673" w:rsidRDefault="00687673">
          <w:pPr>
            <w:pStyle w:val="Sumrio2"/>
            <w:tabs>
              <w:tab w:val="right" w:leader="dot" w:pos="8494"/>
            </w:tabs>
            <w:rPr>
              <w:ins w:id="91" w:author="EUDERLAN FREIRE DA SILVA ABREU" w:date="2025-07-17T19:57:00Z"/>
              <w:rFonts w:eastAsiaTheme="minorEastAsia"/>
              <w:noProof/>
              <w:lang w:eastAsia="pt-BR"/>
            </w:rPr>
          </w:pPr>
          <w:ins w:id="9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"_Toc203674697"</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Times New Roman" w:hAnsi="Arial" w:cs="Arial"/>
                <w:noProof/>
                <w:lang w:eastAsia="pt-BR"/>
              </w:rPr>
              <w:t>2.2 Seletor de Documentos</w:t>
            </w:r>
            <w:r>
              <w:rPr>
                <w:noProof/>
                <w:webHidden/>
              </w:rPr>
              <w:tab/>
            </w:r>
            <w:r>
              <w:rPr>
                <w:noProof/>
                <w:webHidden/>
              </w:rPr>
              <w:fldChar w:fldCharType="begin"/>
            </w:r>
            <w:r>
              <w:rPr>
                <w:noProof/>
                <w:webHidden/>
              </w:rPr>
              <w:instrText xml:space="preserve"> PAGEREF _Toc203674697 \h </w:instrText>
            </w:r>
            <w:r>
              <w:rPr>
                <w:noProof/>
                <w:webHidden/>
              </w:rPr>
            </w:r>
          </w:ins>
          <w:r>
            <w:rPr>
              <w:noProof/>
              <w:webHidden/>
            </w:rPr>
            <w:fldChar w:fldCharType="separate"/>
          </w:r>
          <w:ins w:id="93" w:author="EUDERLAN FREIRE DA SILVA ABREU" w:date="2025-07-17T20:02:00Z">
            <w:r w:rsidR="00D81F7F">
              <w:rPr>
                <w:noProof/>
                <w:webHidden/>
              </w:rPr>
              <w:t>5</w:t>
            </w:r>
          </w:ins>
          <w:ins w:id="94" w:author="EUDERLAN FREIRE DA SILVA ABREU" w:date="2025-07-17T19:57:00Z">
            <w:r>
              <w:rPr>
                <w:noProof/>
                <w:webHidden/>
              </w:rPr>
              <w:fldChar w:fldCharType="end"/>
            </w:r>
            <w:r w:rsidRPr="00E802EB">
              <w:rPr>
                <w:rStyle w:val="Hyperlink"/>
                <w:noProof/>
              </w:rPr>
              <w:fldChar w:fldCharType="end"/>
            </w:r>
          </w:ins>
        </w:p>
        <w:p w14:paraId="3476D212" w14:textId="15D648F3" w:rsidR="00687673" w:rsidRDefault="00687673">
          <w:pPr>
            <w:pStyle w:val="Sumrio2"/>
            <w:tabs>
              <w:tab w:val="right" w:leader="dot" w:pos="8494"/>
            </w:tabs>
            <w:rPr>
              <w:ins w:id="95" w:author="EUDERLAN FREIRE DA SILVA ABREU" w:date="2025-07-17T19:57:00Z"/>
              <w:rFonts w:eastAsiaTheme="minorEastAsia"/>
              <w:noProof/>
              <w:lang w:eastAsia="pt-BR"/>
            </w:rPr>
          </w:pPr>
          <w:ins w:id="9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"_Toc203674698"</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Times New Roman" w:hAnsi="Arial" w:cs="Arial"/>
                <w:noProof/>
                <w:lang w:eastAsia="pt-BR"/>
              </w:rPr>
              <w:t>2.3 Vantagens do Seletor</w:t>
            </w:r>
            <w:r>
              <w:rPr>
                <w:noProof/>
                <w:webHidden/>
              </w:rPr>
              <w:tab/>
            </w:r>
            <w:r>
              <w:rPr>
                <w:noProof/>
                <w:webHidden/>
              </w:rPr>
              <w:fldChar w:fldCharType="begin"/>
            </w:r>
            <w:r>
              <w:rPr>
                <w:noProof/>
                <w:webHidden/>
              </w:rPr>
              <w:instrText xml:space="preserve"> PAGEREF _Toc203674698 \h </w:instrText>
            </w:r>
            <w:r>
              <w:rPr>
                <w:noProof/>
                <w:webHidden/>
              </w:rPr>
            </w:r>
          </w:ins>
          <w:r>
            <w:rPr>
              <w:noProof/>
              <w:webHidden/>
            </w:rPr>
            <w:fldChar w:fldCharType="separate"/>
          </w:r>
          <w:ins w:id="97" w:author="EUDERLAN FREIRE DA SILVA ABREU" w:date="2025-07-17T20:02:00Z">
            <w:r w:rsidR="00D81F7F">
              <w:rPr>
                <w:noProof/>
                <w:webHidden/>
              </w:rPr>
              <w:t>6</w:t>
            </w:r>
          </w:ins>
          <w:ins w:id="98" w:author="EUDERLAN FREIRE DA SILVA ABREU" w:date="2025-07-17T19:57:00Z">
            <w:r>
              <w:rPr>
                <w:noProof/>
                <w:webHidden/>
              </w:rPr>
              <w:fldChar w:fldCharType="end"/>
            </w:r>
            <w:r w:rsidRPr="00E802EB">
              <w:rPr>
                <w:rStyle w:val="Hyperlink"/>
                <w:noProof/>
              </w:rPr>
              <w:fldChar w:fldCharType="end"/>
            </w:r>
          </w:ins>
        </w:p>
        <w:p w14:paraId="4D65BF4D" w14:textId="59311234" w:rsidR="00687673" w:rsidRDefault="00687673">
          <w:pPr>
            <w:pStyle w:val="Sumrio2"/>
            <w:tabs>
              <w:tab w:val="right" w:leader="dot" w:pos="8494"/>
            </w:tabs>
            <w:rPr>
              <w:ins w:id="99" w:author="EUDERLAN FREIRE DA SILVA ABREU" w:date="2025-07-17T19:57:00Z"/>
              <w:rFonts w:eastAsiaTheme="minorEastAsia"/>
              <w:noProof/>
              <w:lang w:eastAsia="pt-BR"/>
            </w:rPr>
          </w:pPr>
          <w:ins w:id="10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"_Toc203674699"</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noProof/>
              </w:rPr>
              <w:t>2.4 Área Central - Sugestões Iniciais:</w:t>
            </w:r>
            <w:r>
              <w:rPr>
                <w:noProof/>
                <w:webHidden/>
              </w:rPr>
              <w:tab/>
            </w:r>
            <w:r>
              <w:rPr>
                <w:noProof/>
                <w:webHidden/>
              </w:rPr>
              <w:fldChar w:fldCharType="begin"/>
            </w:r>
            <w:r>
              <w:rPr>
                <w:noProof/>
                <w:webHidden/>
              </w:rPr>
              <w:instrText xml:space="preserve"> PAGEREF _Toc203674699 \h </w:instrText>
            </w:r>
            <w:r>
              <w:rPr>
                <w:noProof/>
                <w:webHidden/>
              </w:rPr>
            </w:r>
          </w:ins>
          <w:r>
            <w:rPr>
              <w:noProof/>
              <w:webHidden/>
            </w:rPr>
            <w:fldChar w:fldCharType="separate"/>
          </w:r>
          <w:ins w:id="101" w:author="EUDERLAN FREIRE DA SILVA ABREU" w:date="2025-07-17T20:02:00Z">
            <w:r w:rsidR="00D81F7F">
              <w:rPr>
                <w:noProof/>
                <w:webHidden/>
              </w:rPr>
              <w:t>6</w:t>
            </w:r>
          </w:ins>
          <w:ins w:id="102" w:author="EUDERLAN FREIRE DA SILVA ABREU" w:date="2025-07-17T19:57:00Z">
            <w:r>
              <w:rPr>
                <w:noProof/>
                <w:webHidden/>
              </w:rPr>
              <w:fldChar w:fldCharType="end"/>
            </w:r>
            <w:r w:rsidRPr="00E802EB">
              <w:rPr>
                <w:rStyle w:val="Hyperlink"/>
                <w:noProof/>
              </w:rPr>
              <w:fldChar w:fldCharType="end"/>
            </w:r>
          </w:ins>
        </w:p>
        <w:p w14:paraId="5368C0BE" w14:textId="333E9D2F" w:rsidR="00687673" w:rsidRDefault="00687673">
          <w:pPr>
            <w:pStyle w:val="Sumrio1"/>
            <w:tabs>
              <w:tab w:val="right" w:leader="dot" w:pos="8494"/>
            </w:tabs>
            <w:rPr>
              <w:ins w:id="103" w:author="EUDERLAN FREIRE DA SILVA ABREU" w:date="2025-07-17T19:57:00Z"/>
              <w:rFonts w:eastAsiaTheme="minorEastAsia"/>
              <w:noProof/>
              <w:lang w:eastAsia="pt-BR"/>
            </w:rPr>
          </w:pPr>
          <w:ins w:id="10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"_Toc203674700"</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b/>
                <w:bCs/>
                <w:noProof/>
              </w:rPr>
              <w:t>3. Tela Conversação Ativa</w:t>
            </w:r>
            <w:r>
              <w:rPr>
                <w:noProof/>
                <w:webHidden/>
              </w:rPr>
              <w:tab/>
            </w:r>
            <w:r>
              <w:rPr>
                <w:noProof/>
                <w:webHidden/>
              </w:rPr>
              <w:fldChar w:fldCharType="begin"/>
            </w:r>
            <w:r>
              <w:rPr>
                <w:noProof/>
                <w:webHidden/>
              </w:rPr>
              <w:instrText xml:space="preserve"> PAGEREF _Toc203674700 \h </w:instrText>
            </w:r>
            <w:r>
              <w:rPr>
                <w:noProof/>
                <w:webHidden/>
              </w:rPr>
            </w:r>
          </w:ins>
          <w:r>
            <w:rPr>
              <w:noProof/>
              <w:webHidden/>
            </w:rPr>
            <w:fldChar w:fldCharType="separate"/>
          </w:r>
          <w:ins w:id="105" w:author="EUDERLAN FREIRE DA SILVA ABREU" w:date="2025-07-17T20:02:00Z">
            <w:r w:rsidR="00D81F7F">
              <w:rPr>
                <w:noProof/>
                <w:webHidden/>
              </w:rPr>
              <w:t>7</w:t>
            </w:r>
          </w:ins>
          <w:ins w:id="106" w:author="EUDERLAN FREIRE DA SILVA ABREU" w:date="2025-07-17T19:57:00Z">
            <w:r>
              <w:rPr>
                <w:noProof/>
                <w:webHidden/>
              </w:rPr>
              <w:fldChar w:fldCharType="end"/>
            </w:r>
            <w:r w:rsidRPr="00E802EB">
              <w:rPr>
                <w:rStyle w:val="Hyperlink"/>
                <w:noProof/>
              </w:rPr>
              <w:fldChar w:fldCharType="end"/>
            </w:r>
          </w:ins>
        </w:p>
        <w:p w14:paraId="74B715B5" w14:textId="7A910700" w:rsidR="00687673" w:rsidRDefault="00687673">
          <w:pPr>
            <w:pStyle w:val="Sumrio2"/>
            <w:tabs>
              <w:tab w:val="right" w:leader="dot" w:pos="8494"/>
            </w:tabs>
            <w:rPr>
              <w:ins w:id="107" w:author="EUDERLAN FREIRE DA SILVA ABREU" w:date="2025-07-17T19:57:00Z"/>
              <w:rFonts w:eastAsiaTheme="minorEastAsia"/>
              <w:noProof/>
              <w:lang w:eastAsia="pt-BR"/>
            </w:rPr>
          </w:pPr>
          <w:ins w:id="108"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"_Toc203674701"</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3.1 Área de Mensagens:</w:t>
            </w:r>
            <w:r>
              <w:rPr>
                <w:noProof/>
                <w:webHidden/>
              </w:rPr>
              <w:tab/>
            </w:r>
            <w:r>
              <w:rPr>
                <w:noProof/>
                <w:webHidden/>
              </w:rPr>
              <w:fldChar w:fldCharType="begin"/>
            </w:r>
            <w:r>
              <w:rPr>
                <w:noProof/>
                <w:webHidden/>
              </w:rPr>
              <w:instrText xml:space="preserve"> PAGEREF _Toc203674701 \h </w:instrText>
            </w:r>
            <w:r>
              <w:rPr>
                <w:noProof/>
                <w:webHidden/>
              </w:rPr>
            </w:r>
          </w:ins>
          <w:r>
            <w:rPr>
              <w:noProof/>
              <w:webHidden/>
            </w:rPr>
            <w:fldChar w:fldCharType="separate"/>
          </w:r>
          <w:ins w:id="109" w:author="EUDERLAN FREIRE DA SILVA ABREU" w:date="2025-07-17T20:02:00Z">
            <w:r w:rsidR="00D81F7F">
              <w:rPr>
                <w:noProof/>
                <w:webHidden/>
              </w:rPr>
              <w:t>7</w:t>
            </w:r>
          </w:ins>
          <w:ins w:id="110" w:author="EUDERLAN FREIRE DA SILVA ABREU" w:date="2025-07-17T19:57:00Z">
            <w:r>
              <w:rPr>
                <w:noProof/>
                <w:webHidden/>
              </w:rPr>
              <w:fldChar w:fldCharType="end"/>
            </w:r>
            <w:r w:rsidRPr="00E802EB">
              <w:rPr>
                <w:rStyle w:val="Hyperlink"/>
                <w:noProof/>
              </w:rPr>
              <w:fldChar w:fldCharType="end"/>
            </w:r>
          </w:ins>
        </w:p>
        <w:p w14:paraId="2EC8B50B" w14:textId="63B1BD64" w:rsidR="00687673" w:rsidRDefault="00687673">
          <w:pPr>
            <w:pStyle w:val="Sumrio2"/>
            <w:tabs>
              <w:tab w:val="right" w:leader="dot" w:pos="8494"/>
            </w:tabs>
            <w:rPr>
              <w:ins w:id="111" w:author="EUDERLAN FREIRE DA SILVA ABREU" w:date="2025-07-17T19:57:00Z"/>
              <w:rFonts w:eastAsiaTheme="minorEastAsia"/>
              <w:noProof/>
              <w:lang w:eastAsia="pt-BR"/>
            </w:rPr>
          </w:pPr>
          <w:ins w:id="11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"_Toc203674702"</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3.2 Funcionalidades das Respostas:</w:t>
            </w:r>
            <w:r>
              <w:rPr>
                <w:noProof/>
                <w:webHidden/>
              </w:rPr>
              <w:tab/>
            </w:r>
            <w:r>
              <w:rPr>
                <w:noProof/>
                <w:webHidden/>
              </w:rPr>
              <w:fldChar w:fldCharType="begin"/>
            </w:r>
            <w:r>
              <w:rPr>
                <w:noProof/>
                <w:webHidden/>
              </w:rPr>
              <w:instrText xml:space="preserve"> PAGEREF _Toc203674702 \h </w:instrText>
            </w:r>
            <w:r>
              <w:rPr>
                <w:noProof/>
                <w:webHidden/>
              </w:rPr>
            </w:r>
          </w:ins>
          <w:r>
            <w:rPr>
              <w:noProof/>
              <w:webHidden/>
            </w:rPr>
            <w:fldChar w:fldCharType="separate"/>
          </w:r>
          <w:ins w:id="113" w:author="EUDERLAN FREIRE DA SILVA ABREU" w:date="2025-07-17T20:02:00Z">
            <w:r w:rsidR="00D81F7F">
              <w:rPr>
                <w:noProof/>
                <w:webHidden/>
              </w:rPr>
              <w:t>8</w:t>
            </w:r>
          </w:ins>
          <w:ins w:id="114" w:author="EUDERLAN FREIRE DA SILVA ABREU" w:date="2025-07-17T19:57:00Z">
            <w:r>
              <w:rPr>
                <w:noProof/>
                <w:webHidden/>
              </w:rPr>
              <w:fldChar w:fldCharType="end"/>
            </w:r>
            <w:r w:rsidRPr="00E802EB">
              <w:rPr>
                <w:rStyle w:val="Hyperlink"/>
                <w:noProof/>
              </w:rPr>
              <w:fldChar w:fldCharType="end"/>
            </w:r>
          </w:ins>
        </w:p>
        <w:p w14:paraId="64D63D3D" w14:textId="1C5754C3" w:rsidR="00687673" w:rsidRDefault="00687673">
          <w:pPr>
            <w:pStyle w:val="Sumrio2"/>
            <w:tabs>
              <w:tab w:val="right" w:leader="dot" w:pos="8494"/>
            </w:tabs>
            <w:rPr>
              <w:ins w:id="115" w:author="EUDERLAN FREIRE DA SILVA ABREU" w:date="2025-07-17T19:57:00Z"/>
              <w:rFonts w:eastAsiaTheme="minorEastAsia"/>
              <w:noProof/>
              <w:lang w:eastAsia="pt-BR"/>
            </w:rPr>
          </w:pPr>
          <w:ins w:id="11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"_Toc203674703"</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3.3 Fontes Consultadas:</w:t>
            </w:r>
            <w:r>
              <w:rPr>
                <w:noProof/>
                <w:webHidden/>
              </w:rPr>
              <w:tab/>
            </w:r>
            <w:r>
              <w:rPr>
                <w:noProof/>
                <w:webHidden/>
              </w:rPr>
              <w:fldChar w:fldCharType="begin"/>
            </w:r>
            <w:r>
              <w:rPr>
                <w:noProof/>
                <w:webHidden/>
              </w:rPr>
              <w:instrText xml:space="preserve"> PAGEREF _Toc203674703 \h </w:instrText>
            </w:r>
            <w:r>
              <w:rPr>
                <w:noProof/>
                <w:webHidden/>
              </w:rPr>
            </w:r>
          </w:ins>
          <w:r>
            <w:rPr>
              <w:noProof/>
              <w:webHidden/>
            </w:rPr>
            <w:fldChar w:fldCharType="separate"/>
          </w:r>
          <w:ins w:id="117" w:author="EUDERLAN FREIRE DA SILVA ABREU" w:date="2025-07-17T20:02:00Z">
            <w:r w:rsidR="00D81F7F">
              <w:rPr>
                <w:noProof/>
                <w:webHidden/>
              </w:rPr>
              <w:t>8</w:t>
            </w:r>
          </w:ins>
          <w:ins w:id="118" w:author="EUDERLAN FREIRE DA SILVA ABREU" w:date="2025-07-17T19:57:00Z">
            <w:r>
              <w:rPr>
                <w:noProof/>
                <w:webHidden/>
              </w:rPr>
              <w:fldChar w:fldCharType="end"/>
            </w:r>
            <w:r w:rsidRPr="00E802EB">
              <w:rPr>
                <w:rStyle w:val="Hyperlink"/>
                <w:noProof/>
              </w:rPr>
              <w:fldChar w:fldCharType="end"/>
            </w:r>
          </w:ins>
        </w:p>
        <w:p w14:paraId="09F829A0" w14:textId="1CCD4D1A" w:rsidR="00687673" w:rsidRDefault="00687673">
          <w:pPr>
            <w:pStyle w:val="Sumrio2"/>
            <w:tabs>
              <w:tab w:val="right" w:leader="dot" w:pos="8494"/>
            </w:tabs>
            <w:rPr>
              <w:ins w:id="119" w:author="EUDERLAN FREIRE DA SILVA ABREU" w:date="2025-07-17T19:57:00Z"/>
              <w:rFonts w:eastAsiaTheme="minorEastAsia"/>
              <w:noProof/>
              <w:lang w:eastAsia="pt-BR"/>
            </w:rPr>
          </w:pPr>
          <w:ins w:id="12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"_Toc203674704"</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3.4 Área de Entrada:</w:t>
            </w:r>
            <w:r>
              <w:rPr>
                <w:noProof/>
                <w:webHidden/>
              </w:rPr>
              <w:tab/>
            </w:r>
            <w:r>
              <w:rPr>
                <w:noProof/>
                <w:webHidden/>
              </w:rPr>
              <w:fldChar w:fldCharType="begin"/>
            </w:r>
            <w:r>
              <w:rPr>
                <w:noProof/>
                <w:webHidden/>
              </w:rPr>
              <w:instrText xml:space="preserve"> PAGEREF _Toc203674704 \h </w:instrText>
            </w:r>
            <w:r>
              <w:rPr>
                <w:noProof/>
                <w:webHidden/>
              </w:rPr>
            </w:r>
          </w:ins>
          <w:r>
            <w:rPr>
              <w:noProof/>
              <w:webHidden/>
            </w:rPr>
            <w:fldChar w:fldCharType="separate"/>
          </w:r>
          <w:ins w:id="121" w:author="EUDERLAN FREIRE DA SILVA ABREU" w:date="2025-07-17T20:02:00Z">
            <w:r w:rsidR="00D81F7F">
              <w:rPr>
                <w:noProof/>
                <w:webHidden/>
              </w:rPr>
              <w:t>8</w:t>
            </w:r>
          </w:ins>
          <w:ins w:id="122" w:author="EUDERLAN FREIRE DA SILVA ABREU" w:date="2025-07-17T19:57:00Z">
            <w:r>
              <w:rPr>
                <w:noProof/>
                <w:webHidden/>
              </w:rPr>
              <w:fldChar w:fldCharType="end"/>
            </w:r>
            <w:r w:rsidRPr="00E802EB">
              <w:rPr>
                <w:rStyle w:val="Hyperlink"/>
                <w:noProof/>
              </w:rPr>
              <w:fldChar w:fldCharType="end"/>
            </w:r>
          </w:ins>
        </w:p>
        <w:p w14:paraId="10619826" w14:textId="0B8C5CFC" w:rsidR="00687673" w:rsidRDefault="00687673">
          <w:pPr>
            <w:pStyle w:val="Sumrio1"/>
            <w:tabs>
              <w:tab w:val="right" w:leader="dot" w:pos="8494"/>
            </w:tabs>
            <w:rPr>
              <w:ins w:id="123" w:author="EUDERLAN FREIRE DA SILVA ABREU" w:date="2025-07-17T19:57:00Z"/>
              <w:rFonts w:eastAsiaTheme="minorEastAsia"/>
              <w:noProof/>
              <w:lang w:eastAsia="pt-BR"/>
            </w:rPr>
          </w:pPr>
          <w:ins w:id="12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"_Toc203674705"</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b/>
                <w:bCs/>
                <w:noProof/>
              </w:rPr>
              <w:t>4 Tela Histórico de Consultas</w:t>
            </w:r>
            <w:r>
              <w:rPr>
                <w:noProof/>
                <w:webHidden/>
              </w:rPr>
              <w:tab/>
            </w:r>
            <w:r>
              <w:rPr>
                <w:noProof/>
                <w:webHidden/>
              </w:rPr>
              <w:fldChar w:fldCharType="begin"/>
            </w:r>
            <w:r>
              <w:rPr>
                <w:noProof/>
                <w:webHidden/>
              </w:rPr>
              <w:instrText xml:space="preserve"> PAGEREF _Toc203674705 \h </w:instrText>
            </w:r>
            <w:r>
              <w:rPr>
                <w:noProof/>
                <w:webHidden/>
              </w:rPr>
            </w:r>
          </w:ins>
          <w:r>
            <w:rPr>
              <w:noProof/>
              <w:webHidden/>
            </w:rPr>
            <w:fldChar w:fldCharType="separate"/>
          </w:r>
          <w:ins w:id="125" w:author="EUDERLAN FREIRE DA SILVA ABREU" w:date="2025-07-17T20:02:00Z">
            <w:r w:rsidR="00D81F7F">
              <w:rPr>
                <w:noProof/>
                <w:webHidden/>
              </w:rPr>
              <w:t>8</w:t>
            </w:r>
          </w:ins>
          <w:ins w:id="126" w:author="EUDERLAN FREIRE DA SILVA ABREU" w:date="2025-07-17T19:57:00Z">
            <w:r>
              <w:rPr>
                <w:noProof/>
                <w:webHidden/>
              </w:rPr>
              <w:fldChar w:fldCharType="end"/>
            </w:r>
            <w:r w:rsidRPr="00E802EB">
              <w:rPr>
                <w:rStyle w:val="Hyperlink"/>
                <w:noProof/>
              </w:rPr>
              <w:fldChar w:fldCharType="end"/>
            </w:r>
          </w:ins>
        </w:p>
        <w:p w14:paraId="0B16A60D" w14:textId="4E83967B" w:rsidR="00687673" w:rsidRDefault="00687673">
          <w:pPr>
            <w:pStyle w:val="Sumrio2"/>
            <w:tabs>
              <w:tab w:val="right" w:leader="dot" w:pos="8494"/>
            </w:tabs>
            <w:rPr>
              <w:ins w:id="127" w:author="EUDERLAN FREIRE DA SILVA ABREU" w:date="2025-07-17T19:57:00Z"/>
              <w:rFonts w:eastAsiaTheme="minorEastAsia"/>
              <w:noProof/>
              <w:lang w:eastAsia="pt-BR"/>
            </w:rPr>
          </w:pPr>
          <w:ins w:id="128"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"_Toc203674706"</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4.1 Lista de Histórico:</w:t>
            </w:r>
            <w:r>
              <w:rPr>
                <w:noProof/>
                <w:webHidden/>
              </w:rPr>
              <w:tab/>
            </w:r>
            <w:r>
              <w:rPr>
                <w:noProof/>
                <w:webHidden/>
              </w:rPr>
              <w:fldChar w:fldCharType="begin"/>
            </w:r>
            <w:r>
              <w:rPr>
                <w:noProof/>
                <w:webHidden/>
              </w:rPr>
              <w:instrText xml:space="preserve"> PAGEREF _Toc203674706 \h </w:instrText>
            </w:r>
            <w:r>
              <w:rPr>
                <w:noProof/>
                <w:webHidden/>
              </w:rPr>
            </w:r>
          </w:ins>
          <w:r>
            <w:rPr>
              <w:noProof/>
              <w:webHidden/>
            </w:rPr>
            <w:fldChar w:fldCharType="separate"/>
          </w:r>
          <w:ins w:id="129" w:author="EUDERLAN FREIRE DA SILVA ABREU" w:date="2025-07-17T20:02:00Z">
            <w:r w:rsidR="00D81F7F">
              <w:rPr>
                <w:noProof/>
                <w:webHidden/>
              </w:rPr>
              <w:t>9</w:t>
            </w:r>
          </w:ins>
          <w:ins w:id="130" w:author="EUDERLAN FREIRE DA SILVA ABREU" w:date="2025-07-17T19:57:00Z">
            <w:r>
              <w:rPr>
                <w:noProof/>
                <w:webHidden/>
              </w:rPr>
              <w:fldChar w:fldCharType="end"/>
            </w:r>
            <w:r w:rsidRPr="00E802EB">
              <w:rPr>
                <w:rStyle w:val="Hyperlink"/>
                <w:noProof/>
              </w:rPr>
              <w:fldChar w:fldCharType="end"/>
            </w:r>
          </w:ins>
        </w:p>
        <w:p w14:paraId="7EECF5B2" w14:textId="511CDEC1" w:rsidR="00687673" w:rsidRDefault="00687673">
          <w:pPr>
            <w:pStyle w:val="Sumrio2"/>
            <w:tabs>
              <w:tab w:val="right" w:leader="dot" w:pos="8494"/>
            </w:tabs>
            <w:rPr>
              <w:ins w:id="131" w:author="EUDERLAN FREIRE DA SILVA ABREU" w:date="2025-07-17T19:57:00Z"/>
              <w:rFonts w:eastAsiaTheme="minorEastAsia"/>
              <w:noProof/>
              <w:lang w:eastAsia="pt-BR"/>
            </w:rPr>
          </w:pPr>
          <w:ins w:id="13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"_Toc203674707"</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4.2 Visualização Expandida:</w:t>
            </w:r>
            <w:r>
              <w:rPr>
                <w:noProof/>
                <w:webHidden/>
              </w:rPr>
              <w:tab/>
            </w:r>
            <w:r>
              <w:rPr>
                <w:noProof/>
                <w:webHidden/>
              </w:rPr>
              <w:fldChar w:fldCharType="begin"/>
            </w:r>
            <w:r>
              <w:rPr>
                <w:noProof/>
                <w:webHidden/>
              </w:rPr>
              <w:instrText xml:space="preserve"> PAGEREF _Toc203674707 \h </w:instrText>
            </w:r>
            <w:r>
              <w:rPr>
                <w:noProof/>
                <w:webHidden/>
              </w:rPr>
            </w:r>
          </w:ins>
          <w:r>
            <w:rPr>
              <w:noProof/>
              <w:webHidden/>
            </w:rPr>
            <w:fldChar w:fldCharType="separate"/>
          </w:r>
          <w:ins w:id="133" w:author="EUDERLAN FREIRE DA SILVA ABREU" w:date="2025-07-17T20:02:00Z">
            <w:r w:rsidR="00D81F7F">
              <w:rPr>
                <w:noProof/>
                <w:webHidden/>
              </w:rPr>
              <w:t>9</w:t>
            </w:r>
          </w:ins>
          <w:ins w:id="134" w:author="EUDERLAN FREIRE DA SILVA ABREU" w:date="2025-07-17T19:57:00Z">
            <w:r>
              <w:rPr>
                <w:noProof/>
                <w:webHidden/>
              </w:rPr>
              <w:fldChar w:fldCharType="end"/>
            </w:r>
            <w:r w:rsidRPr="00E802EB">
              <w:rPr>
                <w:rStyle w:val="Hyperlink"/>
                <w:noProof/>
              </w:rPr>
              <w:fldChar w:fldCharType="end"/>
            </w:r>
          </w:ins>
        </w:p>
        <w:p w14:paraId="639A979C" w14:textId="4E741E14" w:rsidR="00687673" w:rsidRDefault="00687673">
          <w:pPr>
            <w:pStyle w:val="Sumrio1"/>
            <w:tabs>
              <w:tab w:val="right" w:leader="dot" w:pos="8494"/>
            </w:tabs>
            <w:rPr>
              <w:ins w:id="135" w:author="EUDERLAN FREIRE DA SILVA ABREU" w:date="2025-07-17T19:57:00Z"/>
              <w:rFonts w:eastAsiaTheme="minorEastAsia"/>
              <w:noProof/>
              <w:lang w:eastAsia="pt-BR"/>
            </w:rPr>
          </w:pPr>
          <w:ins w:id="13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"_Toc203674708"</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hAnsi="Arial" w:cs="Arial"/>
                <w:b/>
                <w:bCs/>
                <w:noProof/>
              </w:rPr>
              <w:t>5 Tela Sistema de Solicitação de Admin</w:t>
            </w:r>
            <w:r>
              <w:rPr>
                <w:noProof/>
                <w:webHidden/>
              </w:rPr>
              <w:tab/>
            </w:r>
            <w:r>
              <w:rPr>
                <w:noProof/>
                <w:webHidden/>
              </w:rPr>
              <w:fldChar w:fldCharType="begin"/>
            </w:r>
            <w:r>
              <w:rPr>
                <w:noProof/>
                <w:webHidden/>
              </w:rPr>
              <w:instrText xml:space="preserve"> PAGEREF _Toc203674708 \h </w:instrText>
            </w:r>
            <w:r>
              <w:rPr>
                <w:noProof/>
                <w:webHidden/>
              </w:rPr>
            </w:r>
          </w:ins>
          <w:r>
            <w:rPr>
              <w:noProof/>
              <w:webHidden/>
            </w:rPr>
            <w:fldChar w:fldCharType="separate"/>
          </w:r>
          <w:ins w:id="137" w:author="EUDERLAN FREIRE DA SILVA ABREU" w:date="2025-07-17T20:02:00Z">
            <w:r w:rsidR="00D81F7F">
              <w:rPr>
                <w:noProof/>
                <w:webHidden/>
              </w:rPr>
              <w:t>10</w:t>
            </w:r>
          </w:ins>
          <w:ins w:id="138" w:author="EUDERLAN FREIRE DA SILVA ABREU" w:date="2025-07-17T19:57:00Z">
            <w:r>
              <w:rPr>
                <w:noProof/>
                <w:webHidden/>
              </w:rPr>
              <w:fldChar w:fldCharType="end"/>
            </w:r>
            <w:r w:rsidRPr="00E802EB">
              <w:rPr>
                <w:rStyle w:val="Hyperlink"/>
                <w:noProof/>
              </w:rPr>
              <w:fldChar w:fldCharType="end"/>
            </w:r>
          </w:ins>
        </w:p>
        <w:p w14:paraId="3CB735E1" w14:textId="0117CC70" w:rsidR="00687673" w:rsidRDefault="00687673">
          <w:pPr>
            <w:pStyle w:val="Sumrio2"/>
            <w:tabs>
              <w:tab w:val="right" w:leader="dot" w:pos="8494"/>
            </w:tabs>
            <w:rPr>
              <w:ins w:id="139" w:author="EUDERLAN FREIRE DA SILVA ABREU" w:date="2025-07-17T19:57:00Z"/>
              <w:rFonts w:eastAsiaTheme="minorEastAsia"/>
              <w:noProof/>
              <w:lang w:eastAsia="pt-BR"/>
            </w:rPr>
          </w:pPr>
          <w:ins w:id="14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"_Toc203674709"</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noProof/>
              </w:rPr>
              <w:t>5.1 Como Solicitar Privilégios de Admin:</w:t>
            </w:r>
            <w:r>
              <w:rPr>
                <w:noProof/>
                <w:webHidden/>
              </w:rPr>
              <w:tab/>
            </w:r>
            <w:r>
              <w:rPr>
                <w:noProof/>
                <w:webHidden/>
              </w:rPr>
              <w:fldChar w:fldCharType="begin"/>
            </w:r>
            <w:r>
              <w:rPr>
                <w:noProof/>
                <w:webHidden/>
              </w:rPr>
              <w:instrText xml:space="preserve"> PAGEREF _Toc203674709 \h </w:instrText>
            </w:r>
            <w:r>
              <w:rPr>
                <w:noProof/>
                <w:webHidden/>
              </w:rPr>
            </w:r>
          </w:ins>
          <w:r>
            <w:rPr>
              <w:noProof/>
              <w:webHidden/>
            </w:rPr>
            <w:fldChar w:fldCharType="separate"/>
          </w:r>
          <w:ins w:id="141" w:author="EUDERLAN FREIRE DA SILVA ABREU" w:date="2025-07-17T20:02:00Z">
            <w:r w:rsidR="00D81F7F">
              <w:rPr>
                <w:noProof/>
                <w:webHidden/>
              </w:rPr>
              <w:t>10</w:t>
            </w:r>
          </w:ins>
          <w:ins w:id="142" w:author="EUDERLAN FREIRE DA SILVA ABREU" w:date="2025-07-17T19:57:00Z">
            <w:r>
              <w:rPr>
                <w:noProof/>
                <w:webHidden/>
              </w:rPr>
              <w:fldChar w:fldCharType="end"/>
            </w:r>
            <w:r w:rsidRPr="00E802EB">
              <w:rPr>
                <w:rStyle w:val="Hyperlink"/>
                <w:noProof/>
              </w:rPr>
              <w:fldChar w:fldCharType="end"/>
            </w:r>
          </w:ins>
        </w:p>
        <w:p w14:paraId="5B9ADC64" w14:textId="786D9E8E" w:rsidR="00687673" w:rsidRDefault="00687673">
          <w:pPr>
            <w:pStyle w:val="Sumrio2"/>
            <w:tabs>
              <w:tab w:val="right" w:leader="dot" w:pos="8494"/>
            </w:tabs>
            <w:rPr>
              <w:ins w:id="143" w:author="EUDERLAN FREIRE DA SILVA ABREU" w:date="2025-07-17T19:57:00Z"/>
              <w:rFonts w:eastAsiaTheme="minorEastAsia"/>
              <w:noProof/>
              <w:lang w:eastAsia="pt-BR"/>
            </w:rPr>
          </w:pPr>
          <w:ins w:id="14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"_Toc203674710"</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noProof/>
              </w:rPr>
              <w:t>5.2 Status da Solicitação</w:t>
            </w:r>
            <w:r>
              <w:rPr>
                <w:noProof/>
                <w:webHidden/>
              </w:rPr>
              <w:tab/>
            </w:r>
            <w:r>
              <w:rPr>
                <w:noProof/>
                <w:webHidden/>
              </w:rPr>
              <w:fldChar w:fldCharType="begin"/>
            </w:r>
            <w:r>
              <w:rPr>
                <w:noProof/>
                <w:webHidden/>
              </w:rPr>
              <w:instrText xml:space="preserve"> PAGEREF _Toc203674710 \h </w:instrText>
            </w:r>
            <w:r>
              <w:rPr>
                <w:noProof/>
                <w:webHidden/>
              </w:rPr>
            </w:r>
          </w:ins>
          <w:r>
            <w:rPr>
              <w:noProof/>
              <w:webHidden/>
            </w:rPr>
            <w:fldChar w:fldCharType="separate"/>
          </w:r>
          <w:ins w:id="145" w:author="EUDERLAN FREIRE DA SILVA ABREU" w:date="2025-07-17T20:02:00Z">
            <w:r w:rsidR="00D81F7F">
              <w:rPr>
                <w:noProof/>
                <w:webHidden/>
              </w:rPr>
              <w:t>10</w:t>
            </w:r>
          </w:ins>
          <w:ins w:id="146" w:author="EUDERLAN FREIRE DA SILVA ABREU" w:date="2025-07-17T19:57:00Z">
            <w:r>
              <w:rPr>
                <w:noProof/>
                <w:webHidden/>
              </w:rPr>
              <w:fldChar w:fldCharType="end"/>
            </w:r>
            <w:r w:rsidRPr="00E802EB">
              <w:rPr>
                <w:rStyle w:val="Hyperlink"/>
                <w:noProof/>
              </w:rPr>
              <w:fldChar w:fldCharType="end"/>
            </w:r>
          </w:ins>
        </w:p>
        <w:p w14:paraId="5F05D87F" w14:textId="692C73AF" w:rsidR="00687673" w:rsidRDefault="00687673">
          <w:pPr>
            <w:pStyle w:val="Sumrio1"/>
            <w:tabs>
              <w:tab w:val="right" w:leader="dot" w:pos="8494"/>
            </w:tabs>
            <w:rPr>
              <w:ins w:id="147" w:author="EUDERLAN FREIRE DA SILVA ABREU" w:date="2025-07-17T19:57:00Z"/>
              <w:rFonts w:eastAsiaTheme="minorEastAsia"/>
              <w:noProof/>
              <w:lang w:eastAsia="pt-BR"/>
            </w:rPr>
          </w:pPr>
          <w:ins w:id="148"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"_Toc203674711"</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ptos" w:hAnsi="Arial" w:cs="Arial"/>
                <w:b/>
                <w:bCs/>
                <w:noProof/>
              </w:rPr>
              <w:t>6 Tela Painel Administrativo</w:t>
            </w:r>
            <w:r>
              <w:rPr>
                <w:noProof/>
                <w:webHidden/>
              </w:rPr>
              <w:tab/>
            </w:r>
            <w:r>
              <w:rPr>
                <w:noProof/>
                <w:webHidden/>
              </w:rPr>
              <w:fldChar w:fldCharType="begin"/>
            </w:r>
            <w:r>
              <w:rPr>
                <w:noProof/>
                <w:webHidden/>
              </w:rPr>
              <w:instrText xml:space="preserve"> PAGEREF _Toc203674711 \h </w:instrText>
            </w:r>
            <w:r>
              <w:rPr>
                <w:noProof/>
                <w:webHidden/>
              </w:rPr>
            </w:r>
          </w:ins>
          <w:r>
            <w:rPr>
              <w:noProof/>
              <w:webHidden/>
            </w:rPr>
            <w:fldChar w:fldCharType="separate"/>
          </w:r>
          <w:ins w:id="149" w:author="EUDERLAN FREIRE DA SILVA ABREU" w:date="2025-07-17T20:02:00Z">
            <w:r w:rsidR="00D81F7F">
              <w:rPr>
                <w:noProof/>
                <w:webHidden/>
              </w:rPr>
              <w:t>11</w:t>
            </w:r>
          </w:ins>
          <w:ins w:id="150" w:author="EUDERLAN FREIRE DA SILVA ABREU" w:date="2025-07-17T19:57:00Z">
            <w:r>
              <w:rPr>
                <w:noProof/>
                <w:webHidden/>
              </w:rPr>
              <w:fldChar w:fldCharType="end"/>
            </w:r>
            <w:r w:rsidRPr="00E802EB">
              <w:rPr>
                <w:rStyle w:val="Hyperlink"/>
                <w:noProof/>
              </w:rPr>
              <w:fldChar w:fldCharType="end"/>
            </w:r>
          </w:ins>
        </w:p>
        <w:p w14:paraId="7E4F56C0" w14:textId="78F62EC5" w:rsidR="00687673" w:rsidRDefault="00687673">
          <w:pPr>
            <w:pStyle w:val="Sumrio2"/>
            <w:tabs>
              <w:tab w:val="right" w:leader="dot" w:pos="8494"/>
            </w:tabs>
            <w:rPr>
              <w:ins w:id="151" w:author="EUDERLAN FREIRE DA SILVA ABREU" w:date="2025-07-17T19:57:00Z"/>
              <w:rFonts w:eastAsiaTheme="minorEastAsia"/>
              <w:noProof/>
              <w:lang w:eastAsia="pt-BR"/>
            </w:rPr>
          </w:pPr>
          <w:ins w:id="15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"_Toc203674712"</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ptos"/>
                <w:noProof/>
              </w:rPr>
              <w:t>6.1 Cabeçalho Admin</w:t>
            </w:r>
            <w:r>
              <w:rPr>
                <w:noProof/>
                <w:webHidden/>
              </w:rPr>
              <w:tab/>
            </w:r>
            <w:r>
              <w:rPr>
                <w:noProof/>
                <w:webHidden/>
              </w:rPr>
              <w:fldChar w:fldCharType="begin"/>
            </w:r>
            <w:r>
              <w:rPr>
                <w:noProof/>
                <w:webHidden/>
              </w:rPr>
              <w:instrText xml:space="preserve"> PAGEREF _Toc203674712 \h </w:instrText>
            </w:r>
            <w:r>
              <w:rPr>
                <w:noProof/>
                <w:webHidden/>
              </w:rPr>
            </w:r>
          </w:ins>
          <w:r>
            <w:rPr>
              <w:noProof/>
              <w:webHidden/>
            </w:rPr>
            <w:fldChar w:fldCharType="separate"/>
          </w:r>
          <w:ins w:id="153" w:author="EUDERLAN FREIRE DA SILVA ABREU" w:date="2025-07-17T20:02:00Z">
            <w:r w:rsidR="00D81F7F">
              <w:rPr>
                <w:noProof/>
                <w:webHidden/>
              </w:rPr>
              <w:t>11</w:t>
            </w:r>
          </w:ins>
          <w:ins w:id="154" w:author="EUDERLAN FREIRE DA SILVA ABREU" w:date="2025-07-17T19:57:00Z">
            <w:r>
              <w:rPr>
                <w:noProof/>
                <w:webHidden/>
              </w:rPr>
              <w:fldChar w:fldCharType="end"/>
            </w:r>
            <w:r w:rsidRPr="00E802EB">
              <w:rPr>
                <w:rStyle w:val="Hyperlink"/>
                <w:noProof/>
              </w:rPr>
              <w:fldChar w:fldCharType="end"/>
            </w:r>
          </w:ins>
        </w:p>
        <w:p w14:paraId="44C0030E" w14:textId="51FD0485" w:rsidR="00687673" w:rsidRDefault="00687673">
          <w:pPr>
            <w:pStyle w:val="Sumrio2"/>
            <w:tabs>
              <w:tab w:val="right" w:leader="dot" w:pos="8494"/>
            </w:tabs>
            <w:rPr>
              <w:ins w:id="155" w:author="EUDERLAN FREIRE DA SILVA ABREU" w:date="2025-07-17T19:57:00Z"/>
              <w:rFonts w:eastAsiaTheme="minorEastAsia"/>
              <w:noProof/>
              <w:lang w:eastAsia="pt-BR"/>
            </w:rPr>
          </w:pPr>
          <w:ins w:id="15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"_Toc203674713"</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ptos"/>
                <w:noProof/>
              </w:rPr>
              <w:t>6.2 Seção de Documentos</w:t>
            </w:r>
            <w:r>
              <w:rPr>
                <w:noProof/>
                <w:webHidden/>
              </w:rPr>
              <w:tab/>
            </w:r>
            <w:r>
              <w:rPr>
                <w:noProof/>
                <w:webHidden/>
              </w:rPr>
              <w:fldChar w:fldCharType="begin"/>
            </w:r>
            <w:r>
              <w:rPr>
                <w:noProof/>
                <w:webHidden/>
              </w:rPr>
              <w:instrText xml:space="preserve"> PAGEREF _Toc203674713 \h </w:instrText>
            </w:r>
            <w:r>
              <w:rPr>
                <w:noProof/>
                <w:webHidden/>
              </w:rPr>
            </w:r>
          </w:ins>
          <w:r>
            <w:rPr>
              <w:noProof/>
              <w:webHidden/>
            </w:rPr>
            <w:fldChar w:fldCharType="separate"/>
          </w:r>
          <w:ins w:id="157" w:author="EUDERLAN FREIRE DA SILVA ABREU" w:date="2025-07-17T20:02:00Z">
            <w:r w:rsidR="00D81F7F">
              <w:rPr>
                <w:noProof/>
                <w:webHidden/>
              </w:rPr>
              <w:t>11</w:t>
            </w:r>
          </w:ins>
          <w:ins w:id="158" w:author="EUDERLAN FREIRE DA SILVA ABREU" w:date="2025-07-17T19:57:00Z">
            <w:r>
              <w:rPr>
                <w:noProof/>
                <w:webHidden/>
              </w:rPr>
              <w:fldChar w:fldCharType="end"/>
            </w:r>
            <w:r w:rsidRPr="00E802EB">
              <w:rPr>
                <w:rStyle w:val="Hyperlink"/>
                <w:noProof/>
              </w:rPr>
              <w:fldChar w:fldCharType="end"/>
            </w:r>
          </w:ins>
        </w:p>
        <w:p w14:paraId="1541FAF1" w14:textId="7D7822FB" w:rsidR="00687673" w:rsidRDefault="00687673">
          <w:pPr>
            <w:pStyle w:val="Sumrio2"/>
            <w:tabs>
              <w:tab w:val="right" w:leader="dot" w:pos="8494"/>
            </w:tabs>
            <w:rPr>
              <w:ins w:id="159" w:author="EUDERLAN FREIRE DA SILVA ABREU" w:date="2025-07-17T19:57:00Z"/>
              <w:rFonts w:eastAsiaTheme="minorEastAsia"/>
              <w:noProof/>
              <w:lang w:eastAsia="pt-BR"/>
            </w:rPr>
          </w:pPr>
          <w:ins w:id="16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"_Toc203674714"</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ptos"/>
                <w:noProof/>
              </w:rPr>
              <w:t>6.3 Ações por Documento</w:t>
            </w:r>
            <w:r>
              <w:rPr>
                <w:noProof/>
                <w:webHidden/>
              </w:rPr>
              <w:tab/>
            </w:r>
            <w:r>
              <w:rPr>
                <w:noProof/>
                <w:webHidden/>
              </w:rPr>
              <w:fldChar w:fldCharType="begin"/>
            </w:r>
            <w:r>
              <w:rPr>
                <w:noProof/>
                <w:webHidden/>
              </w:rPr>
              <w:instrText xml:space="preserve"> PAGEREF _Toc203674714 \h </w:instrText>
            </w:r>
            <w:r>
              <w:rPr>
                <w:noProof/>
                <w:webHidden/>
              </w:rPr>
            </w:r>
          </w:ins>
          <w:r>
            <w:rPr>
              <w:noProof/>
              <w:webHidden/>
            </w:rPr>
            <w:fldChar w:fldCharType="separate"/>
          </w:r>
          <w:ins w:id="161" w:author="EUDERLAN FREIRE DA SILVA ABREU" w:date="2025-07-17T20:02:00Z">
            <w:r w:rsidR="00D81F7F">
              <w:rPr>
                <w:noProof/>
                <w:webHidden/>
              </w:rPr>
              <w:t>12</w:t>
            </w:r>
          </w:ins>
          <w:ins w:id="162" w:author="EUDERLAN FREIRE DA SILVA ABREU" w:date="2025-07-17T19:57:00Z">
            <w:r>
              <w:rPr>
                <w:noProof/>
                <w:webHidden/>
              </w:rPr>
              <w:fldChar w:fldCharType="end"/>
            </w:r>
            <w:r w:rsidRPr="00E802EB">
              <w:rPr>
                <w:rStyle w:val="Hyperlink"/>
                <w:noProof/>
              </w:rPr>
              <w:fldChar w:fldCharType="end"/>
            </w:r>
          </w:ins>
        </w:p>
        <w:p w14:paraId="1F44B4A3" w14:textId="12789FDF" w:rsidR="00687673" w:rsidRDefault="00687673">
          <w:pPr>
            <w:pStyle w:val="Sumrio2"/>
            <w:tabs>
              <w:tab w:val="right" w:leader="dot" w:pos="8494"/>
            </w:tabs>
            <w:rPr>
              <w:ins w:id="163" w:author="EUDERLAN FREIRE DA SILVA ABREU" w:date="2025-07-17T19:57:00Z"/>
              <w:rFonts w:eastAsiaTheme="minorEastAsia"/>
              <w:noProof/>
              <w:lang w:eastAsia="pt-BR"/>
            </w:rPr>
          </w:pPr>
          <w:ins w:id="16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"_Toc203674715"</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noProof/>
              </w:rPr>
              <w:t>6.4 Navegação entre Seções</w:t>
            </w:r>
            <w:r>
              <w:rPr>
                <w:noProof/>
                <w:webHidden/>
              </w:rPr>
              <w:tab/>
            </w:r>
            <w:r>
              <w:rPr>
                <w:noProof/>
                <w:webHidden/>
              </w:rPr>
              <w:fldChar w:fldCharType="begin"/>
            </w:r>
            <w:r>
              <w:rPr>
                <w:noProof/>
                <w:webHidden/>
              </w:rPr>
              <w:instrText xml:space="preserve"> PAGEREF _Toc203674715 \h </w:instrText>
            </w:r>
            <w:r>
              <w:rPr>
                <w:noProof/>
                <w:webHidden/>
              </w:rPr>
            </w:r>
          </w:ins>
          <w:r>
            <w:rPr>
              <w:noProof/>
              <w:webHidden/>
            </w:rPr>
            <w:fldChar w:fldCharType="separate"/>
          </w:r>
          <w:ins w:id="165" w:author="EUDERLAN FREIRE DA SILVA ABREU" w:date="2025-07-17T20:02:00Z">
            <w:r w:rsidR="00D81F7F">
              <w:rPr>
                <w:noProof/>
                <w:webHidden/>
              </w:rPr>
              <w:t>12</w:t>
            </w:r>
          </w:ins>
          <w:ins w:id="166" w:author="EUDERLAN FREIRE DA SILVA ABREU" w:date="2025-07-17T19:57:00Z">
            <w:r>
              <w:rPr>
                <w:noProof/>
                <w:webHidden/>
              </w:rPr>
              <w:fldChar w:fldCharType="end"/>
            </w:r>
            <w:r w:rsidRPr="00E802EB">
              <w:rPr>
                <w:rStyle w:val="Hyperlink"/>
                <w:noProof/>
              </w:rPr>
              <w:fldChar w:fldCharType="end"/>
            </w:r>
          </w:ins>
        </w:p>
        <w:p w14:paraId="29D296D3" w14:textId="014FB6E4" w:rsidR="00687673" w:rsidRDefault="00687673">
          <w:pPr>
            <w:pStyle w:val="Sumrio2"/>
            <w:tabs>
              <w:tab w:val="right" w:leader="dot" w:pos="8494"/>
            </w:tabs>
            <w:rPr>
              <w:ins w:id="167" w:author="EUDERLAN FREIRE DA SILVA ABREU" w:date="2025-07-17T19:57:00Z"/>
              <w:rFonts w:eastAsiaTheme="minorEastAsia"/>
              <w:noProof/>
              <w:lang w:eastAsia="pt-BR"/>
            </w:rPr>
          </w:pPr>
          <w:ins w:id="168"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"_Toc203674716"</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noProof/>
              </w:rPr>
              <w:t>6.5 Gerenciamento de Admins (Super Admin)</w:t>
            </w:r>
            <w:r>
              <w:rPr>
                <w:noProof/>
                <w:webHidden/>
              </w:rPr>
              <w:tab/>
            </w:r>
            <w:r>
              <w:rPr>
                <w:noProof/>
                <w:webHidden/>
              </w:rPr>
              <w:fldChar w:fldCharType="begin"/>
            </w:r>
            <w:r>
              <w:rPr>
                <w:noProof/>
                <w:webHidden/>
              </w:rPr>
              <w:instrText xml:space="preserve"> PAGEREF _Toc203674716 \h </w:instrText>
            </w:r>
            <w:r>
              <w:rPr>
                <w:noProof/>
                <w:webHidden/>
              </w:rPr>
            </w:r>
          </w:ins>
          <w:r>
            <w:rPr>
              <w:noProof/>
              <w:webHidden/>
            </w:rPr>
            <w:fldChar w:fldCharType="separate"/>
          </w:r>
          <w:ins w:id="169" w:author="EUDERLAN FREIRE DA SILVA ABREU" w:date="2025-07-17T20:02:00Z">
            <w:r w:rsidR="00D81F7F">
              <w:rPr>
                <w:noProof/>
                <w:webHidden/>
              </w:rPr>
              <w:t>13</w:t>
            </w:r>
          </w:ins>
          <w:ins w:id="170" w:author="EUDERLAN FREIRE DA SILVA ABREU" w:date="2025-07-17T19:57:00Z">
            <w:r>
              <w:rPr>
                <w:noProof/>
                <w:webHidden/>
              </w:rPr>
              <w:fldChar w:fldCharType="end"/>
            </w:r>
            <w:r w:rsidRPr="00E802EB">
              <w:rPr>
                <w:rStyle w:val="Hyperlink"/>
                <w:noProof/>
              </w:rPr>
              <w:fldChar w:fldCharType="end"/>
            </w:r>
          </w:ins>
        </w:p>
        <w:p w14:paraId="0EF0ECAE" w14:textId="18DC46F9" w:rsidR="00687673" w:rsidRDefault="00687673">
          <w:pPr>
            <w:pStyle w:val="Sumrio3"/>
            <w:tabs>
              <w:tab w:val="right" w:leader="dot" w:pos="8494"/>
            </w:tabs>
            <w:rPr>
              <w:ins w:id="171" w:author="EUDERLAN FREIRE DA SILVA ABREU" w:date="2025-07-17T19:57:00Z"/>
              <w:rFonts w:eastAsiaTheme="minorEastAsia"/>
              <w:noProof/>
              <w:lang w:eastAsia="pt-BR"/>
            </w:rPr>
          </w:pPr>
          <w:ins w:id="172"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"_Toc203674717"</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noProof/>
              </w:rPr>
              <w:t>6.5.2 Promoção de Usuários</w:t>
            </w:r>
            <w:r>
              <w:rPr>
                <w:noProof/>
                <w:webHidden/>
              </w:rPr>
              <w:tab/>
            </w:r>
            <w:r>
              <w:rPr>
                <w:noProof/>
                <w:webHidden/>
              </w:rPr>
              <w:fldChar w:fldCharType="begin"/>
            </w:r>
            <w:r>
              <w:rPr>
                <w:noProof/>
                <w:webHidden/>
              </w:rPr>
              <w:instrText xml:space="preserve"> PAGEREF _Toc203674717 \h </w:instrText>
            </w:r>
            <w:r>
              <w:rPr>
                <w:noProof/>
                <w:webHidden/>
              </w:rPr>
            </w:r>
          </w:ins>
          <w:r>
            <w:rPr>
              <w:noProof/>
              <w:webHidden/>
            </w:rPr>
            <w:fldChar w:fldCharType="separate"/>
          </w:r>
          <w:ins w:id="173" w:author="EUDERLAN FREIRE DA SILVA ABREU" w:date="2025-07-17T20:02:00Z">
            <w:r w:rsidR="00D81F7F">
              <w:rPr>
                <w:noProof/>
                <w:webHidden/>
              </w:rPr>
              <w:t>14</w:t>
            </w:r>
          </w:ins>
          <w:ins w:id="174" w:author="EUDERLAN FREIRE DA SILVA ABREU" w:date="2025-07-17T19:57:00Z">
            <w:r>
              <w:rPr>
                <w:noProof/>
                <w:webHidden/>
              </w:rPr>
              <w:fldChar w:fldCharType="end"/>
            </w:r>
            <w:r w:rsidRPr="00E802EB">
              <w:rPr>
                <w:rStyle w:val="Hyperlink"/>
                <w:noProof/>
              </w:rPr>
              <w:fldChar w:fldCharType="end"/>
            </w:r>
          </w:ins>
        </w:p>
        <w:p w14:paraId="4BB48263" w14:textId="478B6E34" w:rsidR="00687673" w:rsidRDefault="00687673">
          <w:pPr>
            <w:pStyle w:val="Sumrio1"/>
            <w:tabs>
              <w:tab w:val="right" w:leader="dot" w:pos="8494"/>
            </w:tabs>
            <w:rPr>
              <w:ins w:id="175" w:author="EUDERLAN FREIRE DA SILVA ABREU" w:date="2025-07-17T19:57:00Z"/>
              <w:rFonts w:eastAsiaTheme="minorEastAsia"/>
              <w:noProof/>
              <w:lang w:eastAsia="pt-BR"/>
            </w:rPr>
          </w:pPr>
          <w:ins w:id="176"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"_Toc203674718"</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b/>
                <w:bCs/>
                <w:noProof/>
              </w:rPr>
              <w:t>7 Tela Modal de Upload de Documento</w:t>
            </w:r>
            <w:r>
              <w:rPr>
                <w:noProof/>
                <w:webHidden/>
              </w:rPr>
              <w:tab/>
            </w:r>
            <w:r>
              <w:rPr>
                <w:noProof/>
                <w:webHidden/>
              </w:rPr>
              <w:fldChar w:fldCharType="begin"/>
            </w:r>
            <w:r>
              <w:rPr>
                <w:noProof/>
                <w:webHidden/>
              </w:rPr>
              <w:instrText xml:space="preserve"> PAGEREF _Toc203674718 \h </w:instrText>
            </w:r>
            <w:r>
              <w:rPr>
                <w:noProof/>
                <w:webHidden/>
              </w:rPr>
            </w:r>
          </w:ins>
          <w:r>
            <w:rPr>
              <w:noProof/>
              <w:webHidden/>
            </w:rPr>
            <w:fldChar w:fldCharType="separate"/>
          </w:r>
          <w:ins w:id="177" w:author="EUDERLAN FREIRE DA SILVA ABREU" w:date="2025-07-17T20:02:00Z">
            <w:r w:rsidR="00D81F7F">
              <w:rPr>
                <w:noProof/>
                <w:webHidden/>
              </w:rPr>
              <w:t>14</w:t>
            </w:r>
          </w:ins>
          <w:ins w:id="178" w:author="EUDERLAN FREIRE DA SILVA ABREU" w:date="2025-07-17T19:57:00Z">
            <w:r>
              <w:rPr>
                <w:noProof/>
                <w:webHidden/>
              </w:rPr>
              <w:fldChar w:fldCharType="end"/>
            </w:r>
            <w:r w:rsidRPr="00E802EB">
              <w:rPr>
                <w:rStyle w:val="Hyperlink"/>
                <w:noProof/>
              </w:rPr>
              <w:fldChar w:fldCharType="end"/>
            </w:r>
          </w:ins>
        </w:p>
        <w:p w14:paraId="66FAEC20" w14:textId="30314F4C" w:rsidR="00687673" w:rsidRDefault="00687673">
          <w:pPr>
            <w:pStyle w:val="Sumrio1"/>
            <w:tabs>
              <w:tab w:val="right" w:leader="dot" w:pos="8494"/>
            </w:tabs>
            <w:rPr>
              <w:ins w:id="179" w:author="EUDERLAN FREIRE DA SILVA ABREU" w:date="2025-07-17T19:57:00Z"/>
              <w:rFonts w:eastAsiaTheme="minorEastAsia"/>
              <w:noProof/>
              <w:lang w:eastAsia="pt-BR"/>
            </w:rPr>
          </w:pPr>
          <w:ins w:id="180"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"_Toc203674719"</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eastAsia="Arial"/>
                <w:noProof/>
              </w:rPr>
              <w:t>7.1 Cabeçalho do Modal</w:t>
            </w:r>
            <w:r>
              <w:rPr>
                <w:noProof/>
                <w:webHidden/>
              </w:rPr>
              <w:tab/>
            </w:r>
            <w:r>
              <w:rPr>
                <w:noProof/>
                <w:webHidden/>
              </w:rPr>
              <w:fldChar w:fldCharType="begin"/>
            </w:r>
            <w:r>
              <w:rPr>
                <w:noProof/>
                <w:webHidden/>
              </w:rPr>
              <w:instrText xml:space="preserve"> PAGEREF _Toc203674719 \h </w:instrText>
            </w:r>
            <w:r>
              <w:rPr>
                <w:noProof/>
                <w:webHidden/>
              </w:rPr>
            </w:r>
          </w:ins>
          <w:r>
            <w:rPr>
              <w:noProof/>
              <w:webHidden/>
            </w:rPr>
            <w:fldChar w:fldCharType="separate"/>
          </w:r>
          <w:ins w:id="181" w:author="EUDERLAN FREIRE DA SILVA ABREU" w:date="2025-07-17T20:02:00Z">
            <w:r w:rsidR="00D81F7F">
              <w:rPr>
                <w:noProof/>
                <w:webHidden/>
              </w:rPr>
              <w:t>15</w:t>
            </w:r>
          </w:ins>
          <w:ins w:id="182" w:author="EUDERLAN FREIRE DA SILVA ABREU" w:date="2025-07-17T19:57:00Z">
            <w:r>
              <w:rPr>
                <w:noProof/>
                <w:webHidden/>
              </w:rPr>
              <w:fldChar w:fldCharType="end"/>
            </w:r>
            <w:r w:rsidRPr="00E802EB">
              <w:rPr>
                <w:rStyle w:val="Hyperlink"/>
                <w:noProof/>
              </w:rPr>
              <w:fldChar w:fldCharType="end"/>
            </w:r>
          </w:ins>
        </w:p>
        <w:p w14:paraId="43417180" w14:textId="39609055" w:rsidR="00687673" w:rsidRDefault="00687673">
          <w:pPr>
            <w:pStyle w:val="Sumrio1"/>
            <w:tabs>
              <w:tab w:val="right" w:leader="dot" w:pos="8494"/>
            </w:tabs>
            <w:rPr>
              <w:ins w:id="183" w:author="EUDERLAN FREIRE DA SILVA ABREU" w:date="2025-07-17T19:57:00Z"/>
              <w:rFonts w:eastAsiaTheme="minorEastAsia"/>
              <w:noProof/>
              <w:lang w:eastAsia="pt-BR"/>
            </w:rPr>
          </w:pPr>
          <w:ins w:id="184" w:author="EUDERLAN FREIRE DA SILVA ABREU" w:date="2025-07-17T19:57:00Z">
            <w:r w:rsidRPr="00E802EB">
              <w:rPr>
                <w:rStyle w:val="Hyperlink"/>
                <w:noProof/>
              </w:rPr>
              <w:fldChar w:fldCharType="begin"/>
            </w:r>
            <w:r w:rsidRPr="00E802EB">
              <w:rPr>
                <w:rStyle w:val="Hyperlink"/>
                <w:noProof/>
              </w:rPr>
              <w:instrText xml:space="preserve"> </w:instrText>
            </w:r>
            <w:r>
              <w:rPr>
                <w:noProof/>
              </w:rPr>
              <w:instrText>HYPERLINK \l "_Toc203674720"</w:instrText>
            </w:r>
            <w:r w:rsidRPr="00E802EB">
              <w:rPr>
                <w:rStyle w:val="Hyperlink"/>
                <w:noProof/>
              </w:rPr>
              <w:instrText xml:space="preserve"> </w:instrText>
            </w:r>
            <w:r w:rsidRPr="00E802EB">
              <w:rPr>
                <w:rStyle w:val="Hyperlink"/>
                <w:noProof/>
              </w:rPr>
            </w:r>
            <w:r w:rsidRPr="00E802EB">
              <w:rPr>
                <w:rStyle w:val="Hyperlink"/>
                <w:noProof/>
              </w:rPr>
              <w:fldChar w:fldCharType="separate"/>
            </w:r>
            <w:r w:rsidRPr="00E802EB">
              <w:rPr>
                <w:rStyle w:val="Hyperlink"/>
                <w:rFonts w:ascii="Arial" w:eastAsia="Arial" w:hAnsi="Arial" w:cs="Arial"/>
                <w:b/>
                <w:bCs/>
                <w:noProof/>
              </w:rPr>
              <w:t>8 Navegação Entre Telas</w:t>
            </w:r>
            <w:r>
              <w:rPr>
                <w:noProof/>
                <w:webHidden/>
              </w:rPr>
              <w:tab/>
            </w:r>
            <w:r>
              <w:rPr>
                <w:noProof/>
                <w:webHidden/>
              </w:rPr>
              <w:fldChar w:fldCharType="begin"/>
            </w:r>
            <w:r>
              <w:rPr>
                <w:noProof/>
                <w:webHidden/>
              </w:rPr>
              <w:instrText xml:space="preserve"> PAGEREF _Toc203674720 \h </w:instrText>
            </w:r>
            <w:r>
              <w:rPr>
                <w:noProof/>
                <w:webHidden/>
              </w:rPr>
            </w:r>
          </w:ins>
          <w:r>
            <w:rPr>
              <w:noProof/>
              <w:webHidden/>
            </w:rPr>
            <w:fldChar w:fldCharType="separate"/>
          </w:r>
          <w:ins w:id="185" w:author="EUDERLAN FREIRE DA SILVA ABREU" w:date="2025-07-17T20:02:00Z">
            <w:r w:rsidR="00D81F7F">
              <w:rPr>
                <w:noProof/>
                <w:webHidden/>
              </w:rPr>
              <w:t>16</w:t>
            </w:r>
          </w:ins>
          <w:ins w:id="186" w:author="EUDERLAN FREIRE DA SILVA ABREU" w:date="2025-07-17T19:57:00Z">
            <w:r>
              <w:rPr>
                <w:noProof/>
                <w:webHidden/>
              </w:rPr>
              <w:fldChar w:fldCharType="end"/>
            </w:r>
            <w:r w:rsidRPr="00E802EB">
              <w:rPr>
                <w:rStyle w:val="Hyperlink"/>
                <w:noProof/>
              </w:rPr>
              <w:fldChar w:fldCharType="end"/>
            </w:r>
          </w:ins>
        </w:p>
        <w:p w14:paraId="27B6DA46" w14:textId="40AC083A" w:rsidR="00D92B1A" w:rsidDel="007A0C21" w:rsidRDefault="00D92B1A">
          <w:pPr>
            <w:pStyle w:val="Sumrio1"/>
            <w:tabs>
              <w:tab w:val="right" w:leader="dot" w:pos="8494"/>
            </w:tabs>
            <w:rPr>
              <w:del w:id="187" w:author="EUDERLAN FREIRE DA SILVA ABREU" w:date="2025-07-17T19:04:00Z"/>
              <w:noProof/>
            </w:rPr>
          </w:pPr>
          <w:del w:id="188" w:author="EUDERLAN FREIRE DA SILVA ABREU" w:date="2025-07-17T19:04:00Z">
            <w:r w:rsidRPr="007A0C21" w:rsidDel="007A0C21">
              <w:rPr>
                <w:rStyle w:val="Hyperlink"/>
                <w:b/>
                <w:bCs/>
                <w:noProof/>
                <w:rPrChange w:id="189" w:author="EUDERLAN FREIRE DA SILVA ABREU" w:date="2025-07-17T19:04:00Z">
                  <w:rPr>
                    <w:rStyle w:val="Hyperlink"/>
                    <w:b/>
                    <w:bCs/>
                    <w:noProof/>
                  </w:rPr>
                </w:rPrChange>
              </w:rPr>
              <w:delText>1 Tela Login do Sistema</w:delText>
            </w:r>
            <w:r w:rsidDel="007A0C21">
              <w:rPr>
                <w:noProof/>
                <w:webHidden/>
              </w:rPr>
              <w:tab/>
              <w:delText>2</w:delText>
            </w:r>
          </w:del>
        </w:p>
        <w:p w14:paraId="2CE06C6C" w14:textId="788ECE34" w:rsidR="00D92B1A" w:rsidDel="007A0C21" w:rsidRDefault="00D92B1A">
          <w:pPr>
            <w:pStyle w:val="Sumrio2"/>
            <w:tabs>
              <w:tab w:val="right" w:leader="dot" w:pos="8494"/>
            </w:tabs>
            <w:rPr>
              <w:del w:id="190" w:author="EUDERLAN FREIRE DA SILVA ABREU" w:date="2025-07-17T19:04:00Z"/>
              <w:noProof/>
            </w:rPr>
          </w:pPr>
          <w:del w:id="191" w:author="EUDERLAN FREIRE DA SILVA ABREU" w:date="2025-07-17T19:04:00Z">
            <w:r w:rsidRPr="007A0C21" w:rsidDel="007A0C21">
              <w:rPr>
                <w:rStyle w:val="Hyperlink"/>
                <w:noProof/>
                <w:rPrChange w:id="192" w:author="EUDERLAN FREIRE DA SILVA ABREU" w:date="2025-07-17T19:04:00Z">
                  <w:rPr>
                    <w:rStyle w:val="Hyperlink"/>
                    <w:noProof/>
                  </w:rPr>
                </w:rPrChange>
              </w:rPr>
              <w:delText>1.1 Opções de Login:</w:delText>
            </w:r>
            <w:r w:rsidDel="007A0C21">
              <w:rPr>
                <w:noProof/>
                <w:webHidden/>
              </w:rPr>
              <w:tab/>
              <w:delText>3</w:delText>
            </w:r>
          </w:del>
        </w:p>
        <w:p w14:paraId="38AC3F88" w14:textId="2103022B" w:rsidR="00D92B1A" w:rsidDel="007A0C21" w:rsidRDefault="00D92B1A">
          <w:pPr>
            <w:pStyle w:val="Sumrio2"/>
            <w:tabs>
              <w:tab w:val="right" w:leader="dot" w:pos="8494"/>
            </w:tabs>
            <w:rPr>
              <w:del w:id="193" w:author="EUDERLAN FREIRE DA SILVA ABREU" w:date="2025-07-17T19:04:00Z"/>
              <w:noProof/>
            </w:rPr>
          </w:pPr>
          <w:del w:id="194" w:author="EUDERLAN FREIRE DA SILVA ABREU" w:date="2025-07-17T19:04:00Z">
            <w:r w:rsidRPr="007A0C21" w:rsidDel="007A0C21">
              <w:rPr>
                <w:rStyle w:val="Hyperlink"/>
                <w:noProof/>
                <w:rPrChange w:id="195" w:author="EUDERLAN FREIRE DA SILVA ABREU" w:date="2025-07-17T19:04:00Z">
                  <w:rPr>
                    <w:rStyle w:val="Hyperlink"/>
                    <w:noProof/>
                  </w:rPr>
                </w:rPrChange>
              </w:rPr>
              <w:delText>1.2 Cadastro de Novos Usuários:</w:delText>
            </w:r>
            <w:r w:rsidDel="007A0C21">
              <w:rPr>
                <w:noProof/>
                <w:webHidden/>
              </w:rPr>
              <w:tab/>
              <w:delText>3</w:delText>
            </w:r>
          </w:del>
        </w:p>
        <w:p w14:paraId="430E0525" w14:textId="36F13467" w:rsidR="00D92B1A" w:rsidDel="007A0C21" w:rsidRDefault="00D92B1A">
          <w:pPr>
            <w:pStyle w:val="Sumrio1"/>
            <w:tabs>
              <w:tab w:val="right" w:leader="dot" w:pos="8494"/>
            </w:tabs>
            <w:rPr>
              <w:del w:id="196" w:author="EUDERLAN FREIRE DA SILVA ABREU" w:date="2025-07-17T19:04:00Z"/>
              <w:noProof/>
            </w:rPr>
          </w:pPr>
          <w:del w:id="197" w:author="EUDERLAN FREIRE DA SILVA ABREU" w:date="2025-07-17T19:04:00Z">
            <w:r w:rsidRPr="007A0C21" w:rsidDel="007A0C21">
              <w:rPr>
                <w:rStyle w:val="Hyperlink"/>
                <w:rFonts w:eastAsia="Arial"/>
                <w:b/>
                <w:bCs/>
                <w:noProof/>
                <w:rPrChange w:id="198" w:author="EUDERLAN FREIRE DA SILVA ABREU" w:date="2025-07-17T19:04:00Z">
                  <w:rPr>
                    <w:rStyle w:val="Hyperlink"/>
                    <w:rFonts w:eastAsia="Arial"/>
                    <w:b/>
                    <w:bCs/>
                    <w:noProof/>
                  </w:rPr>
                </w:rPrChange>
              </w:rPr>
              <w:delText>2 Tela Principal do Chat</w:delText>
            </w:r>
            <w:r w:rsidDel="007A0C21">
              <w:rPr>
                <w:noProof/>
                <w:webHidden/>
              </w:rPr>
              <w:tab/>
              <w:delText>4</w:delText>
            </w:r>
          </w:del>
        </w:p>
        <w:p w14:paraId="0BE833E3" w14:textId="28E24426" w:rsidR="00D92B1A" w:rsidDel="007A0C21" w:rsidRDefault="00D92B1A">
          <w:pPr>
            <w:pStyle w:val="Sumrio2"/>
            <w:tabs>
              <w:tab w:val="right" w:leader="dot" w:pos="8494"/>
            </w:tabs>
            <w:rPr>
              <w:del w:id="199" w:author="EUDERLAN FREIRE DA SILVA ABREU" w:date="2025-07-17T19:04:00Z"/>
              <w:noProof/>
            </w:rPr>
          </w:pPr>
          <w:del w:id="200" w:author="EUDERLAN FREIRE DA SILVA ABREU" w:date="2025-07-17T19:04:00Z">
            <w:r w:rsidRPr="007A0C21" w:rsidDel="007A0C21">
              <w:rPr>
                <w:rStyle w:val="Hyperlink"/>
                <w:rFonts w:eastAsia="Arial"/>
                <w:noProof/>
                <w:rPrChange w:id="201" w:author="EUDERLAN FREIRE DA SILVA ABREU" w:date="2025-07-17T19:04:00Z">
                  <w:rPr>
                    <w:rStyle w:val="Hyperlink"/>
                    <w:rFonts w:eastAsia="Arial"/>
                    <w:noProof/>
                  </w:rPr>
                </w:rPrChange>
              </w:rPr>
              <w:delText>2.1 Descrição da Tela:</w:delText>
            </w:r>
            <w:r w:rsidDel="007A0C21">
              <w:rPr>
                <w:noProof/>
                <w:webHidden/>
              </w:rPr>
              <w:tab/>
              <w:delText>4</w:delText>
            </w:r>
          </w:del>
        </w:p>
        <w:p w14:paraId="661B3DF7" w14:textId="68360C8C" w:rsidR="00D92B1A" w:rsidDel="007A0C21" w:rsidRDefault="00D92B1A">
          <w:pPr>
            <w:pStyle w:val="Sumrio2"/>
            <w:tabs>
              <w:tab w:val="right" w:leader="dot" w:pos="8494"/>
            </w:tabs>
            <w:rPr>
              <w:del w:id="202" w:author="EUDERLAN FREIRE DA SILVA ABREU" w:date="2025-07-17T19:04:00Z"/>
              <w:noProof/>
            </w:rPr>
          </w:pPr>
          <w:del w:id="203" w:author="EUDERLAN FREIRE DA SILVA ABREU" w:date="2025-07-17T19:04:00Z">
            <w:r w:rsidRPr="007A0C21" w:rsidDel="007A0C21">
              <w:rPr>
                <w:rStyle w:val="Hyperlink"/>
                <w:rFonts w:eastAsia="Times New Roman"/>
                <w:noProof/>
                <w:lang w:eastAsia="pt-BR"/>
                <w:rPrChange w:id="204" w:author="EUDERLAN FREIRE DA SILVA ABREU" w:date="2025-07-17T19:04:00Z">
                  <w:rPr>
                    <w:rStyle w:val="Hyperlink"/>
                    <w:rFonts w:eastAsia="Times New Roman"/>
                    <w:noProof/>
                    <w:lang w:eastAsia="pt-BR"/>
                  </w:rPr>
                </w:rPrChange>
              </w:rPr>
              <w:delText>2.2 Seletor de Documentos</w:delText>
            </w:r>
            <w:r w:rsidDel="007A0C21">
              <w:rPr>
                <w:noProof/>
                <w:webHidden/>
              </w:rPr>
              <w:tab/>
              <w:delText>4</w:delText>
            </w:r>
          </w:del>
        </w:p>
        <w:p w14:paraId="3E2516E7" w14:textId="37509E2E" w:rsidR="00D92B1A" w:rsidDel="007A0C21" w:rsidRDefault="00D92B1A">
          <w:pPr>
            <w:pStyle w:val="Sumrio2"/>
            <w:tabs>
              <w:tab w:val="right" w:leader="dot" w:pos="8494"/>
            </w:tabs>
            <w:rPr>
              <w:del w:id="205" w:author="EUDERLAN FREIRE DA SILVA ABREU" w:date="2025-07-17T19:04:00Z"/>
              <w:noProof/>
            </w:rPr>
          </w:pPr>
          <w:del w:id="206" w:author="EUDERLAN FREIRE DA SILVA ABREU" w:date="2025-07-17T19:04:00Z">
            <w:r w:rsidRPr="007A0C21" w:rsidDel="007A0C21">
              <w:rPr>
                <w:rStyle w:val="Hyperlink"/>
                <w:rFonts w:eastAsia="Times New Roman"/>
                <w:noProof/>
                <w:lang w:eastAsia="pt-BR"/>
                <w:rPrChange w:id="207" w:author="EUDERLAN FREIRE DA SILVA ABREU" w:date="2025-07-17T19:04:00Z">
                  <w:rPr>
                    <w:rStyle w:val="Hyperlink"/>
                    <w:rFonts w:eastAsia="Times New Roman"/>
                    <w:noProof/>
                    <w:lang w:eastAsia="pt-BR"/>
                  </w:rPr>
                </w:rPrChange>
              </w:rPr>
              <w:delText>2.3 Vantagens do Seletor</w:delText>
            </w:r>
            <w:r w:rsidDel="007A0C21">
              <w:rPr>
                <w:noProof/>
                <w:webHidden/>
              </w:rPr>
              <w:tab/>
              <w:delText>5</w:delText>
            </w:r>
          </w:del>
        </w:p>
        <w:p w14:paraId="2FEC8485" w14:textId="42073FAF" w:rsidR="00D92B1A" w:rsidDel="007A0C21" w:rsidRDefault="00D92B1A">
          <w:pPr>
            <w:pStyle w:val="Sumrio2"/>
            <w:tabs>
              <w:tab w:val="right" w:leader="dot" w:pos="8494"/>
            </w:tabs>
            <w:rPr>
              <w:del w:id="208" w:author="EUDERLAN FREIRE DA SILVA ABREU" w:date="2025-07-17T19:04:00Z"/>
              <w:noProof/>
            </w:rPr>
          </w:pPr>
          <w:del w:id="209" w:author="EUDERLAN FREIRE DA SILVA ABREU" w:date="2025-07-17T19:04:00Z">
            <w:r w:rsidRPr="007A0C21" w:rsidDel="007A0C21">
              <w:rPr>
                <w:rStyle w:val="Hyperlink"/>
                <w:rFonts w:eastAsia="Arial"/>
                <w:noProof/>
                <w:rPrChange w:id="210" w:author="EUDERLAN FREIRE DA SILVA ABREU" w:date="2025-07-17T19:04:00Z">
                  <w:rPr>
                    <w:rStyle w:val="Hyperlink"/>
                    <w:rFonts w:eastAsia="Arial"/>
                    <w:noProof/>
                  </w:rPr>
                </w:rPrChange>
              </w:rPr>
              <w:delText>2.4 Área Central - Sugestões Iniciais:</w:delText>
            </w:r>
            <w:r w:rsidDel="007A0C21">
              <w:rPr>
                <w:noProof/>
                <w:webHidden/>
              </w:rPr>
              <w:tab/>
              <w:delText>5</w:delText>
            </w:r>
          </w:del>
        </w:p>
        <w:p w14:paraId="1FA4ABAC" w14:textId="76FADF8B" w:rsidR="00D92B1A" w:rsidDel="007A0C21" w:rsidRDefault="00D92B1A">
          <w:pPr>
            <w:pStyle w:val="Sumrio1"/>
            <w:tabs>
              <w:tab w:val="right" w:leader="dot" w:pos="8494"/>
            </w:tabs>
            <w:rPr>
              <w:del w:id="211" w:author="EUDERLAN FREIRE DA SILVA ABREU" w:date="2025-07-17T19:04:00Z"/>
              <w:noProof/>
            </w:rPr>
          </w:pPr>
          <w:del w:id="212" w:author="EUDERLAN FREIRE DA SILVA ABREU" w:date="2025-07-17T19:04:00Z">
            <w:r w:rsidRPr="007A0C21" w:rsidDel="007A0C21">
              <w:rPr>
                <w:rStyle w:val="Hyperlink"/>
                <w:rFonts w:eastAsia="Arial"/>
                <w:b/>
                <w:bCs/>
                <w:noProof/>
                <w:rPrChange w:id="213" w:author="EUDERLAN FREIRE DA SILVA ABREU" w:date="2025-07-17T19:04:00Z">
                  <w:rPr>
                    <w:rStyle w:val="Hyperlink"/>
                    <w:rFonts w:eastAsia="Arial"/>
                    <w:b/>
                    <w:bCs/>
                    <w:noProof/>
                  </w:rPr>
                </w:rPrChange>
              </w:rPr>
              <w:delText>3. Tela Conversação Ativa</w:delText>
            </w:r>
            <w:r w:rsidDel="007A0C21">
              <w:rPr>
                <w:noProof/>
                <w:webHidden/>
              </w:rPr>
              <w:tab/>
              <w:delText>6</w:delText>
            </w:r>
          </w:del>
        </w:p>
        <w:p w14:paraId="0B5AB8A9" w14:textId="7208DA3A" w:rsidR="00D92B1A" w:rsidDel="007A0C21" w:rsidRDefault="00D92B1A">
          <w:pPr>
            <w:pStyle w:val="Sumrio1"/>
            <w:tabs>
              <w:tab w:val="right" w:leader="dot" w:pos="8494"/>
            </w:tabs>
            <w:rPr>
              <w:del w:id="214" w:author="EUDERLAN FREIRE DA SILVA ABREU" w:date="2025-07-17T19:04:00Z"/>
              <w:noProof/>
            </w:rPr>
          </w:pPr>
          <w:del w:id="215" w:author="EUDERLAN FREIRE DA SILVA ABREU" w:date="2025-07-17T19:04:00Z">
            <w:r w:rsidRPr="007A0C21" w:rsidDel="007A0C21">
              <w:rPr>
                <w:rStyle w:val="Hyperlink"/>
                <w:rFonts w:eastAsia="Arial"/>
                <w:b/>
                <w:bCs/>
                <w:noProof/>
                <w:rPrChange w:id="216" w:author="EUDERLAN FREIRE DA SILVA ABREU" w:date="2025-07-17T19:04:00Z">
                  <w:rPr>
                    <w:rStyle w:val="Hyperlink"/>
                    <w:rFonts w:eastAsia="Arial"/>
                    <w:b/>
                    <w:bCs/>
                    <w:noProof/>
                  </w:rPr>
                </w:rPrChange>
              </w:rPr>
              <w:delText>4 Tela Histórico de Consultas</w:delText>
            </w:r>
            <w:r w:rsidDel="007A0C21">
              <w:rPr>
                <w:noProof/>
                <w:webHidden/>
              </w:rPr>
              <w:tab/>
              <w:delText>7</w:delText>
            </w:r>
          </w:del>
        </w:p>
        <w:p w14:paraId="326AD056" w14:textId="6AA9EE35" w:rsidR="00D92B1A" w:rsidDel="007A0C21" w:rsidRDefault="00D92B1A">
          <w:pPr>
            <w:pStyle w:val="Sumrio1"/>
            <w:tabs>
              <w:tab w:val="right" w:leader="dot" w:pos="8494"/>
            </w:tabs>
            <w:rPr>
              <w:del w:id="217" w:author="EUDERLAN FREIRE DA SILVA ABREU" w:date="2025-07-17T19:04:00Z"/>
              <w:noProof/>
            </w:rPr>
          </w:pPr>
          <w:del w:id="218" w:author="EUDERLAN FREIRE DA SILVA ABREU" w:date="2025-07-17T19:04:00Z">
            <w:r w:rsidRPr="007A0C21" w:rsidDel="007A0C21">
              <w:rPr>
                <w:rStyle w:val="Hyperlink"/>
                <w:noProof/>
                <w:rPrChange w:id="219" w:author="EUDERLAN FREIRE DA SILVA ABREU" w:date="2025-07-17T19:04:00Z">
                  <w:rPr>
                    <w:rStyle w:val="Hyperlink"/>
                    <w:noProof/>
                  </w:rPr>
                </w:rPrChange>
              </w:rPr>
              <w:delText>5 Tela Sistema de S</w:delText>
            </w:r>
            <w:r w:rsidRPr="007A0C21" w:rsidDel="007A0C21">
              <w:rPr>
                <w:rStyle w:val="Hyperlink"/>
                <w:noProof/>
                <w:rPrChange w:id="220" w:author="EUDERLAN FREIRE DA SILVA ABREU" w:date="2025-07-17T19:04:00Z">
                  <w:rPr>
                    <w:rStyle w:val="Hyperlink"/>
                    <w:noProof/>
                  </w:rPr>
                </w:rPrChange>
              </w:rPr>
              <w:delText>o</w:delText>
            </w:r>
            <w:r w:rsidRPr="007A0C21" w:rsidDel="007A0C21">
              <w:rPr>
                <w:rStyle w:val="Hyperlink"/>
                <w:noProof/>
                <w:rPrChange w:id="221" w:author="EUDERLAN FREIRE DA SILVA ABREU" w:date="2025-07-17T19:04:00Z">
                  <w:rPr>
                    <w:rStyle w:val="Hyperlink"/>
                    <w:noProof/>
                  </w:rPr>
                </w:rPrChange>
              </w:rPr>
              <w:delText>licitação de Admin</w:delText>
            </w:r>
            <w:r w:rsidDel="007A0C21">
              <w:rPr>
                <w:noProof/>
                <w:webHidden/>
              </w:rPr>
              <w:tab/>
              <w:delText>8</w:delText>
            </w:r>
          </w:del>
        </w:p>
        <w:p w14:paraId="46C73BC6" w14:textId="27380C87" w:rsidR="00D92B1A" w:rsidDel="007A0C21" w:rsidRDefault="00D92B1A">
          <w:pPr>
            <w:pStyle w:val="Sumrio1"/>
            <w:tabs>
              <w:tab w:val="right" w:leader="dot" w:pos="8494"/>
            </w:tabs>
            <w:rPr>
              <w:del w:id="222" w:author="EUDERLAN FREIRE DA SILVA ABREU" w:date="2025-07-17T19:04:00Z"/>
              <w:noProof/>
            </w:rPr>
          </w:pPr>
          <w:del w:id="223" w:author="EUDERLAN FREIRE DA SILVA ABREU" w:date="2025-07-17T19:04:00Z">
            <w:r w:rsidRPr="007A0C21" w:rsidDel="007A0C21">
              <w:rPr>
                <w:rStyle w:val="Hyperlink"/>
                <w:rFonts w:eastAsia="Aptos"/>
                <w:b/>
                <w:bCs/>
                <w:noProof/>
                <w:rPrChange w:id="224" w:author="EUDERLAN FREIRE DA SILVA ABREU" w:date="2025-07-17T19:04:00Z">
                  <w:rPr>
                    <w:rStyle w:val="Hyperlink"/>
                    <w:rFonts w:eastAsia="Aptos"/>
                    <w:b/>
                    <w:bCs/>
                    <w:noProof/>
                  </w:rPr>
                </w:rPrChange>
              </w:rPr>
              <w:delText>6 Tela Painel Administrativo</w:delText>
            </w:r>
            <w:r w:rsidDel="007A0C21">
              <w:rPr>
                <w:noProof/>
                <w:webHidden/>
              </w:rPr>
              <w:tab/>
              <w:delText>9</w:delText>
            </w:r>
          </w:del>
        </w:p>
        <w:p w14:paraId="644CEE2C" w14:textId="13848468" w:rsidR="00D92B1A" w:rsidDel="007A0C21" w:rsidRDefault="00D92B1A">
          <w:pPr>
            <w:pStyle w:val="Sumrio3"/>
            <w:tabs>
              <w:tab w:val="right" w:leader="dot" w:pos="8494"/>
            </w:tabs>
            <w:rPr>
              <w:del w:id="225" w:author="EUDERLAN FREIRE DA SILVA ABREU" w:date="2025-07-17T19:04:00Z"/>
              <w:noProof/>
            </w:rPr>
          </w:pPr>
          <w:del w:id="226" w:author="EUDERLAN FREIRE DA SILVA ABREU" w:date="2025-07-17T19:04:00Z">
            <w:r w:rsidRPr="007A0C21" w:rsidDel="007A0C21">
              <w:rPr>
                <w:rStyle w:val="Hyperlink"/>
                <w:rFonts w:ascii="Arial" w:hAnsi="Arial" w:cs="Arial"/>
                <w:noProof/>
                <w:rPrChange w:id="227" w:author="EUDERLAN FREIRE DA SILVA ABREU" w:date="2025-07-17T19:04:00Z">
                  <w:rPr>
                    <w:rStyle w:val="Hyperlink"/>
                    <w:rFonts w:ascii="Arial" w:hAnsi="Arial" w:cs="Arial"/>
                    <w:noProof/>
                  </w:rPr>
                </w:rPrChange>
              </w:rPr>
              <w:delText>6.1 Navegação entre Seções</w:delText>
            </w:r>
            <w:r w:rsidDel="007A0C21">
              <w:rPr>
                <w:noProof/>
                <w:webHidden/>
              </w:rPr>
              <w:tab/>
              <w:delText>11</w:delText>
            </w:r>
          </w:del>
        </w:p>
        <w:p w14:paraId="765A069E" w14:textId="55DF50D6" w:rsidR="00D92B1A" w:rsidDel="007A0C21" w:rsidRDefault="00D92B1A">
          <w:pPr>
            <w:pStyle w:val="Sumrio3"/>
            <w:tabs>
              <w:tab w:val="right" w:leader="dot" w:pos="8494"/>
            </w:tabs>
            <w:rPr>
              <w:del w:id="228" w:author="EUDERLAN FREIRE DA SILVA ABREU" w:date="2025-07-17T19:04:00Z"/>
              <w:noProof/>
            </w:rPr>
          </w:pPr>
          <w:del w:id="229" w:author="EUDERLAN FREIRE DA SILVA ABREU" w:date="2025-07-17T19:04:00Z">
            <w:r w:rsidRPr="007A0C21" w:rsidDel="007A0C21">
              <w:rPr>
                <w:rStyle w:val="Hyperlink"/>
                <w:rFonts w:ascii="Segoe UI Emoji" w:hAnsi="Segoe UI Emoji" w:cs="Segoe UI Emoji"/>
                <w:noProof/>
                <w:rPrChange w:id="230" w:author="EUDERLAN FREIRE DA SILVA ABREU" w:date="2025-07-17T19:04:00Z">
                  <w:rPr>
                    <w:rStyle w:val="Hyperlink"/>
                    <w:rFonts w:ascii="Segoe UI Emoji" w:hAnsi="Segoe UI Emoji" w:cs="Segoe UI Emoji"/>
                    <w:noProof/>
                  </w:rPr>
                </w:rPrChange>
              </w:rPr>
              <w:delText xml:space="preserve">6.3 </w:delText>
            </w:r>
            <w:r w:rsidRPr="007A0C21" w:rsidDel="007A0C21">
              <w:rPr>
                <w:rStyle w:val="Hyperlink"/>
                <w:rFonts w:ascii="Arial" w:hAnsi="Arial" w:cs="Arial"/>
                <w:noProof/>
                <w:rPrChange w:id="231" w:author="EUDERLAN FREIRE DA SILVA ABREU" w:date="2025-07-17T19:04:00Z">
                  <w:rPr>
                    <w:rStyle w:val="Hyperlink"/>
                    <w:rFonts w:ascii="Arial" w:hAnsi="Arial" w:cs="Arial"/>
                    <w:noProof/>
                  </w:rPr>
                </w:rPrChange>
              </w:rPr>
              <w:delText>Gerenciamento de Admins (Super Admin)</w:delText>
            </w:r>
            <w:r w:rsidDel="007A0C21">
              <w:rPr>
                <w:noProof/>
                <w:webHidden/>
              </w:rPr>
              <w:tab/>
              <w:delText>11</w:delText>
            </w:r>
          </w:del>
        </w:p>
        <w:p w14:paraId="76BCC62B" w14:textId="1618F1AC" w:rsidR="00D92B1A" w:rsidDel="007A0C21" w:rsidRDefault="00D92B1A">
          <w:pPr>
            <w:pStyle w:val="Sumrio1"/>
            <w:tabs>
              <w:tab w:val="right" w:leader="dot" w:pos="8494"/>
            </w:tabs>
            <w:rPr>
              <w:del w:id="232" w:author="EUDERLAN FREIRE DA SILVA ABREU" w:date="2025-07-17T19:04:00Z"/>
              <w:noProof/>
            </w:rPr>
          </w:pPr>
          <w:del w:id="233" w:author="EUDERLAN FREIRE DA SILVA ABREU" w:date="2025-07-17T19:04:00Z">
            <w:r w:rsidRPr="007A0C21" w:rsidDel="007A0C21">
              <w:rPr>
                <w:rStyle w:val="Hyperlink"/>
                <w:rFonts w:eastAsia="Arial"/>
                <w:b/>
                <w:bCs/>
                <w:noProof/>
                <w:rPrChange w:id="234" w:author="EUDERLAN FREIRE DA SILVA ABREU" w:date="2025-07-17T19:04:00Z">
                  <w:rPr>
                    <w:rStyle w:val="Hyperlink"/>
                    <w:rFonts w:eastAsia="Arial"/>
                    <w:b/>
                    <w:bCs/>
                    <w:noProof/>
                  </w:rPr>
                </w:rPrChange>
              </w:rPr>
              <w:delText>7 Tela Modal de Upload de Documento</w:delText>
            </w:r>
            <w:r w:rsidDel="007A0C21">
              <w:rPr>
                <w:noProof/>
                <w:webHidden/>
              </w:rPr>
              <w:tab/>
              <w:delText>13</w:delText>
            </w:r>
          </w:del>
        </w:p>
        <w:p w14:paraId="430B59AE" w14:textId="21FF7036" w:rsidR="00D92B1A" w:rsidDel="007A0C21" w:rsidRDefault="00D92B1A">
          <w:pPr>
            <w:pStyle w:val="Sumrio1"/>
            <w:tabs>
              <w:tab w:val="right" w:leader="dot" w:pos="8494"/>
            </w:tabs>
            <w:rPr>
              <w:del w:id="235" w:author="EUDERLAN FREIRE DA SILVA ABREU" w:date="2025-07-17T19:04:00Z"/>
              <w:noProof/>
            </w:rPr>
          </w:pPr>
          <w:del w:id="236" w:author="EUDERLAN FREIRE DA SILVA ABREU" w:date="2025-07-17T19:04:00Z">
            <w:r w:rsidRPr="007A0C21" w:rsidDel="007A0C21">
              <w:rPr>
                <w:rStyle w:val="Hyperlink"/>
                <w:rFonts w:eastAsia="Arial"/>
                <w:b/>
                <w:bCs/>
                <w:noProof/>
                <w:rPrChange w:id="237" w:author="EUDERLAN FREIRE DA SILVA ABREU" w:date="2025-07-17T19:04:00Z">
                  <w:rPr>
                    <w:rStyle w:val="Hyperlink"/>
                    <w:rFonts w:eastAsia="Arial"/>
                    <w:b/>
                    <w:bCs/>
                    <w:noProof/>
                  </w:rPr>
                </w:rPrChange>
              </w:rPr>
              <w:delText>8 Navegação Entre Telas</w:delText>
            </w:r>
            <w:r w:rsidDel="007A0C21">
              <w:rPr>
                <w:noProof/>
                <w:webHidden/>
              </w:rPr>
              <w:tab/>
              <w:delText>14</w:delText>
            </w:r>
          </w:del>
        </w:p>
        <w:p w14:paraId="4F0A7747" w14:textId="52F5ED54" w:rsidR="00D92B1A" w:rsidRDefault="00D92B1A">
          <w:pPr>
            <w:rPr>
              <w:ins w:id="238" w:author="EUDERLAN FREIRE DA SILVA ABREU" w:date="2025-07-17T19:03:00Z"/>
            </w:rPr>
          </w:pPr>
          <w:ins w:id="239" w:author="EUDERLAN FREIRE DA SILVA ABREU" w:date="2025-07-17T19:03:00Z">
            <w:r>
              <w:rPr>
                <w:b/>
                <w:bCs/>
              </w:rPr>
              <w:fldChar w:fldCharType="end"/>
            </w:r>
          </w:ins>
        </w:p>
        <w:customXmlInsRangeStart w:id="240" w:author="EUDERLAN FREIRE DA SILVA ABREU" w:date="2025-07-17T19:03:00Z"/>
      </w:sdtContent>
    </w:sdt>
    <w:customXmlInsRangeEnd w:id="240"/>
    <w:p w14:paraId="33CD1F8F" w14:textId="7226BF92" w:rsidR="00D92B1A" w:rsidRDefault="00D92B1A" w:rsidP="00D92B1A">
      <w:pPr>
        <w:rPr>
          <w:ins w:id="241" w:author="EUDERLAN FREIRE DA SILVA ABREU" w:date="2025-07-17T19:04:00Z"/>
          <w:rFonts w:ascii="Arial" w:hAnsi="Arial" w:cs="Arial"/>
          <w:sz w:val="24"/>
          <w:szCs w:val="24"/>
        </w:rPr>
      </w:pPr>
    </w:p>
    <w:p w14:paraId="5390418B" w14:textId="602F54ED" w:rsidR="00D92B1A" w:rsidRDefault="00D92B1A" w:rsidP="00D92B1A">
      <w:pPr>
        <w:rPr>
          <w:ins w:id="242" w:author="EUDERLAN FREIRE DA SILVA ABREU" w:date="2025-07-17T19:04:00Z"/>
          <w:rFonts w:ascii="Arial" w:hAnsi="Arial" w:cs="Arial"/>
          <w:sz w:val="24"/>
          <w:szCs w:val="24"/>
        </w:rPr>
      </w:pPr>
    </w:p>
    <w:p w14:paraId="15BBD45C" w14:textId="77777777" w:rsidR="00D92B1A" w:rsidRDefault="00D92B1A" w:rsidP="00D92B1A">
      <w:pPr>
        <w:rPr>
          <w:ins w:id="243" w:author="EUDERLAN FREIRE DA SILVA ABREU" w:date="2025-07-17T19:03:00Z"/>
          <w:rFonts w:ascii="Arial" w:hAnsi="Arial" w:cs="Arial"/>
          <w:sz w:val="24"/>
          <w:szCs w:val="24"/>
        </w:rPr>
        <w:pPrChange w:id="244" w:author="EUDERLAN FREIRE DA SILVA ABREU" w:date="2025-07-17T19:03:00Z">
          <w:pPr>
            <w:jc w:val="right"/>
          </w:pPr>
        </w:pPrChange>
      </w:pPr>
    </w:p>
    <w:p w14:paraId="7A6FAE28" w14:textId="74C48FCA" w:rsidR="00FB03F9" w:rsidRPr="007A0C21" w:rsidRDefault="00114BEF" w:rsidP="007A0C21">
      <w:pPr>
        <w:spacing w:before="240"/>
        <w:jc w:val="right"/>
        <w:rPr>
          <w:ins w:id="245" w:author="EUDERLAN FREIRE DA SILVA ABREU" w:date="2025-07-17T19:03:00Z"/>
          <w:rFonts w:ascii="Arial" w:hAnsi="Arial" w:cs="Arial"/>
          <w:sz w:val="24"/>
          <w:szCs w:val="24"/>
          <w:rPrChange w:id="246" w:author="EUDERLAN FREIRE DA SILVA ABREU" w:date="2025-07-17T19:05:00Z">
            <w:rPr>
              <w:ins w:id="247" w:author="EUDERLAN FREIRE DA SILVA ABREU" w:date="2025-07-17T19:03:00Z"/>
              <w:rFonts w:ascii="Arial" w:hAnsi="Arial" w:cs="Arial"/>
              <w:sz w:val="24"/>
              <w:szCs w:val="24"/>
            </w:rPr>
          </w:rPrChange>
        </w:rPr>
        <w:pPrChange w:id="248" w:author="EUDERLAN FREIRE DA SILVA ABREU" w:date="2025-07-17T19:06:00Z">
          <w:pPr>
            <w:jc w:val="right"/>
          </w:pPr>
        </w:pPrChange>
      </w:pPr>
      <w:ins w:id="249" w:author="EUDERLAN FREIRE DA SILVA ABREU" w:date="2025-06-28T19:19:00Z">
        <w:r w:rsidRPr="007A0C21">
          <w:rPr>
            <w:rFonts w:ascii="Arial" w:hAnsi="Arial" w:cs="Arial"/>
            <w:sz w:val="24"/>
            <w:szCs w:val="24"/>
            <w:rPrChange w:id="250" w:author="EUDERLAN FREIRE DA SILVA ABREU" w:date="2025-07-17T19:05:00Z">
              <w:rPr>
                <w:sz w:val="24"/>
                <w:szCs w:val="24"/>
              </w:rPr>
            </w:rPrChange>
          </w:rPr>
          <w:lastRenderedPageBreak/>
          <w:t xml:space="preserve">Manual do Usuário </w:t>
        </w:r>
      </w:ins>
      <w:ins w:id="251" w:author="EUDERLAN FREIRE DA SILVA ABREU" w:date="2025-06-28T19:20:00Z">
        <w:r w:rsidRPr="007A0C21">
          <w:rPr>
            <w:rFonts w:ascii="Arial" w:hAnsi="Arial" w:cs="Arial"/>
            <w:sz w:val="24"/>
            <w:szCs w:val="24"/>
            <w:rPrChange w:id="252" w:author="EUDERLAN FREIRE DA SILVA ABREU" w:date="2025-07-17T19:05:00Z">
              <w:rPr>
                <w:sz w:val="24"/>
                <w:szCs w:val="24"/>
              </w:rPr>
            </w:rPrChange>
          </w:rPr>
          <w:t>–</w:t>
        </w:r>
      </w:ins>
      <w:ins w:id="253" w:author="EUDERLAN FREIRE DA SILVA ABREU" w:date="2025-06-28T19:19:00Z">
        <w:r w:rsidRPr="007A0C21">
          <w:rPr>
            <w:rFonts w:ascii="Arial" w:hAnsi="Arial" w:cs="Arial"/>
            <w:sz w:val="24"/>
            <w:szCs w:val="24"/>
            <w:rPrChange w:id="254" w:author="EUDERLAN FREIRE DA SILVA ABREU" w:date="2025-07-17T19:05:00Z">
              <w:rPr>
                <w:sz w:val="24"/>
                <w:szCs w:val="24"/>
              </w:rPr>
            </w:rPrChange>
          </w:rPr>
          <w:t xml:space="preserve"> Si</w:t>
        </w:r>
      </w:ins>
      <w:ins w:id="255" w:author="EUDERLAN FREIRE DA SILVA ABREU" w:date="2025-06-28T19:20:00Z">
        <w:r w:rsidRPr="007A0C21">
          <w:rPr>
            <w:rFonts w:ascii="Arial" w:hAnsi="Arial" w:cs="Arial"/>
            <w:sz w:val="24"/>
            <w:szCs w:val="24"/>
            <w:rPrChange w:id="256" w:author="EUDERLAN FREIRE DA SILVA ABREU" w:date="2025-07-17T19:05:00Z">
              <w:rPr>
                <w:sz w:val="24"/>
                <w:szCs w:val="24"/>
              </w:rPr>
            </w:rPrChange>
          </w:rPr>
          <w:t xml:space="preserve">stema </w:t>
        </w:r>
        <w:proofErr w:type="spellStart"/>
        <w:r w:rsidRPr="007A0C21">
          <w:rPr>
            <w:rFonts w:ascii="Arial" w:hAnsi="Arial" w:cs="Arial"/>
            <w:sz w:val="24"/>
            <w:szCs w:val="24"/>
            <w:rPrChange w:id="257" w:author="EUDERLAN FREIRE DA SILVA ABREU" w:date="2025-07-17T19:05:00Z">
              <w:rPr>
                <w:sz w:val="24"/>
                <w:szCs w:val="24"/>
              </w:rPr>
            </w:rPrChange>
          </w:rPr>
          <w:t>Con</w:t>
        </w:r>
      </w:ins>
      <w:ins w:id="258" w:author="EUDERLAN FREIRE DA SILVA ABREU" w:date="2025-06-28T23:11:00Z">
        <w:r w:rsidR="00F72191" w:rsidRPr="007A0C21">
          <w:rPr>
            <w:rFonts w:ascii="Arial" w:hAnsi="Arial" w:cs="Arial"/>
            <w:sz w:val="24"/>
            <w:szCs w:val="24"/>
            <w:rPrChange w:id="259" w:author="EUDERLAN FREIRE DA SILVA ABREU" w:date="2025-07-17T19:05:00Z">
              <w:rPr>
                <w:rFonts w:ascii="Arial" w:hAnsi="Arial" w:cs="Arial"/>
                <w:sz w:val="24"/>
                <w:szCs w:val="24"/>
              </w:rPr>
            </w:rPrChange>
          </w:rPr>
          <w:t>s</w:t>
        </w:r>
      </w:ins>
      <w:ins w:id="260" w:author="EUDERLAN FREIRE DA SILVA ABREU" w:date="2025-06-28T19:20:00Z">
        <w:r w:rsidRPr="007A0C21">
          <w:rPr>
            <w:rFonts w:ascii="Arial" w:hAnsi="Arial" w:cs="Arial"/>
            <w:sz w:val="24"/>
            <w:szCs w:val="24"/>
            <w:rPrChange w:id="261" w:author="EUDERLAN FREIRE DA SILVA ABREU" w:date="2025-07-17T19:05:00Z">
              <w:rPr>
                <w:sz w:val="24"/>
                <w:szCs w:val="24"/>
              </w:rPr>
            </w:rPrChange>
          </w:rPr>
          <w:t>ultAI</w:t>
        </w:r>
      </w:ins>
      <w:proofErr w:type="spellEnd"/>
    </w:p>
    <w:p w14:paraId="1B117F1C" w14:textId="77777777" w:rsidR="00C5708B" w:rsidRPr="007A0C21" w:rsidRDefault="00C5708B" w:rsidP="007A0C21">
      <w:pPr>
        <w:spacing w:before="240"/>
        <w:jc w:val="right"/>
        <w:rPr>
          <w:ins w:id="262" w:author="EUDERLAN FREIRE DA SILVA ABREU" w:date="2025-06-28T19:20:00Z"/>
          <w:rFonts w:ascii="Arial" w:hAnsi="Arial" w:cs="Arial"/>
          <w:sz w:val="24"/>
          <w:szCs w:val="24"/>
          <w:rPrChange w:id="263" w:author="EUDERLAN FREIRE DA SILVA ABREU" w:date="2025-07-17T19:05:00Z">
            <w:rPr>
              <w:ins w:id="264" w:author="EUDERLAN FREIRE DA SILVA ABREU" w:date="2025-06-28T19:20:00Z"/>
              <w:sz w:val="24"/>
              <w:szCs w:val="24"/>
            </w:rPr>
          </w:rPrChange>
        </w:rPr>
        <w:pPrChange w:id="265" w:author="EUDERLAN FREIRE DA SILVA ABREU" w:date="2025-07-17T19:06:00Z">
          <w:pPr/>
        </w:pPrChange>
      </w:pPr>
    </w:p>
    <w:p w14:paraId="79E305E7" w14:textId="5FB88081" w:rsidR="00114BEF" w:rsidRPr="007A0C21" w:rsidRDefault="00114BEF" w:rsidP="007A0C21">
      <w:pPr>
        <w:pStyle w:val="Ttulo1"/>
        <w:jc w:val="both"/>
        <w:rPr>
          <w:ins w:id="266" w:author="EUDERLAN FREIRE DA SILVA ABREU" w:date="2025-06-28T19:20:00Z"/>
          <w:rFonts w:ascii="Arial" w:hAnsi="Arial" w:cs="Arial"/>
          <w:b/>
          <w:bCs/>
          <w:rPrChange w:id="267" w:author="EUDERLAN FREIRE DA SILVA ABREU" w:date="2025-07-17T19:05:00Z">
            <w:rPr>
              <w:ins w:id="268" w:author="EUDERLAN FREIRE DA SILVA ABREU" w:date="2025-06-28T19:20:00Z"/>
              <w:sz w:val="24"/>
              <w:szCs w:val="24"/>
            </w:rPr>
          </w:rPrChange>
        </w:rPr>
        <w:pPrChange w:id="269" w:author="EUDERLAN FREIRE DA SILVA ABREU" w:date="2025-07-17T19:06:00Z">
          <w:pPr/>
        </w:pPrChange>
      </w:pPr>
      <w:bookmarkStart w:id="270" w:name="_Toc203674691"/>
      <w:ins w:id="271" w:author="EUDERLAN FREIRE DA SILVA ABREU" w:date="2025-06-28T19:20:00Z">
        <w:r w:rsidRPr="007A0C21">
          <w:rPr>
            <w:rFonts w:ascii="Arial" w:hAnsi="Arial" w:cs="Arial"/>
            <w:b/>
            <w:bCs/>
            <w:rPrChange w:id="272" w:author="EUDERLAN FREIRE DA SILVA ABREU" w:date="2025-07-17T19:05:00Z">
              <w:rPr>
                <w:sz w:val="24"/>
                <w:szCs w:val="24"/>
              </w:rPr>
            </w:rPrChange>
          </w:rPr>
          <w:t>Introdução</w:t>
        </w:r>
        <w:bookmarkEnd w:id="270"/>
      </w:ins>
    </w:p>
    <w:p w14:paraId="6D030091" w14:textId="2739AC7E" w:rsidR="00114BEF" w:rsidRPr="007A0C21" w:rsidRDefault="00114BEF" w:rsidP="007A0C21">
      <w:pPr>
        <w:spacing w:before="240"/>
        <w:jc w:val="both"/>
        <w:rPr>
          <w:ins w:id="273" w:author="EUDERLAN FREIRE DA SILVA ABREU" w:date="2025-06-28T20:25:00Z"/>
          <w:rFonts w:ascii="Arial" w:hAnsi="Arial" w:cs="Arial"/>
          <w:sz w:val="24"/>
          <w:szCs w:val="24"/>
          <w:rPrChange w:id="274" w:author="EUDERLAN FREIRE DA SILVA ABREU" w:date="2025-07-17T19:05:00Z">
            <w:rPr>
              <w:ins w:id="275" w:author="EUDERLAN FREIRE DA SILVA ABREU" w:date="2025-06-28T20:25:00Z"/>
              <w:sz w:val="24"/>
              <w:szCs w:val="24"/>
            </w:rPr>
          </w:rPrChange>
        </w:rPr>
        <w:pPrChange w:id="276" w:author="EUDERLAN FREIRE DA SILVA ABREU" w:date="2025-07-17T19:06:00Z">
          <w:pPr/>
        </w:pPrChange>
      </w:pPr>
      <w:ins w:id="277" w:author="EUDERLAN FREIRE DA SILVA ABREU" w:date="2025-06-28T19:20:00Z">
        <w:r w:rsidRPr="007A0C21">
          <w:rPr>
            <w:rFonts w:ascii="Arial" w:hAnsi="Arial" w:cs="Arial"/>
            <w:sz w:val="24"/>
            <w:szCs w:val="24"/>
            <w:rPrChange w:id="278" w:author="EUDERLAN FREIRE DA SILVA ABREU" w:date="2025-07-17T19:05:00Z">
              <w:rPr>
                <w:sz w:val="24"/>
                <w:szCs w:val="24"/>
              </w:rPr>
            </w:rPrChange>
          </w:rPr>
          <w:t xml:space="preserve">O </w:t>
        </w:r>
        <w:proofErr w:type="spellStart"/>
        <w:r w:rsidRPr="007A0C21">
          <w:rPr>
            <w:rFonts w:ascii="Arial" w:hAnsi="Arial" w:cs="Arial"/>
            <w:sz w:val="24"/>
            <w:szCs w:val="24"/>
            <w:rPrChange w:id="279" w:author="EUDERLAN FREIRE DA SILVA ABREU" w:date="2025-07-17T19:05:00Z">
              <w:rPr>
                <w:sz w:val="24"/>
                <w:szCs w:val="24"/>
              </w:rPr>
            </w:rPrChange>
          </w:rPr>
          <w:t>ConsultAI</w:t>
        </w:r>
        <w:proofErr w:type="spellEnd"/>
        <w:r w:rsidRPr="007A0C21">
          <w:rPr>
            <w:rFonts w:ascii="Arial" w:hAnsi="Arial" w:cs="Arial"/>
            <w:sz w:val="24"/>
            <w:szCs w:val="24"/>
            <w:rPrChange w:id="280" w:author="EUDERLAN FREIRE DA SILVA ABREU" w:date="2025-07-17T19:05:00Z">
              <w:rPr>
                <w:sz w:val="24"/>
                <w:szCs w:val="24"/>
              </w:rPr>
            </w:rPrChange>
          </w:rPr>
          <w:t xml:space="preserve"> é um sistema de Consultas</w:t>
        </w:r>
      </w:ins>
      <w:ins w:id="281" w:author="EUDERLAN FREIRE DA SILVA ABREU" w:date="2025-06-28T19:21:00Z">
        <w:r w:rsidRPr="007A0C21">
          <w:rPr>
            <w:rFonts w:ascii="Arial" w:hAnsi="Arial" w:cs="Arial"/>
            <w:sz w:val="24"/>
            <w:szCs w:val="24"/>
            <w:rPrChange w:id="282" w:author="EUDERLAN FREIRE DA SILVA ABREU" w:date="2025-07-17T19:05:00Z">
              <w:rPr>
                <w:sz w:val="24"/>
                <w:szCs w:val="24"/>
              </w:rPr>
            </w:rPrChange>
          </w:rPr>
          <w:t xml:space="preserve"> inteligentes que utiliza tecnologia de </w:t>
        </w:r>
      </w:ins>
      <w:ins w:id="283" w:author="EUDERLAN FREIRE DA SILVA ABREU" w:date="2025-06-28T19:22:00Z">
        <w:r w:rsidRPr="007A0C21">
          <w:rPr>
            <w:rFonts w:ascii="Arial" w:hAnsi="Arial" w:cs="Arial"/>
            <w:sz w:val="24"/>
            <w:szCs w:val="24"/>
            <w:rPrChange w:id="284" w:author="EUDERLAN FREIRE DA SILVA ABREU" w:date="2025-07-17T19:05:00Z">
              <w:rPr>
                <w:sz w:val="24"/>
                <w:szCs w:val="24"/>
              </w:rPr>
            </w:rPrChange>
          </w:rPr>
          <w:t>inteligência artificial para responder perguntas sobre regulamentos e documentos da Universidade Federal do M</w:t>
        </w:r>
      </w:ins>
      <w:ins w:id="285" w:author="EUDERLAN FREIRE DA SILVA ABREU" w:date="2025-06-28T19:23:00Z">
        <w:r w:rsidRPr="007A0C21">
          <w:rPr>
            <w:rFonts w:ascii="Arial" w:hAnsi="Arial" w:cs="Arial"/>
            <w:sz w:val="24"/>
            <w:szCs w:val="24"/>
            <w:rPrChange w:id="286" w:author="EUDERLAN FREIRE DA SILVA ABREU" w:date="2025-07-17T19:05:00Z">
              <w:rPr>
                <w:sz w:val="24"/>
                <w:szCs w:val="24"/>
              </w:rPr>
            </w:rPrChange>
          </w:rPr>
          <w:t>aranhão (UFMA). O sistema oferece uma interface amigável e intuitiva para co</w:t>
        </w:r>
      </w:ins>
      <w:ins w:id="287" w:author="EUDERLAN FREIRE DA SILVA ABREU" w:date="2025-06-28T19:24:00Z">
        <w:r w:rsidRPr="007A0C21">
          <w:rPr>
            <w:rFonts w:ascii="Arial" w:hAnsi="Arial" w:cs="Arial"/>
            <w:sz w:val="24"/>
            <w:szCs w:val="24"/>
            <w:rPrChange w:id="288" w:author="EUDERLAN FREIRE DA SILVA ABREU" w:date="2025-07-17T19:05:00Z">
              <w:rPr>
                <w:sz w:val="24"/>
                <w:szCs w:val="24"/>
              </w:rPr>
            </w:rPrChange>
          </w:rPr>
          <w:t>nsultas rápidas e precisas.</w:t>
        </w:r>
      </w:ins>
    </w:p>
    <w:p w14:paraId="63E81E7B" w14:textId="567C8F23" w:rsidR="002775FC" w:rsidRPr="007A0C21" w:rsidRDefault="00687E95" w:rsidP="007A0C21">
      <w:pPr>
        <w:spacing w:before="240"/>
        <w:jc w:val="both"/>
        <w:rPr>
          <w:ins w:id="289" w:author="EUDERLAN FREIRE DA SILVA ABREU" w:date="2025-06-28T20:25:00Z"/>
          <w:rFonts w:ascii="Arial" w:hAnsi="Arial" w:cs="Arial"/>
          <w:sz w:val="24"/>
          <w:szCs w:val="24"/>
          <w:rPrChange w:id="290" w:author="EUDERLAN FREIRE DA SILVA ABREU" w:date="2025-07-17T19:05:00Z">
            <w:rPr>
              <w:ins w:id="291" w:author="EUDERLAN FREIRE DA SILVA ABREU" w:date="2025-06-28T20:25:00Z"/>
              <w:sz w:val="24"/>
              <w:szCs w:val="24"/>
            </w:rPr>
          </w:rPrChange>
        </w:rPr>
        <w:pPrChange w:id="292" w:author="EUDERLAN FREIRE DA SILVA ABREU" w:date="2025-07-17T19:06:00Z">
          <w:pPr/>
        </w:pPrChange>
      </w:pPr>
      <w:ins w:id="293" w:author="EUDERLAN FREIRE DA SILVA ABREU" w:date="2025-06-28T20:25:00Z">
        <w:r w:rsidRPr="007A0C21">
          <w:rPr>
            <w:rFonts w:ascii="Arial" w:hAnsi="Arial" w:cs="Arial"/>
            <w:sz w:val="24"/>
            <w:szCs w:val="24"/>
            <w:rPrChange w:id="294" w:author="EUDERLAN FREIRE DA SILVA ABREU" w:date="2025-07-17T19:05:00Z">
              <w:rPr>
                <w:sz w:val="24"/>
                <w:szCs w:val="24"/>
              </w:rPr>
            </w:rPrChange>
          </w:rPr>
          <w:t>_______________________________________________________________</w:t>
        </w:r>
      </w:ins>
    </w:p>
    <w:p w14:paraId="3C38FA58" w14:textId="7E74D4A2" w:rsidR="00687E95" w:rsidRPr="007A0C21" w:rsidRDefault="00E22BF5" w:rsidP="007A0C21">
      <w:pPr>
        <w:pStyle w:val="Ttulo1"/>
        <w:rPr>
          <w:ins w:id="295" w:author="EUDERLAN FREIRE DA SILVA ABREU" w:date="2025-06-28T20:26:00Z"/>
          <w:rFonts w:ascii="Arial" w:hAnsi="Arial" w:cs="Arial"/>
          <w:b/>
          <w:bCs/>
          <w:color w:val="auto"/>
          <w:rPrChange w:id="296" w:author="EUDERLAN FREIRE DA SILVA ABREU" w:date="2025-07-17T19:05:00Z">
            <w:rPr>
              <w:ins w:id="297" w:author="EUDERLAN FREIRE DA SILVA ABREU" w:date="2025-06-28T20:26:00Z"/>
              <w:rFonts w:ascii="Arial" w:hAnsi="Arial" w:cs="Arial"/>
              <w:b/>
              <w:bCs/>
              <w:color w:val="000000"/>
              <w:sz w:val="24"/>
              <w:szCs w:val="24"/>
            </w:rPr>
          </w:rPrChange>
        </w:rPr>
        <w:pPrChange w:id="298" w:author="EUDERLAN FREIRE DA SILVA ABREU" w:date="2025-07-17T19:06:00Z">
          <w:pPr>
            <w:pStyle w:val="PargrafodaLista"/>
            <w:numPr>
              <w:numId w:val="1"/>
            </w:numPr>
            <w:ind w:hanging="360"/>
          </w:pPr>
        </w:pPrChange>
      </w:pPr>
      <w:bookmarkStart w:id="299" w:name="_Toc203674692"/>
      <w:ins w:id="300" w:author="EUDERLAN FREIRE DA SILVA ABREU" w:date="2025-07-17T15:29:00Z">
        <w:r w:rsidRPr="007A0C21">
          <w:rPr>
            <w:rFonts w:ascii="Arial" w:hAnsi="Arial" w:cs="Arial"/>
            <w:b/>
            <w:bCs/>
            <w:rPrChange w:id="301" w:author="EUDERLAN FREIRE DA SILVA ABREU" w:date="2025-07-17T19:05:00Z">
              <w:rPr/>
            </w:rPrChange>
          </w:rPr>
          <w:t xml:space="preserve">1 </w:t>
        </w:r>
      </w:ins>
      <w:ins w:id="302" w:author="EUDERLAN FREIRE DA SILVA ABREU" w:date="2025-06-28T20:25:00Z">
        <w:r w:rsidR="00687E95" w:rsidRPr="007A0C21">
          <w:rPr>
            <w:rFonts w:ascii="Arial" w:hAnsi="Arial" w:cs="Arial"/>
            <w:b/>
            <w:bCs/>
            <w:rPrChange w:id="303" w:author="EUDERLAN FREIRE DA SILVA ABREU" w:date="2025-07-17T19:05:00Z">
              <w:rPr>
                <w:rFonts w:ascii="Arial" w:hAnsi="Arial" w:cs="Arial"/>
                <w:color w:val="000000"/>
              </w:rPr>
            </w:rPrChange>
          </w:rPr>
          <w:t>Tela Login do Sistema</w:t>
        </w:r>
      </w:ins>
      <w:bookmarkEnd w:id="299"/>
    </w:p>
    <w:p w14:paraId="30F53F36" w14:textId="1C652B47" w:rsidR="00AB7971" w:rsidRPr="007A0C21" w:rsidRDefault="00AB7971" w:rsidP="007A0C21">
      <w:pPr>
        <w:pStyle w:val="Legenda"/>
        <w:keepNext/>
        <w:spacing w:before="240"/>
        <w:jc w:val="center"/>
        <w:rPr>
          <w:ins w:id="304" w:author="EUDERLAN FREIRE DA SILVA ABREU" w:date="2025-07-17T18:52:00Z"/>
          <w:rFonts w:ascii="Arial" w:hAnsi="Arial" w:cs="Arial"/>
          <w:i w:val="0"/>
          <w:iCs w:val="0"/>
          <w:color w:val="000000" w:themeColor="text1"/>
          <w:sz w:val="24"/>
          <w:szCs w:val="24"/>
          <w:rPrChange w:id="305" w:author="EUDERLAN FREIRE DA SILVA ABREU" w:date="2025-07-17T19:05:00Z">
            <w:rPr>
              <w:ins w:id="306" w:author="EUDERLAN FREIRE DA SILVA ABREU" w:date="2025-07-17T18:52:00Z"/>
            </w:rPr>
          </w:rPrChange>
        </w:rPr>
        <w:pPrChange w:id="307" w:author="EUDERLAN FREIRE DA SILVA ABREU" w:date="2025-07-17T19:06:00Z">
          <w:pPr>
            <w:pStyle w:val="Legenda"/>
          </w:pPr>
        </w:pPrChange>
      </w:pPr>
      <w:ins w:id="308" w:author="EUDERLAN FREIRE DA SILVA ABREU" w:date="2025-07-17T18:52:00Z">
        <w:r w:rsidRPr="007A0C21">
          <w:rPr>
            <w:rFonts w:ascii="Arial" w:hAnsi="Arial" w:cs="Arial"/>
            <w:i w:val="0"/>
            <w:iCs w:val="0"/>
            <w:color w:val="000000" w:themeColor="text1"/>
            <w:sz w:val="24"/>
            <w:szCs w:val="24"/>
            <w:rPrChange w:id="309" w:author="EUDERLAN FREIRE DA SILVA ABREU" w:date="2025-07-17T19:05:00Z">
              <w:rPr/>
            </w:rPrChange>
          </w:rPr>
          <w:t xml:space="preserve">Figura </w:t>
        </w:r>
        <w:r w:rsidRPr="007A0C21">
          <w:rPr>
            <w:rFonts w:ascii="Arial" w:hAnsi="Arial" w:cs="Arial"/>
            <w:i w:val="0"/>
            <w:iCs w:val="0"/>
            <w:color w:val="000000" w:themeColor="text1"/>
            <w:sz w:val="24"/>
            <w:szCs w:val="24"/>
            <w:rPrChange w:id="310" w:author="EUDERLAN FREIRE DA SILVA ABREU" w:date="2025-07-17T19:05:00Z">
              <w:rPr/>
            </w:rPrChange>
          </w:rPr>
          <w:fldChar w:fldCharType="begin"/>
        </w:r>
        <w:r w:rsidRPr="007A0C21">
          <w:rPr>
            <w:rFonts w:ascii="Arial" w:hAnsi="Arial" w:cs="Arial"/>
            <w:i w:val="0"/>
            <w:iCs w:val="0"/>
            <w:color w:val="000000" w:themeColor="text1"/>
            <w:sz w:val="24"/>
            <w:szCs w:val="24"/>
            <w:rPrChange w:id="311"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312" w:author="EUDERLAN FREIRE DA SILVA ABREU" w:date="2025-07-17T19:05:00Z">
            <w:rPr/>
          </w:rPrChange>
        </w:rPr>
        <w:fldChar w:fldCharType="separate"/>
      </w:r>
      <w:ins w:id="313" w:author="EUDERLAN FREIRE DA SILVA ABREU" w:date="2025-07-17T20:02:00Z">
        <w:r w:rsidR="00D81F7F">
          <w:rPr>
            <w:rFonts w:ascii="Arial" w:hAnsi="Arial" w:cs="Arial"/>
            <w:i w:val="0"/>
            <w:iCs w:val="0"/>
            <w:noProof/>
            <w:color w:val="000000" w:themeColor="text1"/>
            <w:sz w:val="24"/>
            <w:szCs w:val="24"/>
          </w:rPr>
          <w:t>1</w:t>
        </w:r>
      </w:ins>
      <w:ins w:id="314" w:author="EUDERLAN FREIRE DA SILVA ABREU" w:date="2025-07-17T18:52:00Z">
        <w:r w:rsidRPr="007A0C21">
          <w:rPr>
            <w:rFonts w:ascii="Arial" w:hAnsi="Arial" w:cs="Arial"/>
            <w:i w:val="0"/>
            <w:iCs w:val="0"/>
            <w:color w:val="000000" w:themeColor="text1"/>
            <w:sz w:val="24"/>
            <w:szCs w:val="24"/>
            <w:rPrChange w:id="315" w:author="EUDERLAN FREIRE DA SILVA ABREU" w:date="2025-07-17T19:05:00Z">
              <w:rPr/>
            </w:rPrChange>
          </w:rPr>
          <w:fldChar w:fldCharType="end"/>
        </w:r>
        <w:r w:rsidRPr="007A0C21">
          <w:rPr>
            <w:rFonts w:ascii="Arial" w:hAnsi="Arial" w:cs="Arial"/>
            <w:i w:val="0"/>
            <w:iCs w:val="0"/>
            <w:color w:val="000000" w:themeColor="text1"/>
            <w:sz w:val="24"/>
            <w:szCs w:val="24"/>
            <w:rPrChange w:id="316" w:author="EUDERLAN FREIRE DA SILVA ABREU" w:date="2025-07-17T19:05:00Z">
              <w:rPr/>
            </w:rPrChange>
          </w:rPr>
          <w:t xml:space="preserve"> -Tela de Login</w:t>
        </w:r>
      </w:ins>
    </w:p>
    <w:p w14:paraId="4F1FF6C8" w14:textId="3F1E5614" w:rsidR="00FE2F02" w:rsidRPr="007A0C21" w:rsidRDefault="00FE2F02" w:rsidP="007A0C21">
      <w:pPr>
        <w:spacing w:before="240"/>
        <w:ind w:left="360"/>
        <w:jc w:val="both"/>
        <w:rPr>
          <w:ins w:id="317" w:author="EUDERLAN FREIRE DA SILVA ABREU" w:date="2025-06-28T20:27:00Z"/>
          <w:rFonts w:ascii="Arial" w:hAnsi="Arial" w:cs="Arial"/>
          <w:sz w:val="24"/>
          <w:szCs w:val="24"/>
          <w:rPrChange w:id="318" w:author="EUDERLAN FREIRE DA SILVA ABREU" w:date="2025-07-17T19:05:00Z">
            <w:rPr>
              <w:ins w:id="319" w:author="EUDERLAN FREIRE DA SILVA ABREU" w:date="2025-06-28T20:27:00Z"/>
              <w:sz w:val="24"/>
              <w:szCs w:val="24"/>
            </w:rPr>
          </w:rPrChange>
        </w:rPr>
        <w:pPrChange w:id="320" w:author="EUDERLAN FREIRE DA SILVA ABREU" w:date="2025-07-17T19:06:00Z">
          <w:pPr>
            <w:ind w:left="360"/>
          </w:pPr>
        </w:pPrChange>
      </w:pPr>
      <w:ins w:id="321" w:author="EUDERLAN FREIRE DA SILVA ABREU" w:date="2025-06-28T20:26:00Z">
        <w:r w:rsidRPr="007A0C21">
          <w:rPr>
            <w:rFonts w:ascii="Arial" w:hAnsi="Arial" w:cs="Arial"/>
            <w:noProof/>
            <w:color w:val="000000"/>
            <w:sz w:val="24"/>
            <w:szCs w:val="24"/>
            <w:bdr w:val="none" w:sz="0" w:space="0" w:color="auto" w:frame="1"/>
            <w:rPrChange w:id="322" w:author="EUDERLAN FREIRE DA SILVA ABREU" w:date="2025-07-17T19:05:00Z">
              <w:rPr>
                <w:rFonts w:ascii="Arial" w:hAnsi="Arial" w:cs="Arial"/>
                <w:noProof/>
                <w:color w:val="000000"/>
                <w:bdr w:val="none" w:sz="0" w:space="0" w:color="auto" w:frame="1"/>
              </w:rPr>
            </w:rPrChange>
          </w:rPr>
          <w:drawing>
            <wp:inline distT="0" distB="0" distL="0" distR="0" wp14:anchorId="3CA736FA" wp14:editId="36D6C79C">
              <wp:extent cx="5400040" cy="30391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71D2695B" w14:textId="24169E24" w:rsidR="00315910" w:rsidRPr="007A0C21" w:rsidRDefault="00315910" w:rsidP="007A0C21">
      <w:pPr>
        <w:spacing w:before="240"/>
        <w:jc w:val="both"/>
        <w:rPr>
          <w:ins w:id="323" w:author="EUDERLAN FREIRE DA SILVA ABREU" w:date="2025-06-28T20:27:00Z"/>
          <w:rFonts w:ascii="Arial" w:hAnsi="Arial" w:cs="Arial"/>
          <w:color w:val="000000"/>
          <w:sz w:val="24"/>
          <w:szCs w:val="24"/>
          <w:rPrChange w:id="324" w:author="EUDERLAN FREIRE DA SILVA ABREU" w:date="2025-07-17T19:05:00Z">
            <w:rPr>
              <w:ins w:id="325" w:author="EUDERLAN FREIRE DA SILVA ABREU" w:date="2025-06-28T20:27:00Z"/>
              <w:rFonts w:ascii="Arial" w:hAnsi="Arial" w:cs="Arial"/>
              <w:color w:val="000000"/>
            </w:rPr>
          </w:rPrChange>
        </w:rPr>
        <w:pPrChange w:id="326" w:author="EUDERLAN FREIRE DA SILVA ABREU" w:date="2025-07-17T19:06:00Z">
          <w:pPr>
            <w:ind w:left="360"/>
          </w:pPr>
        </w:pPrChange>
      </w:pPr>
      <w:ins w:id="327" w:author="EUDERLAN FREIRE DA SILVA ABREU" w:date="2025-06-28T20:27:00Z">
        <w:r w:rsidRPr="007A0C21">
          <w:rPr>
            <w:rFonts w:ascii="Arial" w:hAnsi="Arial" w:cs="Arial"/>
            <w:color w:val="000000"/>
            <w:sz w:val="24"/>
            <w:szCs w:val="24"/>
            <w:rPrChange w:id="328" w:author="EUDERLAN FREIRE DA SILVA ABREU" w:date="2025-07-17T19:05:00Z">
              <w:rPr>
                <w:rFonts w:ascii="Arial" w:hAnsi="Arial" w:cs="Arial"/>
                <w:color w:val="000000"/>
              </w:rPr>
            </w:rPrChange>
          </w:rPr>
          <w:t>Descrição da Tela:</w:t>
        </w:r>
      </w:ins>
    </w:p>
    <w:p w14:paraId="388C6613" w14:textId="1D5609FB" w:rsidR="00657A3F" w:rsidRPr="007A0C21" w:rsidRDefault="00657A3F" w:rsidP="007A0C21">
      <w:pPr>
        <w:spacing w:before="240"/>
        <w:jc w:val="both"/>
        <w:rPr>
          <w:ins w:id="329" w:author="EUDERLAN FREIRE DA SILVA ABREU" w:date="2025-06-28T20:28:00Z"/>
          <w:rFonts w:ascii="Arial" w:hAnsi="Arial" w:cs="Arial"/>
          <w:color w:val="000000"/>
          <w:sz w:val="24"/>
          <w:szCs w:val="24"/>
          <w:rPrChange w:id="330" w:author="EUDERLAN FREIRE DA SILVA ABREU" w:date="2025-07-17T19:05:00Z">
            <w:rPr>
              <w:ins w:id="331" w:author="EUDERLAN FREIRE DA SILVA ABREU" w:date="2025-06-28T20:28:00Z"/>
              <w:rFonts w:ascii="Arial" w:hAnsi="Arial" w:cs="Arial"/>
              <w:color w:val="000000"/>
            </w:rPr>
          </w:rPrChange>
        </w:rPr>
        <w:pPrChange w:id="332" w:author="EUDERLAN FREIRE DA SILVA ABREU" w:date="2025-07-17T19:06:00Z">
          <w:pPr>
            <w:ind w:left="360"/>
          </w:pPr>
        </w:pPrChange>
      </w:pPr>
      <w:ins w:id="333" w:author="EUDERLAN FREIRE DA SILVA ABREU" w:date="2025-06-28T20:27:00Z">
        <w:r w:rsidRPr="007A0C21">
          <w:rPr>
            <w:rFonts w:ascii="Arial" w:hAnsi="Arial" w:cs="Arial"/>
            <w:color w:val="000000"/>
            <w:sz w:val="24"/>
            <w:szCs w:val="24"/>
            <w:rPrChange w:id="334" w:author="EUDERLAN FREIRE DA SILVA ABREU" w:date="2025-07-17T19:05:00Z">
              <w:rPr>
                <w:rFonts w:ascii="Arial" w:hAnsi="Arial" w:cs="Arial"/>
                <w:color w:val="000000"/>
              </w:rPr>
            </w:rPrChange>
          </w:rPr>
          <w:t>A tela de login é o ponto de entrada do sistema, apresentando um design moderno com fundo gradiente e elementos flutuantes animados. No centro da tela, você encontra</w:t>
        </w:r>
      </w:ins>
      <w:ins w:id="335" w:author="EUDERLAN FREIRE DA SILVA ABREU" w:date="2025-06-28T20:28:00Z">
        <w:r w:rsidR="00FF77CC" w:rsidRPr="007A0C21">
          <w:rPr>
            <w:rFonts w:ascii="Arial" w:hAnsi="Arial" w:cs="Arial"/>
            <w:color w:val="000000"/>
            <w:sz w:val="24"/>
            <w:szCs w:val="24"/>
            <w:rPrChange w:id="336" w:author="EUDERLAN FREIRE DA SILVA ABREU" w:date="2025-07-17T19:05:00Z">
              <w:rPr>
                <w:rFonts w:ascii="Arial" w:hAnsi="Arial" w:cs="Arial"/>
                <w:color w:val="000000"/>
              </w:rPr>
            </w:rPrChange>
          </w:rPr>
          <w:t>:</w:t>
        </w:r>
      </w:ins>
    </w:p>
    <w:p w14:paraId="48BE9A83" w14:textId="248995D2" w:rsidR="00FF77CC" w:rsidRPr="007A0C21" w:rsidRDefault="00FF77CC" w:rsidP="007A0C21">
      <w:pPr>
        <w:pStyle w:val="PargrafodaLista"/>
        <w:numPr>
          <w:ilvl w:val="0"/>
          <w:numId w:val="2"/>
        </w:numPr>
        <w:spacing w:before="240"/>
        <w:jc w:val="both"/>
        <w:rPr>
          <w:ins w:id="337" w:author="EUDERLAN FREIRE DA SILVA ABREU" w:date="2025-06-28T20:28:00Z"/>
          <w:rFonts w:ascii="Arial" w:hAnsi="Arial" w:cs="Arial"/>
          <w:color w:val="000000"/>
          <w:sz w:val="24"/>
          <w:szCs w:val="24"/>
          <w:rPrChange w:id="338" w:author="EUDERLAN FREIRE DA SILVA ABREU" w:date="2025-07-17T19:05:00Z">
            <w:rPr>
              <w:ins w:id="339" w:author="EUDERLAN FREIRE DA SILVA ABREU" w:date="2025-06-28T20:28:00Z"/>
              <w:rFonts w:ascii="Arial" w:hAnsi="Arial" w:cs="Arial"/>
              <w:color w:val="000000"/>
            </w:rPr>
          </w:rPrChange>
        </w:rPr>
        <w:pPrChange w:id="340" w:author="EUDERLAN FREIRE DA SILVA ABREU" w:date="2025-07-17T19:06:00Z">
          <w:pPr>
            <w:pStyle w:val="PargrafodaLista"/>
            <w:numPr>
              <w:numId w:val="2"/>
            </w:numPr>
            <w:ind w:left="1080" w:hanging="360"/>
          </w:pPr>
        </w:pPrChange>
      </w:pPr>
      <w:ins w:id="341" w:author="EUDERLAN FREIRE DA SILVA ABREU" w:date="2025-06-28T20:28:00Z">
        <w:r w:rsidRPr="007A0C21">
          <w:rPr>
            <w:rFonts w:ascii="Arial" w:hAnsi="Arial" w:cs="Arial"/>
            <w:b/>
            <w:bCs/>
            <w:color w:val="000000"/>
            <w:sz w:val="24"/>
            <w:szCs w:val="24"/>
            <w:rPrChange w:id="342" w:author="EUDERLAN FREIRE DA SILVA ABREU" w:date="2025-07-17T19:05:00Z">
              <w:rPr>
                <w:b/>
                <w:bCs/>
              </w:rPr>
            </w:rPrChange>
          </w:rPr>
          <w:t>Logo do Sistema</w:t>
        </w:r>
        <w:r w:rsidRPr="007A0C21">
          <w:rPr>
            <w:rFonts w:ascii="Arial" w:hAnsi="Arial" w:cs="Arial"/>
            <w:color w:val="000000"/>
            <w:sz w:val="24"/>
            <w:szCs w:val="24"/>
            <w:rPrChange w:id="343" w:author="EUDERLAN FREIRE DA SILVA ABREU" w:date="2025-07-17T19:05:00Z">
              <w:rPr/>
            </w:rPrChange>
          </w:rPr>
          <w:t>: Círculo azul com ícone de mensagem</w:t>
        </w:r>
      </w:ins>
    </w:p>
    <w:p w14:paraId="69F6DEC8" w14:textId="1B1DA12C" w:rsidR="00FF77CC" w:rsidRPr="007A0C21" w:rsidRDefault="00FF77CC" w:rsidP="007A0C21">
      <w:pPr>
        <w:pStyle w:val="PargrafodaLista"/>
        <w:numPr>
          <w:ilvl w:val="0"/>
          <w:numId w:val="2"/>
        </w:numPr>
        <w:spacing w:before="240"/>
        <w:jc w:val="both"/>
        <w:rPr>
          <w:ins w:id="344" w:author="EUDERLAN FREIRE DA SILVA ABREU" w:date="2025-06-28T20:28:00Z"/>
          <w:rFonts w:ascii="Arial" w:hAnsi="Arial" w:cs="Arial"/>
          <w:color w:val="000000"/>
          <w:sz w:val="24"/>
          <w:szCs w:val="24"/>
          <w:rPrChange w:id="345" w:author="EUDERLAN FREIRE DA SILVA ABREU" w:date="2025-07-17T19:05:00Z">
            <w:rPr>
              <w:ins w:id="346" w:author="EUDERLAN FREIRE DA SILVA ABREU" w:date="2025-06-28T20:28:00Z"/>
              <w:rFonts w:ascii="Arial" w:hAnsi="Arial" w:cs="Arial"/>
              <w:color w:val="000000"/>
            </w:rPr>
          </w:rPrChange>
        </w:rPr>
        <w:pPrChange w:id="347" w:author="EUDERLAN FREIRE DA SILVA ABREU" w:date="2025-07-17T19:06:00Z">
          <w:pPr>
            <w:pStyle w:val="PargrafodaLista"/>
            <w:numPr>
              <w:numId w:val="2"/>
            </w:numPr>
            <w:ind w:left="1080" w:hanging="360"/>
          </w:pPr>
        </w:pPrChange>
      </w:pPr>
      <w:ins w:id="348" w:author="EUDERLAN FREIRE DA SILVA ABREU" w:date="2025-06-28T20:28:00Z">
        <w:r w:rsidRPr="007A0C21">
          <w:rPr>
            <w:rFonts w:ascii="Arial" w:hAnsi="Arial" w:cs="Arial"/>
            <w:b/>
            <w:bCs/>
            <w:color w:val="000000"/>
            <w:sz w:val="24"/>
            <w:szCs w:val="24"/>
            <w:rPrChange w:id="349" w:author="EUDERLAN FREIRE DA SILVA ABREU" w:date="2025-07-17T19:05:00Z">
              <w:rPr>
                <w:rFonts w:ascii="Arial" w:hAnsi="Arial" w:cs="Arial"/>
                <w:b/>
                <w:bCs/>
                <w:color w:val="000000"/>
              </w:rPr>
            </w:rPrChange>
          </w:rPr>
          <w:t>Título</w:t>
        </w:r>
        <w:r w:rsidRPr="007A0C21">
          <w:rPr>
            <w:rFonts w:ascii="Arial" w:hAnsi="Arial" w:cs="Arial"/>
            <w:color w:val="000000"/>
            <w:sz w:val="24"/>
            <w:szCs w:val="24"/>
            <w:rPrChange w:id="350" w:author="EUDERLAN FREIRE DA SILVA ABREU" w:date="2025-07-17T19:05:00Z">
              <w:rPr>
                <w:rFonts w:ascii="Arial" w:hAnsi="Arial" w:cs="Arial"/>
                <w:color w:val="000000"/>
              </w:rPr>
            </w:rPrChange>
          </w:rPr>
          <w:t>: "</w:t>
        </w:r>
        <w:proofErr w:type="spellStart"/>
        <w:r w:rsidRPr="007A0C21">
          <w:rPr>
            <w:rFonts w:ascii="Arial" w:hAnsi="Arial" w:cs="Arial"/>
            <w:color w:val="000000"/>
            <w:sz w:val="24"/>
            <w:szCs w:val="24"/>
            <w:rPrChange w:id="351" w:author="EUDERLAN FREIRE DA SILVA ABREU" w:date="2025-07-17T19:05:00Z">
              <w:rPr>
                <w:rFonts w:ascii="Arial" w:hAnsi="Arial" w:cs="Arial"/>
                <w:color w:val="000000"/>
              </w:rPr>
            </w:rPrChange>
          </w:rPr>
          <w:t>ConsultAI</w:t>
        </w:r>
        <w:proofErr w:type="spellEnd"/>
        <w:r w:rsidRPr="007A0C21">
          <w:rPr>
            <w:rFonts w:ascii="Arial" w:hAnsi="Arial" w:cs="Arial"/>
            <w:color w:val="000000"/>
            <w:sz w:val="24"/>
            <w:szCs w:val="24"/>
            <w:rPrChange w:id="352" w:author="EUDERLAN FREIRE DA SILVA ABREU" w:date="2025-07-17T19:05:00Z">
              <w:rPr>
                <w:rFonts w:ascii="Arial" w:hAnsi="Arial" w:cs="Arial"/>
                <w:color w:val="000000"/>
              </w:rPr>
            </w:rPrChange>
          </w:rPr>
          <w:t>" em gradiente azul-roxo</w:t>
        </w:r>
      </w:ins>
    </w:p>
    <w:p w14:paraId="18EA16F4" w14:textId="34487B24" w:rsidR="00FF77CC" w:rsidRPr="007A0C21" w:rsidRDefault="00FF77CC" w:rsidP="007A0C21">
      <w:pPr>
        <w:pStyle w:val="PargrafodaLista"/>
        <w:numPr>
          <w:ilvl w:val="0"/>
          <w:numId w:val="2"/>
        </w:numPr>
        <w:spacing w:before="240"/>
        <w:jc w:val="both"/>
        <w:rPr>
          <w:ins w:id="353" w:author="EUDERLAN FREIRE DA SILVA ABREU" w:date="2025-06-28T20:28:00Z"/>
          <w:rFonts w:ascii="Arial" w:hAnsi="Arial" w:cs="Arial"/>
          <w:color w:val="000000"/>
          <w:sz w:val="24"/>
          <w:szCs w:val="24"/>
          <w:rPrChange w:id="354" w:author="EUDERLAN FREIRE DA SILVA ABREU" w:date="2025-07-17T19:05:00Z">
            <w:rPr>
              <w:ins w:id="355" w:author="EUDERLAN FREIRE DA SILVA ABREU" w:date="2025-06-28T20:28:00Z"/>
              <w:rFonts w:ascii="Arial" w:hAnsi="Arial" w:cs="Arial"/>
              <w:color w:val="000000"/>
            </w:rPr>
          </w:rPrChange>
        </w:rPr>
        <w:pPrChange w:id="356" w:author="EUDERLAN FREIRE DA SILVA ABREU" w:date="2025-07-17T19:06:00Z">
          <w:pPr>
            <w:pStyle w:val="PargrafodaLista"/>
            <w:numPr>
              <w:numId w:val="2"/>
            </w:numPr>
            <w:ind w:left="1080" w:hanging="360"/>
          </w:pPr>
        </w:pPrChange>
      </w:pPr>
      <w:ins w:id="357" w:author="EUDERLAN FREIRE DA SILVA ABREU" w:date="2025-06-28T20:28:00Z">
        <w:r w:rsidRPr="007A0C21">
          <w:rPr>
            <w:rFonts w:ascii="Arial" w:hAnsi="Arial" w:cs="Arial"/>
            <w:b/>
            <w:bCs/>
            <w:color w:val="000000"/>
            <w:sz w:val="24"/>
            <w:szCs w:val="24"/>
            <w:rPrChange w:id="358" w:author="EUDERLAN FREIRE DA SILVA ABREU" w:date="2025-07-17T19:05:00Z">
              <w:rPr>
                <w:rFonts w:ascii="Arial" w:hAnsi="Arial" w:cs="Arial"/>
                <w:b/>
                <w:bCs/>
                <w:color w:val="000000"/>
              </w:rPr>
            </w:rPrChange>
          </w:rPr>
          <w:t>Subtítulo</w:t>
        </w:r>
        <w:r w:rsidRPr="007A0C21">
          <w:rPr>
            <w:rFonts w:ascii="Arial" w:hAnsi="Arial" w:cs="Arial"/>
            <w:color w:val="000000"/>
            <w:sz w:val="24"/>
            <w:szCs w:val="24"/>
            <w:rPrChange w:id="359" w:author="EUDERLAN FREIRE DA SILVA ABREU" w:date="2025-07-17T19:05:00Z">
              <w:rPr>
                <w:rFonts w:ascii="Arial" w:hAnsi="Arial" w:cs="Arial"/>
                <w:color w:val="000000"/>
              </w:rPr>
            </w:rPrChange>
          </w:rPr>
          <w:t>: "Consultas Inteligentes de Documentos"</w:t>
        </w:r>
      </w:ins>
    </w:p>
    <w:p w14:paraId="5B0C7D43" w14:textId="0CE54E73" w:rsidR="00DE0451" w:rsidRPr="007A0C21" w:rsidRDefault="00DE0451" w:rsidP="007A0C21">
      <w:pPr>
        <w:pStyle w:val="PargrafodaLista"/>
        <w:numPr>
          <w:ilvl w:val="0"/>
          <w:numId w:val="2"/>
        </w:numPr>
        <w:spacing w:before="240"/>
        <w:jc w:val="both"/>
        <w:rPr>
          <w:ins w:id="360" w:author="EUDERLAN FREIRE DA SILVA ABREU" w:date="2025-06-28T20:28:00Z"/>
          <w:rFonts w:ascii="Arial" w:hAnsi="Arial" w:cs="Arial"/>
          <w:color w:val="000000"/>
          <w:sz w:val="24"/>
          <w:szCs w:val="24"/>
          <w:rPrChange w:id="361" w:author="EUDERLAN FREIRE DA SILVA ABREU" w:date="2025-07-17T19:05:00Z">
            <w:rPr>
              <w:ins w:id="362" w:author="EUDERLAN FREIRE DA SILVA ABREU" w:date="2025-06-28T20:28:00Z"/>
              <w:rFonts w:ascii="Arial" w:hAnsi="Arial" w:cs="Arial"/>
              <w:color w:val="000000"/>
            </w:rPr>
          </w:rPrChange>
        </w:rPr>
        <w:pPrChange w:id="363" w:author="EUDERLAN FREIRE DA SILVA ABREU" w:date="2025-07-17T19:06:00Z">
          <w:pPr>
            <w:pStyle w:val="PargrafodaLista"/>
            <w:numPr>
              <w:numId w:val="2"/>
            </w:numPr>
            <w:ind w:left="1080" w:hanging="360"/>
          </w:pPr>
        </w:pPrChange>
      </w:pPr>
      <w:ins w:id="364" w:author="EUDERLAN FREIRE DA SILVA ABREU" w:date="2025-06-28T20:28:00Z">
        <w:r w:rsidRPr="007A0C21">
          <w:rPr>
            <w:rFonts w:ascii="Arial" w:hAnsi="Arial" w:cs="Arial"/>
            <w:b/>
            <w:bCs/>
            <w:color w:val="000000"/>
            <w:sz w:val="24"/>
            <w:szCs w:val="24"/>
            <w:rPrChange w:id="365" w:author="EUDERLAN FREIRE DA SILVA ABREU" w:date="2025-07-17T19:05:00Z">
              <w:rPr>
                <w:rFonts w:ascii="Arial" w:hAnsi="Arial" w:cs="Arial"/>
                <w:b/>
                <w:bCs/>
                <w:color w:val="000000"/>
              </w:rPr>
            </w:rPrChange>
          </w:rPr>
          <w:t>Versão</w:t>
        </w:r>
        <w:r w:rsidRPr="007A0C21">
          <w:rPr>
            <w:rFonts w:ascii="Arial" w:hAnsi="Arial" w:cs="Arial"/>
            <w:color w:val="000000"/>
            <w:sz w:val="24"/>
            <w:szCs w:val="24"/>
            <w:rPrChange w:id="366" w:author="EUDERLAN FREIRE DA SILVA ABREU" w:date="2025-07-17T19:05:00Z">
              <w:rPr>
                <w:rFonts w:ascii="Arial" w:hAnsi="Arial" w:cs="Arial"/>
                <w:color w:val="000000"/>
              </w:rPr>
            </w:rPrChange>
          </w:rPr>
          <w:t>: "Resoluções da UFMA"</w:t>
        </w:r>
      </w:ins>
    </w:p>
    <w:p w14:paraId="024A4936" w14:textId="038D42D1" w:rsidR="00DE0451" w:rsidRPr="007A0C21" w:rsidRDefault="00DE0451" w:rsidP="007A0C21">
      <w:pPr>
        <w:spacing w:before="240"/>
        <w:jc w:val="both"/>
        <w:rPr>
          <w:ins w:id="367" w:author="EUDERLAN FREIRE DA SILVA ABREU" w:date="2025-06-28T20:29:00Z"/>
          <w:rFonts w:ascii="Arial" w:hAnsi="Arial" w:cs="Arial"/>
          <w:color w:val="000000"/>
          <w:sz w:val="24"/>
          <w:szCs w:val="24"/>
          <w:rPrChange w:id="368" w:author="EUDERLAN FREIRE DA SILVA ABREU" w:date="2025-07-17T19:05:00Z">
            <w:rPr>
              <w:ins w:id="369" w:author="EUDERLAN FREIRE DA SILVA ABREU" w:date="2025-06-28T20:29:00Z"/>
              <w:rFonts w:ascii="Arial" w:hAnsi="Arial" w:cs="Arial"/>
              <w:color w:val="000000"/>
            </w:rPr>
          </w:rPrChange>
        </w:rPr>
        <w:pPrChange w:id="370" w:author="EUDERLAN FREIRE DA SILVA ABREU" w:date="2025-07-17T19:06:00Z">
          <w:pPr/>
        </w:pPrChange>
      </w:pPr>
      <w:ins w:id="371" w:author="EUDERLAN FREIRE DA SILVA ABREU" w:date="2025-06-28T20:28:00Z">
        <w:r w:rsidRPr="007A0C21">
          <w:rPr>
            <w:rFonts w:ascii="Arial" w:hAnsi="Arial" w:cs="Arial"/>
            <w:color w:val="000000"/>
            <w:sz w:val="24"/>
            <w:szCs w:val="24"/>
            <w:rPrChange w:id="372" w:author="EUDERLAN FREIRE DA SILVA ABREU" w:date="2025-07-17T19:05:00Z">
              <w:rPr>
                <w:rFonts w:ascii="Arial" w:hAnsi="Arial" w:cs="Arial"/>
                <w:color w:val="000000"/>
              </w:rPr>
            </w:rPrChange>
          </w:rPr>
          <w:t>Funcionalidades Disponíveis:</w:t>
        </w:r>
      </w:ins>
    </w:p>
    <w:p w14:paraId="4974006F" w14:textId="07A77EA2" w:rsidR="00D61223" w:rsidRPr="007A0C21" w:rsidRDefault="00D61223" w:rsidP="007A0C21">
      <w:pPr>
        <w:spacing w:before="240"/>
        <w:jc w:val="both"/>
        <w:rPr>
          <w:ins w:id="373" w:author="EUDERLAN FREIRE DA SILVA ABREU" w:date="2025-06-28T20:29:00Z"/>
          <w:rFonts w:ascii="Arial" w:hAnsi="Arial" w:cs="Arial"/>
          <w:color w:val="000000"/>
          <w:sz w:val="24"/>
          <w:szCs w:val="24"/>
          <w:rPrChange w:id="374" w:author="EUDERLAN FREIRE DA SILVA ABREU" w:date="2025-07-17T19:05:00Z">
            <w:rPr>
              <w:ins w:id="375" w:author="EUDERLAN FREIRE DA SILVA ABREU" w:date="2025-06-28T20:29:00Z"/>
              <w:rFonts w:ascii="Arial" w:hAnsi="Arial" w:cs="Arial"/>
              <w:color w:val="000000"/>
            </w:rPr>
          </w:rPrChange>
        </w:rPr>
        <w:pPrChange w:id="376" w:author="EUDERLAN FREIRE DA SILVA ABREU" w:date="2025-07-17T19:06:00Z">
          <w:pPr/>
        </w:pPrChange>
      </w:pPr>
      <w:ins w:id="377" w:author="EUDERLAN FREIRE DA SILVA ABREU" w:date="2025-06-28T20:29:00Z">
        <w:r w:rsidRPr="007A0C21">
          <w:rPr>
            <w:rFonts w:ascii="Arial" w:hAnsi="Arial" w:cs="Arial"/>
            <w:color w:val="000000"/>
            <w:sz w:val="24"/>
            <w:szCs w:val="24"/>
            <w:rPrChange w:id="378" w:author="EUDERLAN FREIRE DA SILVA ABREU" w:date="2025-07-17T19:05:00Z">
              <w:rPr>
                <w:rFonts w:ascii="Arial" w:hAnsi="Arial" w:cs="Arial"/>
                <w:color w:val="000000"/>
              </w:rPr>
            </w:rPrChange>
          </w:rPr>
          <w:t>Abas de Navegação:</w:t>
        </w:r>
      </w:ins>
    </w:p>
    <w:p w14:paraId="2018349B" w14:textId="0ACF7043" w:rsidR="00D61223" w:rsidRPr="007A0C21" w:rsidRDefault="00D61223" w:rsidP="007A0C21">
      <w:pPr>
        <w:pStyle w:val="PargrafodaLista"/>
        <w:numPr>
          <w:ilvl w:val="0"/>
          <w:numId w:val="3"/>
        </w:numPr>
        <w:spacing w:before="240"/>
        <w:jc w:val="both"/>
        <w:rPr>
          <w:ins w:id="379" w:author="EUDERLAN FREIRE DA SILVA ABREU" w:date="2025-06-28T20:29:00Z"/>
          <w:rFonts w:ascii="Arial" w:hAnsi="Arial" w:cs="Arial"/>
          <w:color w:val="000000"/>
          <w:sz w:val="24"/>
          <w:szCs w:val="24"/>
          <w:rPrChange w:id="380" w:author="EUDERLAN FREIRE DA SILVA ABREU" w:date="2025-07-17T19:05:00Z">
            <w:rPr>
              <w:ins w:id="381" w:author="EUDERLAN FREIRE DA SILVA ABREU" w:date="2025-06-28T20:29:00Z"/>
              <w:rFonts w:ascii="Arial" w:hAnsi="Arial" w:cs="Arial"/>
              <w:color w:val="000000"/>
            </w:rPr>
          </w:rPrChange>
        </w:rPr>
        <w:pPrChange w:id="382" w:author="EUDERLAN FREIRE DA SILVA ABREU" w:date="2025-07-17T19:06:00Z">
          <w:pPr>
            <w:pStyle w:val="PargrafodaLista"/>
            <w:numPr>
              <w:numId w:val="3"/>
            </w:numPr>
            <w:ind w:hanging="360"/>
          </w:pPr>
        </w:pPrChange>
      </w:pPr>
      <w:ins w:id="383" w:author="EUDERLAN FREIRE DA SILVA ABREU" w:date="2025-06-28T20:29:00Z">
        <w:r w:rsidRPr="007A0C21">
          <w:rPr>
            <w:rFonts w:ascii="Arial" w:hAnsi="Arial" w:cs="Arial"/>
            <w:b/>
            <w:bCs/>
            <w:color w:val="000000"/>
            <w:sz w:val="24"/>
            <w:szCs w:val="24"/>
            <w:rPrChange w:id="384" w:author="EUDERLAN FREIRE DA SILVA ABREU" w:date="2025-07-17T19:05:00Z">
              <w:rPr>
                <w:rFonts w:ascii="Arial" w:hAnsi="Arial" w:cs="Arial"/>
                <w:b/>
                <w:bCs/>
                <w:color w:val="000000"/>
              </w:rPr>
            </w:rPrChange>
          </w:rPr>
          <w:lastRenderedPageBreak/>
          <w:t>Aba "Login"</w:t>
        </w:r>
        <w:r w:rsidRPr="007A0C21">
          <w:rPr>
            <w:rFonts w:ascii="Arial" w:hAnsi="Arial" w:cs="Arial"/>
            <w:color w:val="000000"/>
            <w:sz w:val="24"/>
            <w:szCs w:val="24"/>
            <w:rPrChange w:id="385" w:author="EUDERLAN FREIRE DA SILVA ABREU" w:date="2025-07-17T19:05:00Z">
              <w:rPr>
                <w:rFonts w:ascii="Arial" w:hAnsi="Arial" w:cs="Arial"/>
                <w:color w:val="000000"/>
              </w:rPr>
            </w:rPrChange>
          </w:rPr>
          <w:t>: Para usuários já cadastrados</w:t>
        </w:r>
      </w:ins>
    </w:p>
    <w:p w14:paraId="2B1C77DE" w14:textId="62C71722" w:rsidR="00D61223" w:rsidRPr="007A0C21" w:rsidRDefault="00D61223" w:rsidP="007A0C21">
      <w:pPr>
        <w:pStyle w:val="PargrafodaLista"/>
        <w:numPr>
          <w:ilvl w:val="0"/>
          <w:numId w:val="3"/>
        </w:numPr>
        <w:spacing w:before="240"/>
        <w:jc w:val="both"/>
        <w:rPr>
          <w:ins w:id="386" w:author="EUDERLAN FREIRE DA SILVA ABREU" w:date="2025-06-28T20:30:00Z"/>
          <w:rFonts w:ascii="Arial" w:hAnsi="Arial" w:cs="Arial"/>
          <w:color w:val="000000"/>
          <w:sz w:val="24"/>
          <w:szCs w:val="24"/>
          <w:rPrChange w:id="387" w:author="EUDERLAN FREIRE DA SILVA ABREU" w:date="2025-07-17T19:05:00Z">
            <w:rPr>
              <w:ins w:id="388" w:author="EUDERLAN FREIRE DA SILVA ABREU" w:date="2025-06-28T20:30:00Z"/>
              <w:rFonts w:ascii="Arial" w:hAnsi="Arial" w:cs="Arial"/>
              <w:color w:val="000000"/>
            </w:rPr>
          </w:rPrChange>
        </w:rPr>
        <w:pPrChange w:id="389" w:author="EUDERLAN FREIRE DA SILVA ABREU" w:date="2025-07-17T19:06:00Z">
          <w:pPr>
            <w:pStyle w:val="PargrafodaLista"/>
            <w:numPr>
              <w:numId w:val="3"/>
            </w:numPr>
            <w:ind w:hanging="360"/>
          </w:pPr>
        </w:pPrChange>
      </w:pPr>
      <w:ins w:id="390" w:author="EUDERLAN FREIRE DA SILVA ABREU" w:date="2025-06-28T20:29:00Z">
        <w:r w:rsidRPr="007A0C21">
          <w:rPr>
            <w:rFonts w:ascii="Arial" w:hAnsi="Arial" w:cs="Arial"/>
            <w:b/>
            <w:bCs/>
            <w:color w:val="000000"/>
            <w:sz w:val="24"/>
            <w:szCs w:val="24"/>
            <w:rPrChange w:id="391" w:author="EUDERLAN FREIRE DA SILVA ABREU" w:date="2025-07-17T19:05:00Z">
              <w:rPr>
                <w:rFonts w:ascii="Arial" w:hAnsi="Arial" w:cs="Arial"/>
                <w:b/>
                <w:bCs/>
                <w:color w:val="000000"/>
              </w:rPr>
            </w:rPrChange>
          </w:rPr>
          <w:t>Aba "Cadastro"</w:t>
        </w:r>
        <w:r w:rsidRPr="007A0C21">
          <w:rPr>
            <w:rFonts w:ascii="Arial" w:hAnsi="Arial" w:cs="Arial"/>
            <w:color w:val="000000"/>
            <w:sz w:val="24"/>
            <w:szCs w:val="24"/>
            <w:rPrChange w:id="392" w:author="EUDERLAN FREIRE DA SILVA ABREU" w:date="2025-07-17T19:05:00Z">
              <w:rPr>
                <w:rFonts w:ascii="Arial" w:hAnsi="Arial" w:cs="Arial"/>
                <w:color w:val="000000"/>
              </w:rPr>
            </w:rPrChange>
          </w:rPr>
          <w:t>: Para novos usuários</w:t>
        </w:r>
      </w:ins>
    </w:p>
    <w:p w14:paraId="51308A30" w14:textId="40B0E5A4" w:rsidR="006C504A" w:rsidRPr="007A0C21" w:rsidRDefault="00E22BF5" w:rsidP="007A0C21">
      <w:pPr>
        <w:pStyle w:val="Ttulo2"/>
        <w:spacing w:before="240"/>
        <w:rPr>
          <w:ins w:id="393" w:author="EUDERLAN FREIRE DA SILVA ABREU" w:date="2025-06-28T20:30:00Z"/>
          <w:rFonts w:ascii="Arial" w:hAnsi="Arial" w:cs="Arial"/>
          <w:rPrChange w:id="394" w:author="EUDERLAN FREIRE DA SILVA ABREU" w:date="2025-07-17T19:05:00Z">
            <w:rPr>
              <w:ins w:id="395" w:author="EUDERLAN FREIRE DA SILVA ABREU" w:date="2025-06-28T20:30:00Z"/>
              <w:rFonts w:ascii="Arial" w:hAnsi="Arial" w:cs="Arial"/>
              <w:color w:val="000000"/>
            </w:rPr>
          </w:rPrChange>
        </w:rPr>
        <w:pPrChange w:id="396" w:author="EUDERLAN FREIRE DA SILVA ABREU" w:date="2025-07-17T19:06:00Z">
          <w:pPr/>
        </w:pPrChange>
      </w:pPr>
      <w:bookmarkStart w:id="397" w:name="_Toc203674693"/>
      <w:ins w:id="398" w:author="EUDERLAN FREIRE DA SILVA ABREU" w:date="2025-07-17T15:31:00Z">
        <w:r w:rsidRPr="007A0C21">
          <w:rPr>
            <w:rFonts w:ascii="Arial" w:hAnsi="Arial" w:cs="Arial"/>
            <w:rPrChange w:id="399" w:author="EUDERLAN FREIRE DA SILVA ABREU" w:date="2025-07-17T19:05:00Z">
              <w:rPr/>
            </w:rPrChange>
          </w:rPr>
          <w:t xml:space="preserve">1.1 </w:t>
        </w:r>
      </w:ins>
      <w:ins w:id="400" w:author="EUDERLAN FREIRE DA SILVA ABREU" w:date="2025-06-28T20:30:00Z">
        <w:r w:rsidR="006C504A" w:rsidRPr="007A0C21">
          <w:rPr>
            <w:rFonts w:ascii="Arial" w:hAnsi="Arial" w:cs="Arial"/>
            <w:rPrChange w:id="401" w:author="EUDERLAN FREIRE DA SILVA ABREU" w:date="2025-07-17T19:05:00Z">
              <w:rPr>
                <w:rFonts w:ascii="Arial" w:hAnsi="Arial" w:cs="Arial"/>
                <w:color w:val="000000"/>
              </w:rPr>
            </w:rPrChange>
          </w:rPr>
          <w:t>Opções de Login:</w:t>
        </w:r>
        <w:bookmarkEnd w:id="397"/>
      </w:ins>
    </w:p>
    <w:p w14:paraId="41270D8E" w14:textId="3EC2C41D" w:rsidR="006C504A" w:rsidRPr="007A0C21" w:rsidRDefault="006C504A" w:rsidP="007A0C21">
      <w:pPr>
        <w:spacing w:before="240"/>
        <w:jc w:val="both"/>
        <w:rPr>
          <w:ins w:id="402" w:author="EUDERLAN FREIRE DA SILVA ABREU" w:date="2025-06-28T20:30:00Z"/>
          <w:rFonts w:ascii="Arial" w:hAnsi="Arial" w:cs="Arial"/>
          <w:color w:val="000000"/>
          <w:sz w:val="24"/>
          <w:szCs w:val="24"/>
          <w:rPrChange w:id="403" w:author="EUDERLAN FREIRE DA SILVA ABREU" w:date="2025-07-17T19:05:00Z">
            <w:rPr>
              <w:ins w:id="404" w:author="EUDERLAN FREIRE DA SILVA ABREU" w:date="2025-06-28T20:30:00Z"/>
              <w:rFonts w:ascii="Arial" w:hAnsi="Arial" w:cs="Arial"/>
              <w:color w:val="000000"/>
            </w:rPr>
          </w:rPrChange>
        </w:rPr>
        <w:pPrChange w:id="405" w:author="EUDERLAN FREIRE DA SILVA ABREU" w:date="2025-07-17T19:06:00Z">
          <w:pPr/>
        </w:pPrChange>
      </w:pPr>
      <w:ins w:id="406" w:author="EUDERLAN FREIRE DA SILVA ABREU" w:date="2025-06-28T20:30:00Z">
        <w:r w:rsidRPr="007A0C21">
          <w:rPr>
            <w:rFonts w:ascii="Arial" w:hAnsi="Arial" w:cs="Arial"/>
            <w:b/>
            <w:bCs/>
            <w:color w:val="000000"/>
            <w:sz w:val="24"/>
            <w:szCs w:val="24"/>
            <w:rPrChange w:id="407" w:author="EUDERLAN FREIRE DA SILVA ABREU" w:date="2025-07-17T19:05:00Z">
              <w:rPr>
                <w:rFonts w:ascii="Arial" w:hAnsi="Arial" w:cs="Arial"/>
                <w:b/>
                <w:bCs/>
                <w:color w:val="000000"/>
              </w:rPr>
            </w:rPrChange>
          </w:rPr>
          <w:t>Login Tradicional</w:t>
        </w:r>
        <w:r w:rsidRPr="007A0C21">
          <w:rPr>
            <w:rFonts w:ascii="Arial" w:hAnsi="Arial" w:cs="Arial"/>
            <w:color w:val="000000"/>
            <w:sz w:val="24"/>
            <w:szCs w:val="24"/>
            <w:rPrChange w:id="408" w:author="EUDERLAN FREIRE DA SILVA ABREU" w:date="2025-07-17T19:05:00Z">
              <w:rPr>
                <w:rFonts w:ascii="Arial" w:hAnsi="Arial" w:cs="Arial"/>
                <w:color w:val="000000"/>
              </w:rPr>
            </w:rPrChange>
          </w:rPr>
          <w:t>:</w:t>
        </w:r>
      </w:ins>
    </w:p>
    <w:p w14:paraId="2D988D29" w14:textId="24753231" w:rsidR="00BF23ED" w:rsidRPr="007A0C21" w:rsidRDefault="00BF23ED" w:rsidP="007A0C21">
      <w:pPr>
        <w:pStyle w:val="PargrafodaLista"/>
        <w:numPr>
          <w:ilvl w:val="0"/>
          <w:numId w:val="4"/>
        </w:numPr>
        <w:spacing w:before="240"/>
        <w:jc w:val="both"/>
        <w:rPr>
          <w:ins w:id="409" w:author="EUDERLAN FREIRE DA SILVA ABREU" w:date="2025-06-28T20:30:00Z"/>
          <w:rFonts w:ascii="Arial" w:hAnsi="Arial" w:cs="Arial"/>
          <w:color w:val="000000"/>
          <w:sz w:val="24"/>
          <w:szCs w:val="24"/>
          <w:rPrChange w:id="410" w:author="EUDERLAN FREIRE DA SILVA ABREU" w:date="2025-07-17T19:05:00Z">
            <w:rPr>
              <w:ins w:id="411" w:author="EUDERLAN FREIRE DA SILVA ABREU" w:date="2025-06-28T20:30:00Z"/>
              <w:rFonts w:ascii="Arial" w:hAnsi="Arial" w:cs="Arial"/>
              <w:color w:val="000000"/>
            </w:rPr>
          </w:rPrChange>
        </w:rPr>
        <w:pPrChange w:id="412" w:author="EUDERLAN FREIRE DA SILVA ABREU" w:date="2025-07-17T19:06:00Z">
          <w:pPr>
            <w:pStyle w:val="PargrafodaLista"/>
            <w:numPr>
              <w:numId w:val="4"/>
            </w:numPr>
            <w:ind w:hanging="360"/>
          </w:pPr>
        </w:pPrChange>
      </w:pPr>
      <w:ins w:id="413" w:author="EUDERLAN FREIRE DA SILVA ABREU" w:date="2025-06-28T20:30:00Z">
        <w:r w:rsidRPr="007A0C21">
          <w:rPr>
            <w:rFonts w:ascii="Arial" w:hAnsi="Arial" w:cs="Arial"/>
            <w:color w:val="000000"/>
            <w:sz w:val="24"/>
            <w:szCs w:val="24"/>
            <w:rPrChange w:id="414" w:author="EUDERLAN FREIRE DA SILVA ABREU" w:date="2025-07-17T19:05:00Z">
              <w:rPr/>
            </w:rPrChange>
          </w:rPr>
          <w:t>Campo "</w:t>
        </w:r>
        <w:proofErr w:type="spellStart"/>
        <w:r w:rsidRPr="007A0C21">
          <w:rPr>
            <w:rFonts w:ascii="Arial" w:hAnsi="Arial" w:cs="Arial"/>
            <w:color w:val="000000"/>
            <w:sz w:val="24"/>
            <w:szCs w:val="24"/>
            <w:rPrChange w:id="415" w:author="EUDERLAN FREIRE DA SILVA ABREU" w:date="2025-07-17T19:05:00Z">
              <w:rPr/>
            </w:rPrChange>
          </w:rPr>
          <w:t>Email</w:t>
        </w:r>
        <w:proofErr w:type="spellEnd"/>
        <w:r w:rsidRPr="007A0C21">
          <w:rPr>
            <w:rFonts w:ascii="Arial" w:hAnsi="Arial" w:cs="Arial"/>
            <w:color w:val="000000"/>
            <w:sz w:val="24"/>
            <w:szCs w:val="24"/>
            <w:rPrChange w:id="416" w:author="EUDERLAN FREIRE DA SILVA ABREU" w:date="2025-07-17T19:05:00Z">
              <w:rPr/>
            </w:rPrChange>
          </w:rPr>
          <w:t xml:space="preserve">": Digite seu endereço de </w:t>
        </w:r>
        <w:proofErr w:type="spellStart"/>
        <w:r w:rsidRPr="007A0C21">
          <w:rPr>
            <w:rFonts w:ascii="Arial" w:hAnsi="Arial" w:cs="Arial"/>
            <w:color w:val="000000"/>
            <w:sz w:val="24"/>
            <w:szCs w:val="24"/>
            <w:rPrChange w:id="417" w:author="EUDERLAN FREIRE DA SILVA ABREU" w:date="2025-07-17T19:05:00Z">
              <w:rPr/>
            </w:rPrChange>
          </w:rPr>
          <w:t>email</w:t>
        </w:r>
        <w:proofErr w:type="spellEnd"/>
      </w:ins>
    </w:p>
    <w:p w14:paraId="54E86DC3" w14:textId="6CAD10B9" w:rsidR="00BF23ED" w:rsidRPr="007A0C21" w:rsidRDefault="00BF23ED" w:rsidP="007A0C21">
      <w:pPr>
        <w:pStyle w:val="PargrafodaLista"/>
        <w:numPr>
          <w:ilvl w:val="0"/>
          <w:numId w:val="4"/>
        </w:numPr>
        <w:spacing w:before="240"/>
        <w:jc w:val="both"/>
        <w:rPr>
          <w:ins w:id="418" w:author="EUDERLAN FREIRE DA SILVA ABREU" w:date="2025-06-28T20:31:00Z"/>
          <w:rFonts w:ascii="Arial" w:hAnsi="Arial" w:cs="Arial"/>
          <w:color w:val="000000"/>
          <w:sz w:val="24"/>
          <w:szCs w:val="24"/>
          <w:rPrChange w:id="419" w:author="EUDERLAN FREIRE DA SILVA ABREU" w:date="2025-07-17T19:05:00Z">
            <w:rPr>
              <w:ins w:id="420" w:author="EUDERLAN FREIRE DA SILVA ABREU" w:date="2025-06-28T20:31:00Z"/>
              <w:rFonts w:ascii="Arial" w:hAnsi="Arial" w:cs="Arial"/>
              <w:color w:val="000000"/>
            </w:rPr>
          </w:rPrChange>
        </w:rPr>
        <w:pPrChange w:id="421" w:author="EUDERLAN FREIRE DA SILVA ABREU" w:date="2025-07-17T19:06:00Z">
          <w:pPr>
            <w:pStyle w:val="PargrafodaLista"/>
            <w:numPr>
              <w:numId w:val="4"/>
            </w:numPr>
            <w:ind w:hanging="360"/>
          </w:pPr>
        </w:pPrChange>
      </w:pPr>
      <w:ins w:id="422" w:author="EUDERLAN FREIRE DA SILVA ABREU" w:date="2025-06-28T20:30:00Z">
        <w:r w:rsidRPr="007A0C21">
          <w:rPr>
            <w:rFonts w:ascii="Arial" w:hAnsi="Arial" w:cs="Arial"/>
            <w:color w:val="000000"/>
            <w:sz w:val="24"/>
            <w:szCs w:val="24"/>
            <w:rPrChange w:id="423" w:author="EUDERLAN FREIRE DA SILVA ABREU" w:date="2025-07-17T19:05:00Z">
              <w:rPr>
                <w:rFonts w:ascii="Arial" w:hAnsi="Arial" w:cs="Arial"/>
                <w:color w:val="000000"/>
              </w:rPr>
            </w:rPrChange>
          </w:rPr>
          <w:t>Campo "Senha": Digite sua senha</w:t>
        </w:r>
      </w:ins>
    </w:p>
    <w:p w14:paraId="0D6B4EC2" w14:textId="64462DE9" w:rsidR="00BF23ED" w:rsidRPr="007A0C21" w:rsidRDefault="00BF23ED" w:rsidP="007A0C21">
      <w:pPr>
        <w:pStyle w:val="PargrafodaLista"/>
        <w:numPr>
          <w:ilvl w:val="0"/>
          <w:numId w:val="4"/>
        </w:numPr>
        <w:spacing w:before="240"/>
        <w:jc w:val="both"/>
        <w:rPr>
          <w:ins w:id="424" w:author="EUDERLAN FREIRE DA SILVA ABREU" w:date="2025-06-28T20:31:00Z"/>
          <w:rFonts w:ascii="Arial" w:hAnsi="Arial" w:cs="Arial"/>
          <w:color w:val="000000"/>
          <w:sz w:val="24"/>
          <w:szCs w:val="24"/>
          <w:rPrChange w:id="425" w:author="EUDERLAN FREIRE DA SILVA ABREU" w:date="2025-07-17T19:05:00Z">
            <w:rPr>
              <w:ins w:id="426" w:author="EUDERLAN FREIRE DA SILVA ABREU" w:date="2025-06-28T20:31:00Z"/>
              <w:rFonts w:ascii="Arial" w:hAnsi="Arial" w:cs="Arial"/>
              <w:color w:val="000000"/>
            </w:rPr>
          </w:rPrChange>
        </w:rPr>
        <w:pPrChange w:id="427" w:author="EUDERLAN FREIRE DA SILVA ABREU" w:date="2025-07-17T19:06:00Z">
          <w:pPr>
            <w:pStyle w:val="PargrafodaLista"/>
            <w:numPr>
              <w:numId w:val="4"/>
            </w:numPr>
            <w:ind w:hanging="360"/>
          </w:pPr>
        </w:pPrChange>
      </w:pPr>
      <w:ins w:id="428" w:author="EUDERLAN FREIRE DA SILVA ABREU" w:date="2025-06-28T20:31:00Z">
        <w:r w:rsidRPr="007A0C21">
          <w:rPr>
            <w:rFonts w:ascii="Arial" w:hAnsi="Arial" w:cs="Arial"/>
            <w:color w:val="000000"/>
            <w:sz w:val="24"/>
            <w:szCs w:val="24"/>
            <w:rPrChange w:id="429" w:author="EUDERLAN FREIRE DA SILVA ABREU" w:date="2025-07-17T19:05:00Z">
              <w:rPr>
                <w:rFonts w:ascii="Arial" w:hAnsi="Arial" w:cs="Arial"/>
                <w:color w:val="000000"/>
              </w:rPr>
            </w:rPrChange>
          </w:rPr>
          <w:t>Botão "Entrar": Acessa o sistema</w:t>
        </w:r>
      </w:ins>
    </w:p>
    <w:p w14:paraId="53F641A7" w14:textId="3D3D3D11" w:rsidR="00F51083" w:rsidRPr="007A0C21" w:rsidRDefault="00F51083" w:rsidP="007A0C21">
      <w:pPr>
        <w:spacing w:before="240"/>
        <w:jc w:val="both"/>
        <w:rPr>
          <w:ins w:id="430" w:author="EUDERLAN FREIRE DA SILVA ABREU" w:date="2025-06-28T20:31:00Z"/>
          <w:rFonts w:ascii="Arial" w:hAnsi="Arial" w:cs="Arial"/>
          <w:color w:val="000000"/>
          <w:sz w:val="24"/>
          <w:szCs w:val="24"/>
          <w:rPrChange w:id="431" w:author="EUDERLAN FREIRE DA SILVA ABREU" w:date="2025-07-17T19:05:00Z">
            <w:rPr>
              <w:ins w:id="432" w:author="EUDERLAN FREIRE DA SILVA ABREU" w:date="2025-06-28T20:31:00Z"/>
              <w:rFonts w:ascii="Arial" w:hAnsi="Arial" w:cs="Arial"/>
              <w:color w:val="000000"/>
            </w:rPr>
          </w:rPrChange>
        </w:rPr>
        <w:pPrChange w:id="433" w:author="EUDERLAN FREIRE DA SILVA ABREU" w:date="2025-07-17T19:06:00Z">
          <w:pPr/>
        </w:pPrChange>
      </w:pPr>
      <w:ins w:id="434" w:author="EUDERLAN FREIRE DA SILVA ABREU" w:date="2025-06-28T20:31:00Z">
        <w:r w:rsidRPr="007A0C21">
          <w:rPr>
            <w:rFonts w:ascii="Arial" w:hAnsi="Arial" w:cs="Arial"/>
            <w:b/>
            <w:bCs/>
            <w:color w:val="000000"/>
            <w:sz w:val="24"/>
            <w:szCs w:val="24"/>
            <w:rPrChange w:id="435" w:author="EUDERLAN FREIRE DA SILVA ABREU" w:date="2025-07-17T19:05:00Z">
              <w:rPr>
                <w:rFonts w:ascii="Arial" w:hAnsi="Arial" w:cs="Arial"/>
                <w:b/>
                <w:bCs/>
                <w:color w:val="000000"/>
              </w:rPr>
            </w:rPrChange>
          </w:rPr>
          <w:t>Login com Google</w:t>
        </w:r>
        <w:r w:rsidRPr="007A0C21">
          <w:rPr>
            <w:rFonts w:ascii="Arial" w:hAnsi="Arial" w:cs="Arial"/>
            <w:color w:val="000000"/>
            <w:sz w:val="24"/>
            <w:szCs w:val="24"/>
            <w:rPrChange w:id="436" w:author="EUDERLAN FREIRE DA SILVA ABREU" w:date="2025-07-17T19:05:00Z">
              <w:rPr>
                <w:rFonts w:ascii="Arial" w:hAnsi="Arial" w:cs="Arial"/>
                <w:color w:val="000000"/>
              </w:rPr>
            </w:rPrChange>
          </w:rPr>
          <w:t>:</w:t>
        </w:r>
      </w:ins>
    </w:p>
    <w:p w14:paraId="07EFD23B" w14:textId="6355D099" w:rsidR="00F51083" w:rsidRPr="007A0C21" w:rsidRDefault="00F51083" w:rsidP="007A0C21">
      <w:pPr>
        <w:pStyle w:val="PargrafodaLista"/>
        <w:numPr>
          <w:ilvl w:val="0"/>
          <w:numId w:val="5"/>
        </w:numPr>
        <w:spacing w:before="240"/>
        <w:jc w:val="both"/>
        <w:rPr>
          <w:ins w:id="437" w:author="EUDERLAN FREIRE DA SILVA ABREU" w:date="2025-06-28T20:31:00Z"/>
          <w:rFonts w:ascii="Arial" w:hAnsi="Arial" w:cs="Arial"/>
          <w:color w:val="000000"/>
          <w:sz w:val="24"/>
          <w:szCs w:val="24"/>
          <w:rPrChange w:id="438" w:author="EUDERLAN FREIRE DA SILVA ABREU" w:date="2025-07-17T19:05:00Z">
            <w:rPr>
              <w:ins w:id="439" w:author="EUDERLAN FREIRE DA SILVA ABREU" w:date="2025-06-28T20:31:00Z"/>
              <w:rFonts w:ascii="Arial" w:hAnsi="Arial" w:cs="Arial"/>
              <w:color w:val="000000"/>
            </w:rPr>
          </w:rPrChange>
        </w:rPr>
        <w:pPrChange w:id="440" w:author="EUDERLAN FREIRE DA SILVA ABREU" w:date="2025-07-17T19:06:00Z">
          <w:pPr>
            <w:pStyle w:val="PargrafodaLista"/>
            <w:numPr>
              <w:numId w:val="5"/>
            </w:numPr>
            <w:ind w:hanging="360"/>
          </w:pPr>
        </w:pPrChange>
      </w:pPr>
      <w:ins w:id="441" w:author="EUDERLAN FREIRE DA SILVA ABREU" w:date="2025-06-28T20:31:00Z">
        <w:r w:rsidRPr="007A0C21">
          <w:rPr>
            <w:rFonts w:ascii="Arial" w:hAnsi="Arial" w:cs="Arial"/>
            <w:color w:val="000000"/>
            <w:sz w:val="24"/>
            <w:szCs w:val="24"/>
            <w:rPrChange w:id="442" w:author="EUDERLAN FREIRE DA SILVA ABREU" w:date="2025-07-17T19:05:00Z">
              <w:rPr>
                <w:rFonts w:ascii="Arial" w:hAnsi="Arial" w:cs="Arial"/>
                <w:color w:val="000000"/>
              </w:rPr>
            </w:rPrChange>
          </w:rPr>
          <w:t>Botão "Entrar com Google": Login rápido usando conta Google</w:t>
        </w:r>
      </w:ins>
    </w:p>
    <w:p w14:paraId="6AC07F4E" w14:textId="77777777" w:rsidR="00574C1C" w:rsidRPr="007A0C21" w:rsidRDefault="00574C1C" w:rsidP="007A0C21">
      <w:pPr>
        <w:pStyle w:val="NormalWeb"/>
        <w:spacing w:before="240" w:beforeAutospacing="0" w:after="40" w:afterAutospacing="0"/>
        <w:jc w:val="both"/>
        <w:rPr>
          <w:ins w:id="443" w:author="EUDERLAN FREIRE DA SILVA ABREU" w:date="2025-06-28T20:31:00Z"/>
          <w:rFonts w:ascii="Arial" w:hAnsi="Arial" w:cs="Arial"/>
          <w:rPrChange w:id="444" w:author="EUDERLAN FREIRE DA SILVA ABREU" w:date="2025-07-17T19:05:00Z">
            <w:rPr>
              <w:ins w:id="445" w:author="EUDERLAN FREIRE DA SILVA ABREU" w:date="2025-06-28T20:31:00Z"/>
            </w:rPr>
          </w:rPrChange>
        </w:rPr>
        <w:pPrChange w:id="446" w:author="EUDERLAN FREIRE DA SILVA ABREU" w:date="2025-07-17T19:06:00Z">
          <w:pPr>
            <w:pStyle w:val="NormalWeb"/>
            <w:spacing w:before="240" w:beforeAutospacing="0" w:after="40" w:afterAutospacing="0"/>
            <w:jc w:val="both"/>
          </w:pPr>
        </w:pPrChange>
      </w:pPr>
      <w:ins w:id="447" w:author="EUDERLAN FREIRE DA SILVA ABREU" w:date="2025-06-28T20:31:00Z">
        <w:r w:rsidRPr="007A0C21">
          <w:rPr>
            <w:rFonts w:ascii="Arial" w:hAnsi="Arial" w:cs="Arial"/>
            <w:color w:val="000000"/>
            <w:rPrChange w:id="448" w:author="EUDERLAN FREIRE DA SILVA ABREU" w:date="2025-07-17T19:05:00Z">
              <w:rPr>
                <w:rFonts w:ascii="Arial" w:hAnsi="Arial" w:cs="Arial"/>
                <w:color w:val="000000"/>
              </w:rPr>
            </w:rPrChange>
          </w:rPr>
          <w:t>Como Usar:</w:t>
        </w:r>
      </w:ins>
    </w:p>
    <w:p w14:paraId="75E0B87C" w14:textId="2663DB94" w:rsidR="00574C1C" w:rsidRPr="007A0C21" w:rsidRDefault="00574C1C" w:rsidP="007A0C21">
      <w:pPr>
        <w:pStyle w:val="PargrafodaLista"/>
        <w:numPr>
          <w:ilvl w:val="0"/>
          <w:numId w:val="8"/>
        </w:numPr>
        <w:spacing w:before="240"/>
        <w:jc w:val="both"/>
        <w:rPr>
          <w:ins w:id="449" w:author="EUDERLAN FREIRE DA SILVA ABREU" w:date="2025-06-28T20:31:00Z"/>
          <w:rFonts w:ascii="Arial" w:hAnsi="Arial" w:cs="Arial"/>
          <w:rPrChange w:id="450" w:author="EUDERLAN FREIRE DA SILVA ABREU" w:date="2025-07-17T19:05:00Z">
            <w:rPr>
              <w:ins w:id="451" w:author="EUDERLAN FREIRE DA SILVA ABREU" w:date="2025-06-28T20:31:00Z"/>
            </w:rPr>
          </w:rPrChange>
        </w:rPr>
        <w:pPrChange w:id="452" w:author="EUDERLAN FREIRE DA SILVA ABREU" w:date="2025-07-17T19:06:00Z">
          <w:pPr>
            <w:pStyle w:val="NormalWeb"/>
            <w:numPr>
              <w:numId w:val="6"/>
            </w:numPr>
            <w:tabs>
              <w:tab w:val="num" w:pos="720"/>
            </w:tabs>
            <w:spacing w:before="240" w:beforeAutospacing="0" w:after="0" w:afterAutospacing="0"/>
            <w:ind w:left="720" w:hanging="360"/>
            <w:jc w:val="both"/>
            <w:textAlignment w:val="baseline"/>
          </w:pPr>
        </w:pPrChange>
      </w:pPr>
      <w:ins w:id="453" w:author="EUDERLAN FREIRE DA SILVA ABREU" w:date="2025-06-28T20:31:00Z">
        <w:r w:rsidRPr="007A0C21">
          <w:rPr>
            <w:rFonts w:ascii="Arial" w:hAnsi="Arial" w:cs="Arial"/>
            <w:sz w:val="24"/>
            <w:szCs w:val="24"/>
            <w:rPrChange w:id="454" w:author="EUDERLAN FREIRE DA SILVA ABREU" w:date="2025-07-17T19:05:00Z">
              <w:rPr/>
            </w:rPrChange>
          </w:rPr>
          <w:t xml:space="preserve">Digite seu </w:t>
        </w:r>
        <w:proofErr w:type="spellStart"/>
        <w:r w:rsidRPr="007A0C21">
          <w:rPr>
            <w:rFonts w:ascii="Arial" w:hAnsi="Arial" w:cs="Arial"/>
            <w:sz w:val="24"/>
            <w:szCs w:val="24"/>
            <w:rPrChange w:id="455" w:author="EUDERLAN FREIRE DA SILVA ABREU" w:date="2025-07-17T19:05:00Z">
              <w:rPr/>
            </w:rPrChange>
          </w:rPr>
          <w:t>email</w:t>
        </w:r>
        <w:proofErr w:type="spellEnd"/>
        <w:r w:rsidRPr="007A0C21">
          <w:rPr>
            <w:rFonts w:ascii="Arial" w:hAnsi="Arial" w:cs="Arial"/>
            <w:sz w:val="24"/>
            <w:szCs w:val="24"/>
            <w:rPrChange w:id="456" w:author="EUDERLAN FREIRE DA SILVA ABREU" w:date="2025-07-17T19:05:00Z">
              <w:rPr/>
            </w:rPrChange>
          </w:rPr>
          <w:t xml:space="preserve"> no campo correspondente</w:t>
        </w:r>
      </w:ins>
    </w:p>
    <w:p w14:paraId="4912757E" w14:textId="02D350F5" w:rsidR="00574C1C" w:rsidRPr="007A0C21" w:rsidRDefault="00574C1C" w:rsidP="007A0C21">
      <w:pPr>
        <w:pStyle w:val="PargrafodaLista"/>
        <w:numPr>
          <w:ilvl w:val="0"/>
          <w:numId w:val="8"/>
        </w:numPr>
        <w:spacing w:before="240"/>
        <w:jc w:val="both"/>
        <w:rPr>
          <w:ins w:id="457" w:author="EUDERLAN FREIRE DA SILVA ABREU" w:date="2025-06-28T20:31:00Z"/>
          <w:rFonts w:ascii="Arial" w:hAnsi="Arial" w:cs="Arial"/>
          <w:rPrChange w:id="458" w:author="EUDERLAN FREIRE DA SILVA ABREU" w:date="2025-07-17T19:05:00Z">
            <w:rPr>
              <w:ins w:id="459" w:author="EUDERLAN FREIRE DA SILVA ABREU" w:date="2025-06-28T20:31:00Z"/>
            </w:rPr>
          </w:rPrChange>
        </w:rPr>
        <w:pPrChange w:id="460" w:author="EUDERLAN FREIRE DA SILVA ABREU" w:date="2025-07-17T19:06:00Z">
          <w:pPr>
            <w:pStyle w:val="NormalWeb"/>
            <w:numPr>
              <w:numId w:val="6"/>
            </w:numPr>
            <w:tabs>
              <w:tab w:val="num" w:pos="720"/>
            </w:tabs>
            <w:spacing w:before="0" w:beforeAutospacing="0" w:after="0" w:afterAutospacing="0"/>
            <w:ind w:left="720" w:hanging="360"/>
            <w:jc w:val="both"/>
            <w:textAlignment w:val="baseline"/>
          </w:pPr>
        </w:pPrChange>
      </w:pPr>
      <w:ins w:id="461" w:author="EUDERLAN FREIRE DA SILVA ABREU" w:date="2025-06-28T20:31:00Z">
        <w:r w:rsidRPr="007A0C21">
          <w:rPr>
            <w:rFonts w:ascii="Arial" w:hAnsi="Arial" w:cs="Arial"/>
            <w:sz w:val="24"/>
            <w:szCs w:val="24"/>
            <w:rPrChange w:id="462" w:author="EUDERLAN FREIRE DA SILVA ABREU" w:date="2025-07-17T19:05:00Z">
              <w:rPr/>
            </w:rPrChange>
          </w:rPr>
          <w:t>Digite sua senha</w:t>
        </w:r>
      </w:ins>
    </w:p>
    <w:p w14:paraId="1C9AC9BB" w14:textId="5A3B21A1" w:rsidR="00574C1C" w:rsidRPr="007A0C21" w:rsidRDefault="00574C1C" w:rsidP="007A0C21">
      <w:pPr>
        <w:pStyle w:val="PargrafodaLista"/>
        <w:numPr>
          <w:ilvl w:val="0"/>
          <w:numId w:val="8"/>
        </w:numPr>
        <w:spacing w:before="240"/>
        <w:jc w:val="both"/>
        <w:rPr>
          <w:ins w:id="463" w:author="EUDERLAN FREIRE DA SILVA ABREU" w:date="2025-06-28T20:32:00Z"/>
          <w:rFonts w:ascii="Arial" w:hAnsi="Arial" w:cs="Arial"/>
          <w:rPrChange w:id="464" w:author="EUDERLAN FREIRE DA SILVA ABREU" w:date="2025-07-17T19:05:00Z">
            <w:rPr>
              <w:ins w:id="465" w:author="EUDERLAN FREIRE DA SILVA ABREU" w:date="2025-06-28T20:32:00Z"/>
            </w:rPr>
          </w:rPrChange>
        </w:rPr>
        <w:pPrChange w:id="466" w:author="EUDERLAN FREIRE DA SILVA ABREU" w:date="2025-07-17T19:06:00Z">
          <w:pPr>
            <w:pStyle w:val="NormalWeb"/>
            <w:numPr>
              <w:numId w:val="6"/>
            </w:numPr>
            <w:tabs>
              <w:tab w:val="num" w:pos="720"/>
            </w:tabs>
            <w:spacing w:before="0" w:beforeAutospacing="0" w:after="240" w:afterAutospacing="0"/>
            <w:ind w:left="720" w:hanging="360"/>
            <w:jc w:val="both"/>
            <w:textAlignment w:val="baseline"/>
          </w:pPr>
        </w:pPrChange>
      </w:pPr>
      <w:ins w:id="467" w:author="EUDERLAN FREIRE DA SILVA ABREU" w:date="2025-06-28T20:31:00Z">
        <w:r w:rsidRPr="007A0C21">
          <w:rPr>
            <w:rFonts w:ascii="Arial" w:hAnsi="Arial" w:cs="Arial"/>
            <w:sz w:val="24"/>
            <w:szCs w:val="24"/>
            <w:rPrChange w:id="468" w:author="EUDERLAN FREIRE DA SILVA ABREU" w:date="2025-07-17T19:05:00Z">
              <w:rPr/>
            </w:rPrChange>
          </w:rPr>
          <w:t xml:space="preserve">Clique em "Entrar" ou pressione </w:t>
        </w:r>
        <w:proofErr w:type="spellStart"/>
        <w:r w:rsidRPr="007A0C21">
          <w:rPr>
            <w:rFonts w:ascii="Arial" w:hAnsi="Arial" w:cs="Arial"/>
            <w:sz w:val="24"/>
            <w:szCs w:val="24"/>
            <w:rPrChange w:id="469" w:author="EUDERLAN FREIRE DA SILVA ABREU" w:date="2025-07-17T19:05:00Z">
              <w:rPr/>
            </w:rPrChange>
          </w:rPr>
          <w:t>Enter</w:t>
        </w:r>
      </w:ins>
      <w:proofErr w:type="spellEnd"/>
    </w:p>
    <w:p w14:paraId="74F8F3F7" w14:textId="68C34E4B" w:rsidR="00574C1C" w:rsidRPr="007A0C21" w:rsidRDefault="00574C1C" w:rsidP="007A0C21">
      <w:pPr>
        <w:pStyle w:val="PargrafodaLista"/>
        <w:numPr>
          <w:ilvl w:val="0"/>
          <w:numId w:val="8"/>
        </w:numPr>
        <w:spacing w:before="240"/>
        <w:jc w:val="both"/>
        <w:rPr>
          <w:ins w:id="470" w:author="EUDERLAN FREIRE DA SILVA ABREU" w:date="2025-06-28T20:34:00Z"/>
          <w:rFonts w:ascii="Arial" w:hAnsi="Arial" w:cs="Arial"/>
          <w:sz w:val="24"/>
          <w:szCs w:val="24"/>
          <w:rPrChange w:id="471" w:author="EUDERLAN FREIRE DA SILVA ABREU" w:date="2025-07-17T19:05:00Z">
            <w:rPr>
              <w:ins w:id="472" w:author="EUDERLAN FREIRE DA SILVA ABREU" w:date="2025-06-28T20:34:00Z"/>
              <w:sz w:val="24"/>
              <w:szCs w:val="24"/>
            </w:rPr>
          </w:rPrChange>
        </w:rPr>
        <w:pPrChange w:id="473" w:author="EUDERLAN FREIRE DA SILVA ABREU" w:date="2025-07-17T19:06:00Z">
          <w:pPr>
            <w:pStyle w:val="PargrafodaLista"/>
            <w:numPr>
              <w:numId w:val="8"/>
            </w:numPr>
            <w:ind w:hanging="360"/>
          </w:pPr>
        </w:pPrChange>
      </w:pPr>
      <w:ins w:id="474" w:author="EUDERLAN FREIRE DA SILVA ABREU" w:date="2025-06-28T20:31:00Z">
        <w:r w:rsidRPr="007A0C21">
          <w:rPr>
            <w:rFonts w:ascii="Arial" w:hAnsi="Arial" w:cs="Arial"/>
            <w:sz w:val="24"/>
            <w:szCs w:val="24"/>
            <w:rPrChange w:id="475" w:author="EUDERLAN FREIRE DA SILVA ABREU" w:date="2025-07-17T19:05:00Z">
              <w:rPr>
                <w:rFonts w:ascii="Arial" w:hAnsi="Arial" w:cs="Arial"/>
                <w:color w:val="000000"/>
              </w:rPr>
            </w:rPrChange>
          </w:rPr>
          <w:t>Alternativamente, use o login do Google para acesso rápido</w:t>
        </w:r>
      </w:ins>
    </w:p>
    <w:p w14:paraId="01E4EE0E" w14:textId="77777777" w:rsidR="00C552AB" w:rsidRPr="007A0C21" w:rsidRDefault="00C552AB" w:rsidP="007A0C21">
      <w:pPr>
        <w:pStyle w:val="PargrafodaLista"/>
        <w:spacing w:before="240"/>
        <w:jc w:val="both"/>
        <w:rPr>
          <w:ins w:id="476" w:author="EUDERLAN FREIRE DA SILVA ABREU" w:date="2025-06-28T20:34:00Z"/>
          <w:rFonts w:ascii="Arial" w:hAnsi="Arial" w:cs="Arial"/>
          <w:sz w:val="24"/>
          <w:szCs w:val="24"/>
          <w:rPrChange w:id="477" w:author="EUDERLAN FREIRE DA SILVA ABREU" w:date="2025-07-17T19:05:00Z">
            <w:rPr>
              <w:ins w:id="478" w:author="EUDERLAN FREIRE DA SILVA ABREU" w:date="2025-06-28T20:34:00Z"/>
              <w:sz w:val="24"/>
              <w:szCs w:val="24"/>
            </w:rPr>
          </w:rPrChange>
        </w:rPr>
        <w:pPrChange w:id="479" w:author="EUDERLAN FREIRE DA SILVA ABREU" w:date="2025-07-17T19:06:00Z">
          <w:pPr>
            <w:pStyle w:val="PargrafodaLista"/>
            <w:numPr>
              <w:numId w:val="8"/>
            </w:numPr>
            <w:ind w:hanging="360"/>
          </w:pPr>
        </w:pPrChange>
      </w:pPr>
    </w:p>
    <w:p w14:paraId="07AF402A" w14:textId="3D97ACAC" w:rsidR="00C552AB" w:rsidRPr="007A0C21" w:rsidRDefault="00E22BF5" w:rsidP="007A0C21">
      <w:pPr>
        <w:pStyle w:val="Ttulo2"/>
        <w:spacing w:before="240"/>
        <w:rPr>
          <w:ins w:id="480" w:author="EUDERLAN FREIRE DA SILVA ABREU" w:date="2025-06-28T20:34:00Z"/>
          <w:rFonts w:ascii="Arial" w:hAnsi="Arial" w:cs="Arial"/>
          <w:rPrChange w:id="481" w:author="EUDERLAN FREIRE DA SILVA ABREU" w:date="2025-07-17T19:05:00Z">
            <w:rPr>
              <w:ins w:id="482" w:author="EUDERLAN FREIRE DA SILVA ABREU" w:date="2025-06-28T20:34:00Z"/>
            </w:rPr>
          </w:rPrChange>
        </w:rPr>
        <w:pPrChange w:id="483" w:author="EUDERLAN FREIRE DA SILVA ABREU" w:date="2025-07-17T19:06:00Z">
          <w:pPr/>
        </w:pPrChange>
      </w:pPr>
      <w:bookmarkStart w:id="484" w:name="_Toc203674694"/>
      <w:ins w:id="485" w:author="EUDERLAN FREIRE DA SILVA ABREU" w:date="2025-07-17T15:31:00Z">
        <w:r w:rsidRPr="007A0C21">
          <w:rPr>
            <w:rFonts w:ascii="Arial" w:hAnsi="Arial" w:cs="Arial"/>
            <w:rPrChange w:id="486" w:author="EUDERLAN FREIRE DA SILVA ABREU" w:date="2025-07-17T19:05:00Z">
              <w:rPr/>
            </w:rPrChange>
          </w:rPr>
          <w:t xml:space="preserve">1.2 </w:t>
        </w:r>
      </w:ins>
      <w:ins w:id="487" w:author="EUDERLAN FREIRE DA SILVA ABREU" w:date="2025-06-28T20:34:00Z">
        <w:r w:rsidR="00C552AB" w:rsidRPr="007A0C21">
          <w:rPr>
            <w:rFonts w:ascii="Arial" w:hAnsi="Arial" w:cs="Arial"/>
            <w:rPrChange w:id="488" w:author="EUDERLAN FREIRE DA SILVA ABREU" w:date="2025-07-17T19:05:00Z">
              <w:rPr/>
            </w:rPrChange>
          </w:rPr>
          <w:t>Cadastro de Novos Usuários:</w:t>
        </w:r>
        <w:bookmarkEnd w:id="484"/>
      </w:ins>
    </w:p>
    <w:p w14:paraId="4B338D9E" w14:textId="00975F42" w:rsidR="00AB7971" w:rsidRPr="007A0C21" w:rsidRDefault="00AB7971" w:rsidP="007A0C21">
      <w:pPr>
        <w:pStyle w:val="Legenda"/>
        <w:keepNext/>
        <w:spacing w:before="240"/>
        <w:jc w:val="center"/>
        <w:rPr>
          <w:ins w:id="489" w:author="EUDERLAN FREIRE DA SILVA ABREU" w:date="2025-07-17T18:54:00Z"/>
          <w:rFonts w:ascii="Arial" w:hAnsi="Arial" w:cs="Arial"/>
          <w:i w:val="0"/>
          <w:iCs w:val="0"/>
          <w:color w:val="000000" w:themeColor="text1"/>
          <w:sz w:val="24"/>
          <w:szCs w:val="24"/>
          <w:rPrChange w:id="490" w:author="EUDERLAN FREIRE DA SILVA ABREU" w:date="2025-07-17T19:05:00Z">
            <w:rPr>
              <w:ins w:id="491" w:author="EUDERLAN FREIRE DA SILVA ABREU" w:date="2025-07-17T18:54:00Z"/>
            </w:rPr>
          </w:rPrChange>
        </w:rPr>
        <w:pPrChange w:id="492" w:author="EUDERLAN FREIRE DA SILVA ABREU" w:date="2025-07-17T19:06:00Z">
          <w:pPr>
            <w:pStyle w:val="Legenda"/>
          </w:pPr>
        </w:pPrChange>
      </w:pPr>
      <w:ins w:id="493" w:author="EUDERLAN FREIRE DA SILVA ABREU" w:date="2025-07-17T18:54:00Z">
        <w:r w:rsidRPr="007A0C21">
          <w:rPr>
            <w:rFonts w:ascii="Arial" w:hAnsi="Arial" w:cs="Arial"/>
            <w:i w:val="0"/>
            <w:iCs w:val="0"/>
            <w:color w:val="000000" w:themeColor="text1"/>
            <w:sz w:val="24"/>
            <w:szCs w:val="24"/>
            <w:rPrChange w:id="494" w:author="EUDERLAN FREIRE DA SILVA ABREU" w:date="2025-07-17T19:05:00Z">
              <w:rPr/>
            </w:rPrChange>
          </w:rPr>
          <w:t xml:space="preserve">Figura </w:t>
        </w:r>
      </w:ins>
      <w:ins w:id="495" w:author="EUDERLAN FREIRE DA SILVA ABREU" w:date="2025-07-17T18:56:00Z">
        <w:r w:rsidR="00D92B1A" w:rsidRPr="007A0C21">
          <w:rPr>
            <w:rFonts w:ascii="Arial" w:hAnsi="Arial" w:cs="Arial"/>
            <w:i w:val="0"/>
            <w:iCs w:val="0"/>
            <w:color w:val="000000" w:themeColor="text1"/>
            <w:sz w:val="24"/>
            <w:szCs w:val="24"/>
            <w:rPrChange w:id="496" w:author="EUDERLAN FREIRE DA SILVA ABREU" w:date="2025-07-17T19:05:00Z">
              <w:rPr>
                <w:i w:val="0"/>
                <w:iCs w:val="0"/>
                <w:color w:val="000000" w:themeColor="text1"/>
                <w:sz w:val="24"/>
                <w:szCs w:val="24"/>
              </w:rPr>
            </w:rPrChange>
          </w:rPr>
          <w:t>1.1</w:t>
        </w:r>
      </w:ins>
      <w:ins w:id="497" w:author="EUDERLAN FREIRE DA SILVA ABREU" w:date="2025-07-17T18:54:00Z">
        <w:r w:rsidRPr="007A0C21">
          <w:rPr>
            <w:rFonts w:ascii="Arial" w:hAnsi="Arial" w:cs="Arial"/>
            <w:i w:val="0"/>
            <w:iCs w:val="0"/>
            <w:color w:val="000000" w:themeColor="text1"/>
            <w:sz w:val="24"/>
            <w:szCs w:val="24"/>
            <w:rPrChange w:id="498" w:author="EUDERLAN FREIRE DA SILVA ABREU" w:date="2025-07-17T19:05:00Z">
              <w:rPr/>
            </w:rPrChange>
          </w:rPr>
          <w:t xml:space="preserve"> - Tela de Cadastro</w:t>
        </w:r>
      </w:ins>
    </w:p>
    <w:p w14:paraId="0CB1546E" w14:textId="6752BD85" w:rsidR="00F63426" w:rsidRPr="007A0C21" w:rsidRDefault="00653C38" w:rsidP="007A0C21">
      <w:pPr>
        <w:spacing w:before="240"/>
        <w:jc w:val="both"/>
        <w:rPr>
          <w:ins w:id="499" w:author="EUDERLAN FREIRE DA SILVA ABREU" w:date="2025-06-28T20:35:00Z"/>
          <w:rFonts w:ascii="Arial" w:hAnsi="Arial" w:cs="Arial"/>
          <w:sz w:val="24"/>
          <w:szCs w:val="24"/>
          <w:rPrChange w:id="500" w:author="EUDERLAN FREIRE DA SILVA ABREU" w:date="2025-07-17T19:05:00Z">
            <w:rPr>
              <w:ins w:id="501" w:author="EUDERLAN FREIRE DA SILVA ABREU" w:date="2025-06-28T20:35:00Z"/>
              <w:sz w:val="24"/>
              <w:szCs w:val="24"/>
            </w:rPr>
          </w:rPrChange>
        </w:rPr>
        <w:pPrChange w:id="502" w:author="EUDERLAN FREIRE DA SILVA ABREU" w:date="2025-07-17T19:06:00Z">
          <w:pPr/>
        </w:pPrChange>
      </w:pPr>
      <w:ins w:id="503" w:author="EUDERLAN FREIRE DA SILVA ABREU" w:date="2025-06-28T20:38:00Z">
        <w:r w:rsidRPr="007A0C21">
          <w:rPr>
            <w:rFonts w:ascii="Arial" w:hAnsi="Arial" w:cs="Arial"/>
            <w:noProof/>
            <w:color w:val="000000"/>
            <w:sz w:val="24"/>
            <w:szCs w:val="24"/>
            <w:bdr w:val="none" w:sz="0" w:space="0" w:color="auto" w:frame="1"/>
            <w:rPrChange w:id="504" w:author="EUDERLAN FREIRE DA SILVA ABREU" w:date="2025-07-17T19:05:00Z">
              <w:rPr>
                <w:rFonts w:ascii="Arial" w:hAnsi="Arial" w:cs="Arial"/>
                <w:noProof/>
                <w:color w:val="000000"/>
                <w:bdr w:val="none" w:sz="0" w:space="0" w:color="auto" w:frame="1"/>
              </w:rPr>
            </w:rPrChange>
          </w:rPr>
          <w:drawing>
            <wp:inline distT="0" distB="0" distL="0" distR="0" wp14:anchorId="18FB9E7D" wp14:editId="1AD137B4">
              <wp:extent cx="5400040" cy="30391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06C0159D" w14:textId="77777777" w:rsidR="00C213DD" w:rsidRPr="007A0C21" w:rsidRDefault="00C213DD" w:rsidP="007A0C21">
      <w:pPr>
        <w:pStyle w:val="PargrafodaLista"/>
        <w:numPr>
          <w:ilvl w:val="0"/>
          <w:numId w:val="5"/>
        </w:numPr>
        <w:spacing w:before="240"/>
        <w:jc w:val="both"/>
        <w:rPr>
          <w:ins w:id="505" w:author="EUDERLAN FREIRE DA SILVA ABREU" w:date="2025-06-28T20:35:00Z"/>
          <w:rFonts w:ascii="Arial" w:hAnsi="Arial" w:cs="Arial"/>
          <w:sz w:val="24"/>
          <w:szCs w:val="24"/>
          <w:lang w:eastAsia="pt-BR"/>
          <w:rPrChange w:id="506" w:author="EUDERLAN FREIRE DA SILVA ABREU" w:date="2025-07-17T19:05:00Z">
            <w:rPr>
              <w:ins w:id="507" w:author="EUDERLAN FREIRE DA SILVA ABREU" w:date="2025-06-28T20:35:00Z"/>
              <w:lang w:eastAsia="pt-BR"/>
            </w:rPr>
          </w:rPrChange>
        </w:rPr>
        <w:pPrChange w:id="508" w:author="EUDERLAN FREIRE DA SILVA ABREU" w:date="2025-07-17T19:06:00Z">
          <w:pPr>
            <w:numPr>
              <w:numId w:val="9"/>
            </w:numPr>
            <w:tabs>
              <w:tab w:val="num" w:pos="720"/>
            </w:tabs>
            <w:spacing w:before="240" w:after="0" w:line="240" w:lineRule="auto"/>
            <w:ind w:left="720" w:hanging="360"/>
            <w:jc w:val="both"/>
            <w:textAlignment w:val="baseline"/>
          </w:pPr>
        </w:pPrChange>
      </w:pPr>
      <w:ins w:id="509" w:author="EUDERLAN FREIRE DA SILVA ABREU" w:date="2025-06-28T20:35:00Z">
        <w:r w:rsidRPr="007A0C21">
          <w:rPr>
            <w:rFonts w:ascii="Arial" w:hAnsi="Arial" w:cs="Arial"/>
            <w:sz w:val="24"/>
            <w:szCs w:val="24"/>
            <w:lang w:eastAsia="pt-BR"/>
            <w:rPrChange w:id="510" w:author="EUDERLAN FREIRE DA SILVA ABREU" w:date="2025-07-17T19:05:00Z">
              <w:rPr>
                <w:lang w:eastAsia="pt-BR"/>
              </w:rPr>
            </w:rPrChange>
          </w:rPr>
          <w:t>Clique na aba "Cadastro" para criar uma conta</w:t>
        </w:r>
      </w:ins>
    </w:p>
    <w:p w14:paraId="22E9772C" w14:textId="53C8946C" w:rsidR="00C213DD" w:rsidRPr="007A0C21" w:rsidRDefault="00C213DD" w:rsidP="007A0C21">
      <w:pPr>
        <w:pStyle w:val="PargrafodaLista"/>
        <w:numPr>
          <w:ilvl w:val="0"/>
          <w:numId w:val="5"/>
        </w:numPr>
        <w:spacing w:before="240"/>
        <w:jc w:val="both"/>
        <w:rPr>
          <w:ins w:id="511" w:author="EUDERLAN FREIRE DA SILVA ABREU" w:date="2025-06-28T20:36:00Z"/>
          <w:rFonts w:ascii="Arial" w:hAnsi="Arial" w:cs="Arial"/>
          <w:sz w:val="24"/>
          <w:szCs w:val="24"/>
          <w:lang w:eastAsia="pt-BR"/>
          <w:rPrChange w:id="512" w:author="EUDERLAN FREIRE DA SILVA ABREU" w:date="2025-07-17T19:05:00Z">
            <w:rPr>
              <w:ins w:id="513" w:author="EUDERLAN FREIRE DA SILVA ABREU" w:date="2025-06-28T20:36:00Z"/>
              <w:lang w:eastAsia="pt-BR"/>
            </w:rPr>
          </w:rPrChange>
        </w:rPr>
        <w:pPrChange w:id="514" w:author="EUDERLAN FREIRE DA SILVA ABREU" w:date="2025-07-17T19:06:00Z">
          <w:pPr>
            <w:pStyle w:val="PargrafodaLista"/>
            <w:numPr>
              <w:numId w:val="5"/>
            </w:numPr>
            <w:ind w:hanging="360"/>
          </w:pPr>
        </w:pPrChange>
      </w:pPr>
      <w:ins w:id="515" w:author="EUDERLAN FREIRE DA SILVA ABREU" w:date="2025-06-28T20:35:00Z">
        <w:r w:rsidRPr="007A0C21">
          <w:rPr>
            <w:rFonts w:ascii="Arial" w:hAnsi="Arial" w:cs="Arial"/>
            <w:sz w:val="24"/>
            <w:szCs w:val="24"/>
            <w:lang w:eastAsia="pt-BR"/>
            <w:rPrChange w:id="516" w:author="EUDERLAN FREIRE DA SILVA ABREU" w:date="2025-07-17T19:05:00Z">
              <w:rPr>
                <w:lang w:eastAsia="pt-BR"/>
              </w:rPr>
            </w:rPrChange>
          </w:rPr>
          <w:t xml:space="preserve">Preencha: Nome completo, </w:t>
        </w:r>
        <w:proofErr w:type="spellStart"/>
        <w:r w:rsidRPr="007A0C21">
          <w:rPr>
            <w:rFonts w:ascii="Arial" w:hAnsi="Arial" w:cs="Arial"/>
            <w:sz w:val="24"/>
            <w:szCs w:val="24"/>
            <w:lang w:eastAsia="pt-BR"/>
            <w:rPrChange w:id="517" w:author="EUDERLAN FREIRE DA SILVA ABREU" w:date="2025-07-17T19:05:00Z">
              <w:rPr>
                <w:lang w:eastAsia="pt-BR"/>
              </w:rPr>
            </w:rPrChange>
          </w:rPr>
          <w:t>Email</w:t>
        </w:r>
        <w:proofErr w:type="spellEnd"/>
        <w:r w:rsidRPr="007A0C21">
          <w:rPr>
            <w:rFonts w:ascii="Arial" w:hAnsi="Arial" w:cs="Arial"/>
            <w:sz w:val="24"/>
            <w:szCs w:val="24"/>
            <w:lang w:eastAsia="pt-BR"/>
            <w:rPrChange w:id="518" w:author="EUDERLAN FREIRE DA SILVA ABREU" w:date="2025-07-17T19:05:00Z">
              <w:rPr>
                <w:lang w:eastAsia="pt-BR"/>
              </w:rPr>
            </w:rPrChange>
          </w:rPr>
          <w:t>, Senha e Confirmação de senha</w:t>
        </w:r>
      </w:ins>
    </w:p>
    <w:p w14:paraId="6DB1D7F4" w14:textId="6AFBB95F" w:rsidR="00574C1C" w:rsidRPr="007A0C21" w:rsidRDefault="00855100" w:rsidP="007A0C21">
      <w:pPr>
        <w:pStyle w:val="PargrafodaLista"/>
        <w:numPr>
          <w:ilvl w:val="0"/>
          <w:numId w:val="5"/>
        </w:numPr>
        <w:spacing w:before="240"/>
        <w:jc w:val="both"/>
        <w:rPr>
          <w:ins w:id="519" w:author="HISSA BARBARA OLIVEIRA" w:date="2025-06-29T00:45:00Z"/>
          <w:rFonts w:ascii="Arial" w:hAnsi="Arial" w:cs="Arial"/>
          <w:rPrChange w:id="520" w:author="EUDERLAN FREIRE DA SILVA ABREU" w:date="2025-07-17T19:08:00Z">
            <w:rPr>
              <w:ins w:id="521" w:author="HISSA BARBARA OLIVEIRA" w:date="2025-06-29T00:45:00Z"/>
              <w:rFonts w:ascii="Arial" w:hAnsi="Arial" w:cs="Arial"/>
              <w:color w:val="000000"/>
            </w:rPr>
          </w:rPrChange>
        </w:rPr>
        <w:pPrChange w:id="522" w:author="EUDERLAN FREIRE DA SILVA ABREU" w:date="2025-07-17T19:06:00Z">
          <w:pPr/>
        </w:pPrChange>
      </w:pPr>
      <w:ins w:id="523" w:author="EUDERLAN FREIRE DA SILVA ABREU" w:date="2025-06-28T20:36:00Z">
        <w:r w:rsidRPr="007A0C21">
          <w:rPr>
            <w:rFonts w:ascii="Arial" w:hAnsi="Arial" w:cs="Arial"/>
            <w:color w:val="000000"/>
            <w:sz w:val="24"/>
            <w:szCs w:val="24"/>
            <w:rPrChange w:id="524" w:author="EUDERLAN FREIRE DA SILVA ABREU" w:date="2025-07-17T19:05:00Z">
              <w:rPr>
                <w:rFonts w:ascii="Arial" w:eastAsia="Times New Roman" w:hAnsi="Arial" w:cs="Arial"/>
                <w:color w:val="000000"/>
                <w:sz w:val="24"/>
                <w:szCs w:val="24"/>
                <w:lang w:eastAsia="pt-BR"/>
              </w:rPr>
            </w:rPrChange>
          </w:rPr>
          <w:t>Clique em "Criar Conta"</w:t>
        </w:r>
      </w:ins>
    </w:p>
    <w:p w14:paraId="440E66D4" w14:textId="6C9E7ED0" w:rsidR="09AB4BC8" w:rsidRPr="007A0C21" w:rsidRDefault="09AB4BC8" w:rsidP="007A0C21">
      <w:pPr>
        <w:pStyle w:val="Ttulo1"/>
        <w:rPr>
          <w:ins w:id="525" w:author="HISSA BARBARA OLIVEIRA" w:date="2025-06-29T01:07:00Z"/>
          <w:rFonts w:ascii="Arial" w:eastAsia="Arial" w:hAnsi="Arial" w:cs="Arial"/>
          <w:b/>
          <w:bCs/>
          <w:rPrChange w:id="526" w:author="EUDERLAN FREIRE DA SILVA ABREU" w:date="2025-07-17T19:05:00Z">
            <w:rPr>
              <w:ins w:id="527" w:author="HISSA BARBARA OLIVEIRA" w:date="2025-06-29T01:07:00Z"/>
            </w:rPr>
          </w:rPrChange>
        </w:rPr>
        <w:pPrChange w:id="528" w:author="EUDERLAN FREIRE DA SILVA ABREU" w:date="2025-07-17T19:06:00Z">
          <w:pPr/>
        </w:pPrChange>
      </w:pPr>
      <w:bookmarkStart w:id="529" w:name="_Toc203674695"/>
      <w:ins w:id="530" w:author="HISSA BARBARA OLIVEIRA" w:date="2025-06-29T01:07:00Z">
        <w:r w:rsidRPr="007A0C21">
          <w:rPr>
            <w:rFonts w:ascii="Arial" w:eastAsia="Arial" w:hAnsi="Arial" w:cs="Arial"/>
            <w:b/>
            <w:bCs/>
            <w:rPrChange w:id="531" w:author="EUDERLAN FREIRE DA SILVA ABREU" w:date="2025-07-17T19:05:00Z">
              <w:rPr/>
            </w:rPrChange>
          </w:rPr>
          <w:lastRenderedPageBreak/>
          <w:t>2</w:t>
        </w:r>
        <w:del w:id="532" w:author="EUDERLAN FREIRE DA SILVA ABREU" w:date="2025-07-17T15:32:00Z">
          <w:r w:rsidRPr="007A0C21" w:rsidDel="00E22BF5">
            <w:rPr>
              <w:rFonts w:ascii="Arial" w:eastAsia="Arial" w:hAnsi="Arial" w:cs="Arial"/>
              <w:b/>
              <w:bCs/>
              <w:rPrChange w:id="533" w:author="EUDERLAN FREIRE DA SILVA ABREU" w:date="2025-07-17T19:05:00Z">
                <w:rPr/>
              </w:rPrChange>
            </w:rPr>
            <w:delText>.</w:delText>
          </w:r>
        </w:del>
        <w:r w:rsidRPr="007A0C21">
          <w:rPr>
            <w:rFonts w:ascii="Arial" w:eastAsia="Arial" w:hAnsi="Arial" w:cs="Arial"/>
            <w:b/>
            <w:bCs/>
            <w:rPrChange w:id="534" w:author="EUDERLAN FREIRE DA SILVA ABREU" w:date="2025-07-17T19:05:00Z">
              <w:rPr/>
            </w:rPrChange>
          </w:rPr>
          <w:t xml:space="preserve"> </w:t>
        </w:r>
        <w:del w:id="535" w:author="EUDERLAN FREIRE DA SILVA ABREU" w:date="2025-07-09T13:47:00Z">
          <w:r w:rsidRPr="007A0C21" w:rsidDel="00FF6B16">
            <w:rPr>
              <w:rFonts w:ascii="Arial" w:eastAsia="Arial" w:hAnsi="Arial" w:cs="Arial"/>
              <w:b/>
              <w:bCs/>
              <w:rPrChange w:id="536" w:author="EUDERLAN FREIRE DA SILVA ABREU" w:date="2025-07-17T19:05:00Z">
                <w:rPr/>
              </w:rPrChange>
            </w:rPr>
            <w:delText xml:space="preserve">Tela 2: </w:delText>
          </w:r>
        </w:del>
        <w:r w:rsidRPr="007A0C21">
          <w:rPr>
            <w:rFonts w:ascii="Arial" w:eastAsia="Arial" w:hAnsi="Arial" w:cs="Arial"/>
            <w:b/>
            <w:bCs/>
            <w:rPrChange w:id="537" w:author="EUDERLAN FREIRE DA SILVA ABREU" w:date="2025-07-17T19:05:00Z">
              <w:rPr/>
            </w:rPrChange>
          </w:rPr>
          <w:t>Tela Principal do Chat</w:t>
        </w:r>
        <w:bookmarkEnd w:id="529"/>
      </w:ins>
    </w:p>
    <w:p w14:paraId="34D778FF" w14:textId="25977491" w:rsidR="09AB4BC8" w:rsidRPr="007A0C21" w:rsidDel="00D92B1A" w:rsidRDefault="09AB4BC8" w:rsidP="007A0C21">
      <w:pPr>
        <w:spacing w:before="240" w:after="240"/>
        <w:jc w:val="center"/>
        <w:rPr>
          <w:ins w:id="538" w:author="HISSA BARBARA OLIVEIRA" w:date="2025-06-29T01:07:00Z"/>
          <w:del w:id="539" w:author="EUDERLAN FREIRE DA SILVA ABREU" w:date="2025-07-17T18:56:00Z"/>
          <w:rFonts w:ascii="Arial" w:eastAsia="Arial" w:hAnsi="Arial" w:cs="Arial"/>
          <w:color w:val="000000" w:themeColor="text1"/>
          <w:sz w:val="24"/>
          <w:szCs w:val="24"/>
          <w:rPrChange w:id="540" w:author="EUDERLAN FREIRE DA SILVA ABREU" w:date="2025-07-17T19:05:00Z">
            <w:rPr>
              <w:ins w:id="541" w:author="HISSA BARBARA OLIVEIRA" w:date="2025-06-29T01:07:00Z"/>
              <w:del w:id="542" w:author="EUDERLAN FREIRE DA SILVA ABREU" w:date="2025-07-17T18:56:00Z"/>
              <w:rFonts w:ascii="Arial" w:eastAsia="Arial" w:hAnsi="Arial" w:cs="Arial"/>
              <w:color w:val="000000" w:themeColor="text1"/>
              <w:sz w:val="24"/>
              <w:szCs w:val="24"/>
            </w:rPr>
          </w:rPrChange>
        </w:rPr>
        <w:pPrChange w:id="543" w:author="EUDERLAN FREIRE DA SILVA ABREU" w:date="2025-07-17T19:06:00Z">
          <w:pPr/>
        </w:pPrChange>
      </w:pPr>
      <w:ins w:id="544" w:author="HISSA BARBARA OLIVEIRA" w:date="2025-06-29T01:07:00Z">
        <w:del w:id="545" w:author="EUDERLAN FREIRE DA SILVA ABREU" w:date="2025-07-17T18:56:00Z">
          <w:r w:rsidRPr="007A0C21" w:rsidDel="00D92B1A">
            <w:rPr>
              <w:rFonts w:ascii="Arial" w:eastAsia="Arial" w:hAnsi="Arial" w:cs="Arial"/>
              <w:b/>
              <w:bCs/>
              <w:color w:val="000000" w:themeColor="text1"/>
              <w:sz w:val="24"/>
              <w:szCs w:val="24"/>
              <w:rPrChange w:id="546" w:author="EUDERLAN FREIRE DA SILVA ABREU" w:date="2025-07-17T19:05:00Z">
                <w:rPr>
                  <w:rFonts w:ascii="Arial" w:eastAsia="Arial" w:hAnsi="Arial" w:cs="Arial"/>
                  <w:b/>
                  <w:bCs/>
                  <w:color w:val="000000" w:themeColor="text1"/>
                  <w:sz w:val="24"/>
                  <w:szCs w:val="24"/>
                </w:rPr>
              </w:rPrChange>
            </w:rPr>
            <w:delText>Figura 2</w:delText>
          </w:r>
          <w:r w:rsidRPr="007A0C21" w:rsidDel="00D92B1A">
            <w:rPr>
              <w:rFonts w:ascii="Arial" w:eastAsia="Arial" w:hAnsi="Arial" w:cs="Arial"/>
              <w:color w:val="000000" w:themeColor="text1"/>
              <w:sz w:val="24"/>
              <w:szCs w:val="24"/>
              <w:rPrChange w:id="547" w:author="EUDERLAN FREIRE DA SILVA ABREU" w:date="2025-07-17T19:05:00Z">
                <w:rPr>
                  <w:rFonts w:ascii="Arial" w:eastAsia="Arial" w:hAnsi="Arial" w:cs="Arial"/>
                  <w:color w:val="000000" w:themeColor="text1"/>
                  <w:sz w:val="24"/>
                  <w:szCs w:val="24"/>
                </w:rPr>
              </w:rPrChange>
            </w:rPr>
            <w:delText xml:space="preserve"> - Interface Principal de Chat</w:delText>
          </w:r>
        </w:del>
      </w:ins>
    </w:p>
    <w:p w14:paraId="7809BD3E" w14:textId="171463E9" w:rsidR="00D92B1A" w:rsidRPr="007A0C21" w:rsidRDefault="00D92B1A" w:rsidP="007A0C21">
      <w:pPr>
        <w:pStyle w:val="Legenda"/>
        <w:keepNext/>
        <w:spacing w:before="240"/>
        <w:jc w:val="center"/>
        <w:rPr>
          <w:ins w:id="548" w:author="EUDERLAN FREIRE DA SILVA ABREU" w:date="2025-07-17T18:56:00Z"/>
          <w:rFonts w:ascii="Arial" w:hAnsi="Arial" w:cs="Arial"/>
          <w:i w:val="0"/>
          <w:iCs w:val="0"/>
          <w:color w:val="000000" w:themeColor="text1"/>
          <w:sz w:val="24"/>
          <w:szCs w:val="24"/>
          <w:rPrChange w:id="549" w:author="EUDERLAN FREIRE DA SILVA ABREU" w:date="2025-07-17T19:05:00Z">
            <w:rPr>
              <w:ins w:id="550" w:author="EUDERLAN FREIRE DA SILVA ABREU" w:date="2025-07-17T18:56:00Z"/>
            </w:rPr>
          </w:rPrChange>
        </w:rPr>
        <w:pPrChange w:id="551" w:author="EUDERLAN FREIRE DA SILVA ABREU" w:date="2025-07-17T19:06:00Z">
          <w:pPr>
            <w:pStyle w:val="Legenda"/>
          </w:pPr>
        </w:pPrChange>
      </w:pPr>
      <w:ins w:id="552" w:author="EUDERLAN FREIRE DA SILVA ABREU" w:date="2025-07-17T18:56:00Z">
        <w:r w:rsidRPr="007A0C21">
          <w:rPr>
            <w:rFonts w:ascii="Arial" w:hAnsi="Arial" w:cs="Arial"/>
            <w:i w:val="0"/>
            <w:iCs w:val="0"/>
            <w:color w:val="000000" w:themeColor="text1"/>
            <w:sz w:val="24"/>
            <w:szCs w:val="24"/>
            <w:rPrChange w:id="553" w:author="EUDERLAN FREIRE DA SILVA ABREU" w:date="2025-07-17T19:05:00Z">
              <w:rPr/>
            </w:rPrChange>
          </w:rPr>
          <w:t xml:space="preserve">Figura </w:t>
        </w:r>
        <w:r w:rsidRPr="007A0C21">
          <w:rPr>
            <w:rFonts w:ascii="Arial" w:hAnsi="Arial" w:cs="Arial"/>
            <w:i w:val="0"/>
            <w:iCs w:val="0"/>
            <w:color w:val="000000" w:themeColor="text1"/>
            <w:sz w:val="24"/>
            <w:szCs w:val="24"/>
            <w:rPrChange w:id="554" w:author="EUDERLAN FREIRE DA SILVA ABREU" w:date="2025-07-17T19:05:00Z">
              <w:rPr/>
            </w:rPrChange>
          </w:rPr>
          <w:fldChar w:fldCharType="begin"/>
        </w:r>
        <w:r w:rsidRPr="007A0C21">
          <w:rPr>
            <w:rFonts w:ascii="Arial" w:hAnsi="Arial" w:cs="Arial"/>
            <w:i w:val="0"/>
            <w:iCs w:val="0"/>
            <w:color w:val="000000" w:themeColor="text1"/>
            <w:sz w:val="24"/>
            <w:szCs w:val="24"/>
            <w:rPrChange w:id="555"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556" w:author="EUDERLAN FREIRE DA SILVA ABREU" w:date="2025-07-17T19:05:00Z">
            <w:rPr/>
          </w:rPrChange>
        </w:rPr>
        <w:fldChar w:fldCharType="separate"/>
      </w:r>
      <w:ins w:id="557" w:author="EUDERLAN FREIRE DA SILVA ABREU" w:date="2025-07-17T20:02:00Z">
        <w:r w:rsidR="00D81F7F">
          <w:rPr>
            <w:rFonts w:ascii="Arial" w:hAnsi="Arial" w:cs="Arial"/>
            <w:i w:val="0"/>
            <w:iCs w:val="0"/>
            <w:noProof/>
            <w:color w:val="000000" w:themeColor="text1"/>
            <w:sz w:val="24"/>
            <w:szCs w:val="24"/>
          </w:rPr>
          <w:t>2</w:t>
        </w:r>
      </w:ins>
      <w:ins w:id="558" w:author="EUDERLAN FREIRE DA SILVA ABREU" w:date="2025-07-17T18:56:00Z">
        <w:r w:rsidRPr="007A0C21">
          <w:rPr>
            <w:rFonts w:ascii="Arial" w:hAnsi="Arial" w:cs="Arial"/>
            <w:i w:val="0"/>
            <w:iCs w:val="0"/>
            <w:color w:val="000000" w:themeColor="text1"/>
            <w:sz w:val="24"/>
            <w:szCs w:val="24"/>
            <w:rPrChange w:id="559" w:author="EUDERLAN FREIRE DA SILVA ABREU" w:date="2025-07-17T19:05:00Z">
              <w:rPr/>
            </w:rPrChange>
          </w:rPr>
          <w:fldChar w:fldCharType="end"/>
        </w:r>
        <w:r w:rsidRPr="007A0C21">
          <w:rPr>
            <w:rFonts w:ascii="Arial" w:hAnsi="Arial" w:cs="Arial"/>
            <w:i w:val="0"/>
            <w:iCs w:val="0"/>
            <w:color w:val="000000" w:themeColor="text1"/>
            <w:sz w:val="24"/>
            <w:szCs w:val="24"/>
            <w:rPrChange w:id="560" w:author="EUDERLAN FREIRE DA SILVA ABREU" w:date="2025-07-17T19:05:00Z">
              <w:rPr/>
            </w:rPrChange>
          </w:rPr>
          <w:t xml:space="preserve"> - Interface Principal de Chat</w:t>
        </w:r>
      </w:ins>
    </w:p>
    <w:p w14:paraId="72258CC3" w14:textId="56F03A1C" w:rsidR="09AB4BC8" w:rsidRPr="007A0C21" w:rsidRDefault="09AB4BC8" w:rsidP="007A0C21">
      <w:pPr>
        <w:spacing w:before="240" w:after="240"/>
        <w:jc w:val="both"/>
        <w:rPr>
          <w:ins w:id="561" w:author="HISSA BARBARA OLIVEIRA" w:date="2025-06-29T01:07:00Z"/>
          <w:rFonts w:ascii="Arial" w:hAnsi="Arial" w:cs="Arial"/>
          <w:sz w:val="24"/>
          <w:szCs w:val="24"/>
          <w:rPrChange w:id="562" w:author="EUDERLAN FREIRE DA SILVA ABREU" w:date="2025-07-17T19:05:00Z">
            <w:rPr>
              <w:ins w:id="563" w:author="HISSA BARBARA OLIVEIRA" w:date="2025-06-29T01:07:00Z"/>
            </w:rPr>
          </w:rPrChange>
        </w:rPr>
        <w:pPrChange w:id="564" w:author="EUDERLAN FREIRE DA SILVA ABREU" w:date="2025-07-17T19:06:00Z">
          <w:pPr/>
        </w:pPrChange>
      </w:pPr>
      <w:ins w:id="565" w:author="HISSA BARBARA OLIVEIRA" w:date="2025-06-29T01:07:00Z">
        <w:r w:rsidRPr="007A0C21">
          <w:rPr>
            <w:rFonts w:ascii="Arial" w:hAnsi="Arial" w:cs="Arial"/>
            <w:noProof/>
            <w:sz w:val="24"/>
            <w:szCs w:val="24"/>
            <w:rPrChange w:id="566" w:author="EUDERLAN FREIRE DA SILVA ABREU" w:date="2025-07-17T19:05:00Z">
              <w:rPr>
                <w:noProof/>
              </w:rPr>
            </w:rPrChange>
          </w:rPr>
          <w:drawing>
            <wp:inline distT="0" distB="0" distL="0" distR="0" wp14:anchorId="512426D6" wp14:editId="4FE34CE2">
              <wp:extent cx="5384800" cy="3028950"/>
              <wp:effectExtent l="0" t="0" r="6350" b="0"/>
              <wp:docPr id="1165933887" name="Imagem 11659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3887" name="Imagem 11659338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4800" cy="3028950"/>
                      </a:xfrm>
                      <a:prstGeom prst="rect">
                        <a:avLst/>
                      </a:prstGeom>
                    </pic:spPr>
                  </pic:pic>
                </a:graphicData>
              </a:graphic>
            </wp:inline>
          </w:drawing>
        </w:r>
      </w:ins>
    </w:p>
    <w:p w14:paraId="6BE183D8" w14:textId="76FF01BC" w:rsidR="09AB4BC8" w:rsidRPr="007A0C21" w:rsidRDefault="0005122A" w:rsidP="007A0C21">
      <w:pPr>
        <w:pStyle w:val="Ttulo2"/>
        <w:spacing w:before="240"/>
        <w:rPr>
          <w:ins w:id="567" w:author="HISSA BARBARA OLIVEIRA" w:date="2025-06-29T01:07:00Z"/>
          <w:rFonts w:ascii="Arial" w:eastAsia="Arial" w:hAnsi="Arial" w:cs="Arial"/>
          <w:rPrChange w:id="568" w:author="EUDERLAN FREIRE DA SILVA ABREU" w:date="2025-07-17T19:05:00Z">
            <w:rPr>
              <w:ins w:id="569" w:author="HISSA BARBARA OLIVEIRA" w:date="2025-06-29T01:07:00Z"/>
            </w:rPr>
          </w:rPrChange>
        </w:rPr>
        <w:pPrChange w:id="570" w:author="EUDERLAN FREIRE DA SILVA ABREU" w:date="2025-07-17T19:06:00Z">
          <w:pPr/>
        </w:pPrChange>
      </w:pPr>
      <w:bookmarkStart w:id="571" w:name="_Toc203674696"/>
      <w:ins w:id="572" w:author="EUDERLAN FREIRE DA SILVA ABREU" w:date="2025-07-09T14:33:00Z">
        <w:r w:rsidRPr="007A0C21">
          <w:rPr>
            <w:rFonts w:ascii="Arial" w:eastAsia="Arial" w:hAnsi="Arial" w:cs="Arial"/>
            <w:rPrChange w:id="573" w:author="EUDERLAN FREIRE DA SILVA ABREU" w:date="2025-07-17T19:05:00Z">
              <w:rPr/>
            </w:rPrChange>
          </w:rPr>
          <w:t xml:space="preserve">2.1 </w:t>
        </w:r>
      </w:ins>
      <w:ins w:id="574" w:author="HISSA BARBARA OLIVEIRA" w:date="2025-06-29T01:07:00Z">
        <w:r w:rsidR="09AB4BC8" w:rsidRPr="007A0C21">
          <w:rPr>
            <w:rFonts w:ascii="Arial" w:eastAsia="Arial" w:hAnsi="Arial" w:cs="Arial"/>
            <w:rPrChange w:id="575" w:author="EUDERLAN FREIRE DA SILVA ABREU" w:date="2025-07-17T19:05:00Z">
              <w:rPr/>
            </w:rPrChange>
          </w:rPr>
          <w:t>Descrição da Tela:</w:t>
        </w:r>
        <w:bookmarkEnd w:id="571"/>
      </w:ins>
    </w:p>
    <w:p w14:paraId="230D8E24" w14:textId="4938B4BA" w:rsidR="09AB4BC8" w:rsidRPr="007A0C21" w:rsidRDefault="09AB4BC8" w:rsidP="007A0C21">
      <w:pPr>
        <w:spacing w:before="240" w:after="240"/>
        <w:jc w:val="both"/>
        <w:rPr>
          <w:ins w:id="576" w:author="HISSA BARBARA OLIVEIRA" w:date="2025-06-29T01:07:00Z"/>
          <w:rFonts w:ascii="Arial" w:eastAsia="Arial" w:hAnsi="Arial" w:cs="Arial"/>
          <w:color w:val="000000" w:themeColor="text1"/>
          <w:sz w:val="24"/>
          <w:szCs w:val="24"/>
          <w:rPrChange w:id="577" w:author="EUDERLAN FREIRE DA SILVA ABREU" w:date="2025-07-17T19:05:00Z">
            <w:rPr>
              <w:ins w:id="578" w:author="HISSA BARBARA OLIVEIRA" w:date="2025-06-29T01:07:00Z"/>
              <w:rFonts w:ascii="Arial" w:eastAsia="Arial" w:hAnsi="Arial" w:cs="Arial"/>
              <w:color w:val="000000" w:themeColor="text1"/>
              <w:sz w:val="24"/>
              <w:szCs w:val="24"/>
            </w:rPr>
          </w:rPrChange>
        </w:rPr>
        <w:pPrChange w:id="579" w:author="EUDERLAN FREIRE DA SILVA ABREU" w:date="2025-07-17T19:06:00Z">
          <w:pPr/>
        </w:pPrChange>
      </w:pPr>
      <w:ins w:id="580" w:author="HISSA BARBARA OLIVEIRA" w:date="2025-06-29T01:07:00Z">
        <w:r w:rsidRPr="007A0C21">
          <w:rPr>
            <w:rFonts w:ascii="Arial" w:eastAsia="Arial" w:hAnsi="Arial" w:cs="Arial"/>
            <w:color w:val="000000" w:themeColor="text1"/>
            <w:sz w:val="24"/>
            <w:szCs w:val="24"/>
            <w:rPrChange w:id="581" w:author="EUDERLAN FREIRE DA SILVA ABREU" w:date="2025-07-17T19:05:00Z">
              <w:rPr>
                <w:rFonts w:ascii="Arial" w:eastAsia="Arial" w:hAnsi="Arial" w:cs="Arial"/>
                <w:color w:val="000000" w:themeColor="text1"/>
                <w:sz w:val="24"/>
                <w:szCs w:val="24"/>
              </w:rPr>
            </w:rPrChange>
          </w:rPr>
          <w:t>A tela principal é dividida em três seções principais: cabeçalho, área de conversação e área de entrada de texto.</w:t>
        </w:r>
      </w:ins>
    </w:p>
    <w:p w14:paraId="0120E2F1" w14:textId="0BEFB6AD" w:rsidR="09AB4BC8" w:rsidRPr="007A0C21" w:rsidRDefault="09AB4BC8" w:rsidP="007A0C21">
      <w:pPr>
        <w:spacing w:before="240" w:after="40"/>
        <w:jc w:val="both"/>
        <w:rPr>
          <w:ins w:id="582" w:author="HISSA BARBARA OLIVEIRA" w:date="2025-06-29T01:07:00Z"/>
          <w:rFonts w:ascii="Arial" w:eastAsia="Arial" w:hAnsi="Arial" w:cs="Arial"/>
          <w:color w:val="000000" w:themeColor="text1"/>
          <w:sz w:val="24"/>
          <w:szCs w:val="24"/>
          <w:rPrChange w:id="583" w:author="EUDERLAN FREIRE DA SILVA ABREU" w:date="2025-07-17T19:05:00Z">
            <w:rPr>
              <w:ins w:id="584" w:author="HISSA BARBARA OLIVEIRA" w:date="2025-06-29T01:07:00Z"/>
              <w:rFonts w:ascii="Arial" w:eastAsia="Arial" w:hAnsi="Arial" w:cs="Arial"/>
              <w:color w:val="000000" w:themeColor="text1"/>
              <w:sz w:val="24"/>
              <w:szCs w:val="24"/>
            </w:rPr>
          </w:rPrChange>
        </w:rPr>
        <w:pPrChange w:id="585" w:author="EUDERLAN FREIRE DA SILVA ABREU" w:date="2025-07-17T19:06:00Z">
          <w:pPr/>
        </w:pPrChange>
      </w:pPr>
      <w:ins w:id="586" w:author="HISSA BARBARA OLIVEIRA" w:date="2025-06-29T01:07:00Z">
        <w:r w:rsidRPr="007A0C21">
          <w:rPr>
            <w:rFonts w:ascii="Arial" w:eastAsia="Arial" w:hAnsi="Arial" w:cs="Arial"/>
            <w:color w:val="000000" w:themeColor="text1"/>
            <w:sz w:val="24"/>
            <w:szCs w:val="24"/>
            <w:rPrChange w:id="587" w:author="EUDERLAN FREIRE DA SILVA ABREU" w:date="2025-07-17T19:05:00Z">
              <w:rPr>
                <w:rFonts w:ascii="Arial" w:eastAsia="Arial" w:hAnsi="Arial" w:cs="Arial"/>
                <w:color w:val="000000" w:themeColor="text1"/>
                <w:sz w:val="24"/>
                <w:szCs w:val="24"/>
              </w:rPr>
            </w:rPrChange>
          </w:rPr>
          <w:t>Cabeçalho Superior:</w:t>
        </w:r>
      </w:ins>
    </w:p>
    <w:p w14:paraId="16CE5CE1" w14:textId="0DE81D35" w:rsidR="09AB4BC8" w:rsidRPr="007A0C21" w:rsidRDefault="09AB4BC8" w:rsidP="007A0C21">
      <w:pPr>
        <w:pStyle w:val="PargrafodaLista"/>
        <w:numPr>
          <w:ilvl w:val="0"/>
          <w:numId w:val="17"/>
        </w:numPr>
        <w:spacing w:before="240" w:after="240"/>
        <w:jc w:val="both"/>
        <w:rPr>
          <w:ins w:id="588" w:author="HISSA BARBARA OLIVEIRA" w:date="2025-06-29T01:07:00Z"/>
          <w:rFonts w:ascii="Arial" w:eastAsia="Arial" w:hAnsi="Arial" w:cs="Arial"/>
          <w:color w:val="000000" w:themeColor="text1"/>
          <w:sz w:val="24"/>
          <w:szCs w:val="24"/>
          <w:rPrChange w:id="589" w:author="EUDERLAN FREIRE DA SILVA ABREU" w:date="2025-07-17T19:05:00Z">
            <w:rPr>
              <w:ins w:id="590" w:author="HISSA BARBARA OLIVEIRA" w:date="2025-06-29T01:07:00Z"/>
              <w:rFonts w:ascii="Arial" w:eastAsia="Arial" w:hAnsi="Arial" w:cs="Arial"/>
              <w:color w:val="000000" w:themeColor="text1"/>
              <w:sz w:val="24"/>
              <w:szCs w:val="24"/>
            </w:rPr>
          </w:rPrChange>
        </w:rPr>
        <w:pPrChange w:id="591" w:author="EUDERLAN FREIRE DA SILVA ABREU" w:date="2025-07-17T19:06:00Z">
          <w:pPr/>
        </w:pPrChange>
      </w:pPr>
      <w:ins w:id="592" w:author="HISSA BARBARA OLIVEIRA" w:date="2025-06-29T01:07:00Z">
        <w:r w:rsidRPr="007A0C21">
          <w:rPr>
            <w:rFonts w:ascii="Arial" w:eastAsia="Arial" w:hAnsi="Arial" w:cs="Arial"/>
            <w:b/>
            <w:bCs/>
            <w:color w:val="000000" w:themeColor="text1"/>
            <w:sz w:val="24"/>
            <w:szCs w:val="24"/>
            <w:rPrChange w:id="593" w:author="EUDERLAN FREIRE DA SILVA ABREU" w:date="2025-07-17T19:05:00Z">
              <w:rPr>
                <w:rFonts w:ascii="Arial" w:eastAsia="Arial" w:hAnsi="Arial" w:cs="Arial"/>
                <w:b/>
                <w:bCs/>
                <w:color w:val="000000" w:themeColor="text1"/>
                <w:sz w:val="24"/>
                <w:szCs w:val="24"/>
              </w:rPr>
            </w:rPrChange>
          </w:rPr>
          <w:t xml:space="preserve">Logo </w:t>
        </w:r>
        <w:proofErr w:type="gramStart"/>
        <w:r w:rsidRPr="007A0C21">
          <w:rPr>
            <w:rFonts w:ascii="Arial" w:eastAsia="Arial" w:hAnsi="Arial" w:cs="Arial"/>
            <w:b/>
            <w:bCs/>
            <w:color w:val="000000" w:themeColor="text1"/>
            <w:sz w:val="24"/>
            <w:szCs w:val="24"/>
            <w:rPrChange w:id="594" w:author="EUDERLAN FREIRE DA SILVA ABREU" w:date="2025-07-17T19:05:00Z">
              <w:rPr>
                <w:rFonts w:ascii="Arial" w:eastAsia="Arial" w:hAnsi="Arial" w:cs="Arial"/>
                <w:b/>
                <w:bCs/>
                <w:color w:val="000000" w:themeColor="text1"/>
                <w:sz w:val="24"/>
                <w:szCs w:val="24"/>
              </w:rPr>
            </w:rPrChange>
          </w:rPr>
          <w:t>e</w:t>
        </w:r>
        <w:proofErr w:type="gramEnd"/>
        <w:r w:rsidRPr="007A0C21">
          <w:rPr>
            <w:rFonts w:ascii="Arial" w:eastAsia="Arial" w:hAnsi="Arial" w:cs="Arial"/>
            <w:b/>
            <w:bCs/>
            <w:color w:val="000000" w:themeColor="text1"/>
            <w:sz w:val="24"/>
            <w:szCs w:val="24"/>
            <w:rPrChange w:id="595" w:author="EUDERLAN FREIRE DA SILVA ABREU" w:date="2025-07-17T19:05:00Z">
              <w:rPr>
                <w:rFonts w:ascii="Arial" w:eastAsia="Arial" w:hAnsi="Arial" w:cs="Arial"/>
                <w:b/>
                <w:bCs/>
                <w:color w:val="000000" w:themeColor="text1"/>
                <w:sz w:val="24"/>
                <w:szCs w:val="24"/>
              </w:rPr>
            </w:rPrChange>
          </w:rPr>
          <w:t xml:space="preserve"> Título</w:t>
        </w:r>
        <w:r w:rsidRPr="007A0C21">
          <w:rPr>
            <w:rFonts w:ascii="Arial" w:eastAsia="Arial" w:hAnsi="Arial" w:cs="Arial"/>
            <w:color w:val="000000" w:themeColor="text1"/>
            <w:sz w:val="24"/>
            <w:szCs w:val="24"/>
            <w:rPrChange w:id="596" w:author="EUDERLAN FREIRE DA SILVA ABREU" w:date="2025-07-17T19:05:00Z">
              <w:rPr>
                <w:rFonts w:ascii="Arial" w:eastAsia="Arial" w:hAnsi="Arial" w:cs="Arial"/>
                <w:color w:val="000000" w:themeColor="text1"/>
                <w:sz w:val="24"/>
                <w:szCs w:val="24"/>
              </w:rPr>
            </w:rPrChange>
          </w:rPr>
          <w:t>: "Sistema de Consultas UFMA"</w:t>
        </w:r>
      </w:ins>
    </w:p>
    <w:p w14:paraId="6CDABFC2" w14:textId="5E8394BE" w:rsidR="09AB4BC8" w:rsidRPr="007A0C21" w:rsidRDefault="09AB4BC8" w:rsidP="007A0C21">
      <w:pPr>
        <w:pStyle w:val="PargrafodaLista"/>
        <w:numPr>
          <w:ilvl w:val="0"/>
          <w:numId w:val="17"/>
        </w:numPr>
        <w:spacing w:before="240" w:after="240"/>
        <w:jc w:val="both"/>
        <w:rPr>
          <w:ins w:id="597" w:author="HISSA BARBARA OLIVEIRA" w:date="2025-06-29T01:07:00Z"/>
          <w:rFonts w:ascii="Arial" w:eastAsia="Arial" w:hAnsi="Arial" w:cs="Arial"/>
          <w:color w:val="000000" w:themeColor="text1"/>
          <w:sz w:val="24"/>
          <w:szCs w:val="24"/>
          <w:rPrChange w:id="598" w:author="EUDERLAN FREIRE DA SILVA ABREU" w:date="2025-07-17T19:05:00Z">
            <w:rPr>
              <w:ins w:id="599" w:author="HISSA BARBARA OLIVEIRA" w:date="2025-06-29T01:07:00Z"/>
              <w:rFonts w:ascii="Arial" w:eastAsia="Arial" w:hAnsi="Arial" w:cs="Arial"/>
              <w:color w:val="000000" w:themeColor="text1"/>
              <w:sz w:val="24"/>
              <w:szCs w:val="24"/>
            </w:rPr>
          </w:rPrChange>
        </w:rPr>
        <w:pPrChange w:id="600" w:author="EUDERLAN FREIRE DA SILVA ABREU" w:date="2025-07-17T19:06:00Z">
          <w:pPr/>
        </w:pPrChange>
      </w:pPr>
      <w:ins w:id="601" w:author="HISSA BARBARA OLIVEIRA" w:date="2025-06-29T01:07:00Z">
        <w:r w:rsidRPr="007A0C21">
          <w:rPr>
            <w:rFonts w:ascii="Arial" w:eastAsia="Arial" w:hAnsi="Arial" w:cs="Arial"/>
            <w:b/>
            <w:bCs/>
            <w:color w:val="000000" w:themeColor="text1"/>
            <w:sz w:val="24"/>
            <w:szCs w:val="24"/>
            <w:rPrChange w:id="602" w:author="EUDERLAN FREIRE DA SILVA ABREU" w:date="2025-07-17T19:05:00Z">
              <w:rPr>
                <w:rFonts w:ascii="Arial" w:eastAsia="Arial" w:hAnsi="Arial" w:cs="Arial"/>
                <w:b/>
                <w:bCs/>
                <w:color w:val="000000" w:themeColor="text1"/>
                <w:sz w:val="24"/>
                <w:szCs w:val="24"/>
              </w:rPr>
            </w:rPrChange>
          </w:rPr>
          <w:t>Subtítulo</w:t>
        </w:r>
        <w:r w:rsidRPr="007A0C21">
          <w:rPr>
            <w:rFonts w:ascii="Arial" w:eastAsia="Arial" w:hAnsi="Arial" w:cs="Arial"/>
            <w:color w:val="000000" w:themeColor="text1"/>
            <w:sz w:val="24"/>
            <w:szCs w:val="24"/>
            <w:rPrChange w:id="603" w:author="EUDERLAN FREIRE DA SILVA ABREU" w:date="2025-07-17T19:05:00Z">
              <w:rPr>
                <w:rFonts w:ascii="Arial" w:eastAsia="Arial" w:hAnsi="Arial" w:cs="Arial"/>
                <w:color w:val="000000" w:themeColor="text1"/>
                <w:sz w:val="24"/>
                <w:szCs w:val="24"/>
              </w:rPr>
            </w:rPrChange>
          </w:rPr>
          <w:t>: "Consultas Inteligentes via LLM"</w:t>
        </w:r>
      </w:ins>
    </w:p>
    <w:p w14:paraId="04C24475" w14:textId="0B6FED0B" w:rsidR="09AB4BC8" w:rsidRPr="007A0C21" w:rsidRDefault="09AB4BC8" w:rsidP="007A0C21">
      <w:pPr>
        <w:pStyle w:val="PargrafodaLista"/>
        <w:numPr>
          <w:ilvl w:val="0"/>
          <w:numId w:val="17"/>
        </w:numPr>
        <w:spacing w:before="240" w:after="240"/>
        <w:jc w:val="both"/>
        <w:rPr>
          <w:ins w:id="604" w:author="HISSA BARBARA OLIVEIRA" w:date="2025-06-29T01:07:00Z"/>
          <w:rFonts w:ascii="Arial" w:eastAsia="Arial" w:hAnsi="Arial" w:cs="Arial"/>
          <w:color w:val="000000" w:themeColor="text1"/>
          <w:sz w:val="24"/>
          <w:szCs w:val="24"/>
          <w:rPrChange w:id="605" w:author="EUDERLAN FREIRE DA SILVA ABREU" w:date="2025-07-17T19:05:00Z">
            <w:rPr>
              <w:ins w:id="606" w:author="HISSA BARBARA OLIVEIRA" w:date="2025-06-29T01:07:00Z"/>
              <w:rFonts w:ascii="Arial" w:eastAsia="Arial" w:hAnsi="Arial" w:cs="Arial"/>
              <w:color w:val="000000" w:themeColor="text1"/>
              <w:sz w:val="24"/>
              <w:szCs w:val="24"/>
            </w:rPr>
          </w:rPrChange>
        </w:rPr>
        <w:pPrChange w:id="607" w:author="EUDERLAN FREIRE DA SILVA ABREU" w:date="2025-07-17T19:06:00Z">
          <w:pPr/>
        </w:pPrChange>
      </w:pPr>
      <w:ins w:id="608" w:author="HISSA BARBARA OLIVEIRA" w:date="2025-06-29T01:07:00Z">
        <w:r w:rsidRPr="007A0C21">
          <w:rPr>
            <w:rFonts w:ascii="Arial" w:eastAsia="Arial" w:hAnsi="Arial" w:cs="Arial"/>
            <w:b/>
            <w:bCs/>
            <w:color w:val="000000" w:themeColor="text1"/>
            <w:sz w:val="24"/>
            <w:szCs w:val="24"/>
            <w:rPrChange w:id="609" w:author="EUDERLAN FREIRE DA SILVA ABREU" w:date="2025-07-17T19:05:00Z">
              <w:rPr>
                <w:rFonts w:ascii="Arial" w:eastAsia="Arial" w:hAnsi="Arial" w:cs="Arial"/>
                <w:b/>
                <w:bCs/>
                <w:color w:val="000000" w:themeColor="text1"/>
                <w:sz w:val="24"/>
                <w:szCs w:val="24"/>
              </w:rPr>
            </w:rPrChange>
          </w:rPr>
          <w:t>Botões de Navegação</w:t>
        </w:r>
        <w:r w:rsidRPr="007A0C21">
          <w:rPr>
            <w:rFonts w:ascii="Arial" w:eastAsia="Arial" w:hAnsi="Arial" w:cs="Arial"/>
            <w:color w:val="000000" w:themeColor="text1"/>
            <w:sz w:val="24"/>
            <w:szCs w:val="24"/>
            <w:rPrChange w:id="610" w:author="EUDERLAN FREIRE DA SILVA ABREU" w:date="2025-07-17T19:05:00Z">
              <w:rPr>
                <w:rFonts w:ascii="Arial" w:eastAsia="Arial" w:hAnsi="Arial" w:cs="Arial"/>
                <w:color w:val="000000" w:themeColor="text1"/>
                <w:sz w:val="24"/>
                <w:szCs w:val="24"/>
              </w:rPr>
            </w:rPrChange>
          </w:rPr>
          <w:t>:</w:t>
        </w:r>
      </w:ins>
    </w:p>
    <w:p w14:paraId="1575F9B5" w14:textId="1A7C9A4B" w:rsidR="09AB4BC8" w:rsidRPr="007A0C21" w:rsidRDefault="09AB4BC8" w:rsidP="007A0C21">
      <w:pPr>
        <w:pStyle w:val="PargrafodaLista"/>
        <w:numPr>
          <w:ilvl w:val="1"/>
          <w:numId w:val="17"/>
        </w:numPr>
        <w:spacing w:before="240" w:after="240"/>
        <w:jc w:val="both"/>
        <w:rPr>
          <w:ins w:id="611" w:author="HISSA BARBARA OLIVEIRA" w:date="2025-06-29T01:07:00Z"/>
          <w:rFonts w:ascii="Arial" w:eastAsia="Arial" w:hAnsi="Arial" w:cs="Arial"/>
          <w:color w:val="000000" w:themeColor="text1"/>
          <w:sz w:val="24"/>
          <w:szCs w:val="24"/>
          <w:rPrChange w:id="612" w:author="EUDERLAN FREIRE DA SILVA ABREU" w:date="2025-07-17T19:05:00Z">
            <w:rPr>
              <w:ins w:id="613" w:author="HISSA BARBARA OLIVEIRA" w:date="2025-06-29T01:07:00Z"/>
              <w:rFonts w:ascii="Arial" w:eastAsia="Arial" w:hAnsi="Arial" w:cs="Arial"/>
              <w:color w:val="000000" w:themeColor="text1"/>
              <w:sz w:val="24"/>
              <w:szCs w:val="24"/>
            </w:rPr>
          </w:rPrChange>
        </w:rPr>
        <w:pPrChange w:id="614" w:author="EUDERLAN FREIRE DA SILVA ABREU" w:date="2025-07-17T19:06:00Z">
          <w:pPr/>
        </w:pPrChange>
      </w:pPr>
      <w:ins w:id="615" w:author="HISSA BARBARA OLIVEIRA" w:date="2025-06-29T01:07:00Z">
        <w:r w:rsidRPr="007A0C21">
          <w:rPr>
            <w:rFonts w:ascii="Arial" w:eastAsia="Arial" w:hAnsi="Arial" w:cs="Arial"/>
            <w:color w:val="000000" w:themeColor="text1"/>
            <w:sz w:val="24"/>
            <w:szCs w:val="24"/>
            <w:rPrChange w:id="616" w:author="EUDERLAN FREIRE DA SILVA ABREU" w:date="2025-07-17T19:05:00Z">
              <w:rPr>
                <w:rFonts w:ascii="Arial" w:eastAsia="Arial" w:hAnsi="Arial" w:cs="Arial"/>
                <w:color w:val="000000" w:themeColor="text1"/>
                <w:sz w:val="24"/>
                <w:szCs w:val="24"/>
              </w:rPr>
            </w:rPrChange>
          </w:rPr>
          <w:t>Ícone de histórico (</w:t>
        </w:r>
        <w:r w:rsidRPr="007A0C21">
          <w:rPr>
            <w:rFonts w:ascii="Segoe UI Emoji" w:eastAsia="Arial" w:hAnsi="Segoe UI Emoji" w:cs="Segoe UI Emoji"/>
            <w:color w:val="000000" w:themeColor="text1"/>
            <w:sz w:val="24"/>
            <w:szCs w:val="24"/>
            <w:rPrChange w:id="617" w:author="EUDERLAN FREIRE DA SILVA ABREU" w:date="2025-07-17T19:05:00Z">
              <w:rPr>
                <w:rFonts w:ascii="Arial" w:eastAsia="Arial" w:hAnsi="Arial" w:cs="Arial"/>
                <w:color w:val="000000" w:themeColor="text1"/>
                <w:sz w:val="24"/>
                <w:szCs w:val="24"/>
              </w:rPr>
            </w:rPrChange>
          </w:rPr>
          <w:t>🕑</w:t>
        </w:r>
        <w:r w:rsidRPr="007A0C21">
          <w:rPr>
            <w:rFonts w:ascii="Arial" w:eastAsia="Arial" w:hAnsi="Arial" w:cs="Arial"/>
            <w:color w:val="000000" w:themeColor="text1"/>
            <w:sz w:val="24"/>
            <w:szCs w:val="24"/>
            <w:rPrChange w:id="618" w:author="EUDERLAN FREIRE DA SILVA ABREU" w:date="2025-07-17T19:05:00Z">
              <w:rPr>
                <w:rFonts w:ascii="Arial" w:eastAsia="Arial" w:hAnsi="Arial" w:cs="Arial"/>
                <w:color w:val="000000" w:themeColor="text1"/>
                <w:sz w:val="24"/>
                <w:szCs w:val="24"/>
              </w:rPr>
            </w:rPrChange>
          </w:rPr>
          <w:t>): Acesso ao histórico de conversas</w:t>
        </w:r>
      </w:ins>
    </w:p>
    <w:p w14:paraId="4CFC2496" w14:textId="7F91B4A4" w:rsidR="09AB4BC8" w:rsidRPr="007A0C21" w:rsidRDefault="09AB4BC8" w:rsidP="007A0C21">
      <w:pPr>
        <w:pStyle w:val="PargrafodaLista"/>
        <w:numPr>
          <w:ilvl w:val="1"/>
          <w:numId w:val="17"/>
        </w:numPr>
        <w:spacing w:before="240" w:after="240"/>
        <w:jc w:val="both"/>
        <w:rPr>
          <w:ins w:id="619" w:author="HISSA BARBARA OLIVEIRA" w:date="2025-06-29T01:07:00Z"/>
          <w:rFonts w:ascii="Arial" w:eastAsia="Arial" w:hAnsi="Arial" w:cs="Arial"/>
          <w:color w:val="000000" w:themeColor="text1"/>
          <w:sz w:val="24"/>
          <w:szCs w:val="24"/>
          <w:rPrChange w:id="620" w:author="EUDERLAN FREIRE DA SILVA ABREU" w:date="2025-07-17T19:05:00Z">
            <w:rPr>
              <w:ins w:id="621" w:author="HISSA BARBARA OLIVEIRA" w:date="2025-06-29T01:07:00Z"/>
              <w:rFonts w:ascii="Arial" w:eastAsia="Arial" w:hAnsi="Arial" w:cs="Arial"/>
              <w:color w:val="000000" w:themeColor="text1"/>
              <w:sz w:val="24"/>
              <w:szCs w:val="24"/>
            </w:rPr>
          </w:rPrChange>
        </w:rPr>
        <w:pPrChange w:id="622" w:author="EUDERLAN FREIRE DA SILVA ABREU" w:date="2025-07-17T19:06:00Z">
          <w:pPr/>
        </w:pPrChange>
      </w:pPr>
      <w:ins w:id="623" w:author="HISSA BARBARA OLIVEIRA" w:date="2025-06-29T01:07:00Z">
        <w:r w:rsidRPr="007A0C21">
          <w:rPr>
            <w:rFonts w:ascii="Arial" w:eastAsia="Arial" w:hAnsi="Arial" w:cs="Arial"/>
            <w:color w:val="000000" w:themeColor="text1"/>
            <w:sz w:val="24"/>
            <w:szCs w:val="24"/>
            <w:rPrChange w:id="624" w:author="EUDERLAN FREIRE DA SILVA ABREU" w:date="2025-07-17T19:05:00Z">
              <w:rPr>
                <w:rFonts w:ascii="Arial" w:eastAsia="Arial" w:hAnsi="Arial" w:cs="Arial"/>
                <w:color w:val="000000" w:themeColor="text1"/>
                <w:sz w:val="24"/>
                <w:szCs w:val="24"/>
              </w:rPr>
            </w:rPrChange>
          </w:rPr>
          <w:t>Ícone de administração (</w:t>
        </w:r>
        <w:r w:rsidRPr="007A0C21">
          <w:rPr>
            <w:rFonts w:ascii="Segoe UI Emoji" w:eastAsia="Arial" w:hAnsi="Segoe UI Emoji" w:cs="Segoe UI Emoji"/>
            <w:color w:val="000000" w:themeColor="text1"/>
            <w:sz w:val="24"/>
            <w:szCs w:val="24"/>
            <w:rPrChange w:id="625" w:author="EUDERLAN FREIRE DA SILVA ABREU" w:date="2025-07-17T19:05:00Z">
              <w:rPr>
                <w:rFonts w:ascii="Arial" w:eastAsia="Arial" w:hAnsi="Arial" w:cs="Arial"/>
                <w:color w:val="000000" w:themeColor="text1"/>
                <w:sz w:val="24"/>
                <w:szCs w:val="24"/>
              </w:rPr>
            </w:rPrChange>
          </w:rPr>
          <w:t>🛡</w:t>
        </w:r>
        <w:r w:rsidRPr="007A0C21">
          <w:rPr>
            <w:rFonts w:ascii="Arial" w:eastAsia="Arial" w:hAnsi="Arial" w:cs="Arial"/>
            <w:color w:val="000000" w:themeColor="text1"/>
            <w:sz w:val="24"/>
            <w:szCs w:val="24"/>
            <w:rPrChange w:id="626" w:author="EUDERLAN FREIRE DA SILVA ABREU" w:date="2025-07-17T19:05:00Z">
              <w:rPr>
                <w:rFonts w:ascii="Arial" w:eastAsia="Arial" w:hAnsi="Arial" w:cs="Arial"/>
                <w:color w:val="000000" w:themeColor="text1"/>
                <w:sz w:val="24"/>
                <w:szCs w:val="24"/>
              </w:rPr>
            </w:rPrChange>
          </w:rPr>
          <w:t>️): Painel admin (apenas para administradores)</w:t>
        </w:r>
      </w:ins>
    </w:p>
    <w:p w14:paraId="70D58185" w14:textId="7F90E17C" w:rsidR="09AB4BC8" w:rsidRPr="007A0C21" w:rsidRDefault="09AB4BC8" w:rsidP="007A0C21">
      <w:pPr>
        <w:pStyle w:val="PargrafodaLista"/>
        <w:numPr>
          <w:ilvl w:val="0"/>
          <w:numId w:val="17"/>
        </w:numPr>
        <w:spacing w:before="240" w:after="240"/>
        <w:jc w:val="both"/>
        <w:rPr>
          <w:ins w:id="627" w:author="HISSA BARBARA OLIVEIRA" w:date="2025-06-29T01:07:00Z"/>
          <w:rFonts w:ascii="Arial" w:eastAsia="Arial" w:hAnsi="Arial" w:cs="Arial"/>
          <w:color w:val="000000" w:themeColor="text1"/>
          <w:sz w:val="24"/>
          <w:szCs w:val="24"/>
          <w:rPrChange w:id="628" w:author="EUDERLAN FREIRE DA SILVA ABREU" w:date="2025-07-17T19:05:00Z">
            <w:rPr>
              <w:ins w:id="629" w:author="HISSA BARBARA OLIVEIRA" w:date="2025-06-29T01:07:00Z"/>
              <w:rFonts w:ascii="Arial" w:eastAsia="Arial" w:hAnsi="Arial" w:cs="Arial"/>
              <w:color w:val="000000" w:themeColor="text1"/>
              <w:sz w:val="24"/>
              <w:szCs w:val="24"/>
            </w:rPr>
          </w:rPrChange>
        </w:rPr>
        <w:pPrChange w:id="630" w:author="EUDERLAN FREIRE DA SILVA ABREU" w:date="2025-07-17T19:06:00Z">
          <w:pPr/>
        </w:pPrChange>
      </w:pPr>
      <w:ins w:id="631" w:author="HISSA BARBARA OLIVEIRA" w:date="2025-06-29T01:07:00Z">
        <w:r w:rsidRPr="007A0C21">
          <w:rPr>
            <w:rFonts w:ascii="Arial" w:eastAsia="Arial" w:hAnsi="Arial" w:cs="Arial"/>
            <w:b/>
            <w:bCs/>
            <w:color w:val="000000" w:themeColor="text1"/>
            <w:sz w:val="24"/>
            <w:szCs w:val="24"/>
            <w:rPrChange w:id="632" w:author="EUDERLAN FREIRE DA SILVA ABREU" w:date="2025-07-17T19:05:00Z">
              <w:rPr>
                <w:rFonts w:ascii="Arial" w:eastAsia="Arial" w:hAnsi="Arial" w:cs="Arial"/>
                <w:b/>
                <w:bCs/>
                <w:color w:val="000000" w:themeColor="text1"/>
                <w:sz w:val="24"/>
                <w:szCs w:val="24"/>
              </w:rPr>
            </w:rPrChange>
          </w:rPr>
          <w:t>Informações do Usuário</w:t>
        </w:r>
        <w:r w:rsidRPr="007A0C21">
          <w:rPr>
            <w:rFonts w:ascii="Arial" w:eastAsia="Arial" w:hAnsi="Arial" w:cs="Arial"/>
            <w:color w:val="000000" w:themeColor="text1"/>
            <w:sz w:val="24"/>
            <w:szCs w:val="24"/>
            <w:rPrChange w:id="633" w:author="EUDERLAN FREIRE DA SILVA ABREU" w:date="2025-07-17T19:05:00Z">
              <w:rPr>
                <w:rFonts w:ascii="Arial" w:eastAsia="Arial" w:hAnsi="Arial" w:cs="Arial"/>
                <w:color w:val="000000" w:themeColor="text1"/>
                <w:sz w:val="24"/>
                <w:szCs w:val="24"/>
              </w:rPr>
            </w:rPrChange>
          </w:rPr>
          <w:t>:</w:t>
        </w:r>
      </w:ins>
    </w:p>
    <w:p w14:paraId="5D72C2B3" w14:textId="26F27D6F" w:rsidR="09AB4BC8" w:rsidRPr="007A0C21" w:rsidRDefault="09AB4BC8" w:rsidP="007A0C21">
      <w:pPr>
        <w:pStyle w:val="PargrafodaLista"/>
        <w:numPr>
          <w:ilvl w:val="1"/>
          <w:numId w:val="17"/>
        </w:numPr>
        <w:spacing w:before="240" w:after="240"/>
        <w:jc w:val="both"/>
        <w:rPr>
          <w:ins w:id="634" w:author="HISSA BARBARA OLIVEIRA" w:date="2025-06-29T01:07:00Z"/>
          <w:rFonts w:ascii="Arial" w:eastAsia="Arial" w:hAnsi="Arial" w:cs="Arial"/>
          <w:color w:val="000000" w:themeColor="text1"/>
          <w:sz w:val="24"/>
          <w:szCs w:val="24"/>
          <w:rPrChange w:id="635" w:author="EUDERLAN FREIRE DA SILVA ABREU" w:date="2025-07-17T19:05:00Z">
            <w:rPr>
              <w:ins w:id="636" w:author="HISSA BARBARA OLIVEIRA" w:date="2025-06-29T01:07:00Z"/>
              <w:rFonts w:ascii="Arial" w:eastAsia="Arial" w:hAnsi="Arial" w:cs="Arial"/>
              <w:color w:val="000000" w:themeColor="text1"/>
              <w:sz w:val="24"/>
              <w:szCs w:val="24"/>
            </w:rPr>
          </w:rPrChange>
        </w:rPr>
        <w:pPrChange w:id="637" w:author="EUDERLAN FREIRE DA SILVA ABREU" w:date="2025-07-17T19:06:00Z">
          <w:pPr/>
        </w:pPrChange>
      </w:pPr>
      <w:ins w:id="638" w:author="HISSA BARBARA OLIVEIRA" w:date="2025-06-29T01:07:00Z">
        <w:r w:rsidRPr="007A0C21">
          <w:rPr>
            <w:rFonts w:ascii="Arial" w:eastAsia="Arial" w:hAnsi="Arial" w:cs="Arial"/>
            <w:color w:val="000000" w:themeColor="text1"/>
            <w:sz w:val="24"/>
            <w:szCs w:val="24"/>
            <w:rPrChange w:id="639" w:author="EUDERLAN FREIRE DA SILVA ABREU" w:date="2025-07-17T19:05:00Z">
              <w:rPr>
                <w:rFonts w:ascii="Arial" w:eastAsia="Arial" w:hAnsi="Arial" w:cs="Arial"/>
                <w:color w:val="000000" w:themeColor="text1"/>
                <w:sz w:val="24"/>
                <w:szCs w:val="24"/>
              </w:rPr>
            </w:rPrChange>
          </w:rPr>
          <w:t>Avatar personalizado</w:t>
        </w:r>
      </w:ins>
    </w:p>
    <w:p w14:paraId="77916482" w14:textId="79F05919" w:rsidR="09AB4BC8" w:rsidRPr="007A0C21" w:rsidRDefault="09AB4BC8" w:rsidP="007A0C21">
      <w:pPr>
        <w:pStyle w:val="PargrafodaLista"/>
        <w:numPr>
          <w:ilvl w:val="1"/>
          <w:numId w:val="17"/>
        </w:numPr>
        <w:spacing w:before="240" w:after="240"/>
        <w:jc w:val="both"/>
        <w:rPr>
          <w:ins w:id="640" w:author="HISSA BARBARA OLIVEIRA" w:date="2025-06-29T01:07:00Z"/>
          <w:rFonts w:ascii="Arial" w:eastAsia="Arial" w:hAnsi="Arial" w:cs="Arial"/>
          <w:color w:val="000000" w:themeColor="text1"/>
          <w:sz w:val="24"/>
          <w:szCs w:val="24"/>
          <w:rPrChange w:id="641" w:author="EUDERLAN FREIRE DA SILVA ABREU" w:date="2025-07-17T19:05:00Z">
            <w:rPr>
              <w:ins w:id="642" w:author="HISSA BARBARA OLIVEIRA" w:date="2025-06-29T01:07:00Z"/>
              <w:rFonts w:ascii="Arial" w:eastAsia="Arial" w:hAnsi="Arial" w:cs="Arial"/>
              <w:color w:val="000000" w:themeColor="text1"/>
              <w:sz w:val="24"/>
              <w:szCs w:val="24"/>
            </w:rPr>
          </w:rPrChange>
        </w:rPr>
        <w:pPrChange w:id="643" w:author="EUDERLAN FREIRE DA SILVA ABREU" w:date="2025-07-17T19:06:00Z">
          <w:pPr/>
        </w:pPrChange>
      </w:pPr>
      <w:ins w:id="644" w:author="HISSA BARBARA OLIVEIRA" w:date="2025-06-29T01:07:00Z">
        <w:r w:rsidRPr="007A0C21">
          <w:rPr>
            <w:rFonts w:ascii="Arial" w:eastAsia="Arial" w:hAnsi="Arial" w:cs="Arial"/>
            <w:color w:val="000000" w:themeColor="text1"/>
            <w:sz w:val="24"/>
            <w:szCs w:val="24"/>
            <w:rPrChange w:id="645" w:author="EUDERLAN FREIRE DA SILVA ABREU" w:date="2025-07-17T19:05:00Z">
              <w:rPr>
                <w:rFonts w:ascii="Arial" w:eastAsia="Arial" w:hAnsi="Arial" w:cs="Arial"/>
                <w:color w:val="000000" w:themeColor="text1"/>
                <w:sz w:val="24"/>
                <w:szCs w:val="24"/>
              </w:rPr>
            </w:rPrChange>
          </w:rPr>
          <w:t>Nome do usuário</w:t>
        </w:r>
      </w:ins>
    </w:p>
    <w:p w14:paraId="0E3AC514" w14:textId="2AEEB014" w:rsidR="09AB4BC8" w:rsidRPr="007A0C21" w:rsidRDefault="09AB4BC8" w:rsidP="007A0C21">
      <w:pPr>
        <w:pStyle w:val="PargrafodaLista"/>
        <w:numPr>
          <w:ilvl w:val="1"/>
          <w:numId w:val="17"/>
        </w:numPr>
        <w:spacing w:before="240" w:after="240"/>
        <w:jc w:val="both"/>
        <w:rPr>
          <w:ins w:id="646" w:author="HISSA BARBARA OLIVEIRA" w:date="2025-06-29T01:07:00Z"/>
          <w:rFonts w:ascii="Arial" w:eastAsia="Arial" w:hAnsi="Arial" w:cs="Arial"/>
          <w:color w:val="000000" w:themeColor="text1"/>
          <w:sz w:val="24"/>
          <w:szCs w:val="24"/>
          <w:rPrChange w:id="647" w:author="EUDERLAN FREIRE DA SILVA ABREU" w:date="2025-07-17T19:05:00Z">
            <w:rPr>
              <w:ins w:id="648" w:author="HISSA BARBARA OLIVEIRA" w:date="2025-06-29T01:07:00Z"/>
              <w:rFonts w:ascii="Arial" w:eastAsia="Arial" w:hAnsi="Arial" w:cs="Arial"/>
              <w:color w:val="000000" w:themeColor="text1"/>
              <w:sz w:val="24"/>
              <w:szCs w:val="24"/>
            </w:rPr>
          </w:rPrChange>
        </w:rPr>
        <w:pPrChange w:id="649" w:author="EUDERLAN FREIRE DA SILVA ABREU" w:date="2025-07-17T19:06:00Z">
          <w:pPr/>
        </w:pPrChange>
      </w:pPr>
      <w:ins w:id="650" w:author="HISSA BARBARA OLIVEIRA" w:date="2025-06-29T01:07:00Z">
        <w:r w:rsidRPr="007A0C21">
          <w:rPr>
            <w:rFonts w:ascii="Arial" w:eastAsia="Arial" w:hAnsi="Arial" w:cs="Arial"/>
            <w:color w:val="000000" w:themeColor="text1"/>
            <w:sz w:val="24"/>
            <w:szCs w:val="24"/>
            <w:rPrChange w:id="651" w:author="EUDERLAN FREIRE DA SILVA ABREU" w:date="2025-07-17T19:05:00Z">
              <w:rPr>
                <w:rFonts w:ascii="Arial" w:eastAsia="Arial" w:hAnsi="Arial" w:cs="Arial"/>
                <w:color w:val="000000" w:themeColor="text1"/>
                <w:sz w:val="24"/>
                <w:szCs w:val="24"/>
              </w:rPr>
            </w:rPrChange>
          </w:rPr>
          <w:t>Tipo de conta (Usuário/Administrador)</w:t>
        </w:r>
      </w:ins>
    </w:p>
    <w:p w14:paraId="58051CA9" w14:textId="191FD340" w:rsidR="00B3308C" w:rsidRPr="007A0C21" w:rsidRDefault="09AB4BC8" w:rsidP="007A0C21">
      <w:pPr>
        <w:pStyle w:val="PargrafodaLista"/>
        <w:numPr>
          <w:ilvl w:val="1"/>
          <w:numId w:val="17"/>
        </w:numPr>
        <w:spacing w:before="240" w:after="240"/>
        <w:jc w:val="both"/>
        <w:rPr>
          <w:ins w:id="652" w:author="EUDERLAN FREIRE DA SILVA ABREU" w:date="2025-07-09T13:33:00Z"/>
          <w:rFonts w:ascii="Arial" w:eastAsia="Arial" w:hAnsi="Arial" w:cs="Arial"/>
          <w:color w:val="000000" w:themeColor="text1"/>
          <w:sz w:val="24"/>
          <w:szCs w:val="24"/>
          <w:rPrChange w:id="653" w:author="EUDERLAN FREIRE DA SILVA ABREU" w:date="2025-07-17T19:05:00Z">
            <w:rPr>
              <w:ins w:id="654" w:author="EUDERLAN FREIRE DA SILVA ABREU" w:date="2025-07-09T13:33:00Z"/>
              <w:rFonts w:ascii="Arial" w:eastAsia="Arial" w:hAnsi="Arial" w:cs="Arial"/>
              <w:color w:val="000000" w:themeColor="text1"/>
              <w:sz w:val="24"/>
              <w:szCs w:val="24"/>
            </w:rPr>
          </w:rPrChange>
        </w:rPr>
        <w:pPrChange w:id="655" w:author="EUDERLAN FREIRE DA SILVA ABREU" w:date="2025-07-17T19:06:00Z">
          <w:pPr>
            <w:pStyle w:val="PargrafodaLista"/>
            <w:numPr>
              <w:ilvl w:val="1"/>
              <w:numId w:val="17"/>
            </w:numPr>
            <w:spacing w:before="240" w:after="240"/>
            <w:ind w:left="1440" w:hanging="360"/>
            <w:jc w:val="both"/>
          </w:pPr>
        </w:pPrChange>
      </w:pPr>
      <w:ins w:id="656" w:author="HISSA BARBARA OLIVEIRA" w:date="2025-06-29T01:07:00Z">
        <w:r w:rsidRPr="007A0C21">
          <w:rPr>
            <w:rFonts w:ascii="Arial" w:eastAsia="Arial" w:hAnsi="Arial" w:cs="Arial"/>
            <w:color w:val="000000" w:themeColor="text1"/>
            <w:sz w:val="24"/>
            <w:szCs w:val="24"/>
            <w:rPrChange w:id="657" w:author="EUDERLAN FREIRE DA SILVA ABREU" w:date="2025-07-17T19:05:00Z">
              <w:rPr>
                <w:rFonts w:ascii="Arial" w:eastAsia="Arial" w:hAnsi="Arial" w:cs="Arial"/>
                <w:color w:val="000000" w:themeColor="text1"/>
                <w:sz w:val="24"/>
                <w:szCs w:val="24"/>
              </w:rPr>
            </w:rPrChange>
          </w:rPr>
          <w:t>Botão de logout</w:t>
        </w:r>
      </w:ins>
    </w:p>
    <w:p w14:paraId="721B0DD2" w14:textId="52AA085F" w:rsidR="00B3308C" w:rsidRPr="007A0C21" w:rsidRDefault="006801E2" w:rsidP="007A0C21">
      <w:pPr>
        <w:pStyle w:val="Ttulo2"/>
        <w:spacing w:before="240"/>
        <w:rPr>
          <w:ins w:id="658" w:author="EUDERLAN FREIRE DA SILVA ABREU" w:date="2025-07-09T13:33:00Z"/>
          <w:rFonts w:ascii="Arial" w:eastAsia="Times New Roman" w:hAnsi="Arial" w:cs="Arial"/>
          <w:lang w:eastAsia="pt-BR"/>
          <w:rPrChange w:id="659" w:author="EUDERLAN FREIRE DA SILVA ABREU" w:date="2025-07-17T19:05:00Z">
            <w:rPr>
              <w:ins w:id="660" w:author="EUDERLAN FREIRE DA SILVA ABREU" w:date="2025-07-09T13:33:00Z"/>
              <w:rFonts w:ascii="Times New Roman" w:eastAsia="Times New Roman" w:hAnsi="Times New Roman" w:cs="Times New Roman"/>
              <w:b/>
              <w:bCs/>
              <w:sz w:val="27"/>
              <w:szCs w:val="27"/>
              <w:lang w:eastAsia="pt-BR"/>
            </w:rPr>
          </w:rPrChange>
        </w:rPr>
        <w:pPrChange w:id="661" w:author="EUDERLAN FREIRE DA SILVA ABREU" w:date="2025-07-17T19:06:00Z">
          <w:pPr>
            <w:spacing w:before="100" w:beforeAutospacing="1" w:after="100" w:afterAutospacing="1" w:line="240" w:lineRule="auto"/>
            <w:outlineLvl w:val="2"/>
          </w:pPr>
        </w:pPrChange>
      </w:pPr>
      <w:bookmarkStart w:id="662" w:name="_Toc203674697"/>
      <w:ins w:id="663" w:author="EUDERLAN FREIRE DA SILVA ABREU" w:date="2025-07-09T14:33:00Z">
        <w:r w:rsidRPr="007A0C21">
          <w:rPr>
            <w:rFonts w:ascii="Arial" w:eastAsia="Times New Roman" w:hAnsi="Arial" w:cs="Arial"/>
            <w:lang w:eastAsia="pt-BR"/>
            <w:rPrChange w:id="664" w:author="EUDERLAN FREIRE DA SILVA ABREU" w:date="2025-07-17T19:05:00Z">
              <w:rPr>
                <w:lang w:eastAsia="pt-BR"/>
              </w:rPr>
            </w:rPrChange>
          </w:rPr>
          <w:t>2</w:t>
        </w:r>
        <w:r w:rsidR="0005122A" w:rsidRPr="007A0C21">
          <w:rPr>
            <w:rFonts w:ascii="Arial" w:eastAsia="Times New Roman" w:hAnsi="Arial" w:cs="Arial"/>
            <w:lang w:eastAsia="pt-BR"/>
            <w:rPrChange w:id="665" w:author="EUDERLAN FREIRE DA SILVA ABREU" w:date="2025-07-17T19:05:00Z">
              <w:rPr>
                <w:lang w:eastAsia="pt-BR"/>
              </w:rPr>
            </w:rPrChange>
          </w:rPr>
          <w:t xml:space="preserve">.2 </w:t>
        </w:r>
      </w:ins>
      <w:ins w:id="666" w:author="EUDERLAN FREIRE DA SILVA ABREU" w:date="2025-07-09T13:33:00Z">
        <w:r w:rsidR="00B3308C" w:rsidRPr="007A0C21">
          <w:rPr>
            <w:rFonts w:ascii="Arial" w:eastAsia="Times New Roman" w:hAnsi="Arial" w:cs="Arial"/>
            <w:lang w:eastAsia="pt-BR"/>
            <w:rPrChange w:id="667" w:author="EUDERLAN FREIRE DA SILVA ABREU" w:date="2025-07-17T19:05:00Z">
              <w:rPr>
                <w:rFonts w:ascii="Times New Roman" w:eastAsia="Times New Roman" w:hAnsi="Times New Roman" w:cs="Times New Roman"/>
                <w:b/>
                <w:bCs/>
                <w:sz w:val="27"/>
                <w:szCs w:val="27"/>
                <w:lang w:eastAsia="pt-BR"/>
              </w:rPr>
            </w:rPrChange>
          </w:rPr>
          <w:t>Seletor de Documentos</w:t>
        </w:r>
        <w:bookmarkEnd w:id="662"/>
      </w:ins>
    </w:p>
    <w:p w14:paraId="12EE2069" w14:textId="2DB92AF7" w:rsidR="00B3308C" w:rsidRPr="007A0C21" w:rsidRDefault="00B3308C" w:rsidP="007A0C21">
      <w:pPr>
        <w:spacing w:before="240"/>
        <w:rPr>
          <w:ins w:id="668" w:author="EUDERLAN FREIRE DA SILVA ABREU" w:date="2025-07-09T13:33:00Z"/>
          <w:rFonts w:ascii="Arial" w:hAnsi="Arial" w:cs="Arial"/>
          <w:sz w:val="24"/>
          <w:szCs w:val="24"/>
          <w:lang w:eastAsia="pt-BR"/>
          <w:rPrChange w:id="669" w:author="EUDERLAN FREIRE DA SILVA ABREU" w:date="2025-07-17T19:05:00Z">
            <w:rPr>
              <w:ins w:id="670" w:author="EUDERLAN FREIRE DA SILVA ABREU" w:date="2025-07-09T13:33:00Z"/>
              <w:rFonts w:ascii="Times New Roman" w:eastAsia="Times New Roman" w:hAnsi="Times New Roman" w:cs="Times New Roman"/>
              <w:b/>
              <w:bCs/>
              <w:sz w:val="24"/>
              <w:szCs w:val="24"/>
              <w:lang w:eastAsia="pt-BR"/>
            </w:rPr>
          </w:rPrChange>
        </w:rPr>
        <w:pPrChange w:id="671" w:author="EUDERLAN FREIRE DA SILVA ABREU" w:date="2025-07-17T19:06:00Z">
          <w:pPr>
            <w:spacing w:before="100" w:beforeAutospacing="1" w:after="100" w:afterAutospacing="1" w:line="240" w:lineRule="auto"/>
            <w:outlineLvl w:val="3"/>
          </w:pPr>
        </w:pPrChange>
      </w:pPr>
      <w:ins w:id="672" w:author="EUDERLAN FREIRE DA SILVA ABREU" w:date="2025-07-09T13:33:00Z">
        <w:r w:rsidRPr="007A0C21">
          <w:rPr>
            <w:rFonts w:ascii="Arial" w:hAnsi="Arial" w:cs="Arial"/>
            <w:sz w:val="24"/>
            <w:szCs w:val="24"/>
            <w:lang w:eastAsia="pt-BR"/>
            <w:rPrChange w:id="673" w:author="EUDERLAN FREIRE DA SILVA ABREU" w:date="2025-07-17T19:05:00Z">
              <w:rPr>
                <w:rFonts w:ascii="Times New Roman" w:eastAsia="Times New Roman" w:hAnsi="Times New Roman" w:cs="Times New Roman"/>
                <w:b/>
                <w:bCs/>
                <w:sz w:val="24"/>
                <w:szCs w:val="24"/>
                <w:lang w:eastAsia="pt-BR"/>
              </w:rPr>
            </w:rPrChange>
          </w:rPr>
          <w:t>Como Usar</w:t>
        </w:r>
      </w:ins>
      <w:ins w:id="674" w:author="EUDERLAN FREIRE DA SILVA ABREU" w:date="2025-07-17T19:06:00Z">
        <w:r w:rsidR="007A0C21">
          <w:rPr>
            <w:rFonts w:ascii="Arial" w:hAnsi="Arial" w:cs="Arial"/>
            <w:sz w:val="24"/>
            <w:szCs w:val="24"/>
            <w:lang w:eastAsia="pt-BR"/>
          </w:rPr>
          <w:t>:</w:t>
        </w:r>
      </w:ins>
    </w:p>
    <w:p w14:paraId="545E1E01" w14:textId="77777777" w:rsidR="00B3308C" w:rsidRPr="007A0C21" w:rsidRDefault="00B3308C" w:rsidP="007A0C21">
      <w:pPr>
        <w:numPr>
          <w:ilvl w:val="0"/>
          <w:numId w:val="43"/>
        </w:numPr>
        <w:spacing w:before="240" w:after="100" w:afterAutospacing="1" w:line="240" w:lineRule="auto"/>
        <w:jc w:val="both"/>
        <w:rPr>
          <w:ins w:id="675" w:author="EUDERLAN FREIRE DA SILVA ABREU" w:date="2025-07-09T13:33:00Z"/>
          <w:rFonts w:ascii="Arial" w:eastAsia="Times New Roman" w:hAnsi="Arial" w:cs="Arial"/>
          <w:sz w:val="24"/>
          <w:szCs w:val="24"/>
          <w:lang w:eastAsia="pt-BR"/>
          <w:rPrChange w:id="676" w:author="EUDERLAN FREIRE DA SILVA ABREU" w:date="2025-07-17T19:05:00Z">
            <w:rPr>
              <w:ins w:id="677" w:author="EUDERLAN FREIRE DA SILVA ABREU" w:date="2025-07-09T13:33:00Z"/>
              <w:rFonts w:ascii="Times New Roman" w:eastAsia="Times New Roman" w:hAnsi="Times New Roman" w:cs="Times New Roman"/>
              <w:sz w:val="24"/>
              <w:szCs w:val="24"/>
              <w:lang w:eastAsia="pt-BR"/>
            </w:rPr>
          </w:rPrChange>
        </w:rPr>
        <w:pPrChange w:id="678" w:author="EUDERLAN FREIRE DA SILVA ABREU" w:date="2025-07-17T19:06:00Z">
          <w:pPr>
            <w:numPr>
              <w:numId w:val="43"/>
            </w:numPr>
            <w:tabs>
              <w:tab w:val="num" w:pos="720"/>
            </w:tabs>
            <w:spacing w:before="100" w:beforeAutospacing="1" w:after="100" w:afterAutospacing="1" w:line="240" w:lineRule="auto"/>
            <w:ind w:left="720" w:hanging="360"/>
          </w:pPr>
        </w:pPrChange>
      </w:pPr>
      <w:ins w:id="679" w:author="EUDERLAN FREIRE DA SILVA ABREU" w:date="2025-07-09T13:33:00Z">
        <w:r w:rsidRPr="007A0C21">
          <w:rPr>
            <w:rFonts w:ascii="Arial" w:eastAsia="Times New Roman" w:hAnsi="Arial" w:cs="Arial"/>
            <w:b/>
            <w:bCs/>
            <w:sz w:val="24"/>
            <w:szCs w:val="24"/>
            <w:lang w:eastAsia="pt-BR"/>
            <w:rPrChange w:id="680" w:author="EUDERLAN FREIRE DA SILVA ABREU" w:date="2025-07-17T19:05:00Z">
              <w:rPr>
                <w:rFonts w:ascii="Times New Roman" w:eastAsia="Times New Roman" w:hAnsi="Times New Roman" w:cs="Times New Roman"/>
                <w:b/>
                <w:bCs/>
                <w:sz w:val="24"/>
                <w:szCs w:val="24"/>
                <w:lang w:eastAsia="pt-BR"/>
              </w:rPr>
            </w:rPrChange>
          </w:rPr>
          <w:t>Visualização Inicial</w:t>
        </w:r>
        <w:r w:rsidRPr="007A0C21">
          <w:rPr>
            <w:rFonts w:ascii="Arial" w:eastAsia="Times New Roman" w:hAnsi="Arial" w:cs="Arial"/>
            <w:sz w:val="24"/>
            <w:szCs w:val="24"/>
            <w:lang w:eastAsia="pt-BR"/>
            <w:rPrChange w:id="681" w:author="EUDERLAN FREIRE DA SILVA ABREU" w:date="2025-07-17T19:05:00Z">
              <w:rPr>
                <w:rFonts w:ascii="Times New Roman" w:eastAsia="Times New Roman" w:hAnsi="Times New Roman" w:cs="Times New Roman"/>
                <w:sz w:val="24"/>
                <w:szCs w:val="24"/>
                <w:lang w:eastAsia="pt-BR"/>
              </w:rPr>
            </w:rPrChange>
          </w:rPr>
          <w:t>: Lista todos os documentos disponíveis</w:t>
        </w:r>
      </w:ins>
    </w:p>
    <w:p w14:paraId="39B1FF9B" w14:textId="77777777" w:rsidR="00B3308C" w:rsidRPr="007A0C21" w:rsidRDefault="00B3308C" w:rsidP="007A0C21">
      <w:pPr>
        <w:numPr>
          <w:ilvl w:val="0"/>
          <w:numId w:val="43"/>
        </w:numPr>
        <w:spacing w:before="240" w:after="100" w:afterAutospacing="1" w:line="240" w:lineRule="auto"/>
        <w:jc w:val="both"/>
        <w:rPr>
          <w:ins w:id="682" w:author="EUDERLAN FREIRE DA SILVA ABREU" w:date="2025-07-09T13:33:00Z"/>
          <w:rFonts w:ascii="Arial" w:eastAsia="Times New Roman" w:hAnsi="Arial" w:cs="Arial"/>
          <w:sz w:val="24"/>
          <w:szCs w:val="24"/>
          <w:lang w:eastAsia="pt-BR"/>
          <w:rPrChange w:id="683" w:author="EUDERLAN FREIRE DA SILVA ABREU" w:date="2025-07-17T19:05:00Z">
            <w:rPr>
              <w:ins w:id="684" w:author="EUDERLAN FREIRE DA SILVA ABREU" w:date="2025-07-09T13:33:00Z"/>
              <w:rFonts w:ascii="Times New Roman" w:eastAsia="Times New Roman" w:hAnsi="Times New Roman" w:cs="Times New Roman"/>
              <w:sz w:val="24"/>
              <w:szCs w:val="24"/>
              <w:lang w:eastAsia="pt-BR"/>
            </w:rPr>
          </w:rPrChange>
        </w:rPr>
        <w:pPrChange w:id="685" w:author="EUDERLAN FREIRE DA SILVA ABREU" w:date="2025-07-17T19:06:00Z">
          <w:pPr>
            <w:numPr>
              <w:numId w:val="43"/>
            </w:numPr>
            <w:tabs>
              <w:tab w:val="num" w:pos="720"/>
            </w:tabs>
            <w:spacing w:before="100" w:beforeAutospacing="1" w:after="100" w:afterAutospacing="1" w:line="240" w:lineRule="auto"/>
            <w:ind w:left="720" w:hanging="360"/>
          </w:pPr>
        </w:pPrChange>
      </w:pPr>
      <w:ins w:id="686" w:author="EUDERLAN FREIRE DA SILVA ABREU" w:date="2025-07-09T13:33:00Z">
        <w:r w:rsidRPr="007A0C21">
          <w:rPr>
            <w:rFonts w:ascii="Arial" w:eastAsia="Times New Roman" w:hAnsi="Arial" w:cs="Arial"/>
            <w:b/>
            <w:bCs/>
            <w:sz w:val="24"/>
            <w:szCs w:val="24"/>
            <w:lang w:eastAsia="pt-BR"/>
            <w:rPrChange w:id="687" w:author="EUDERLAN FREIRE DA SILVA ABREU" w:date="2025-07-17T19:05:00Z">
              <w:rPr>
                <w:rFonts w:ascii="Times New Roman" w:eastAsia="Times New Roman" w:hAnsi="Times New Roman" w:cs="Times New Roman"/>
                <w:b/>
                <w:bCs/>
                <w:sz w:val="24"/>
                <w:szCs w:val="24"/>
                <w:lang w:eastAsia="pt-BR"/>
              </w:rPr>
            </w:rPrChange>
          </w:rPr>
          <w:t>Seleção de Documento Específico</w:t>
        </w:r>
        <w:r w:rsidRPr="007A0C21">
          <w:rPr>
            <w:rFonts w:ascii="Arial" w:eastAsia="Times New Roman" w:hAnsi="Arial" w:cs="Arial"/>
            <w:sz w:val="24"/>
            <w:szCs w:val="24"/>
            <w:lang w:eastAsia="pt-BR"/>
            <w:rPrChange w:id="688" w:author="EUDERLAN FREIRE DA SILVA ABREU" w:date="2025-07-17T19:05:00Z">
              <w:rPr>
                <w:rFonts w:ascii="Times New Roman" w:eastAsia="Times New Roman" w:hAnsi="Times New Roman" w:cs="Times New Roman"/>
                <w:sz w:val="24"/>
                <w:szCs w:val="24"/>
                <w:lang w:eastAsia="pt-BR"/>
              </w:rPr>
            </w:rPrChange>
          </w:rPr>
          <w:t xml:space="preserve">: </w:t>
        </w:r>
      </w:ins>
    </w:p>
    <w:p w14:paraId="7CA79EB8" w14:textId="77777777" w:rsidR="00B3308C" w:rsidRPr="007A0C21" w:rsidRDefault="00B3308C" w:rsidP="007A0C21">
      <w:pPr>
        <w:numPr>
          <w:ilvl w:val="1"/>
          <w:numId w:val="43"/>
        </w:numPr>
        <w:spacing w:before="240" w:after="100" w:afterAutospacing="1" w:line="240" w:lineRule="auto"/>
        <w:jc w:val="both"/>
        <w:rPr>
          <w:ins w:id="689" w:author="EUDERLAN FREIRE DA SILVA ABREU" w:date="2025-07-09T13:33:00Z"/>
          <w:rFonts w:ascii="Arial" w:eastAsia="Times New Roman" w:hAnsi="Arial" w:cs="Arial"/>
          <w:sz w:val="24"/>
          <w:szCs w:val="24"/>
          <w:lang w:eastAsia="pt-BR"/>
          <w:rPrChange w:id="690" w:author="EUDERLAN FREIRE DA SILVA ABREU" w:date="2025-07-17T19:05:00Z">
            <w:rPr>
              <w:ins w:id="691" w:author="EUDERLAN FREIRE DA SILVA ABREU" w:date="2025-07-09T13:33:00Z"/>
              <w:rFonts w:ascii="Times New Roman" w:eastAsia="Times New Roman" w:hAnsi="Times New Roman" w:cs="Times New Roman"/>
              <w:sz w:val="24"/>
              <w:szCs w:val="24"/>
              <w:lang w:eastAsia="pt-BR"/>
            </w:rPr>
          </w:rPrChange>
        </w:rPr>
        <w:pPrChange w:id="692"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693" w:author="EUDERLAN FREIRE DA SILVA ABREU" w:date="2025-07-09T13:33:00Z">
        <w:r w:rsidRPr="007A0C21">
          <w:rPr>
            <w:rFonts w:ascii="Arial" w:eastAsia="Times New Roman" w:hAnsi="Arial" w:cs="Arial"/>
            <w:sz w:val="24"/>
            <w:szCs w:val="24"/>
            <w:lang w:eastAsia="pt-BR"/>
            <w:rPrChange w:id="694" w:author="EUDERLAN FREIRE DA SILVA ABREU" w:date="2025-07-17T19:05:00Z">
              <w:rPr>
                <w:rFonts w:ascii="Times New Roman" w:eastAsia="Times New Roman" w:hAnsi="Times New Roman" w:cs="Times New Roman"/>
                <w:sz w:val="24"/>
                <w:szCs w:val="24"/>
                <w:lang w:eastAsia="pt-BR"/>
              </w:rPr>
            </w:rPrChange>
          </w:rPr>
          <w:lastRenderedPageBreak/>
          <w:t>Clique em um documento para expandir detalhes</w:t>
        </w:r>
      </w:ins>
    </w:p>
    <w:p w14:paraId="4580E8A3" w14:textId="77777777" w:rsidR="00B3308C" w:rsidRPr="007A0C21" w:rsidRDefault="00B3308C" w:rsidP="007A0C21">
      <w:pPr>
        <w:numPr>
          <w:ilvl w:val="1"/>
          <w:numId w:val="43"/>
        </w:numPr>
        <w:spacing w:before="240" w:after="100" w:afterAutospacing="1" w:line="240" w:lineRule="auto"/>
        <w:jc w:val="both"/>
        <w:rPr>
          <w:ins w:id="695" w:author="EUDERLAN FREIRE DA SILVA ABREU" w:date="2025-07-09T13:33:00Z"/>
          <w:rFonts w:ascii="Arial" w:eastAsia="Times New Roman" w:hAnsi="Arial" w:cs="Arial"/>
          <w:sz w:val="24"/>
          <w:szCs w:val="24"/>
          <w:lang w:eastAsia="pt-BR"/>
          <w:rPrChange w:id="696" w:author="EUDERLAN FREIRE DA SILVA ABREU" w:date="2025-07-17T19:05:00Z">
            <w:rPr>
              <w:ins w:id="697" w:author="EUDERLAN FREIRE DA SILVA ABREU" w:date="2025-07-09T13:33:00Z"/>
              <w:rFonts w:ascii="Times New Roman" w:eastAsia="Times New Roman" w:hAnsi="Times New Roman" w:cs="Times New Roman"/>
              <w:sz w:val="24"/>
              <w:szCs w:val="24"/>
              <w:lang w:eastAsia="pt-BR"/>
            </w:rPr>
          </w:rPrChange>
        </w:rPr>
        <w:pPrChange w:id="698"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699" w:author="EUDERLAN FREIRE DA SILVA ABREU" w:date="2025-07-09T13:33:00Z">
        <w:r w:rsidRPr="007A0C21">
          <w:rPr>
            <w:rFonts w:ascii="Arial" w:eastAsia="Times New Roman" w:hAnsi="Arial" w:cs="Arial"/>
            <w:sz w:val="24"/>
            <w:szCs w:val="24"/>
            <w:lang w:eastAsia="pt-BR"/>
            <w:rPrChange w:id="700" w:author="EUDERLAN FREIRE DA SILVA ABREU" w:date="2025-07-17T19:05:00Z">
              <w:rPr>
                <w:rFonts w:ascii="Times New Roman" w:eastAsia="Times New Roman" w:hAnsi="Times New Roman" w:cs="Times New Roman"/>
                <w:sz w:val="24"/>
                <w:szCs w:val="24"/>
                <w:lang w:eastAsia="pt-BR"/>
              </w:rPr>
            </w:rPrChange>
          </w:rPr>
          <w:t>Visualize o resumo do documento</w:t>
        </w:r>
      </w:ins>
    </w:p>
    <w:p w14:paraId="7D698F5A" w14:textId="77777777" w:rsidR="00B3308C" w:rsidRPr="007A0C21" w:rsidRDefault="00B3308C" w:rsidP="007A0C21">
      <w:pPr>
        <w:numPr>
          <w:ilvl w:val="1"/>
          <w:numId w:val="43"/>
        </w:numPr>
        <w:spacing w:before="240" w:after="100" w:afterAutospacing="1" w:line="240" w:lineRule="auto"/>
        <w:jc w:val="both"/>
        <w:rPr>
          <w:ins w:id="701" w:author="EUDERLAN FREIRE DA SILVA ABREU" w:date="2025-07-09T13:33:00Z"/>
          <w:rFonts w:ascii="Arial" w:eastAsia="Times New Roman" w:hAnsi="Arial" w:cs="Arial"/>
          <w:sz w:val="24"/>
          <w:szCs w:val="24"/>
          <w:lang w:eastAsia="pt-BR"/>
          <w:rPrChange w:id="702" w:author="EUDERLAN FREIRE DA SILVA ABREU" w:date="2025-07-17T19:05:00Z">
            <w:rPr>
              <w:ins w:id="703" w:author="EUDERLAN FREIRE DA SILVA ABREU" w:date="2025-07-09T13:33:00Z"/>
              <w:rFonts w:ascii="Times New Roman" w:eastAsia="Times New Roman" w:hAnsi="Times New Roman" w:cs="Times New Roman"/>
              <w:sz w:val="24"/>
              <w:szCs w:val="24"/>
              <w:lang w:eastAsia="pt-BR"/>
            </w:rPr>
          </w:rPrChange>
        </w:rPr>
        <w:pPrChange w:id="704"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705" w:author="EUDERLAN FREIRE DA SILVA ABREU" w:date="2025-07-09T13:33:00Z">
        <w:r w:rsidRPr="007A0C21">
          <w:rPr>
            <w:rFonts w:ascii="Arial" w:eastAsia="Times New Roman" w:hAnsi="Arial" w:cs="Arial"/>
            <w:sz w:val="24"/>
            <w:szCs w:val="24"/>
            <w:lang w:eastAsia="pt-BR"/>
            <w:rPrChange w:id="706" w:author="EUDERLAN FREIRE DA SILVA ABREU" w:date="2025-07-17T19:05:00Z">
              <w:rPr>
                <w:rFonts w:ascii="Times New Roman" w:eastAsia="Times New Roman" w:hAnsi="Times New Roman" w:cs="Times New Roman"/>
                <w:sz w:val="24"/>
                <w:szCs w:val="24"/>
                <w:lang w:eastAsia="pt-BR"/>
              </w:rPr>
            </w:rPrChange>
          </w:rPr>
          <w:t>Clique em "Selecionar este documento"</w:t>
        </w:r>
      </w:ins>
    </w:p>
    <w:p w14:paraId="55AD5D3D" w14:textId="77777777" w:rsidR="00B3308C" w:rsidRPr="007A0C21" w:rsidRDefault="00B3308C" w:rsidP="007A0C21">
      <w:pPr>
        <w:numPr>
          <w:ilvl w:val="0"/>
          <w:numId w:val="43"/>
        </w:numPr>
        <w:spacing w:before="240" w:after="100" w:afterAutospacing="1" w:line="240" w:lineRule="auto"/>
        <w:jc w:val="both"/>
        <w:rPr>
          <w:ins w:id="707" w:author="EUDERLAN FREIRE DA SILVA ABREU" w:date="2025-07-09T13:33:00Z"/>
          <w:rFonts w:ascii="Arial" w:eastAsia="Times New Roman" w:hAnsi="Arial" w:cs="Arial"/>
          <w:sz w:val="24"/>
          <w:szCs w:val="24"/>
          <w:lang w:eastAsia="pt-BR"/>
          <w:rPrChange w:id="708" w:author="EUDERLAN FREIRE DA SILVA ABREU" w:date="2025-07-17T19:05:00Z">
            <w:rPr>
              <w:ins w:id="709" w:author="EUDERLAN FREIRE DA SILVA ABREU" w:date="2025-07-09T13:33:00Z"/>
              <w:rFonts w:ascii="Times New Roman" w:eastAsia="Times New Roman" w:hAnsi="Times New Roman" w:cs="Times New Roman"/>
              <w:sz w:val="24"/>
              <w:szCs w:val="24"/>
              <w:lang w:eastAsia="pt-BR"/>
            </w:rPr>
          </w:rPrChange>
        </w:rPr>
        <w:pPrChange w:id="710" w:author="EUDERLAN FREIRE DA SILVA ABREU" w:date="2025-07-17T19:06:00Z">
          <w:pPr>
            <w:numPr>
              <w:numId w:val="43"/>
            </w:numPr>
            <w:tabs>
              <w:tab w:val="num" w:pos="720"/>
            </w:tabs>
            <w:spacing w:before="100" w:beforeAutospacing="1" w:after="100" w:afterAutospacing="1" w:line="240" w:lineRule="auto"/>
            <w:ind w:left="720" w:hanging="360"/>
          </w:pPr>
        </w:pPrChange>
      </w:pPr>
      <w:ins w:id="711" w:author="EUDERLAN FREIRE DA SILVA ABREU" w:date="2025-07-09T13:33:00Z">
        <w:r w:rsidRPr="007A0C21">
          <w:rPr>
            <w:rFonts w:ascii="Arial" w:eastAsia="Times New Roman" w:hAnsi="Arial" w:cs="Arial"/>
            <w:b/>
            <w:bCs/>
            <w:sz w:val="24"/>
            <w:szCs w:val="24"/>
            <w:lang w:eastAsia="pt-BR"/>
            <w:rPrChange w:id="712" w:author="EUDERLAN FREIRE DA SILVA ABREU" w:date="2025-07-17T19:05:00Z">
              <w:rPr>
                <w:rFonts w:ascii="Times New Roman" w:eastAsia="Times New Roman" w:hAnsi="Times New Roman" w:cs="Times New Roman"/>
                <w:b/>
                <w:bCs/>
                <w:sz w:val="24"/>
                <w:szCs w:val="24"/>
                <w:lang w:eastAsia="pt-BR"/>
              </w:rPr>
            </w:rPrChange>
          </w:rPr>
          <w:t>Consulta em Todos os Documentos</w:t>
        </w:r>
        <w:r w:rsidRPr="007A0C21">
          <w:rPr>
            <w:rFonts w:ascii="Arial" w:eastAsia="Times New Roman" w:hAnsi="Arial" w:cs="Arial"/>
            <w:sz w:val="24"/>
            <w:szCs w:val="24"/>
            <w:lang w:eastAsia="pt-BR"/>
            <w:rPrChange w:id="713" w:author="EUDERLAN FREIRE DA SILVA ABREU" w:date="2025-07-17T19:05:00Z">
              <w:rPr>
                <w:rFonts w:ascii="Times New Roman" w:eastAsia="Times New Roman" w:hAnsi="Times New Roman" w:cs="Times New Roman"/>
                <w:sz w:val="24"/>
                <w:szCs w:val="24"/>
                <w:lang w:eastAsia="pt-BR"/>
              </w:rPr>
            </w:rPrChange>
          </w:rPr>
          <w:t xml:space="preserve">: </w:t>
        </w:r>
      </w:ins>
    </w:p>
    <w:p w14:paraId="76DEDC93" w14:textId="77777777" w:rsidR="00B3308C" w:rsidRPr="007A0C21" w:rsidRDefault="00B3308C" w:rsidP="007A0C21">
      <w:pPr>
        <w:numPr>
          <w:ilvl w:val="1"/>
          <w:numId w:val="43"/>
        </w:numPr>
        <w:spacing w:before="240" w:after="100" w:afterAutospacing="1" w:line="240" w:lineRule="auto"/>
        <w:jc w:val="both"/>
        <w:rPr>
          <w:ins w:id="714" w:author="EUDERLAN FREIRE DA SILVA ABREU" w:date="2025-07-09T13:33:00Z"/>
          <w:rFonts w:ascii="Arial" w:eastAsia="Times New Roman" w:hAnsi="Arial" w:cs="Arial"/>
          <w:sz w:val="24"/>
          <w:szCs w:val="24"/>
          <w:lang w:eastAsia="pt-BR"/>
          <w:rPrChange w:id="715" w:author="EUDERLAN FREIRE DA SILVA ABREU" w:date="2025-07-17T19:05:00Z">
            <w:rPr>
              <w:ins w:id="716" w:author="EUDERLAN FREIRE DA SILVA ABREU" w:date="2025-07-09T13:33:00Z"/>
              <w:rFonts w:ascii="Times New Roman" w:eastAsia="Times New Roman" w:hAnsi="Times New Roman" w:cs="Times New Roman"/>
              <w:sz w:val="24"/>
              <w:szCs w:val="24"/>
              <w:lang w:eastAsia="pt-BR"/>
            </w:rPr>
          </w:rPrChange>
        </w:rPr>
        <w:pPrChange w:id="717"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718" w:author="EUDERLAN FREIRE DA SILVA ABREU" w:date="2025-07-09T13:33:00Z">
        <w:r w:rsidRPr="007A0C21">
          <w:rPr>
            <w:rFonts w:ascii="Arial" w:eastAsia="Times New Roman" w:hAnsi="Arial" w:cs="Arial"/>
            <w:sz w:val="24"/>
            <w:szCs w:val="24"/>
            <w:lang w:eastAsia="pt-BR"/>
            <w:rPrChange w:id="719" w:author="EUDERLAN FREIRE DA SILVA ABREU" w:date="2025-07-17T19:05:00Z">
              <w:rPr>
                <w:rFonts w:ascii="Times New Roman" w:eastAsia="Times New Roman" w:hAnsi="Times New Roman" w:cs="Times New Roman"/>
                <w:sz w:val="24"/>
                <w:szCs w:val="24"/>
                <w:lang w:eastAsia="pt-BR"/>
              </w:rPr>
            </w:rPrChange>
          </w:rPr>
          <w:t>Selecione "Todos os Documentos" para busca geral</w:t>
        </w:r>
      </w:ins>
    </w:p>
    <w:p w14:paraId="5EC0F76D" w14:textId="77777777" w:rsidR="00B3308C" w:rsidRPr="007A0C21" w:rsidRDefault="00B3308C" w:rsidP="007A0C21">
      <w:pPr>
        <w:numPr>
          <w:ilvl w:val="0"/>
          <w:numId w:val="43"/>
        </w:numPr>
        <w:spacing w:before="240" w:after="100" w:afterAutospacing="1" w:line="240" w:lineRule="auto"/>
        <w:jc w:val="both"/>
        <w:rPr>
          <w:ins w:id="720" w:author="EUDERLAN FREIRE DA SILVA ABREU" w:date="2025-07-09T13:33:00Z"/>
          <w:rFonts w:ascii="Arial" w:eastAsia="Times New Roman" w:hAnsi="Arial" w:cs="Arial"/>
          <w:sz w:val="24"/>
          <w:szCs w:val="24"/>
          <w:lang w:eastAsia="pt-BR"/>
          <w:rPrChange w:id="721" w:author="EUDERLAN FREIRE DA SILVA ABREU" w:date="2025-07-17T19:05:00Z">
            <w:rPr>
              <w:ins w:id="722" w:author="EUDERLAN FREIRE DA SILVA ABREU" w:date="2025-07-09T13:33:00Z"/>
              <w:rFonts w:ascii="Times New Roman" w:eastAsia="Times New Roman" w:hAnsi="Times New Roman" w:cs="Times New Roman"/>
              <w:sz w:val="24"/>
              <w:szCs w:val="24"/>
              <w:lang w:eastAsia="pt-BR"/>
            </w:rPr>
          </w:rPrChange>
        </w:rPr>
        <w:pPrChange w:id="723" w:author="EUDERLAN FREIRE DA SILVA ABREU" w:date="2025-07-17T19:06:00Z">
          <w:pPr>
            <w:numPr>
              <w:numId w:val="43"/>
            </w:numPr>
            <w:tabs>
              <w:tab w:val="num" w:pos="720"/>
            </w:tabs>
            <w:spacing w:before="100" w:beforeAutospacing="1" w:after="100" w:afterAutospacing="1" w:line="240" w:lineRule="auto"/>
            <w:ind w:left="720" w:hanging="360"/>
          </w:pPr>
        </w:pPrChange>
      </w:pPr>
      <w:ins w:id="724" w:author="EUDERLAN FREIRE DA SILVA ABREU" w:date="2025-07-09T13:33:00Z">
        <w:r w:rsidRPr="007A0C21">
          <w:rPr>
            <w:rFonts w:ascii="Arial" w:eastAsia="Times New Roman" w:hAnsi="Arial" w:cs="Arial"/>
            <w:b/>
            <w:bCs/>
            <w:sz w:val="24"/>
            <w:szCs w:val="24"/>
            <w:lang w:eastAsia="pt-BR"/>
            <w:rPrChange w:id="725" w:author="EUDERLAN FREIRE DA SILVA ABREU" w:date="2025-07-17T19:05:00Z">
              <w:rPr>
                <w:rFonts w:ascii="Times New Roman" w:eastAsia="Times New Roman" w:hAnsi="Times New Roman" w:cs="Times New Roman"/>
                <w:b/>
                <w:bCs/>
                <w:sz w:val="24"/>
                <w:szCs w:val="24"/>
                <w:lang w:eastAsia="pt-BR"/>
              </w:rPr>
            </w:rPrChange>
          </w:rPr>
          <w:t>Indicador de Documento Selecionado</w:t>
        </w:r>
        <w:r w:rsidRPr="007A0C21">
          <w:rPr>
            <w:rFonts w:ascii="Arial" w:eastAsia="Times New Roman" w:hAnsi="Arial" w:cs="Arial"/>
            <w:sz w:val="24"/>
            <w:szCs w:val="24"/>
            <w:lang w:eastAsia="pt-BR"/>
            <w:rPrChange w:id="726" w:author="EUDERLAN FREIRE DA SILVA ABREU" w:date="2025-07-17T19:05:00Z">
              <w:rPr>
                <w:rFonts w:ascii="Times New Roman" w:eastAsia="Times New Roman" w:hAnsi="Times New Roman" w:cs="Times New Roman"/>
                <w:sz w:val="24"/>
                <w:szCs w:val="24"/>
                <w:lang w:eastAsia="pt-BR"/>
              </w:rPr>
            </w:rPrChange>
          </w:rPr>
          <w:t xml:space="preserve">: </w:t>
        </w:r>
      </w:ins>
    </w:p>
    <w:p w14:paraId="2BE0EC89" w14:textId="77777777" w:rsidR="00B3308C" w:rsidRPr="007A0C21" w:rsidRDefault="00B3308C" w:rsidP="007A0C21">
      <w:pPr>
        <w:numPr>
          <w:ilvl w:val="1"/>
          <w:numId w:val="43"/>
        </w:numPr>
        <w:spacing w:before="240" w:after="100" w:afterAutospacing="1" w:line="240" w:lineRule="auto"/>
        <w:jc w:val="both"/>
        <w:rPr>
          <w:ins w:id="727" w:author="EUDERLAN FREIRE DA SILVA ABREU" w:date="2025-07-09T13:33:00Z"/>
          <w:rFonts w:ascii="Arial" w:eastAsia="Times New Roman" w:hAnsi="Arial" w:cs="Arial"/>
          <w:sz w:val="24"/>
          <w:szCs w:val="24"/>
          <w:lang w:eastAsia="pt-BR"/>
          <w:rPrChange w:id="728" w:author="EUDERLAN FREIRE DA SILVA ABREU" w:date="2025-07-17T19:05:00Z">
            <w:rPr>
              <w:ins w:id="729" w:author="EUDERLAN FREIRE DA SILVA ABREU" w:date="2025-07-09T13:33:00Z"/>
              <w:rFonts w:ascii="Times New Roman" w:eastAsia="Times New Roman" w:hAnsi="Times New Roman" w:cs="Times New Roman"/>
              <w:sz w:val="24"/>
              <w:szCs w:val="24"/>
              <w:lang w:eastAsia="pt-BR"/>
            </w:rPr>
          </w:rPrChange>
        </w:rPr>
        <w:pPrChange w:id="730"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731" w:author="EUDERLAN FREIRE DA SILVA ABREU" w:date="2025-07-09T13:33:00Z">
        <w:r w:rsidRPr="007A0C21">
          <w:rPr>
            <w:rFonts w:ascii="Arial" w:eastAsia="Times New Roman" w:hAnsi="Arial" w:cs="Arial"/>
            <w:sz w:val="24"/>
            <w:szCs w:val="24"/>
            <w:lang w:eastAsia="pt-BR"/>
            <w:rPrChange w:id="732" w:author="EUDERLAN FREIRE DA SILVA ABREU" w:date="2025-07-17T19:05:00Z">
              <w:rPr>
                <w:rFonts w:ascii="Times New Roman" w:eastAsia="Times New Roman" w:hAnsi="Times New Roman" w:cs="Times New Roman"/>
                <w:sz w:val="24"/>
                <w:szCs w:val="24"/>
                <w:lang w:eastAsia="pt-BR"/>
              </w:rPr>
            </w:rPrChange>
          </w:rPr>
          <w:t>Mostra qual documento está sendo consultado</w:t>
        </w:r>
      </w:ins>
    </w:p>
    <w:p w14:paraId="6EDF18BC" w14:textId="77777777" w:rsidR="00B3308C" w:rsidRPr="007A0C21" w:rsidRDefault="00B3308C" w:rsidP="007A0C21">
      <w:pPr>
        <w:numPr>
          <w:ilvl w:val="1"/>
          <w:numId w:val="43"/>
        </w:numPr>
        <w:spacing w:before="240" w:after="100" w:afterAutospacing="1" w:line="240" w:lineRule="auto"/>
        <w:jc w:val="both"/>
        <w:rPr>
          <w:ins w:id="733" w:author="EUDERLAN FREIRE DA SILVA ABREU" w:date="2025-07-09T13:33:00Z"/>
          <w:rFonts w:ascii="Arial" w:eastAsia="Times New Roman" w:hAnsi="Arial" w:cs="Arial"/>
          <w:sz w:val="24"/>
          <w:szCs w:val="24"/>
          <w:lang w:eastAsia="pt-BR"/>
          <w:rPrChange w:id="734" w:author="EUDERLAN FREIRE DA SILVA ABREU" w:date="2025-07-17T19:05:00Z">
            <w:rPr>
              <w:ins w:id="735" w:author="EUDERLAN FREIRE DA SILVA ABREU" w:date="2025-07-09T13:33:00Z"/>
              <w:rFonts w:ascii="Times New Roman" w:eastAsia="Times New Roman" w:hAnsi="Times New Roman" w:cs="Times New Roman"/>
              <w:sz w:val="24"/>
              <w:szCs w:val="24"/>
              <w:lang w:eastAsia="pt-BR"/>
            </w:rPr>
          </w:rPrChange>
        </w:rPr>
        <w:pPrChange w:id="736" w:author="EUDERLAN FREIRE DA SILVA ABREU" w:date="2025-07-17T19:06:00Z">
          <w:pPr>
            <w:numPr>
              <w:ilvl w:val="1"/>
              <w:numId w:val="43"/>
            </w:numPr>
            <w:tabs>
              <w:tab w:val="num" w:pos="1440"/>
            </w:tabs>
            <w:spacing w:before="100" w:beforeAutospacing="1" w:after="100" w:afterAutospacing="1" w:line="240" w:lineRule="auto"/>
            <w:ind w:left="1440" w:hanging="360"/>
          </w:pPr>
        </w:pPrChange>
      </w:pPr>
      <w:ins w:id="737" w:author="EUDERLAN FREIRE DA SILVA ABREU" w:date="2025-07-09T13:33:00Z">
        <w:r w:rsidRPr="007A0C21">
          <w:rPr>
            <w:rFonts w:ascii="Arial" w:eastAsia="Times New Roman" w:hAnsi="Arial" w:cs="Arial"/>
            <w:sz w:val="24"/>
            <w:szCs w:val="24"/>
            <w:lang w:eastAsia="pt-BR"/>
            <w:rPrChange w:id="738" w:author="EUDERLAN FREIRE DA SILVA ABREU" w:date="2025-07-17T19:05:00Z">
              <w:rPr>
                <w:rFonts w:ascii="Times New Roman" w:eastAsia="Times New Roman" w:hAnsi="Times New Roman" w:cs="Times New Roman"/>
                <w:sz w:val="24"/>
                <w:szCs w:val="24"/>
                <w:lang w:eastAsia="pt-BR"/>
              </w:rPr>
            </w:rPrChange>
          </w:rPr>
          <w:t>Botões para "Alterar" ou "Remover" seleção</w:t>
        </w:r>
      </w:ins>
    </w:p>
    <w:p w14:paraId="7FC4E3BF" w14:textId="16792629" w:rsidR="00B3308C" w:rsidRPr="007A0C21" w:rsidRDefault="00E22BF5" w:rsidP="007A0C21">
      <w:pPr>
        <w:pStyle w:val="Ttulo2"/>
        <w:spacing w:before="240"/>
        <w:rPr>
          <w:ins w:id="739" w:author="EUDERLAN FREIRE DA SILVA ABREU" w:date="2025-07-09T13:33:00Z"/>
          <w:rFonts w:ascii="Arial" w:eastAsia="Times New Roman" w:hAnsi="Arial" w:cs="Arial"/>
          <w:lang w:eastAsia="pt-BR"/>
          <w:rPrChange w:id="740" w:author="EUDERLAN FREIRE DA SILVA ABREU" w:date="2025-07-17T19:05:00Z">
            <w:rPr>
              <w:ins w:id="741" w:author="EUDERLAN FREIRE DA SILVA ABREU" w:date="2025-07-09T13:33:00Z"/>
              <w:rFonts w:ascii="Times New Roman" w:eastAsia="Times New Roman" w:hAnsi="Times New Roman" w:cs="Times New Roman"/>
              <w:b/>
              <w:bCs/>
              <w:sz w:val="24"/>
              <w:szCs w:val="24"/>
              <w:lang w:eastAsia="pt-BR"/>
            </w:rPr>
          </w:rPrChange>
        </w:rPr>
        <w:pPrChange w:id="742" w:author="EUDERLAN FREIRE DA SILVA ABREU" w:date="2025-07-17T19:06:00Z">
          <w:pPr>
            <w:spacing w:before="100" w:beforeAutospacing="1" w:after="100" w:afterAutospacing="1" w:line="240" w:lineRule="auto"/>
            <w:outlineLvl w:val="3"/>
          </w:pPr>
        </w:pPrChange>
      </w:pPr>
      <w:bookmarkStart w:id="743" w:name="_Toc203674698"/>
      <w:ins w:id="744" w:author="EUDERLAN FREIRE DA SILVA ABREU" w:date="2025-07-17T15:34:00Z">
        <w:r w:rsidRPr="007A0C21">
          <w:rPr>
            <w:rFonts w:ascii="Arial" w:eastAsia="Times New Roman" w:hAnsi="Arial" w:cs="Arial"/>
            <w:lang w:eastAsia="pt-BR"/>
            <w:rPrChange w:id="745" w:author="EUDERLAN FREIRE DA SILVA ABREU" w:date="2025-07-17T19:05:00Z">
              <w:rPr>
                <w:rFonts w:eastAsia="Times New Roman"/>
                <w:lang w:eastAsia="pt-BR"/>
              </w:rPr>
            </w:rPrChange>
          </w:rPr>
          <w:t xml:space="preserve">2.3 </w:t>
        </w:r>
      </w:ins>
      <w:ins w:id="746" w:author="EUDERLAN FREIRE DA SILVA ABREU" w:date="2025-07-09T13:33:00Z">
        <w:r w:rsidR="00B3308C" w:rsidRPr="007A0C21">
          <w:rPr>
            <w:rFonts w:ascii="Arial" w:eastAsia="Times New Roman" w:hAnsi="Arial" w:cs="Arial"/>
            <w:lang w:eastAsia="pt-BR"/>
            <w:rPrChange w:id="747" w:author="EUDERLAN FREIRE DA SILVA ABREU" w:date="2025-07-17T19:05:00Z">
              <w:rPr>
                <w:rFonts w:ascii="Times New Roman" w:eastAsia="Times New Roman" w:hAnsi="Times New Roman" w:cs="Times New Roman"/>
                <w:b/>
                <w:bCs/>
                <w:sz w:val="24"/>
                <w:szCs w:val="24"/>
                <w:lang w:eastAsia="pt-BR"/>
              </w:rPr>
            </w:rPrChange>
          </w:rPr>
          <w:t>Vantagens do Seletor</w:t>
        </w:r>
        <w:bookmarkEnd w:id="743"/>
      </w:ins>
    </w:p>
    <w:p w14:paraId="3F62158A" w14:textId="77777777" w:rsidR="00B3308C" w:rsidRPr="007A0C21" w:rsidRDefault="00B3308C" w:rsidP="007A0C21">
      <w:pPr>
        <w:numPr>
          <w:ilvl w:val="0"/>
          <w:numId w:val="44"/>
        </w:numPr>
        <w:spacing w:before="240" w:after="100" w:afterAutospacing="1" w:line="240" w:lineRule="auto"/>
        <w:jc w:val="both"/>
        <w:rPr>
          <w:ins w:id="748" w:author="EUDERLAN FREIRE DA SILVA ABREU" w:date="2025-07-09T13:33:00Z"/>
          <w:rFonts w:ascii="Arial" w:eastAsia="Times New Roman" w:hAnsi="Arial" w:cs="Arial"/>
          <w:sz w:val="24"/>
          <w:szCs w:val="24"/>
          <w:lang w:eastAsia="pt-BR"/>
          <w:rPrChange w:id="749" w:author="EUDERLAN FREIRE DA SILVA ABREU" w:date="2025-07-17T19:05:00Z">
            <w:rPr>
              <w:ins w:id="750" w:author="EUDERLAN FREIRE DA SILVA ABREU" w:date="2025-07-09T13:33:00Z"/>
              <w:rFonts w:ascii="Times New Roman" w:eastAsia="Times New Roman" w:hAnsi="Times New Roman" w:cs="Times New Roman"/>
              <w:sz w:val="24"/>
              <w:szCs w:val="24"/>
              <w:lang w:eastAsia="pt-BR"/>
            </w:rPr>
          </w:rPrChange>
        </w:rPr>
        <w:pPrChange w:id="751" w:author="EUDERLAN FREIRE DA SILVA ABREU" w:date="2025-07-17T19:06:00Z">
          <w:pPr>
            <w:numPr>
              <w:numId w:val="44"/>
            </w:numPr>
            <w:tabs>
              <w:tab w:val="num" w:pos="720"/>
            </w:tabs>
            <w:spacing w:before="100" w:beforeAutospacing="1" w:after="100" w:afterAutospacing="1" w:line="240" w:lineRule="auto"/>
            <w:ind w:left="720" w:hanging="360"/>
          </w:pPr>
        </w:pPrChange>
      </w:pPr>
      <w:ins w:id="752" w:author="EUDERLAN FREIRE DA SILVA ABREU" w:date="2025-07-09T13:33:00Z">
        <w:r w:rsidRPr="007A0C21">
          <w:rPr>
            <w:rFonts w:ascii="Arial" w:eastAsia="Times New Roman" w:hAnsi="Arial" w:cs="Arial"/>
            <w:b/>
            <w:bCs/>
            <w:sz w:val="24"/>
            <w:szCs w:val="24"/>
            <w:lang w:eastAsia="pt-BR"/>
            <w:rPrChange w:id="753" w:author="EUDERLAN FREIRE DA SILVA ABREU" w:date="2025-07-17T19:05:00Z">
              <w:rPr>
                <w:rFonts w:ascii="Times New Roman" w:eastAsia="Times New Roman" w:hAnsi="Times New Roman" w:cs="Times New Roman"/>
                <w:b/>
                <w:bCs/>
                <w:sz w:val="24"/>
                <w:szCs w:val="24"/>
                <w:lang w:eastAsia="pt-BR"/>
              </w:rPr>
            </w:rPrChange>
          </w:rPr>
          <w:t>Consultas Focadas</w:t>
        </w:r>
        <w:r w:rsidRPr="007A0C21">
          <w:rPr>
            <w:rFonts w:ascii="Arial" w:eastAsia="Times New Roman" w:hAnsi="Arial" w:cs="Arial"/>
            <w:sz w:val="24"/>
            <w:szCs w:val="24"/>
            <w:lang w:eastAsia="pt-BR"/>
            <w:rPrChange w:id="754" w:author="EUDERLAN FREIRE DA SILVA ABREU" w:date="2025-07-17T19:05:00Z">
              <w:rPr>
                <w:rFonts w:ascii="Times New Roman" w:eastAsia="Times New Roman" w:hAnsi="Times New Roman" w:cs="Times New Roman"/>
                <w:sz w:val="24"/>
                <w:szCs w:val="24"/>
                <w:lang w:eastAsia="pt-BR"/>
              </w:rPr>
            </w:rPrChange>
          </w:rPr>
          <w:t>: Busca apenas no documento escolhido</w:t>
        </w:r>
      </w:ins>
    </w:p>
    <w:p w14:paraId="30E1326A" w14:textId="77777777" w:rsidR="00B3308C" w:rsidRPr="007A0C21" w:rsidRDefault="00B3308C" w:rsidP="007A0C21">
      <w:pPr>
        <w:numPr>
          <w:ilvl w:val="0"/>
          <w:numId w:val="44"/>
        </w:numPr>
        <w:spacing w:before="240" w:after="100" w:afterAutospacing="1" w:line="240" w:lineRule="auto"/>
        <w:jc w:val="both"/>
        <w:rPr>
          <w:ins w:id="755" w:author="EUDERLAN FREIRE DA SILVA ABREU" w:date="2025-07-09T13:33:00Z"/>
          <w:rFonts w:ascii="Arial" w:eastAsia="Times New Roman" w:hAnsi="Arial" w:cs="Arial"/>
          <w:sz w:val="24"/>
          <w:szCs w:val="24"/>
          <w:lang w:eastAsia="pt-BR"/>
          <w:rPrChange w:id="756" w:author="EUDERLAN FREIRE DA SILVA ABREU" w:date="2025-07-17T19:05:00Z">
            <w:rPr>
              <w:ins w:id="757" w:author="EUDERLAN FREIRE DA SILVA ABREU" w:date="2025-07-09T13:33:00Z"/>
              <w:rFonts w:ascii="Times New Roman" w:eastAsia="Times New Roman" w:hAnsi="Times New Roman" w:cs="Times New Roman"/>
              <w:sz w:val="24"/>
              <w:szCs w:val="24"/>
              <w:lang w:eastAsia="pt-BR"/>
            </w:rPr>
          </w:rPrChange>
        </w:rPr>
        <w:pPrChange w:id="758" w:author="EUDERLAN FREIRE DA SILVA ABREU" w:date="2025-07-17T19:06:00Z">
          <w:pPr>
            <w:numPr>
              <w:numId w:val="44"/>
            </w:numPr>
            <w:tabs>
              <w:tab w:val="num" w:pos="720"/>
            </w:tabs>
            <w:spacing w:before="100" w:beforeAutospacing="1" w:after="100" w:afterAutospacing="1" w:line="240" w:lineRule="auto"/>
            <w:ind w:left="720" w:hanging="360"/>
          </w:pPr>
        </w:pPrChange>
      </w:pPr>
      <w:ins w:id="759" w:author="EUDERLAN FREIRE DA SILVA ABREU" w:date="2025-07-09T13:33:00Z">
        <w:r w:rsidRPr="007A0C21">
          <w:rPr>
            <w:rFonts w:ascii="Arial" w:eastAsia="Times New Roman" w:hAnsi="Arial" w:cs="Arial"/>
            <w:b/>
            <w:bCs/>
            <w:sz w:val="24"/>
            <w:szCs w:val="24"/>
            <w:lang w:eastAsia="pt-BR"/>
            <w:rPrChange w:id="760" w:author="EUDERLAN FREIRE DA SILVA ABREU" w:date="2025-07-17T19:05:00Z">
              <w:rPr>
                <w:rFonts w:ascii="Times New Roman" w:eastAsia="Times New Roman" w:hAnsi="Times New Roman" w:cs="Times New Roman"/>
                <w:b/>
                <w:bCs/>
                <w:sz w:val="24"/>
                <w:szCs w:val="24"/>
                <w:lang w:eastAsia="pt-BR"/>
              </w:rPr>
            </w:rPrChange>
          </w:rPr>
          <w:t>Resultados Precisos</w:t>
        </w:r>
        <w:r w:rsidRPr="007A0C21">
          <w:rPr>
            <w:rFonts w:ascii="Arial" w:eastAsia="Times New Roman" w:hAnsi="Arial" w:cs="Arial"/>
            <w:sz w:val="24"/>
            <w:szCs w:val="24"/>
            <w:lang w:eastAsia="pt-BR"/>
            <w:rPrChange w:id="761" w:author="EUDERLAN FREIRE DA SILVA ABREU" w:date="2025-07-17T19:05:00Z">
              <w:rPr>
                <w:rFonts w:ascii="Times New Roman" w:eastAsia="Times New Roman" w:hAnsi="Times New Roman" w:cs="Times New Roman"/>
                <w:sz w:val="24"/>
                <w:szCs w:val="24"/>
                <w:lang w:eastAsia="pt-BR"/>
              </w:rPr>
            </w:rPrChange>
          </w:rPr>
          <w:t>: Respostas mais específicas</w:t>
        </w:r>
      </w:ins>
    </w:p>
    <w:p w14:paraId="6ADE11C0" w14:textId="76BB08E5" w:rsidR="00B3308C" w:rsidRPr="007A0C21" w:rsidRDefault="00B3308C" w:rsidP="007A0C21">
      <w:pPr>
        <w:numPr>
          <w:ilvl w:val="0"/>
          <w:numId w:val="44"/>
        </w:numPr>
        <w:spacing w:before="240" w:after="100" w:afterAutospacing="1" w:line="240" w:lineRule="auto"/>
        <w:jc w:val="both"/>
        <w:rPr>
          <w:ins w:id="762" w:author="HISSA BARBARA OLIVEIRA" w:date="2025-06-29T01:07:00Z"/>
          <w:rFonts w:ascii="Arial" w:eastAsia="Times New Roman" w:hAnsi="Arial" w:cs="Arial"/>
          <w:sz w:val="24"/>
          <w:szCs w:val="24"/>
          <w:lang w:eastAsia="pt-BR"/>
          <w:rPrChange w:id="763" w:author="EUDERLAN FREIRE DA SILVA ABREU" w:date="2025-07-17T19:05:00Z">
            <w:rPr>
              <w:ins w:id="764" w:author="HISSA BARBARA OLIVEIRA" w:date="2025-06-29T01:07:00Z"/>
            </w:rPr>
          </w:rPrChange>
        </w:rPr>
        <w:pPrChange w:id="765" w:author="EUDERLAN FREIRE DA SILVA ABREU" w:date="2025-07-17T19:06:00Z">
          <w:pPr/>
        </w:pPrChange>
      </w:pPr>
      <w:ins w:id="766" w:author="EUDERLAN FREIRE DA SILVA ABREU" w:date="2025-07-09T13:33:00Z">
        <w:r w:rsidRPr="007A0C21">
          <w:rPr>
            <w:rFonts w:ascii="Arial" w:eastAsia="Times New Roman" w:hAnsi="Arial" w:cs="Arial"/>
            <w:b/>
            <w:bCs/>
            <w:sz w:val="24"/>
            <w:szCs w:val="24"/>
            <w:lang w:eastAsia="pt-BR"/>
            <w:rPrChange w:id="767" w:author="EUDERLAN FREIRE DA SILVA ABREU" w:date="2025-07-17T19:05:00Z">
              <w:rPr>
                <w:rFonts w:ascii="Times New Roman" w:eastAsia="Times New Roman" w:hAnsi="Times New Roman" w:cs="Times New Roman"/>
                <w:b/>
                <w:bCs/>
                <w:sz w:val="24"/>
                <w:szCs w:val="24"/>
                <w:lang w:eastAsia="pt-BR"/>
              </w:rPr>
            </w:rPrChange>
          </w:rPr>
          <w:t>Flexibilidade</w:t>
        </w:r>
        <w:r w:rsidRPr="007A0C21">
          <w:rPr>
            <w:rFonts w:ascii="Arial" w:eastAsia="Times New Roman" w:hAnsi="Arial" w:cs="Arial"/>
            <w:sz w:val="24"/>
            <w:szCs w:val="24"/>
            <w:lang w:eastAsia="pt-BR"/>
            <w:rPrChange w:id="768" w:author="EUDERLAN FREIRE DA SILVA ABREU" w:date="2025-07-17T19:05:00Z">
              <w:rPr>
                <w:rFonts w:ascii="Times New Roman" w:eastAsia="Times New Roman" w:hAnsi="Times New Roman" w:cs="Times New Roman"/>
                <w:sz w:val="24"/>
                <w:szCs w:val="24"/>
                <w:lang w:eastAsia="pt-BR"/>
              </w:rPr>
            </w:rPrChange>
          </w:rPr>
          <w:t>: Pode alternar entre documentos facilmente</w:t>
        </w:r>
      </w:ins>
    </w:p>
    <w:p w14:paraId="30D56CD9" w14:textId="2D52DAA2" w:rsidR="09AB4BC8" w:rsidRPr="007A0C21" w:rsidRDefault="0005122A" w:rsidP="007A0C21">
      <w:pPr>
        <w:pStyle w:val="Ttulo2"/>
        <w:spacing w:before="240"/>
        <w:rPr>
          <w:ins w:id="769" w:author="HISSA BARBARA OLIVEIRA" w:date="2025-06-29T01:07:00Z"/>
          <w:rFonts w:ascii="Arial" w:eastAsia="Arial" w:hAnsi="Arial" w:cs="Arial"/>
          <w:rPrChange w:id="770" w:author="EUDERLAN FREIRE DA SILVA ABREU" w:date="2025-07-17T19:05:00Z">
            <w:rPr>
              <w:ins w:id="771" w:author="HISSA BARBARA OLIVEIRA" w:date="2025-06-29T01:07:00Z"/>
            </w:rPr>
          </w:rPrChange>
        </w:rPr>
        <w:pPrChange w:id="772" w:author="EUDERLAN FREIRE DA SILVA ABREU" w:date="2025-07-17T19:06:00Z">
          <w:pPr>
            <w:numPr>
              <w:ilvl w:val="1"/>
              <w:numId w:val="8"/>
            </w:numPr>
            <w:ind w:left="1440" w:hanging="360"/>
          </w:pPr>
        </w:pPrChange>
      </w:pPr>
      <w:bookmarkStart w:id="773" w:name="_Toc203674699"/>
      <w:ins w:id="774" w:author="EUDERLAN FREIRE DA SILVA ABREU" w:date="2025-07-09T14:34:00Z">
        <w:r w:rsidRPr="007A0C21">
          <w:rPr>
            <w:rFonts w:ascii="Arial" w:eastAsia="Arial" w:hAnsi="Arial" w:cs="Arial"/>
            <w:rPrChange w:id="775" w:author="EUDERLAN FREIRE DA SILVA ABREU" w:date="2025-07-17T19:05:00Z">
              <w:rPr/>
            </w:rPrChange>
          </w:rPr>
          <w:t>2.</w:t>
        </w:r>
      </w:ins>
      <w:ins w:id="776" w:author="EUDERLAN FREIRE DA SILVA ABREU" w:date="2025-07-17T15:34:00Z">
        <w:r w:rsidR="00E22BF5" w:rsidRPr="007A0C21">
          <w:rPr>
            <w:rFonts w:ascii="Arial" w:eastAsia="Arial" w:hAnsi="Arial" w:cs="Arial"/>
            <w:rPrChange w:id="777" w:author="EUDERLAN FREIRE DA SILVA ABREU" w:date="2025-07-17T19:05:00Z">
              <w:rPr>
                <w:rFonts w:eastAsia="Arial"/>
              </w:rPr>
            </w:rPrChange>
          </w:rPr>
          <w:t>4</w:t>
        </w:r>
      </w:ins>
      <w:ins w:id="778" w:author="EUDERLAN FREIRE DA SILVA ABREU" w:date="2025-07-09T14:34:00Z">
        <w:r w:rsidRPr="007A0C21">
          <w:rPr>
            <w:rFonts w:ascii="Arial" w:eastAsia="Arial" w:hAnsi="Arial" w:cs="Arial"/>
            <w:rPrChange w:id="779" w:author="EUDERLAN FREIRE DA SILVA ABREU" w:date="2025-07-17T19:05:00Z">
              <w:rPr/>
            </w:rPrChange>
          </w:rPr>
          <w:t xml:space="preserve"> </w:t>
        </w:r>
      </w:ins>
      <w:ins w:id="780" w:author="HISSA BARBARA OLIVEIRA" w:date="2025-06-29T01:07:00Z">
        <w:r w:rsidR="09AB4BC8" w:rsidRPr="007A0C21">
          <w:rPr>
            <w:rFonts w:ascii="Arial" w:eastAsia="Arial" w:hAnsi="Arial" w:cs="Arial"/>
            <w:rPrChange w:id="781" w:author="EUDERLAN FREIRE DA SILVA ABREU" w:date="2025-07-17T19:05:00Z">
              <w:rPr/>
            </w:rPrChange>
          </w:rPr>
          <w:t>Área Central - Sugestões Iniciais:</w:t>
        </w:r>
        <w:bookmarkEnd w:id="773"/>
      </w:ins>
    </w:p>
    <w:p w14:paraId="345A0A9A" w14:textId="16736C40" w:rsidR="09AB4BC8" w:rsidRPr="007A0C21" w:rsidRDefault="09AB4BC8" w:rsidP="007A0C21">
      <w:pPr>
        <w:spacing w:before="240" w:after="240"/>
        <w:jc w:val="both"/>
        <w:rPr>
          <w:ins w:id="782" w:author="HISSA BARBARA OLIVEIRA" w:date="2025-06-29T01:07:00Z"/>
          <w:rFonts w:ascii="Arial" w:eastAsia="Arial" w:hAnsi="Arial" w:cs="Arial"/>
          <w:color w:val="000000" w:themeColor="text1"/>
          <w:sz w:val="24"/>
          <w:szCs w:val="24"/>
          <w:rPrChange w:id="783" w:author="EUDERLAN FREIRE DA SILVA ABREU" w:date="2025-07-17T19:05:00Z">
            <w:rPr>
              <w:ins w:id="784" w:author="HISSA BARBARA OLIVEIRA" w:date="2025-06-29T01:07:00Z"/>
              <w:rFonts w:ascii="Arial" w:eastAsia="Arial" w:hAnsi="Arial" w:cs="Arial"/>
              <w:color w:val="000000" w:themeColor="text1"/>
              <w:sz w:val="24"/>
              <w:szCs w:val="24"/>
            </w:rPr>
          </w:rPrChange>
        </w:rPr>
        <w:pPrChange w:id="785" w:author="EUDERLAN FREIRE DA SILVA ABREU" w:date="2025-07-17T19:06:00Z">
          <w:pPr/>
        </w:pPrChange>
      </w:pPr>
      <w:ins w:id="786" w:author="HISSA BARBARA OLIVEIRA" w:date="2025-06-29T01:07:00Z">
        <w:r w:rsidRPr="007A0C21">
          <w:rPr>
            <w:rFonts w:ascii="Arial" w:eastAsia="Arial" w:hAnsi="Arial" w:cs="Arial"/>
            <w:color w:val="000000" w:themeColor="text1"/>
            <w:sz w:val="24"/>
            <w:szCs w:val="24"/>
            <w:rPrChange w:id="787" w:author="EUDERLAN FREIRE DA SILVA ABREU" w:date="2025-07-17T19:05:00Z">
              <w:rPr>
                <w:rFonts w:ascii="Arial" w:eastAsia="Arial" w:hAnsi="Arial" w:cs="Arial"/>
                <w:color w:val="000000" w:themeColor="text1"/>
                <w:sz w:val="24"/>
                <w:szCs w:val="24"/>
              </w:rPr>
            </w:rPrChange>
          </w:rPr>
          <w:t>Quando você acessa o sistema pela primeira vez, são exibidas sugestões de perguntas frequentes:</w:t>
        </w:r>
      </w:ins>
    </w:p>
    <w:p w14:paraId="7D483030" w14:textId="5E070917" w:rsidR="09AB4BC8" w:rsidRPr="007A0C21" w:rsidRDefault="09AB4BC8" w:rsidP="007A0C21">
      <w:pPr>
        <w:pStyle w:val="PargrafodaLista"/>
        <w:numPr>
          <w:ilvl w:val="0"/>
          <w:numId w:val="16"/>
        </w:numPr>
        <w:spacing w:before="240" w:after="240"/>
        <w:jc w:val="both"/>
        <w:rPr>
          <w:ins w:id="788" w:author="HISSA BARBARA OLIVEIRA" w:date="2025-06-29T01:07:00Z"/>
          <w:rFonts w:ascii="Arial" w:eastAsia="Arial" w:hAnsi="Arial" w:cs="Arial"/>
          <w:color w:val="000000" w:themeColor="text1"/>
          <w:sz w:val="24"/>
          <w:szCs w:val="24"/>
          <w:rPrChange w:id="789" w:author="EUDERLAN FREIRE DA SILVA ABREU" w:date="2025-07-17T19:05:00Z">
            <w:rPr>
              <w:ins w:id="790" w:author="HISSA BARBARA OLIVEIRA" w:date="2025-06-29T01:07:00Z"/>
              <w:rFonts w:ascii="Arial" w:eastAsia="Arial" w:hAnsi="Arial" w:cs="Arial"/>
              <w:color w:val="000000" w:themeColor="text1"/>
              <w:sz w:val="24"/>
              <w:szCs w:val="24"/>
            </w:rPr>
          </w:rPrChange>
        </w:rPr>
        <w:pPrChange w:id="791" w:author="EUDERLAN FREIRE DA SILVA ABREU" w:date="2025-07-17T19:06:00Z">
          <w:pPr/>
        </w:pPrChange>
      </w:pPr>
      <w:ins w:id="792" w:author="HISSA BARBARA OLIVEIRA" w:date="2025-06-29T01:07:00Z">
        <w:r w:rsidRPr="007A0C21">
          <w:rPr>
            <w:rFonts w:ascii="Arial" w:eastAsia="Arial" w:hAnsi="Arial" w:cs="Arial"/>
            <w:color w:val="000000" w:themeColor="text1"/>
            <w:sz w:val="24"/>
            <w:szCs w:val="24"/>
            <w:rPrChange w:id="793" w:author="EUDERLAN FREIRE DA SILVA ABREU" w:date="2025-07-17T19:05:00Z">
              <w:rPr>
                <w:rFonts w:ascii="Arial" w:eastAsia="Arial" w:hAnsi="Arial" w:cs="Arial"/>
                <w:color w:val="000000" w:themeColor="text1"/>
                <w:sz w:val="24"/>
                <w:szCs w:val="24"/>
              </w:rPr>
            </w:rPrChange>
          </w:rPr>
          <w:t>"Quais são os requisitos para transferência de curso?"</w:t>
        </w:r>
      </w:ins>
    </w:p>
    <w:p w14:paraId="5D8303F2" w14:textId="17DDBEAA" w:rsidR="09AB4BC8" w:rsidRPr="007A0C21" w:rsidRDefault="09AB4BC8" w:rsidP="007A0C21">
      <w:pPr>
        <w:pStyle w:val="PargrafodaLista"/>
        <w:numPr>
          <w:ilvl w:val="0"/>
          <w:numId w:val="16"/>
        </w:numPr>
        <w:spacing w:before="240" w:after="240"/>
        <w:jc w:val="both"/>
        <w:rPr>
          <w:ins w:id="794" w:author="HISSA BARBARA OLIVEIRA" w:date="2025-06-29T01:07:00Z"/>
          <w:rFonts w:ascii="Arial" w:eastAsia="Arial" w:hAnsi="Arial" w:cs="Arial"/>
          <w:color w:val="000000" w:themeColor="text1"/>
          <w:sz w:val="24"/>
          <w:szCs w:val="24"/>
          <w:rPrChange w:id="795" w:author="EUDERLAN FREIRE DA SILVA ABREU" w:date="2025-07-17T19:05:00Z">
            <w:rPr>
              <w:ins w:id="796" w:author="HISSA BARBARA OLIVEIRA" w:date="2025-06-29T01:07:00Z"/>
              <w:rFonts w:ascii="Arial" w:eastAsia="Arial" w:hAnsi="Arial" w:cs="Arial"/>
              <w:color w:val="000000" w:themeColor="text1"/>
              <w:sz w:val="24"/>
              <w:szCs w:val="24"/>
            </w:rPr>
          </w:rPrChange>
        </w:rPr>
        <w:pPrChange w:id="797" w:author="EUDERLAN FREIRE DA SILVA ABREU" w:date="2025-07-17T19:06:00Z">
          <w:pPr/>
        </w:pPrChange>
      </w:pPr>
      <w:ins w:id="798" w:author="HISSA BARBARA OLIVEIRA" w:date="2025-06-29T01:07:00Z">
        <w:r w:rsidRPr="007A0C21">
          <w:rPr>
            <w:rFonts w:ascii="Arial" w:eastAsia="Arial" w:hAnsi="Arial" w:cs="Arial"/>
            <w:color w:val="000000" w:themeColor="text1"/>
            <w:sz w:val="24"/>
            <w:szCs w:val="24"/>
            <w:rPrChange w:id="799" w:author="EUDERLAN FREIRE DA SILVA ABREU" w:date="2025-07-17T19:05:00Z">
              <w:rPr>
                <w:rFonts w:ascii="Arial" w:eastAsia="Arial" w:hAnsi="Arial" w:cs="Arial"/>
                <w:color w:val="000000" w:themeColor="text1"/>
                <w:sz w:val="24"/>
                <w:szCs w:val="24"/>
              </w:rPr>
            </w:rPrChange>
          </w:rPr>
          <w:t>"Como funciona o sistema de avaliação?"</w:t>
        </w:r>
      </w:ins>
    </w:p>
    <w:p w14:paraId="7001AF23" w14:textId="37503D0E" w:rsidR="09AB4BC8" w:rsidRPr="007A0C21" w:rsidRDefault="09AB4BC8" w:rsidP="007A0C21">
      <w:pPr>
        <w:pStyle w:val="PargrafodaLista"/>
        <w:numPr>
          <w:ilvl w:val="0"/>
          <w:numId w:val="16"/>
        </w:numPr>
        <w:spacing w:before="240" w:after="240"/>
        <w:jc w:val="both"/>
        <w:rPr>
          <w:ins w:id="800" w:author="HISSA BARBARA OLIVEIRA" w:date="2025-06-29T01:07:00Z"/>
          <w:rFonts w:ascii="Arial" w:eastAsia="Arial" w:hAnsi="Arial" w:cs="Arial"/>
          <w:color w:val="000000" w:themeColor="text1"/>
          <w:sz w:val="24"/>
          <w:szCs w:val="24"/>
          <w:rPrChange w:id="801" w:author="EUDERLAN FREIRE DA SILVA ABREU" w:date="2025-07-17T19:05:00Z">
            <w:rPr>
              <w:ins w:id="802" w:author="HISSA BARBARA OLIVEIRA" w:date="2025-06-29T01:07:00Z"/>
              <w:rFonts w:ascii="Arial" w:eastAsia="Arial" w:hAnsi="Arial" w:cs="Arial"/>
              <w:color w:val="000000" w:themeColor="text1"/>
              <w:sz w:val="24"/>
              <w:szCs w:val="24"/>
            </w:rPr>
          </w:rPrChange>
        </w:rPr>
        <w:pPrChange w:id="803" w:author="EUDERLAN FREIRE DA SILVA ABREU" w:date="2025-07-17T19:06:00Z">
          <w:pPr/>
        </w:pPrChange>
      </w:pPr>
      <w:ins w:id="804" w:author="HISSA BARBARA OLIVEIRA" w:date="2025-06-29T01:07:00Z">
        <w:r w:rsidRPr="007A0C21">
          <w:rPr>
            <w:rFonts w:ascii="Arial" w:eastAsia="Arial" w:hAnsi="Arial" w:cs="Arial"/>
            <w:color w:val="000000" w:themeColor="text1"/>
            <w:sz w:val="24"/>
            <w:szCs w:val="24"/>
            <w:rPrChange w:id="805" w:author="EUDERLAN FREIRE DA SILVA ABREU" w:date="2025-07-17T19:05:00Z">
              <w:rPr>
                <w:rFonts w:ascii="Arial" w:eastAsia="Arial" w:hAnsi="Arial" w:cs="Arial"/>
                <w:color w:val="000000" w:themeColor="text1"/>
                <w:sz w:val="24"/>
                <w:szCs w:val="24"/>
              </w:rPr>
            </w:rPrChange>
          </w:rPr>
          <w:t>"Qual a carga horária mínima para colação de grau?"</w:t>
        </w:r>
      </w:ins>
    </w:p>
    <w:p w14:paraId="2F25B740" w14:textId="6531B270" w:rsidR="09AB4BC8" w:rsidRPr="007A0C21" w:rsidRDefault="09AB4BC8" w:rsidP="007A0C21">
      <w:pPr>
        <w:pStyle w:val="PargrafodaLista"/>
        <w:numPr>
          <w:ilvl w:val="0"/>
          <w:numId w:val="16"/>
        </w:numPr>
        <w:spacing w:before="240" w:after="240"/>
        <w:jc w:val="both"/>
        <w:rPr>
          <w:ins w:id="806" w:author="HISSA BARBARA OLIVEIRA" w:date="2025-06-29T01:07:00Z"/>
          <w:rFonts w:ascii="Arial" w:eastAsia="Arial" w:hAnsi="Arial" w:cs="Arial"/>
          <w:color w:val="000000" w:themeColor="text1"/>
          <w:sz w:val="24"/>
          <w:szCs w:val="24"/>
          <w:rPrChange w:id="807" w:author="EUDERLAN FREIRE DA SILVA ABREU" w:date="2025-07-17T19:05:00Z">
            <w:rPr>
              <w:ins w:id="808" w:author="HISSA BARBARA OLIVEIRA" w:date="2025-06-29T01:07:00Z"/>
              <w:rFonts w:ascii="Arial" w:eastAsia="Arial" w:hAnsi="Arial" w:cs="Arial"/>
              <w:color w:val="000000" w:themeColor="text1"/>
              <w:sz w:val="24"/>
              <w:szCs w:val="24"/>
            </w:rPr>
          </w:rPrChange>
        </w:rPr>
        <w:pPrChange w:id="809" w:author="EUDERLAN FREIRE DA SILVA ABREU" w:date="2025-07-17T19:06:00Z">
          <w:pPr/>
        </w:pPrChange>
      </w:pPr>
      <w:ins w:id="810" w:author="HISSA BARBARA OLIVEIRA" w:date="2025-06-29T01:07:00Z">
        <w:r w:rsidRPr="007A0C21">
          <w:rPr>
            <w:rFonts w:ascii="Arial" w:eastAsia="Arial" w:hAnsi="Arial" w:cs="Arial"/>
            <w:color w:val="000000" w:themeColor="text1"/>
            <w:sz w:val="24"/>
            <w:szCs w:val="24"/>
            <w:rPrChange w:id="811" w:author="EUDERLAN FREIRE DA SILVA ABREU" w:date="2025-07-17T19:05:00Z">
              <w:rPr>
                <w:rFonts w:ascii="Arial" w:eastAsia="Arial" w:hAnsi="Arial" w:cs="Arial"/>
                <w:color w:val="000000" w:themeColor="text1"/>
                <w:sz w:val="24"/>
                <w:szCs w:val="24"/>
              </w:rPr>
            </w:rPrChange>
          </w:rPr>
          <w:t>"Quais as regras para aproveitamento de estudos?"</w:t>
        </w:r>
      </w:ins>
    </w:p>
    <w:p w14:paraId="0DE49358" w14:textId="3AF04D07" w:rsidR="09AB4BC8" w:rsidRPr="007A0C21" w:rsidRDefault="09AB4BC8" w:rsidP="007A0C21">
      <w:pPr>
        <w:pStyle w:val="PargrafodaLista"/>
        <w:numPr>
          <w:ilvl w:val="0"/>
          <w:numId w:val="16"/>
        </w:numPr>
        <w:spacing w:before="240" w:after="240"/>
        <w:jc w:val="both"/>
        <w:rPr>
          <w:ins w:id="812" w:author="HISSA BARBARA OLIVEIRA" w:date="2025-06-29T01:07:00Z"/>
          <w:rFonts w:ascii="Arial" w:eastAsia="Arial" w:hAnsi="Arial" w:cs="Arial"/>
          <w:color w:val="000000" w:themeColor="text1"/>
          <w:sz w:val="24"/>
          <w:szCs w:val="24"/>
          <w:rPrChange w:id="813" w:author="EUDERLAN FREIRE DA SILVA ABREU" w:date="2025-07-17T19:05:00Z">
            <w:rPr>
              <w:ins w:id="814" w:author="HISSA BARBARA OLIVEIRA" w:date="2025-06-29T01:07:00Z"/>
              <w:rFonts w:ascii="Arial" w:eastAsia="Arial" w:hAnsi="Arial" w:cs="Arial"/>
              <w:color w:val="000000" w:themeColor="text1"/>
              <w:sz w:val="24"/>
              <w:szCs w:val="24"/>
            </w:rPr>
          </w:rPrChange>
        </w:rPr>
        <w:pPrChange w:id="815" w:author="EUDERLAN FREIRE DA SILVA ABREU" w:date="2025-07-17T19:06:00Z">
          <w:pPr/>
        </w:pPrChange>
      </w:pPr>
      <w:ins w:id="816" w:author="HISSA BARBARA OLIVEIRA" w:date="2025-06-29T01:07:00Z">
        <w:r w:rsidRPr="007A0C21">
          <w:rPr>
            <w:rFonts w:ascii="Arial" w:eastAsia="Arial" w:hAnsi="Arial" w:cs="Arial"/>
            <w:color w:val="000000" w:themeColor="text1"/>
            <w:sz w:val="24"/>
            <w:szCs w:val="24"/>
            <w:rPrChange w:id="817" w:author="EUDERLAN FREIRE DA SILVA ABREU" w:date="2025-07-17T19:05:00Z">
              <w:rPr>
                <w:rFonts w:ascii="Arial" w:eastAsia="Arial" w:hAnsi="Arial" w:cs="Arial"/>
                <w:color w:val="000000" w:themeColor="text1"/>
                <w:sz w:val="24"/>
                <w:szCs w:val="24"/>
              </w:rPr>
            </w:rPrChange>
          </w:rPr>
          <w:t>"Documentos necessários para matrícula."</w:t>
        </w:r>
      </w:ins>
    </w:p>
    <w:p w14:paraId="738ADA51" w14:textId="678F1836" w:rsidR="09AB4BC8" w:rsidRPr="007A0C21" w:rsidRDefault="09AB4BC8" w:rsidP="007A0C21">
      <w:pPr>
        <w:spacing w:before="240" w:after="40"/>
        <w:jc w:val="both"/>
        <w:rPr>
          <w:ins w:id="818" w:author="HISSA BARBARA OLIVEIRA" w:date="2025-06-29T01:07:00Z"/>
          <w:rFonts w:ascii="Arial" w:eastAsia="Arial" w:hAnsi="Arial" w:cs="Arial"/>
          <w:color w:val="000000" w:themeColor="text1"/>
          <w:sz w:val="24"/>
          <w:szCs w:val="24"/>
          <w:rPrChange w:id="819" w:author="EUDERLAN FREIRE DA SILVA ABREU" w:date="2025-07-17T19:05:00Z">
            <w:rPr>
              <w:ins w:id="820" w:author="HISSA BARBARA OLIVEIRA" w:date="2025-06-29T01:07:00Z"/>
              <w:rFonts w:ascii="Arial" w:eastAsia="Arial" w:hAnsi="Arial" w:cs="Arial"/>
              <w:color w:val="000000" w:themeColor="text1"/>
              <w:sz w:val="24"/>
              <w:szCs w:val="24"/>
            </w:rPr>
          </w:rPrChange>
        </w:rPr>
        <w:pPrChange w:id="821" w:author="EUDERLAN FREIRE DA SILVA ABREU" w:date="2025-07-17T19:06:00Z">
          <w:pPr>
            <w:numPr>
              <w:numId w:val="7"/>
            </w:numPr>
            <w:ind w:left="720" w:hanging="360"/>
          </w:pPr>
        </w:pPrChange>
      </w:pPr>
      <w:ins w:id="822" w:author="HISSA BARBARA OLIVEIRA" w:date="2025-06-29T01:07:00Z">
        <w:r w:rsidRPr="007A0C21">
          <w:rPr>
            <w:rFonts w:ascii="Arial" w:eastAsia="Arial" w:hAnsi="Arial" w:cs="Arial"/>
            <w:color w:val="000000" w:themeColor="text1"/>
            <w:sz w:val="24"/>
            <w:szCs w:val="24"/>
            <w:rPrChange w:id="823" w:author="EUDERLAN FREIRE DA SILVA ABREU" w:date="2025-07-17T19:05:00Z">
              <w:rPr>
                <w:rFonts w:ascii="Arial" w:eastAsia="Arial" w:hAnsi="Arial" w:cs="Arial"/>
                <w:color w:val="000000" w:themeColor="text1"/>
                <w:sz w:val="24"/>
                <w:szCs w:val="24"/>
              </w:rPr>
            </w:rPrChange>
          </w:rPr>
          <w:t>Como Usar:</w:t>
        </w:r>
      </w:ins>
    </w:p>
    <w:p w14:paraId="32A272FE" w14:textId="29989242" w:rsidR="09AB4BC8" w:rsidRPr="007A0C21" w:rsidRDefault="09AB4BC8" w:rsidP="007A0C21">
      <w:pPr>
        <w:pStyle w:val="PargrafodaLista"/>
        <w:numPr>
          <w:ilvl w:val="0"/>
          <w:numId w:val="15"/>
        </w:numPr>
        <w:spacing w:before="240" w:after="240"/>
        <w:jc w:val="both"/>
        <w:rPr>
          <w:ins w:id="824" w:author="HISSA BARBARA OLIVEIRA" w:date="2025-06-29T01:07:00Z"/>
          <w:rFonts w:ascii="Arial" w:eastAsia="Arial" w:hAnsi="Arial" w:cs="Arial"/>
          <w:color w:val="000000" w:themeColor="text1"/>
          <w:sz w:val="24"/>
          <w:szCs w:val="24"/>
          <w:rPrChange w:id="825" w:author="EUDERLAN FREIRE DA SILVA ABREU" w:date="2025-07-17T19:05:00Z">
            <w:rPr>
              <w:ins w:id="826" w:author="HISSA BARBARA OLIVEIRA" w:date="2025-06-29T01:07:00Z"/>
              <w:rFonts w:ascii="Arial" w:eastAsia="Arial" w:hAnsi="Arial" w:cs="Arial"/>
              <w:color w:val="000000" w:themeColor="text1"/>
              <w:sz w:val="24"/>
              <w:szCs w:val="24"/>
            </w:rPr>
          </w:rPrChange>
        </w:rPr>
        <w:pPrChange w:id="827" w:author="EUDERLAN FREIRE DA SILVA ABREU" w:date="2025-07-17T19:06:00Z">
          <w:pPr/>
        </w:pPrChange>
      </w:pPr>
      <w:ins w:id="828" w:author="HISSA BARBARA OLIVEIRA" w:date="2025-06-29T01:07:00Z">
        <w:r w:rsidRPr="007A0C21">
          <w:rPr>
            <w:rFonts w:ascii="Arial" w:eastAsia="Arial" w:hAnsi="Arial" w:cs="Arial"/>
            <w:color w:val="000000" w:themeColor="text1"/>
            <w:sz w:val="24"/>
            <w:szCs w:val="24"/>
            <w:rPrChange w:id="829" w:author="EUDERLAN FREIRE DA SILVA ABREU" w:date="2025-07-17T19:05:00Z">
              <w:rPr>
                <w:rFonts w:ascii="Arial" w:eastAsia="Arial" w:hAnsi="Arial" w:cs="Arial"/>
                <w:color w:val="000000" w:themeColor="text1"/>
                <w:sz w:val="24"/>
                <w:szCs w:val="24"/>
              </w:rPr>
            </w:rPrChange>
          </w:rPr>
          <w:t>Clique em uma das sugestões para fazer uma pergunta rápida</w:t>
        </w:r>
      </w:ins>
    </w:p>
    <w:p w14:paraId="7601EEF4" w14:textId="23781FC6" w:rsidR="09AB4BC8" w:rsidRPr="007A0C21" w:rsidRDefault="09AB4BC8" w:rsidP="007A0C21">
      <w:pPr>
        <w:pStyle w:val="PargrafodaLista"/>
        <w:numPr>
          <w:ilvl w:val="0"/>
          <w:numId w:val="15"/>
        </w:numPr>
        <w:spacing w:before="240" w:after="240"/>
        <w:jc w:val="both"/>
        <w:rPr>
          <w:ins w:id="830" w:author="HISSA BARBARA OLIVEIRA" w:date="2025-06-29T01:07:00Z"/>
          <w:rFonts w:ascii="Arial" w:eastAsia="Arial" w:hAnsi="Arial" w:cs="Arial"/>
          <w:color w:val="000000" w:themeColor="text1"/>
          <w:sz w:val="24"/>
          <w:szCs w:val="24"/>
          <w:rPrChange w:id="831" w:author="EUDERLAN FREIRE DA SILVA ABREU" w:date="2025-07-17T19:05:00Z">
            <w:rPr>
              <w:ins w:id="832" w:author="HISSA BARBARA OLIVEIRA" w:date="2025-06-29T01:07:00Z"/>
              <w:rFonts w:ascii="Arial" w:eastAsia="Arial" w:hAnsi="Arial" w:cs="Arial"/>
              <w:color w:val="000000" w:themeColor="text1"/>
              <w:sz w:val="24"/>
              <w:szCs w:val="24"/>
            </w:rPr>
          </w:rPrChange>
        </w:rPr>
        <w:pPrChange w:id="833" w:author="EUDERLAN FREIRE DA SILVA ABREU" w:date="2025-07-17T19:06:00Z">
          <w:pPr/>
        </w:pPrChange>
      </w:pPr>
      <w:ins w:id="834" w:author="HISSA BARBARA OLIVEIRA" w:date="2025-06-29T01:07:00Z">
        <w:r w:rsidRPr="007A0C21">
          <w:rPr>
            <w:rFonts w:ascii="Arial" w:eastAsia="Arial" w:hAnsi="Arial" w:cs="Arial"/>
            <w:color w:val="000000" w:themeColor="text1"/>
            <w:sz w:val="24"/>
            <w:szCs w:val="24"/>
            <w:rPrChange w:id="835" w:author="EUDERLAN FREIRE DA SILVA ABREU" w:date="2025-07-17T19:05:00Z">
              <w:rPr>
                <w:rFonts w:ascii="Arial" w:eastAsia="Arial" w:hAnsi="Arial" w:cs="Arial"/>
                <w:color w:val="000000" w:themeColor="text1"/>
                <w:sz w:val="24"/>
                <w:szCs w:val="24"/>
              </w:rPr>
            </w:rPrChange>
          </w:rPr>
          <w:t>Ou digite sua própria pergunta na área inferior</w:t>
        </w:r>
      </w:ins>
    </w:p>
    <w:p w14:paraId="4242CA16" w14:textId="13DDFBDF" w:rsidR="09AB4BC8" w:rsidRPr="007A0C21" w:rsidDel="00E22BF5" w:rsidRDefault="09AB4BC8" w:rsidP="007A0C21">
      <w:pPr>
        <w:pStyle w:val="PargrafodaLista"/>
        <w:numPr>
          <w:ilvl w:val="0"/>
          <w:numId w:val="15"/>
        </w:numPr>
        <w:spacing w:before="240" w:after="240"/>
        <w:jc w:val="both"/>
        <w:rPr>
          <w:ins w:id="836" w:author="HISSA BARBARA OLIVEIRA" w:date="2025-06-29T01:07:00Z"/>
          <w:del w:id="837" w:author="EUDERLAN FREIRE DA SILVA ABREU" w:date="2025-07-17T15:42:00Z"/>
          <w:rFonts w:ascii="Arial" w:eastAsia="Arial" w:hAnsi="Arial" w:cs="Arial"/>
          <w:color w:val="000000" w:themeColor="text1"/>
          <w:sz w:val="24"/>
          <w:szCs w:val="24"/>
          <w:rPrChange w:id="838" w:author="EUDERLAN FREIRE DA SILVA ABREU" w:date="2025-07-17T19:05:00Z">
            <w:rPr>
              <w:ins w:id="839" w:author="HISSA BARBARA OLIVEIRA" w:date="2025-06-29T01:07:00Z"/>
              <w:del w:id="840" w:author="EUDERLAN FREIRE DA SILVA ABREU" w:date="2025-07-17T15:42:00Z"/>
              <w:rFonts w:ascii="Arial" w:eastAsia="Arial" w:hAnsi="Arial" w:cs="Arial"/>
              <w:color w:val="000000" w:themeColor="text1"/>
              <w:sz w:val="24"/>
              <w:szCs w:val="24"/>
            </w:rPr>
          </w:rPrChange>
        </w:rPr>
        <w:pPrChange w:id="841" w:author="EUDERLAN FREIRE DA SILVA ABREU" w:date="2025-07-17T19:06:00Z">
          <w:pPr/>
        </w:pPrChange>
      </w:pPr>
      <w:ins w:id="842" w:author="HISSA BARBARA OLIVEIRA" w:date="2025-06-29T01:07:00Z">
        <w:r w:rsidRPr="007A0C21">
          <w:rPr>
            <w:rFonts w:ascii="Arial" w:eastAsia="Arial" w:hAnsi="Arial" w:cs="Arial"/>
            <w:color w:val="000000" w:themeColor="text1"/>
            <w:sz w:val="24"/>
            <w:szCs w:val="24"/>
            <w:rPrChange w:id="843" w:author="EUDERLAN FREIRE DA SILVA ABREU" w:date="2025-07-17T19:05:00Z">
              <w:rPr>
                <w:rFonts w:ascii="Arial" w:eastAsia="Arial" w:hAnsi="Arial" w:cs="Arial"/>
                <w:color w:val="000000" w:themeColor="text1"/>
                <w:sz w:val="24"/>
                <w:szCs w:val="24"/>
              </w:rPr>
            </w:rPrChange>
          </w:rPr>
          <w:t xml:space="preserve">Pressione </w:t>
        </w:r>
        <w:proofErr w:type="spellStart"/>
        <w:r w:rsidRPr="007A0C21">
          <w:rPr>
            <w:rFonts w:ascii="Arial" w:eastAsia="Arial" w:hAnsi="Arial" w:cs="Arial"/>
            <w:color w:val="000000" w:themeColor="text1"/>
            <w:sz w:val="24"/>
            <w:szCs w:val="24"/>
            <w:rPrChange w:id="844" w:author="EUDERLAN FREIRE DA SILVA ABREU" w:date="2025-07-17T19:05:00Z">
              <w:rPr>
                <w:rFonts w:ascii="Arial" w:eastAsia="Arial" w:hAnsi="Arial" w:cs="Arial"/>
                <w:color w:val="000000" w:themeColor="text1"/>
                <w:sz w:val="24"/>
                <w:szCs w:val="24"/>
              </w:rPr>
            </w:rPrChange>
          </w:rPr>
          <w:t>Enter</w:t>
        </w:r>
        <w:proofErr w:type="spellEnd"/>
        <w:r w:rsidRPr="007A0C21">
          <w:rPr>
            <w:rFonts w:ascii="Arial" w:eastAsia="Arial" w:hAnsi="Arial" w:cs="Arial"/>
            <w:color w:val="000000" w:themeColor="text1"/>
            <w:sz w:val="24"/>
            <w:szCs w:val="24"/>
            <w:rPrChange w:id="845" w:author="EUDERLAN FREIRE DA SILVA ABREU" w:date="2025-07-17T19:05:00Z">
              <w:rPr>
                <w:rFonts w:ascii="Arial" w:eastAsia="Arial" w:hAnsi="Arial" w:cs="Arial"/>
                <w:color w:val="000000" w:themeColor="text1"/>
                <w:sz w:val="24"/>
                <w:szCs w:val="24"/>
              </w:rPr>
            </w:rPrChange>
          </w:rPr>
          <w:t xml:space="preserve"> ou clique no botão enviar</w:t>
        </w:r>
      </w:ins>
    </w:p>
    <w:p w14:paraId="71CD24C5" w14:textId="77777777" w:rsidR="00BE6ADF" w:rsidRPr="007A0C21" w:rsidRDefault="00BE6ADF" w:rsidP="007A0C21">
      <w:pPr>
        <w:pStyle w:val="PargrafodaLista"/>
        <w:numPr>
          <w:ilvl w:val="0"/>
          <w:numId w:val="15"/>
        </w:numPr>
        <w:spacing w:before="240" w:after="240"/>
        <w:jc w:val="both"/>
        <w:rPr>
          <w:ins w:id="846" w:author="EUDERLAN FREIRE DA SILVA ABREU" w:date="2025-07-09T14:34:00Z"/>
          <w:rFonts w:ascii="Arial" w:eastAsia="Arial" w:hAnsi="Arial" w:cs="Arial"/>
          <w:b/>
          <w:bCs/>
          <w:color w:val="000000" w:themeColor="text1"/>
          <w:sz w:val="24"/>
          <w:szCs w:val="24"/>
          <w:rPrChange w:id="847" w:author="EUDERLAN FREIRE DA SILVA ABREU" w:date="2025-07-17T19:05:00Z">
            <w:rPr>
              <w:ins w:id="848" w:author="EUDERLAN FREIRE DA SILVA ABREU" w:date="2025-07-09T14:34:00Z"/>
            </w:rPr>
          </w:rPrChange>
        </w:rPr>
        <w:pPrChange w:id="849" w:author="EUDERLAN FREIRE DA SILVA ABREU" w:date="2025-07-17T19:06:00Z">
          <w:pPr/>
        </w:pPrChange>
      </w:pPr>
    </w:p>
    <w:p w14:paraId="0C0F2AB6" w14:textId="32F1656F" w:rsidR="09AB4BC8" w:rsidRPr="007A0C21" w:rsidRDefault="09AB4BC8" w:rsidP="007A0C21">
      <w:pPr>
        <w:pStyle w:val="Ttulo1"/>
        <w:rPr>
          <w:ins w:id="850" w:author="HISSA BARBARA OLIVEIRA" w:date="2025-06-29T01:07:00Z"/>
          <w:rFonts w:ascii="Arial" w:eastAsia="Arial" w:hAnsi="Arial" w:cs="Arial"/>
          <w:b/>
          <w:bCs/>
          <w:rPrChange w:id="851" w:author="EUDERLAN FREIRE DA SILVA ABREU" w:date="2025-07-17T19:05:00Z">
            <w:rPr>
              <w:ins w:id="852" w:author="HISSA BARBARA OLIVEIRA" w:date="2025-06-29T01:07:00Z"/>
            </w:rPr>
          </w:rPrChange>
        </w:rPr>
        <w:pPrChange w:id="853" w:author="EUDERLAN FREIRE DA SILVA ABREU" w:date="2025-07-17T19:06:00Z">
          <w:pPr>
            <w:numPr>
              <w:numId w:val="6"/>
            </w:numPr>
            <w:tabs>
              <w:tab w:val="num" w:pos="720"/>
            </w:tabs>
            <w:ind w:left="720" w:hanging="360"/>
          </w:pPr>
        </w:pPrChange>
      </w:pPr>
      <w:bookmarkStart w:id="854" w:name="_Toc203674700"/>
      <w:ins w:id="855" w:author="HISSA BARBARA OLIVEIRA" w:date="2025-06-29T01:07:00Z">
        <w:r w:rsidRPr="007A0C21">
          <w:rPr>
            <w:rFonts w:ascii="Arial" w:eastAsia="Arial" w:hAnsi="Arial" w:cs="Arial"/>
            <w:b/>
            <w:bCs/>
            <w:rPrChange w:id="856" w:author="EUDERLAN FREIRE DA SILVA ABREU" w:date="2025-07-17T19:05:00Z">
              <w:rPr/>
            </w:rPrChange>
          </w:rPr>
          <w:lastRenderedPageBreak/>
          <w:t xml:space="preserve">3. Tela </w:t>
        </w:r>
        <w:del w:id="857" w:author="EUDERLAN FREIRE DA SILVA ABREU" w:date="2025-07-09T13:47:00Z">
          <w:r w:rsidRPr="007A0C21" w:rsidDel="00FF6B16">
            <w:rPr>
              <w:rFonts w:ascii="Arial" w:eastAsia="Arial" w:hAnsi="Arial" w:cs="Arial"/>
              <w:b/>
              <w:bCs/>
              <w:rPrChange w:id="858" w:author="EUDERLAN FREIRE DA SILVA ABREU" w:date="2025-07-17T19:05:00Z">
                <w:rPr/>
              </w:rPrChange>
            </w:rPr>
            <w:delText xml:space="preserve">3: </w:delText>
          </w:r>
        </w:del>
        <w:r w:rsidRPr="007A0C21">
          <w:rPr>
            <w:rFonts w:ascii="Arial" w:eastAsia="Arial" w:hAnsi="Arial" w:cs="Arial"/>
            <w:b/>
            <w:bCs/>
            <w:rPrChange w:id="859" w:author="EUDERLAN FREIRE DA SILVA ABREU" w:date="2025-07-17T19:05:00Z">
              <w:rPr/>
            </w:rPrChange>
          </w:rPr>
          <w:t>Conversação Ativa</w:t>
        </w:r>
        <w:bookmarkEnd w:id="854"/>
      </w:ins>
    </w:p>
    <w:p w14:paraId="25BAEFA7" w14:textId="684D5415" w:rsidR="09AB4BC8" w:rsidRPr="007A0C21" w:rsidDel="00D92B1A" w:rsidRDefault="09AB4BC8" w:rsidP="007A0C21">
      <w:pPr>
        <w:spacing w:before="240" w:after="240"/>
        <w:jc w:val="both"/>
        <w:rPr>
          <w:ins w:id="860" w:author="HISSA BARBARA OLIVEIRA" w:date="2025-06-29T01:17:00Z"/>
          <w:del w:id="861" w:author="EUDERLAN FREIRE DA SILVA ABREU" w:date="2025-07-17T18:57:00Z"/>
          <w:rFonts w:ascii="Arial" w:eastAsia="Arial" w:hAnsi="Arial" w:cs="Arial"/>
          <w:color w:val="000000" w:themeColor="text1"/>
          <w:sz w:val="24"/>
          <w:szCs w:val="24"/>
          <w:rPrChange w:id="862" w:author="EUDERLAN FREIRE DA SILVA ABREU" w:date="2025-07-17T19:05:00Z">
            <w:rPr>
              <w:ins w:id="863" w:author="HISSA BARBARA OLIVEIRA" w:date="2025-06-29T01:17:00Z"/>
              <w:del w:id="864" w:author="EUDERLAN FREIRE DA SILVA ABREU" w:date="2025-07-17T18:57:00Z"/>
              <w:rFonts w:ascii="Arial" w:eastAsia="Arial" w:hAnsi="Arial" w:cs="Arial"/>
              <w:color w:val="000000" w:themeColor="text1"/>
              <w:sz w:val="24"/>
              <w:szCs w:val="24"/>
            </w:rPr>
          </w:rPrChange>
        </w:rPr>
        <w:pPrChange w:id="865" w:author="EUDERLAN FREIRE DA SILVA ABREU" w:date="2025-07-17T19:06:00Z">
          <w:pPr/>
        </w:pPrChange>
      </w:pPr>
      <w:ins w:id="866" w:author="HISSA BARBARA OLIVEIRA" w:date="2025-06-29T01:07:00Z">
        <w:del w:id="867" w:author="EUDERLAN FREIRE DA SILVA ABREU" w:date="2025-07-17T18:57:00Z">
          <w:r w:rsidRPr="007A0C21" w:rsidDel="00D92B1A">
            <w:rPr>
              <w:rFonts w:ascii="Arial" w:eastAsia="Arial" w:hAnsi="Arial" w:cs="Arial"/>
              <w:b/>
              <w:bCs/>
              <w:color w:val="000000" w:themeColor="text1"/>
              <w:sz w:val="24"/>
              <w:szCs w:val="24"/>
              <w:rPrChange w:id="868" w:author="EUDERLAN FREIRE DA SILVA ABREU" w:date="2025-07-17T19:05:00Z">
                <w:rPr>
                  <w:rFonts w:ascii="Arial" w:eastAsia="Arial" w:hAnsi="Arial" w:cs="Arial"/>
                  <w:b/>
                  <w:bCs/>
                  <w:color w:val="000000" w:themeColor="text1"/>
                  <w:sz w:val="24"/>
                  <w:szCs w:val="24"/>
                </w:rPr>
              </w:rPrChange>
            </w:rPr>
            <w:delText>Figura 3</w:delText>
          </w:r>
          <w:r w:rsidRPr="007A0C21" w:rsidDel="00D92B1A">
            <w:rPr>
              <w:rFonts w:ascii="Arial" w:eastAsia="Arial" w:hAnsi="Arial" w:cs="Arial"/>
              <w:color w:val="000000" w:themeColor="text1"/>
              <w:sz w:val="24"/>
              <w:szCs w:val="24"/>
              <w:rPrChange w:id="869" w:author="EUDERLAN FREIRE DA SILVA ABREU" w:date="2025-07-17T19:05:00Z">
                <w:rPr>
                  <w:rFonts w:ascii="Arial" w:eastAsia="Arial" w:hAnsi="Arial" w:cs="Arial"/>
                  <w:color w:val="000000" w:themeColor="text1"/>
                  <w:sz w:val="24"/>
                  <w:szCs w:val="24"/>
                </w:rPr>
              </w:rPrChange>
            </w:rPr>
            <w:delText xml:space="preserve"> - Chat em Funcionamento</w:delText>
          </w:r>
        </w:del>
      </w:ins>
    </w:p>
    <w:p w14:paraId="2BB9592E" w14:textId="6AD27728" w:rsidR="00D92B1A" w:rsidRPr="007A0C21" w:rsidRDefault="00D92B1A" w:rsidP="007A0C21">
      <w:pPr>
        <w:pStyle w:val="Legenda"/>
        <w:keepNext/>
        <w:spacing w:before="240"/>
        <w:jc w:val="center"/>
        <w:rPr>
          <w:ins w:id="870" w:author="EUDERLAN FREIRE DA SILVA ABREU" w:date="2025-07-17T18:56:00Z"/>
          <w:rFonts w:ascii="Arial" w:hAnsi="Arial" w:cs="Arial"/>
          <w:i w:val="0"/>
          <w:iCs w:val="0"/>
          <w:color w:val="000000" w:themeColor="text1"/>
          <w:sz w:val="24"/>
          <w:szCs w:val="24"/>
          <w:rPrChange w:id="871" w:author="EUDERLAN FREIRE DA SILVA ABREU" w:date="2025-07-17T19:05:00Z">
            <w:rPr>
              <w:ins w:id="872" w:author="EUDERLAN FREIRE DA SILVA ABREU" w:date="2025-07-17T18:56:00Z"/>
            </w:rPr>
          </w:rPrChange>
        </w:rPr>
        <w:pPrChange w:id="873" w:author="EUDERLAN FREIRE DA SILVA ABREU" w:date="2025-07-17T19:06:00Z">
          <w:pPr>
            <w:pStyle w:val="Legenda"/>
          </w:pPr>
        </w:pPrChange>
      </w:pPr>
      <w:ins w:id="874" w:author="EUDERLAN FREIRE DA SILVA ABREU" w:date="2025-07-17T18:56:00Z">
        <w:r w:rsidRPr="007A0C21">
          <w:rPr>
            <w:rFonts w:ascii="Arial" w:hAnsi="Arial" w:cs="Arial"/>
            <w:i w:val="0"/>
            <w:iCs w:val="0"/>
            <w:color w:val="000000" w:themeColor="text1"/>
            <w:sz w:val="24"/>
            <w:szCs w:val="24"/>
            <w:rPrChange w:id="875" w:author="EUDERLAN FREIRE DA SILVA ABREU" w:date="2025-07-17T19:05:00Z">
              <w:rPr/>
            </w:rPrChange>
          </w:rPr>
          <w:t xml:space="preserve">Figura </w:t>
        </w:r>
        <w:r w:rsidRPr="007A0C21">
          <w:rPr>
            <w:rFonts w:ascii="Arial" w:hAnsi="Arial" w:cs="Arial"/>
            <w:i w:val="0"/>
            <w:iCs w:val="0"/>
            <w:color w:val="000000" w:themeColor="text1"/>
            <w:sz w:val="24"/>
            <w:szCs w:val="24"/>
            <w:rPrChange w:id="876" w:author="EUDERLAN FREIRE DA SILVA ABREU" w:date="2025-07-17T19:05:00Z">
              <w:rPr/>
            </w:rPrChange>
          </w:rPr>
          <w:fldChar w:fldCharType="begin"/>
        </w:r>
        <w:r w:rsidRPr="007A0C21">
          <w:rPr>
            <w:rFonts w:ascii="Arial" w:hAnsi="Arial" w:cs="Arial"/>
            <w:i w:val="0"/>
            <w:iCs w:val="0"/>
            <w:color w:val="000000" w:themeColor="text1"/>
            <w:sz w:val="24"/>
            <w:szCs w:val="24"/>
            <w:rPrChange w:id="877"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878" w:author="EUDERLAN FREIRE DA SILVA ABREU" w:date="2025-07-17T19:05:00Z">
            <w:rPr/>
          </w:rPrChange>
        </w:rPr>
        <w:fldChar w:fldCharType="separate"/>
      </w:r>
      <w:ins w:id="879" w:author="EUDERLAN FREIRE DA SILVA ABREU" w:date="2025-07-17T20:02:00Z">
        <w:r w:rsidR="00D81F7F">
          <w:rPr>
            <w:rFonts w:ascii="Arial" w:hAnsi="Arial" w:cs="Arial"/>
            <w:i w:val="0"/>
            <w:iCs w:val="0"/>
            <w:noProof/>
            <w:color w:val="000000" w:themeColor="text1"/>
            <w:sz w:val="24"/>
            <w:szCs w:val="24"/>
          </w:rPr>
          <w:t>3</w:t>
        </w:r>
      </w:ins>
      <w:ins w:id="880" w:author="EUDERLAN FREIRE DA SILVA ABREU" w:date="2025-07-17T18:56:00Z">
        <w:r w:rsidRPr="007A0C21">
          <w:rPr>
            <w:rFonts w:ascii="Arial" w:hAnsi="Arial" w:cs="Arial"/>
            <w:i w:val="0"/>
            <w:iCs w:val="0"/>
            <w:color w:val="000000" w:themeColor="text1"/>
            <w:sz w:val="24"/>
            <w:szCs w:val="24"/>
            <w:rPrChange w:id="881" w:author="EUDERLAN FREIRE DA SILVA ABREU" w:date="2025-07-17T19:05:00Z">
              <w:rPr/>
            </w:rPrChange>
          </w:rPr>
          <w:fldChar w:fldCharType="end"/>
        </w:r>
        <w:r w:rsidRPr="007A0C21">
          <w:rPr>
            <w:rFonts w:ascii="Arial" w:hAnsi="Arial" w:cs="Arial"/>
            <w:i w:val="0"/>
            <w:iCs w:val="0"/>
            <w:color w:val="000000" w:themeColor="text1"/>
            <w:sz w:val="24"/>
            <w:szCs w:val="24"/>
            <w:rPrChange w:id="882" w:author="EUDERLAN FREIRE DA SILVA ABREU" w:date="2025-07-17T19:05:00Z">
              <w:rPr/>
            </w:rPrChange>
          </w:rPr>
          <w:t xml:space="preserve"> - Chat em Funcionamento</w:t>
        </w:r>
      </w:ins>
    </w:p>
    <w:p w14:paraId="73E297EB" w14:textId="16CED29C" w:rsidR="2C2E2B58" w:rsidRPr="007A0C21" w:rsidDel="00E22BF5" w:rsidRDefault="2C2E2B58" w:rsidP="007A0C21">
      <w:pPr>
        <w:spacing w:before="240" w:after="240"/>
        <w:jc w:val="both"/>
        <w:rPr>
          <w:ins w:id="883" w:author="HISSA BARBARA OLIVEIRA" w:date="2025-06-29T01:15:00Z"/>
          <w:del w:id="884" w:author="EUDERLAN FREIRE DA SILVA ABREU" w:date="2025-07-17T15:35:00Z"/>
          <w:rFonts w:ascii="Arial" w:hAnsi="Arial" w:cs="Arial"/>
          <w:sz w:val="24"/>
          <w:szCs w:val="24"/>
          <w:rPrChange w:id="885" w:author="EUDERLAN FREIRE DA SILVA ABREU" w:date="2025-07-17T19:05:00Z">
            <w:rPr>
              <w:ins w:id="886" w:author="HISSA BARBARA OLIVEIRA" w:date="2025-06-29T01:15:00Z"/>
              <w:del w:id="887" w:author="EUDERLAN FREIRE DA SILVA ABREU" w:date="2025-07-17T15:35:00Z"/>
            </w:rPr>
          </w:rPrChange>
        </w:rPr>
        <w:pPrChange w:id="888" w:author="EUDERLAN FREIRE DA SILVA ABREU" w:date="2025-07-17T19:06:00Z">
          <w:pPr>
            <w:spacing w:before="240" w:after="240"/>
            <w:jc w:val="both"/>
          </w:pPr>
        </w:pPrChange>
      </w:pPr>
      <w:ins w:id="889" w:author="HISSA BARBARA OLIVEIRA" w:date="2025-06-29T01:17:00Z">
        <w:r w:rsidRPr="007A0C21">
          <w:rPr>
            <w:rFonts w:ascii="Arial" w:hAnsi="Arial" w:cs="Arial"/>
            <w:noProof/>
            <w:sz w:val="24"/>
            <w:szCs w:val="24"/>
            <w:rPrChange w:id="890" w:author="EUDERLAN FREIRE DA SILVA ABREU" w:date="2025-07-17T19:05:00Z">
              <w:rPr>
                <w:noProof/>
              </w:rPr>
            </w:rPrChange>
          </w:rPr>
          <w:drawing>
            <wp:inline distT="0" distB="0" distL="0" distR="0" wp14:anchorId="276C6785" wp14:editId="57EB773E">
              <wp:extent cx="5400675" cy="2371725"/>
              <wp:effectExtent l="0" t="0" r="0" b="0"/>
              <wp:docPr id="574024004" name="Imagem 57402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2371725"/>
                      </a:xfrm>
                      <a:prstGeom prst="rect">
                        <a:avLst/>
                      </a:prstGeom>
                    </pic:spPr>
                  </pic:pic>
                </a:graphicData>
              </a:graphic>
            </wp:inline>
          </w:drawing>
        </w:r>
      </w:ins>
      <w:ins w:id="891" w:author="HISSA BARBARA OLIVEIRA" w:date="2025-06-29T01:15:00Z">
        <w:r w:rsidR="08E39CE6" w:rsidRPr="007A0C21">
          <w:rPr>
            <w:rFonts w:ascii="Arial" w:hAnsi="Arial" w:cs="Arial"/>
            <w:noProof/>
            <w:sz w:val="24"/>
            <w:szCs w:val="24"/>
            <w:rPrChange w:id="892" w:author="EUDERLAN FREIRE DA SILVA ABREU" w:date="2025-07-17T19:05:00Z">
              <w:rPr>
                <w:noProof/>
              </w:rPr>
            </w:rPrChange>
          </w:rPr>
          <w:drawing>
            <wp:inline distT="0" distB="0" distL="0" distR="0" wp14:anchorId="2D8277B3" wp14:editId="51ABE89C">
              <wp:extent cx="5400675" cy="1781175"/>
              <wp:effectExtent l="0" t="0" r="0" b="0"/>
              <wp:docPr id="1404512293" name="Imagem 1404512293"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781175"/>
                      </a:xfrm>
                      <a:prstGeom prst="rect">
                        <a:avLst/>
                      </a:prstGeom>
                    </pic:spPr>
                  </pic:pic>
                </a:graphicData>
              </a:graphic>
            </wp:inline>
          </w:drawing>
        </w:r>
      </w:ins>
      <w:ins w:id="893" w:author="HISSA BARBARA OLIVEIRA" w:date="2025-06-29T01:16:00Z">
        <w:r w:rsidR="08E39CE6" w:rsidRPr="007A0C21">
          <w:rPr>
            <w:rFonts w:ascii="Arial" w:hAnsi="Arial" w:cs="Arial"/>
            <w:noProof/>
            <w:sz w:val="24"/>
            <w:szCs w:val="24"/>
            <w:rPrChange w:id="894" w:author="EUDERLAN FREIRE DA SILVA ABREU" w:date="2025-07-17T19:05:00Z">
              <w:rPr>
                <w:noProof/>
              </w:rPr>
            </w:rPrChange>
          </w:rPr>
          <w:drawing>
            <wp:inline distT="0" distB="0" distL="0" distR="0" wp14:anchorId="02E4ACEA" wp14:editId="75269E0A">
              <wp:extent cx="5400675" cy="1466850"/>
              <wp:effectExtent l="0" t="0" r="0" b="0"/>
              <wp:docPr id="1968525133" name="Imagem 196852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1466850"/>
                      </a:xfrm>
                      <a:prstGeom prst="rect">
                        <a:avLst/>
                      </a:prstGeom>
                    </pic:spPr>
                  </pic:pic>
                </a:graphicData>
              </a:graphic>
            </wp:inline>
          </w:drawing>
        </w:r>
      </w:ins>
    </w:p>
    <w:p w14:paraId="67C4C5D8" w14:textId="04E8274C" w:rsidR="0B681068" w:rsidRPr="007A0C21" w:rsidRDefault="0B681068" w:rsidP="007A0C21">
      <w:pPr>
        <w:spacing w:before="240" w:after="240"/>
        <w:jc w:val="both"/>
        <w:rPr>
          <w:ins w:id="895" w:author="HISSA BARBARA OLIVEIRA" w:date="2025-06-29T01:15:00Z"/>
          <w:rFonts w:ascii="Arial" w:hAnsi="Arial" w:cs="Arial"/>
          <w:sz w:val="24"/>
          <w:szCs w:val="24"/>
          <w:rPrChange w:id="896" w:author="EUDERLAN FREIRE DA SILVA ABREU" w:date="2025-07-17T19:05:00Z">
            <w:rPr>
              <w:ins w:id="897" w:author="HISSA BARBARA OLIVEIRA" w:date="2025-06-29T01:15:00Z"/>
            </w:rPr>
          </w:rPrChange>
        </w:rPr>
        <w:pPrChange w:id="898" w:author="EUDERLAN FREIRE DA SILVA ABREU" w:date="2025-07-17T19:06:00Z">
          <w:pPr/>
        </w:pPrChange>
      </w:pPr>
    </w:p>
    <w:p w14:paraId="3F7B9E34" w14:textId="22896F13" w:rsidR="09AB4BC8" w:rsidRPr="007A0C21" w:rsidRDefault="09AB4BC8" w:rsidP="007A0C21">
      <w:pPr>
        <w:spacing w:before="240" w:after="240"/>
        <w:jc w:val="both"/>
        <w:rPr>
          <w:ins w:id="899" w:author="HISSA BARBARA OLIVEIRA" w:date="2025-06-29T01:07:00Z"/>
          <w:rFonts w:ascii="Arial" w:eastAsia="Arial" w:hAnsi="Arial" w:cs="Arial"/>
          <w:color w:val="000000" w:themeColor="text1"/>
          <w:sz w:val="24"/>
          <w:szCs w:val="24"/>
          <w:rPrChange w:id="900" w:author="EUDERLAN FREIRE DA SILVA ABREU" w:date="2025-07-17T19:05:00Z">
            <w:rPr>
              <w:ins w:id="901" w:author="HISSA BARBARA OLIVEIRA" w:date="2025-06-29T01:07:00Z"/>
              <w:rFonts w:ascii="Arial" w:eastAsia="Arial" w:hAnsi="Arial" w:cs="Arial"/>
              <w:color w:val="000000" w:themeColor="text1"/>
              <w:sz w:val="24"/>
              <w:szCs w:val="24"/>
            </w:rPr>
          </w:rPrChange>
        </w:rPr>
        <w:pPrChange w:id="902" w:author="EUDERLAN FREIRE DA SILVA ABREU" w:date="2025-07-17T19:06:00Z">
          <w:pPr/>
        </w:pPrChange>
      </w:pPr>
      <w:ins w:id="903" w:author="HISSA BARBARA OLIVEIRA" w:date="2025-06-29T01:07:00Z">
        <w:r w:rsidRPr="007A0C21">
          <w:rPr>
            <w:rFonts w:ascii="Arial" w:eastAsia="Arial" w:hAnsi="Arial" w:cs="Arial"/>
            <w:color w:val="000000" w:themeColor="text1"/>
            <w:sz w:val="24"/>
            <w:szCs w:val="24"/>
            <w:rPrChange w:id="904" w:author="EUDERLAN FREIRE DA SILVA ABREU" w:date="2025-07-17T19:05:00Z">
              <w:rPr>
                <w:rFonts w:ascii="Arial" w:eastAsia="Arial" w:hAnsi="Arial" w:cs="Arial"/>
                <w:color w:val="000000" w:themeColor="text1"/>
                <w:sz w:val="24"/>
                <w:szCs w:val="24"/>
              </w:rPr>
            </w:rPrChange>
          </w:rPr>
          <w:t>Descrição da Tela</w:t>
        </w:r>
      </w:ins>
      <w:ins w:id="905" w:author="EUDERLAN FREIRE DA SILVA ABREU" w:date="2025-07-17T15:36:00Z">
        <w:r w:rsidR="00E22BF5" w:rsidRPr="007A0C21">
          <w:rPr>
            <w:rFonts w:ascii="Arial" w:eastAsia="Arial" w:hAnsi="Arial" w:cs="Arial"/>
            <w:color w:val="000000" w:themeColor="text1"/>
            <w:sz w:val="24"/>
            <w:szCs w:val="24"/>
            <w:rPrChange w:id="906" w:author="EUDERLAN FREIRE DA SILVA ABREU" w:date="2025-07-17T19:05:00Z">
              <w:rPr>
                <w:rFonts w:ascii="Arial" w:eastAsia="Arial" w:hAnsi="Arial" w:cs="Arial"/>
                <w:color w:val="000000" w:themeColor="text1"/>
                <w:sz w:val="24"/>
                <w:szCs w:val="24"/>
              </w:rPr>
            </w:rPrChange>
          </w:rPr>
          <w:t xml:space="preserve"> Conversação</w:t>
        </w:r>
      </w:ins>
      <w:ins w:id="907" w:author="HISSA BARBARA OLIVEIRA" w:date="2025-06-29T01:07:00Z">
        <w:r w:rsidRPr="007A0C21">
          <w:rPr>
            <w:rFonts w:ascii="Arial" w:eastAsia="Arial" w:hAnsi="Arial" w:cs="Arial"/>
            <w:color w:val="000000" w:themeColor="text1"/>
            <w:sz w:val="24"/>
            <w:szCs w:val="24"/>
            <w:rPrChange w:id="908" w:author="EUDERLAN FREIRE DA SILVA ABREU" w:date="2025-07-17T19:05:00Z">
              <w:rPr>
                <w:rFonts w:ascii="Arial" w:eastAsia="Arial" w:hAnsi="Arial" w:cs="Arial"/>
                <w:color w:val="000000" w:themeColor="text1"/>
                <w:sz w:val="24"/>
                <w:szCs w:val="24"/>
              </w:rPr>
            </w:rPrChange>
          </w:rPr>
          <w:t>:</w:t>
        </w:r>
      </w:ins>
    </w:p>
    <w:p w14:paraId="547CD986" w14:textId="101C3E71" w:rsidR="09AB4BC8" w:rsidRPr="007A0C21" w:rsidRDefault="09AB4BC8" w:rsidP="007A0C21">
      <w:pPr>
        <w:spacing w:before="240" w:after="240"/>
        <w:jc w:val="both"/>
        <w:rPr>
          <w:ins w:id="909" w:author="HISSA BARBARA OLIVEIRA" w:date="2025-06-29T01:07:00Z"/>
          <w:rFonts w:ascii="Arial" w:eastAsia="Arial" w:hAnsi="Arial" w:cs="Arial"/>
          <w:color w:val="000000" w:themeColor="text1"/>
          <w:sz w:val="24"/>
          <w:szCs w:val="24"/>
          <w:rPrChange w:id="910" w:author="EUDERLAN FREIRE DA SILVA ABREU" w:date="2025-07-17T19:05:00Z">
            <w:rPr>
              <w:ins w:id="911" w:author="HISSA BARBARA OLIVEIRA" w:date="2025-06-29T01:07:00Z"/>
              <w:rFonts w:ascii="Arial" w:eastAsia="Arial" w:hAnsi="Arial" w:cs="Arial"/>
              <w:color w:val="000000" w:themeColor="text1"/>
              <w:sz w:val="24"/>
              <w:szCs w:val="24"/>
            </w:rPr>
          </w:rPrChange>
        </w:rPr>
        <w:pPrChange w:id="912" w:author="EUDERLAN FREIRE DA SILVA ABREU" w:date="2025-07-17T19:06:00Z">
          <w:pPr/>
        </w:pPrChange>
      </w:pPr>
      <w:ins w:id="913" w:author="HISSA BARBARA OLIVEIRA" w:date="2025-06-29T01:07:00Z">
        <w:r w:rsidRPr="007A0C21">
          <w:rPr>
            <w:rFonts w:ascii="Arial" w:eastAsia="Arial" w:hAnsi="Arial" w:cs="Arial"/>
            <w:color w:val="000000" w:themeColor="text1"/>
            <w:sz w:val="24"/>
            <w:szCs w:val="24"/>
            <w:rPrChange w:id="914" w:author="EUDERLAN FREIRE DA SILVA ABREU" w:date="2025-07-17T19:05:00Z">
              <w:rPr>
                <w:rFonts w:ascii="Arial" w:eastAsia="Arial" w:hAnsi="Arial" w:cs="Arial"/>
                <w:color w:val="000000" w:themeColor="text1"/>
                <w:sz w:val="24"/>
                <w:szCs w:val="24"/>
              </w:rPr>
            </w:rPrChange>
          </w:rPr>
          <w:t>Durante uma conversação, a tela mostra:</w:t>
        </w:r>
      </w:ins>
    </w:p>
    <w:p w14:paraId="1529B976" w14:textId="6721B698" w:rsidR="09AB4BC8" w:rsidRPr="007A0C21" w:rsidRDefault="00EC11DD" w:rsidP="00EC11DD">
      <w:pPr>
        <w:pStyle w:val="Ttulo2"/>
        <w:rPr>
          <w:ins w:id="915" w:author="HISSA BARBARA OLIVEIRA" w:date="2025-06-29T01:07:00Z"/>
          <w:rFonts w:eastAsia="Arial"/>
          <w:rPrChange w:id="916" w:author="EUDERLAN FREIRE DA SILVA ABREU" w:date="2025-07-17T19:05:00Z">
            <w:rPr>
              <w:ins w:id="917" w:author="HISSA BARBARA OLIVEIRA" w:date="2025-06-29T01:07:00Z"/>
              <w:rFonts w:ascii="Arial" w:eastAsia="Arial" w:hAnsi="Arial" w:cs="Arial"/>
              <w:color w:val="000000" w:themeColor="text1"/>
              <w:sz w:val="24"/>
              <w:szCs w:val="24"/>
            </w:rPr>
          </w:rPrChange>
        </w:rPr>
        <w:pPrChange w:id="918" w:author="EUDERLAN FREIRE DA SILVA ABREU" w:date="2025-07-17T19:34:00Z">
          <w:pPr/>
        </w:pPrChange>
      </w:pPr>
      <w:bookmarkStart w:id="919" w:name="_Toc203674701"/>
      <w:ins w:id="920" w:author="EUDERLAN FREIRE DA SILVA ABREU" w:date="2025-07-17T19:34:00Z">
        <w:r>
          <w:rPr>
            <w:rFonts w:eastAsia="Arial"/>
          </w:rPr>
          <w:t xml:space="preserve">3.1 </w:t>
        </w:r>
      </w:ins>
      <w:ins w:id="921" w:author="HISSA BARBARA OLIVEIRA" w:date="2025-06-29T01:07:00Z">
        <w:r w:rsidR="09AB4BC8" w:rsidRPr="007A0C21">
          <w:rPr>
            <w:rFonts w:eastAsia="Arial"/>
            <w:rPrChange w:id="922" w:author="EUDERLAN FREIRE DA SILVA ABREU" w:date="2025-07-17T19:05:00Z">
              <w:rPr>
                <w:rFonts w:ascii="Arial" w:eastAsia="Arial" w:hAnsi="Arial" w:cs="Arial"/>
                <w:color w:val="000000" w:themeColor="text1"/>
                <w:sz w:val="24"/>
                <w:szCs w:val="24"/>
              </w:rPr>
            </w:rPrChange>
          </w:rPr>
          <w:t>Área de Mensagens:</w:t>
        </w:r>
        <w:bookmarkEnd w:id="919"/>
      </w:ins>
    </w:p>
    <w:p w14:paraId="670A5A8C" w14:textId="6B1933A2" w:rsidR="09AB4BC8" w:rsidRPr="007A0C21" w:rsidRDefault="09AB4BC8" w:rsidP="007A0C21">
      <w:pPr>
        <w:pStyle w:val="PargrafodaLista"/>
        <w:numPr>
          <w:ilvl w:val="0"/>
          <w:numId w:val="14"/>
        </w:numPr>
        <w:spacing w:before="240" w:after="240"/>
        <w:jc w:val="both"/>
        <w:rPr>
          <w:ins w:id="923" w:author="HISSA BARBARA OLIVEIRA" w:date="2025-06-29T01:07:00Z"/>
          <w:rFonts w:ascii="Arial" w:eastAsia="Arial" w:hAnsi="Arial" w:cs="Arial"/>
          <w:color w:val="000000" w:themeColor="text1"/>
          <w:sz w:val="24"/>
          <w:szCs w:val="24"/>
          <w:rPrChange w:id="924" w:author="EUDERLAN FREIRE DA SILVA ABREU" w:date="2025-07-17T19:05:00Z">
            <w:rPr>
              <w:ins w:id="925" w:author="HISSA BARBARA OLIVEIRA" w:date="2025-06-29T01:07:00Z"/>
              <w:rFonts w:ascii="Arial" w:eastAsia="Arial" w:hAnsi="Arial" w:cs="Arial"/>
              <w:color w:val="000000" w:themeColor="text1"/>
              <w:sz w:val="24"/>
              <w:szCs w:val="24"/>
            </w:rPr>
          </w:rPrChange>
        </w:rPr>
        <w:pPrChange w:id="926" w:author="EUDERLAN FREIRE DA SILVA ABREU" w:date="2025-07-17T19:06:00Z">
          <w:pPr/>
        </w:pPrChange>
      </w:pPr>
      <w:ins w:id="927" w:author="HISSA BARBARA OLIVEIRA" w:date="2025-06-29T01:07:00Z">
        <w:r w:rsidRPr="007A0C21">
          <w:rPr>
            <w:rFonts w:ascii="Arial" w:eastAsia="Arial" w:hAnsi="Arial" w:cs="Arial"/>
            <w:b/>
            <w:bCs/>
            <w:color w:val="000000" w:themeColor="text1"/>
            <w:sz w:val="24"/>
            <w:szCs w:val="24"/>
            <w:rPrChange w:id="928" w:author="EUDERLAN FREIRE DA SILVA ABREU" w:date="2025-07-17T19:05:00Z">
              <w:rPr>
                <w:rFonts w:ascii="Arial" w:eastAsia="Arial" w:hAnsi="Arial" w:cs="Arial"/>
                <w:b/>
                <w:bCs/>
                <w:color w:val="000000" w:themeColor="text1"/>
                <w:sz w:val="24"/>
                <w:szCs w:val="24"/>
              </w:rPr>
            </w:rPrChange>
          </w:rPr>
          <w:t>Mensagens do Usuário</w:t>
        </w:r>
        <w:r w:rsidRPr="007A0C21">
          <w:rPr>
            <w:rFonts w:ascii="Arial" w:eastAsia="Arial" w:hAnsi="Arial" w:cs="Arial"/>
            <w:color w:val="000000" w:themeColor="text1"/>
            <w:sz w:val="24"/>
            <w:szCs w:val="24"/>
            <w:rPrChange w:id="929" w:author="EUDERLAN FREIRE DA SILVA ABREU" w:date="2025-07-17T19:05:00Z">
              <w:rPr>
                <w:rFonts w:ascii="Arial" w:eastAsia="Arial" w:hAnsi="Arial" w:cs="Arial"/>
                <w:color w:val="000000" w:themeColor="text1"/>
                <w:sz w:val="24"/>
                <w:szCs w:val="24"/>
              </w:rPr>
            </w:rPrChange>
          </w:rPr>
          <w:t>: Aparecem em caixas azuis à direita</w:t>
        </w:r>
      </w:ins>
    </w:p>
    <w:p w14:paraId="6CF86DB2" w14:textId="3170163F" w:rsidR="09AB4BC8" w:rsidRPr="007A0C21" w:rsidRDefault="09AB4BC8" w:rsidP="007A0C21">
      <w:pPr>
        <w:pStyle w:val="PargrafodaLista"/>
        <w:numPr>
          <w:ilvl w:val="0"/>
          <w:numId w:val="14"/>
        </w:numPr>
        <w:spacing w:before="240" w:after="240"/>
        <w:jc w:val="both"/>
        <w:rPr>
          <w:ins w:id="930" w:author="HISSA BARBARA OLIVEIRA" w:date="2025-06-29T01:07:00Z"/>
          <w:rFonts w:ascii="Arial" w:eastAsia="Arial" w:hAnsi="Arial" w:cs="Arial"/>
          <w:color w:val="000000" w:themeColor="text1"/>
          <w:sz w:val="24"/>
          <w:szCs w:val="24"/>
          <w:rPrChange w:id="931" w:author="EUDERLAN FREIRE DA SILVA ABREU" w:date="2025-07-17T19:05:00Z">
            <w:rPr>
              <w:ins w:id="932" w:author="HISSA BARBARA OLIVEIRA" w:date="2025-06-29T01:07:00Z"/>
              <w:rFonts w:ascii="Arial" w:eastAsia="Arial" w:hAnsi="Arial" w:cs="Arial"/>
              <w:color w:val="000000" w:themeColor="text1"/>
              <w:sz w:val="24"/>
              <w:szCs w:val="24"/>
            </w:rPr>
          </w:rPrChange>
        </w:rPr>
        <w:pPrChange w:id="933" w:author="EUDERLAN FREIRE DA SILVA ABREU" w:date="2025-07-17T19:06:00Z">
          <w:pPr/>
        </w:pPrChange>
      </w:pPr>
      <w:ins w:id="934" w:author="HISSA BARBARA OLIVEIRA" w:date="2025-06-29T01:07:00Z">
        <w:r w:rsidRPr="007A0C21">
          <w:rPr>
            <w:rFonts w:ascii="Arial" w:eastAsia="Arial" w:hAnsi="Arial" w:cs="Arial"/>
            <w:b/>
            <w:bCs/>
            <w:color w:val="000000" w:themeColor="text1"/>
            <w:sz w:val="24"/>
            <w:szCs w:val="24"/>
            <w:rPrChange w:id="935" w:author="EUDERLAN FREIRE DA SILVA ABREU" w:date="2025-07-17T19:05:00Z">
              <w:rPr>
                <w:rFonts w:ascii="Arial" w:eastAsia="Arial" w:hAnsi="Arial" w:cs="Arial"/>
                <w:b/>
                <w:bCs/>
                <w:color w:val="000000" w:themeColor="text1"/>
                <w:sz w:val="24"/>
                <w:szCs w:val="24"/>
              </w:rPr>
            </w:rPrChange>
          </w:rPr>
          <w:t>Respostas da IA</w:t>
        </w:r>
        <w:r w:rsidRPr="007A0C21">
          <w:rPr>
            <w:rFonts w:ascii="Arial" w:eastAsia="Arial" w:hAnsi="Arial" w:cs="Arial"/>
            <w:color w:val="000000" w:themeColor="text1"/>
            <w:sz w:val="24"/>
            <w:szCs w:val="24"/>
            <w:rPrChange w:id="936" w:author="EUDERLAN FREIRE DA SILVA ABREU" w:date="2025-07-17T19:05:00Z">
              <w:rPr>
                <w:rFonts w:ascii="Arial" w:eastAsia="Arial" w:hAnsi="Arial" w:cs="Arial"/>
                <w:color w:val="000000" w:themeColor="text1"/>
                <w:sz w:val="24"/>
                <w:szCs w:val="24"/>
              </w:rPr>
            </w:rPrChange>
          </w:rPr>
          <w:t>: Aparecem em caixas cinzas à esquerda</w:t>
        </w:r>
      </w:ins>
    </w:p>
    <w:p w14:paraId="7F684864" w14:textId="46ABCFB7" w:rsidR="09AB4BC8" w:rsidRPr="007A0C21" w:rsidRDefault="09AB4BC8" w:rsidP="007A0C21">
      <w:pPr>
        <w:pStyle w:val="PargrafodaLista"/>
        <w:numPr>
          <w:ilvl w:val="0"/>
          <w:numId w:val="14"/>
        </w:numPr>
        <w:spacing w:before="240" w:after="240"/>
        <w:jc w:val="both"/>
        <w:rPr>
          <w:ins w:id="937" w:author="HISSA BARBARA OLIVEIRA" w:date="2025-06-29T01:07:00Z"/>
          <w:rFonts w:ascii="Arial" w:eastAsia="Arial" w:hAnsi="Arial" w:cs="Arial"/>
          <w:color w:val="000000" w:themeColor="text1"/>
          <w:sz w:val="24"/>
          <w:szCs w:val="24"/>
          <w:rPrChange w:id="938" w:author="EUDERLAN FREIRE DA SILVA ABREU" w:date="2025-07-17T19:05:00Z">
            <w:rPr>
              <w:ins w:id="939" w:author="HISSA BARBARA OLIVEIRA" w:date="2025-06-29T01:07:00Z"/>
              <w:rFonts w:ascii="Arial" w:eastAsia="Arial" w:hAnsi="Arial" w:cs="Arial"/>
              <w:color w:val="000000" w:themeColor="text1"/>
              <w:sz w:val="24"/>
              <w:szCs w:val="24"/>
            </w:rPr>
          </w:rPrChange>
        </w:rPr>
        <w:pPrChange w:id="940" w:author="EUDERLAN FREIRE DA SILVA ABREU" w:date="2025-07-17T19:06:00Z">
          <w:pPr/>
        </w:pPrChange>
      </w:pPr>
      <w:proofErr w:type="spellStart"/>
      <w:ins w:id="941" w:author="HISSA BARBARA OLIVEIRA" w:date="2025-06-29T01:07:00Z">
        <w:r w:rsidRPr="007A0C21">
          <w:rPr>
            <w:rFonts w:ascii="Arial" w:eastAsia="Arial" w:hAnsi="Arial" w:cs="Arial"/>
            <w:b/>
            <w:bCs/>
            <w:color w:val="000000" w:themeColor="text1"/>
            <w:sz w:val="24"/>
            <w:szCs w:val="24"/>
            <w:rPrChange w:id="942" w:author="EUDERLAN FREIRE DA SILVA ABREU" w:date="2025-07-17T19:05:00Z">
              <w:rPr>
                <w:rFonts w:ascii="Arial" w:eastAsia="Arial" w:hAnsi="Arial" w:cs="Arial"/>
                <w:b/>
                <w:bCs/>
                <w:color w:val="000000" w:themeColor="text1"/>
                <w:sz w:val="24"/>
                <w:szCs w:val="24"/>
              </w:rPr>
            </w:rPrChange>
          </w:rPr>
          <w:t>Timestamp</w:t>
        </w:r>
        <w:proofErr w:type="spellEnd"/>
        <w:r w:rsidRPr="007A0C21">
          <w:rPr>
            <w:rFonts w:ascii="Arial" w:eastAsia="Arial" w:hAnsi="Arial" w:cs="Arial"/>
            <w:color w:val="000000" w:themeColor="text1"/>
            <w:sz w:val="24"/>
            <w:szCs w:val="24"/>
            <w:rPrChange w:id="943" w:author="EUDERLAN FREIRE DA SILVA ABREU" w:date="2025-07-17T19:05:00Z">
              <w:rPr>
                <w:rFonts w:ascii="Arial" w:eastAsia="Arial" w:hAnsi="Arial" w:cs="Arial"/>
                <w:color w:val="000000" w:themeColor="text1"/>
                <w:sz w:val="24"/>
                <w:szCs w:val="24"/>
              </w:rPr>
            </w:rPrChange>
          </w:rPr>
          <w:t>: Horário de cada mensagem</w:t>
        </w:r>
      </w:ins>
    </w:p>
    <w:p w14:paraId="6390D2F2" w14:textId="6782F996" w:rsidR="09AB4BC8" w:rsidRPr="007A0C21" w:rsidRDefault="00EC11DD" w:rsidP="00EC11DD">
      <w:pPr>
        <w:pStyle w:val="Ttulo2"/>
        <w:rPr>
          <w:ins w:id="944" w:author="HISSA BARBARA OLIVEIRA" w:date="2025-06-29T01:07:00Z"/>
          <w:rFonts w:eastAsia="Arial"/>
          <w:rPrChange w:id="945" w:author="EUDERLAN FREIRE DA SILVA ABREU" w:date="2025-07-17T19:05:00Z">
            <w:rPr>
              <w:ins w:id="946" w:author="HISSA BARBARA OLIVEIRA" w:date="2025-06-29T01:07:00Z"/>
              <w:rFonts w:ascii="Arial" w:eastAsia="Arial" w:hAnsi="Arial" w:cs="Arial"/>
              <w:color w:val="000000" w:themeColor="text1"/>
              <w:sz w:val="24"/>
              <w:szCs w:val="24"/>
            </w:rPr>
          </w:rPrChange>
        </w:rPr>
        <w:pPrChange w:id="947" w:author="EUDERLAN FREIRE DA SILVA ABREU" w:date="2025-07-17T19:34:00Z">
          <w:pPr>
            <w:numPr>
              <w:numId w:val="5"/>
            </w:numPr>
            <w:ind w:left="720" w:hanging="360"/>
          </w:pPr>
        </w:pPrChange>
      </w:pPr>
      <w:bookmarkStart w:id="948" w:name="_Toc203674702"/>
      <w:ins w:id="949" w:author="EUDERLAN FREIRE DA SILVA ABREU" w:date="2025-07-17T19:34:00Z">
        <w:r>
          <w:rPr>
            <w:rFonts w:eastAsia="Arial"/>
          </w:rPr>
          <w:lastRenderedPageBreak/>
          <w:t xml:space="preserve">3.2 </w:t>
        </w:r>
      </w:ins>
      <w:ins w:id="950" w:author="HISSA BARBARA OLIVEIRA" w:date="2025-06-29T01:07:00Z">
        <w:r w:rsidR="09AB4BC8" w:rsidRPr="007A0C21">
          <w:rPr>
            <w:rFonts w:eastAsia="Arial"/>
            <w:rPrChange w:id="951" w:author="EUDERLAN FREIRE DA SILVA ABREU" w:date="2025-07-17T19:05:00Z">
              <w:rPr>
                <w:rFonts w:ascii="Arial" w:eastAsia="Arial" w:hAnsi="Arial" w:cs="Arial"/>
                <w:color w:val="000000" w:themeColor="text1"/>
                <w:sz w:val="24"/>
                <w:szCs w:val="24"/>
              </w:rPr>
            </w:rPrChange>
          </w:rPr>
          <w:t>Funcionalidades das Respostas:</w:t>
        </w:r>
        <w:bookmarkEnd w:id="948"/>
      </w:ins>
    </w:p>
    <w:p w14:paraId="6E33572E" w14:textId="05685AB9" w:rsidR="09AB4BC8" w:rsidRPr="007A0C21" w:rsidRDefault="09AB4BC8" w:rsidP="007A0C21">
      <w:pPr>
        <w:spacing w:before="240" w:after="240"/>
        <w:jc w:val="both"/>
        <w:rPr>
          <w:ins w:id="952" w:author="HISSA BARBARA OLIVEIRA" w:date="2025-06-29T01:07:00Z"/>
          <w:rFonts w:ascii="Arial" w:eastAsia="Arial" w:hAnsi="Arial" w:cs="Arial"/>
          <w:color w:val="000000" w:themeColor="text1"/>
          <w:sz w:val="24"/>
          <w:szCs w:val="24"/>
          <w:rPrChange w:id="953" w:author="EUDERLAN FREIRE DA SILVA ABREU" w:date="2025-07-17T19:05:00Z">
            <w:rPr>
              <w:ins w:id="954" w:author="HISSA BARBARA OLIVEIRA" w:date="2025-06-29T01:07:00Z"/>
              <w:rFonts w:ascii="Arial" w:eastAsia="Arial" w:hAnsi="Arial" w:cs="Arial"/>
              <w:color w:val="000000" w:themeColor="text1"/>
              <w:sz w:val="24"/>
              <w:szCs w:val="24"/>
            </w:rPr>
          </w:rPrChange>
        </w:rPr>
        <w:pPrChange w:id="955" w:author="EUDERLAN FREIRE DA SILVA ABREU" w:date="2025-07-17T19:06:00Z">
          <w:pPr/>
        </w:pPrChange>
      </w:pPr>
      <w:ins w:id="956" w:author="HISSA BARBARA OLIVEIRA" w:date="2025-06-29T01:07:00Z">
        <w:r w:rsidRPr="007A0C21">
          <w:rPr>
            <w:rFonts w:ascii="Arial" w:eastAsia="Arial" w:hAnsi="Arial" w:cs="Arial"/>
            <w:color w:val="000000" w:themeColor="text1"/>
            <w:sz w:val="24"/>
            <w:szCs w:val="24"/>
            <w:rPrChange w:id="957" w:author="EUDERLAN FREIRE DA SILVA ABREU" w:date="2025-07-17T19:05:00Z">
              <w:rPr>
                <w:rFonts w:ascii="Arial" w:eastAsia="Arial" w:hAnsi="Arial" w:cs="Arial"/>
                <w:color w:val="000000" w:themeColor="text1"/>
                <w:sz w:val="24"/>
                <w:szCs w:val="24"/>
              </w:rPr>
            </w:rPrChange>
          </w:rPr>
          <w:t>Para cada resposta da IA, você pode:</w:t>
        </w:r>
      </w:ins>
    </w:p>
    <w:p w14:paraId="3D49C03D" w14:textId="78908AE7" w:rsidR="09AB4BC8" w:rsidRPr="007A0C21" w:rsidRDefault="09AB4BC8" w:rsidP="007A0C21">
      <w:pPr>
        <w:pStyle w:val="PargrafodaLista"/>
        <w:numPr>
          <w:ilvl w:val="0"/>
          <w:numId w:val="13"/>
        </w:numPr>
        <w:spacing w:before="240" w:after="240"/>
        <w:jc w:val="both"/>
        <w:rPr>
          <w:ins w:id="958" w:author="HISSA BARBARA OLIVEIRA" w:date="2025-06-29T01:07:00Z"/>
          <w:rFonts w:ascii="Arial" w:eastAsia="Arial" w:hAnsi="Arial" w:cs="Arial"/>
          <w:color w:val="000000" w:themeColor="text1"/>
          <w:sz w:val="24"/>
          <w:szCs w:val="24"/>
          <w:rPrChange w:id="959" w:author="EUDERLAN FREIRE DA SILVA ABREU" w:date="2025-07-17T19:05:00Z">
            <w:rPr>
              <w:ins w:id="960" w:author="HISSA BARBARA OLIVEIRA" w:date="2025-06-29T01:07:00Z"/>
              <w:rFonts w:ascii="Arial" w:eastAsia="Arial" w:hAnsi="Arial" w:cs="Arial"/>
              <w:color w:val="000000" w:themeColor="text1"/>
              <w:sz w:val="24"/>
              <w:szCs w:val="24"/>
            </w:rPr>
          </w:rPrChange>
        </w:rPr>
        <w:pPrChange w:id="961" w:author="EUDERLAN FREIRE DA SILVA ABREU" w:date="2025-07-17T19:06:00Z">
          <w:pPr/>
        </w:pPrChange>
      </w:pPr>
      <w:ins w:id="962" w:author="HISSA BARBARA OLIVEIRA" w:date="2025-06-29T01:07:00Z">
        <w:r w:rsidRPr="007A0C21">
          <w:rPr>
            <w:rFonts w:ascii="Segoe UI Emoji" w:eastAsia="Arial" w:hAnsi="Segoe UI Emoji" w:cs="Segoe UI Emoji"/>
            <w:b/>
            <w:bCs/>
            <w:color w:val="000000" w:themeColor="text1"/>
            <w:sz w:val="24"/>
            <w:szCs w:val="24"/>
            <w:rPrChange w:id="963" w:author="EUDERLAN FREIRE DA SILVA ABREU" w:date="2025-07-17T19:05:00Z">
              <w:rPr>
                <w:rFonts w:ascii="Arial" w:eastAsia="Arial" w:hAnsi="Arial" w:cs="Arial"/>
                <w:b/>
                <w:bCs/>
                <w:color w:val="000000" w:themeColor="text1"/>
                <w:sz w:val="24"/>
                <w:szCs w:val="24"/>
              </w:rPr>
            </w:rPrChange>
          </w:rPr>
          <w:t>👍</w:t>
        </w:r>
        <w:r w:rsidRPr="007A0C21">
          <w:rPr>
            <w:rFonts w:ascii="Arial" w:eastAsia="Arial" w:hAnsi="Arial" w:cs="Arial"/>
            <w:b/>
            <w:bCs/>
            <w:color w:val="000000" w:themeColor="text1"/>
            <w:sz w:val="24"/>
            <w:szCs w:val="24"/>
            <w:rPrChange w:id="964" w:author="EUDERLAN FREIRE DA SILVA ABREU" w:date="2025-07-17T19:05:00Z">
              <w:rPr>
                <w:rFonts w:ascii="Arial" w:eastAsia="Arial" w:hAnsi="Arial" w:cs="Arial"/>
                <w:b/>
                <w:bCs/>
                <w:color w:val="000000" w:themeColor="text1"/>
                <w:sz w:val="24"/>
                <w:szCs w:val="24"/>
              </w:rPr>
            </w:rPrChange>
          </w:rPr>
          <w:t xml:space="preserve"> Útil</w:t>
        </w:r>
        <w:r w:rsidRPr="007A0C21">
          <w:rPr>
            <w:rFonts w:ascii="Arial" w:eastAsia="Arial" w:hAnsi="Arial" w:cs="Arial"/>
            <w:color w:val="000000" w:themeColor="text1"/>
            <w:sz w:val="24"/>
            <w:szCs w:val="24"/>
            <w:rPrChange w:id="965" w:author="EUDERLAN FREIRE DA SILVA ABREU" w:date="2025-07-17T19:05:00Z">
              <w:rPr>
                <w:rFonts w:ascii="Arial" w:eastAsia="Arial" w:hAnsi="Arial" w:cs="Arial"/>
                <w:color w:val="000000" w:themeColor="text1"/>
                <w:sz w:val="24"/>
                <w:szCs w:val="24"/>
              </w:rPr>
            </w:rPrChange>
          </w:rPr>
          <w:t>: Marcar como resposta útil (feedback positivo)</w:t>
        </w:r>
      </w:ins>
    </w:p>
    <w:p w14:paraId="5D0301CE" w14:textId="1A782C8B" w:rsidR="09AB4BC8" w:rsidRPr="007A0C21" w:rsidRDefault="09AB4BC8" w:rsidP="007A0C21">
      <w:pPr>
        <w:pStyle w:val="PargrafodaLista"/>
        <w:numPr>
          <w:ilvl w:val="0"/>
          <w:numId w:val="13"/>
        </w:numPr>
        <w:spacing w:before="240" w:after="240"/>
        <w:jc w:val="both"/>
        <w:rPr>
          <w:ins w:id="966" w:author="HISSA BARBARA OLIVEIRA" w:date="2025-06-29T01:07:00Z"/>
          <w:rFonts w:ascii="Arial" w:eastAsia="Arial" w:hAnsi="Arial" w:cs="Arial"/>
          <w:color w:val="000000" w:themeColor="text1"/>
          <w:sz w:val="24"/>
          <w:szCs w:val="24"/>
          <w:rPrChange w:id="967" w:author="EUDERLAN FREIRE DA SILVA ABREU" w:date="2025-07-17T19:05:00Z">
            <w:rPr>
              <w:ins w:id="968" w:author="HISSA BARBARA OLIVEIRA" w:date="2025-06-29T01:07:00Z"/>
              <w:rFonts w:ascii="Arial" w:eastAsia="Arial" w:hAnsi="Arial" w:cs="Arial"/>
              <w:color w:val="000000" w:themeColor="text1"/>
              <w:sz w:val="24"/>
              <w:szCs w:val="24"/>
            </w:rPr>
          </w:rPrChange>
        </w:rPr>
        <w:pPrChange w:id="969" w:author="EUDERLAN FREIRE DA SILVA ABREU" w:date="2025-07-17T19:06:00Z">
          <w:pPr/>
        </w:pPrChange>
      </w:pPr>
      <w:proofErr w:type="gramStart"/>
      <w:ins w:id="970" w:author="HISSA BARBARA OLIVEIRA" w:date="2025-06-29T01:07:00Z">
        <w:r w:rsidRPr="007A0C21">
          <w:rPr>
            <w:rFonts w:ascii="Segoe UI Emoji" w:eastAsia="Arial" w:hAnsi="Segoe UI Emoji" w:cs="Segoe UI Emoji"/>
            <w:b/>
            <w:bCs/>
            <w:color w:val="000000" w:themeColor="text1"/>
            <w:sz w:val="24"/>
            <w:szCs w:val="24"/>
            <w:rPrChange w:id="971" w:author="EUDERLAN FREIRE DA SILVA ABREU" w:date="2025-07-17T19:05:00Z">
              <w:rPr>
                <w:rFonts w:ascii="Arial" w:eastAsia="Arial" w:hAnsi="Arial" w:cs="Arial"/>
                <w:b/>
                <w:bCs/>
                <w:color w:val="000000" w:themeColor="text1"/>
                <w:sz w:val="24"/>
                <w:szCs w:val="24"/>
              </w:rPr>
            </w:rPrChange>
          </w:rPr>
          <w:t>👎</w:t>
        </w:r>
        <w:r w:rsidRPr="007A0C21">
          <w:rPr>
            <w:rFonts w:ascii="Arial" w:eastAsia="Arial" w:hAnsi="Arial" w:cs="Arial"/>
            <w:b/>
            <w:bCs/>
            <w:color w:val="000000" w:themeColor="text1"/>
            <w:sz w:val="24"/>
            <w:szCs w:val="24"/>
            <w:rPrChange w:id="972" w:author="EUDERLAN FREIRE DA SILVA ABREU" w:date="2025-07-17T19:05:00Z">
              <w:rPr>
                <w:rFonts w:ascii="Arial" w:eastAsia="Arial" w:hAnsi="Arial" w:cs="Arial"/>
                <w:b/>
                <w:bCs/>
                <w:color w:val="000000" w:themeColor="text1"/>
                <w:sz w:val="24"/>
                <w:szCs w:val="24"/>
              </w:rPr>
            </w:rPrChange>
          </w:rPr>
          <w:t xml:space="preserve"> Não</w:t>
        </w:r>
        <w:proofErr w:type="gramEnd"/>
        <w:r w:rsidRPr="007A0C21">
          <w:rPr>
            <w:rFonts w:ascii="Arial" w:eastAsia="Arial" w:hAnsi="Arial" w:cs="Arial"/>
            <w:b/>
            <w:bCs/>
            <w:color w:val="000000" w:themeColor="text1"/>
            <w:sz w:val="24"/>
            <w:szCs w:val="24"/>
            <w:rPrChange w:id="973" w:author="EUDERLAN FREIRE DA SILVA ABREU" w:date="2025-07-17T19:05:00Z">
              <w:rPr>
                <w:rFonts w:ascii="Arial" w:eastAsia="Arial" w:hAnsi="Arial" w:cs="Arial"/>
                <w:b/>
                <w:bCs/>
                <w:color w:val="000000" w:themeColor="text1"/>
                <w:sz w:val="24"/>
                <w:szCs w:val="24"/>
              </w:rPr>
            </w:rPrChange>
          </w:rPr>
          <w:t xml:space="preserve"> útil</w:t>
        </w:r>
        <w:r w:rsidRPr="007A0C21">
          <w:rPr>
            <w:rFonts w:ascii="Arial" w:eastAsia="Arial" w:hAnsi="Arial" w:cs="Arial"/>
            <w:color w:val="000000" w:themeColor="text1"/>
            <w:sz w:val="24"/>
            <w:szCs w:val="24"/>
            <w:rPrChange w:id="974" w:author="EUDERLAN FREIRE DA SILVA ABREU" w:date="2025-07-17T19:05:00Z">
              <w:rPr>
                <w:rFonts w:ascii="Arial" w:eastAsia="Arial" w:hAnsi="Arial" w:cs="Arial"/>
                <w:color w:val="000000" w:themeColor="text1"/>
                <w:sz w:val="24"/>
                <w:szCs w:val="24"/>
              </w:rPr>
            </w:rPrChange>
          </w:rPr>
          <w:t>: Marcar como não útil (feedback negativo)</w:t>
        </w:r>
      </w:ins>
    </w:p>
    <w:p w14:paraId="2B044B31" w14:textId="322C8605" w:rsidR="09AB4BC8" w:rsidRPr="007A0C21" w:rsidRDefault="09AB4BC8" w:rsidP="007A0C21">
      <w:pPr>
        <w:pStyle w:val="PargrafodaLista"/>
        <w:numPr>
          <w:ilvl w:val="0"/>
          <w:numId w:val="13"/>
        </w:numPr>
        <w:spacing w:before="240" w:after="240"/>
        <w:jc w:val="both"/>
        <w:rPr>
          <w:ins w:id="975" w:author="HISSA BARBARA OLIVEIRA" w:date="2025-06-29T01:07:00Z"/>
          <w:rFonts w:ascii="Arial" w:eastAsia="Arial" w:hAnsi="Arial" w:cs="Arial"/>
          <w:color w:val="000000" w:themeColor="text1"/>
          <w:sz w:val="24"/>
          <w:szCs w:val="24"/>
          <w:rPrChange w:id="976" w:author="EUDERLAN FREIRE DA SILVA ABREU" w:date="2025-07-17T19:05:00Z">
            <w:rPr>
              <w:ins w:id="977" w:author="HISSA BARBARA OLIVEIRA" w:date="2025-06-29T01:07:00Z"/>
              <w:rFonts w:ascii="Arial" w:eastAsia="Arial" w:hAnsi="Arial" w:cs="Arial"/>
              <w:color w:val="000000" w:themeColor="text1"/>
              <w:sz w:val="24"/>
              <w:szCs w:val="24"/>
            </w:rPr>
          </w:rPrChange>
        </w:rPr>
        <w:pPrChange w:id="978" w:author="EUDERLAN FREIRE DA SILVA ABREU" w:date="2025-07-17T19:06:00Z">
          <w:pPr/>
        </w:pPrChange>
      </w:pPr>
      <w:ins w:id="979" w:author="HISSA BARBARA OLIVEIRA" w:date="2025-06-29T01:07:00Z">
        <w:r w:rsidRPr="007A0C21">
          <w:rPr>
            <w:rFonts w:ascii="Segoe UI Emoji" w:eastAsia="Arial" w:hAnsi="Segoe UI Emoji" w:cs="Segoe UI Emoji"/>
            <w:b/>
            <w:bCs/>
            <w:color w:val="000000" w:themeColor="text1"/>
            <w:sz w:val="24"/>
            <w:szCs w:val="24"/>
            <w:rPrChange w:id="980" w:author="EUDERLAN FREIRE DA SILVA ABREU" w:date="2025-07-17T19:05:00Z">
              <w:rPr>
                <w:rFonts w:ascii="Arial" w:eastAsia="Arial" w:hAnsi="Arial" w:cs="Arial"/>
                <w:b/>
                <w:bCs/>
                <w:color w:val="000000" w:themeColor="text1"/>
                <w:sz w:val="24"/>
                <w:szCs w:val="24"/>
              </w:rPr>
            </w:rPrChange>
          </w:rPr>
          <w:t>📋</w:t>
        </w:r>
        <w:r w:rsidRPr="007A0C21">
          <w:rPr>
            <w:rFonts w:ascii="Arial" w:eastAsia="Arial" w:hAnsi="Arial" w:cs="Arial"/>
            <w:b/>
            <w:bCs/>
            <w:color w:val="000000" w:themeColor="text1"/>
            <w:sz w:val="24"/>
            <w:szCs w:val="24"/>
            <w:rPrChange w:id="981" w:author="EUDERLAN FREIRE DA SILVA ABREU" w:date="2025-07-17T19:05:00Z">
              <w:rPr>
                <w:rFonts w:ascii="Arial" w:eastAsia="Arial" w:hAnsi="Arial" w:cs="Arial"/>
                <w:b/>
                <w:bCs/>
                <w:color w:val="000000" w:themeColor="text1"/>
                <w:sz w:val="24"/>
                <w:szCs w:val="24"/>
              </w:rPr>
            </w:rPrChange>
          </w:rPr>
          <w:t xml:space="preserve"> Copiar</w:t>
        </w:r>
        <w:r w:rsidRPr="007A0C21">
          <w:rPr>
            <w:rFonts w:ascii="Arial" w:eastAsia="Arial" w:hAnsi="Arial" w:cs="Arial"/>
            <w:color w:val="000000" w:themeColor="text1"/>
            <w:sz w:val="24"/>
            <w:szCs w:val="24"/>
            <w:rPrChange w:id="982" w:author="EUDERLAN FREIRE DA SILVA ABREU" w:date="2025-07-17T19:05:00Z">
              <w:rPr>
                <w:rFonts w:ascii="Arial" w:eastAsia="Arial" w:hAnsi="Arial" w:cs="Arial"/>
                <w:color w:val="000000" w:themeColor="text1"/>
                <w:sz w:val="24"/>
                <w:szCs w:val="24"/>
              </w:rPr>
            </w:rPrChange>
          </w:rPr>
          <w:t>: Copiar o texto da resposta</w:t>
        </w:r>
      </w:ins>
    </w:p>
    <w:p w14:paraId="6F24210F" w14:textId="20315DE6" w:rsidR="09AB4BC8" w:rsidRPr="007A0C21" w:rsidRDefault="00EC11DD" w:rsidP="00EC11DD">
      <w:pPr>
        <w:pStyle w:val="Ttulo2"/>
        <w:rPr>
          <w:ins w:id="983" w:author="HISSA BARBARA OLIVEIRA" w:date="2025-06-29T01:07:00Z"/>
          <w:rFonts w:eastAsia="Arial"/>
          <w:rPrChange w:id="984" w:author="EUDERLAN FREIRE DA SILVA ABREU" w:date="2025-07-17T19:05:00Z">
            <w:rPr>
              <w:ins w:id="985" w:author="HISSA BARBARA OLIVEIRA" w:date="2025-06-29T01:07:00Z"/>
              <w:rFonts w:ascii="Arial" w:eastAsia="Arial" w:hAnsi="Arial" w:cs="Arial"/>
              <w:color w:val="000000" w:themeColor="text1"/>
              <w:sz w:val="24"/>
              <w:szCs w:val="24"/>
            </w:rPr>
          </w:rPrChange>
        </w:rPr>
        <w:pPrChange w:id="986" w:author="EUDERLAN FREIRE DA SILVA ABREU" w:date="2025-07-17T19:34:00Z">
          <w:pPr>
            <w:numPr>
              <w:numId w:val="4"/>
            </w:numPr>
            <w:ind w:left="720" w:hanging="360"/>
          </w:pPr>
        </w:pPrChange>
      </w:pPr>
      <w:bookmarkStart w:id="987" w:name="_Toc203674703"/>
      <w:ins w:id="988" w:author="EUDERLAN FREIRE DA SILVA ABREU" w:date="2025-07-17T19:34:00Z">
        <w:r>
          <w:rPr>
            <w:rFonts w:eastAsia="Arial"/>
          </w:rPr>
          <w:t xml:space="preserve">3.3 </w:t>
        </w:r>
      </w:ins>
      <w:ins w:id="989" w:author="HISSA BARBARA OLIVEIRA" w:date="2025-06-29T01:07:00Z">
        <w:r w:rsidR="09AB4BC8" w:rsidRPr="007A0C21">
          <w:rPr>
            <w:rFonts w:eastAsia="Arial"/>
            <w:rPrChange w:id="990" w:author="EUDERLAN FREIRE DA SILVA ABREU" w:date="2025-07-17T19:05:00Z">
              <w:rPr>
                <w:rFonts w:ascii="Arial" w:eastAsia="Arial" w:hAnsi="Arial" w:cs="Arial"/>
                <w:color w:val="000000" w:themeColor="text1"/>
                <w:sz w:val="24"/>
                <w:szCs w:val="24"/>
              </w:rPr>
            </w:rPrChange>
          </w:rPr>
          <w:t>Fontes Consultadas:</w:t>
        </w:r>
        <w:bookmarkEnd w:id="987"/>
      </w:ins>
    </w:p>
    <w:p w14:paraId="2C334067" w14:textId="2800C80D" w:rsidR="09AB4BC8" w:rsidRPr="007A0C21" w:rsidRDefault="09AB4BC8" w:rsidP="007A0C21">
      <w:pPr>
        <w:pStyle w:val="PargrafodaLista"/>
        <w:numPr>
          <w:ilvl w:val="0"/>
          <w:numId w:val="12"/>
        </w:numPr>
        <w:spacing w:before="240" w:after="240"/>
        <w:jc w:val="both"/>
        <w:rPr>
          <w:ins w:id="991" w:author="HISSA BARBARA OLIVEIRA" w:date="2025-06-29T01:07:00Z"/>
          <w:rFonts w:ascii="Arial" w:eastAsia="Arial" w:hAnsi="Arial" w:cs="Arial"/>
          <w:color w:val="000000" w:themeColor="text1"/>
          <w:sz w:val="24"/>
          <w:szCs w:val="24"/>
          <w:rPrChange w:id="992" w:author="EUDERLAN FREIRE DA SILVA ABREU" w:date="2025-07-17T19:05:00Z">
            <w:rPr>
              <w:ins w:id="993" w:author="HISSA BARBARA OLIVEIRA" w:date="2025-06-29T01:07:00Z"/>
              <w:rFonts w:ascii="Arial" w:eastAsia="Arial" w:hAnsi="Arial" w:cs="Arial"/>
              <w:color w:val="000000" w:themeColor="text1"/>
              <w:sz w:val="24"/>
              <w:szCs w:val="24"/>
            </w:rPr>
          </w:rPrChange>
        </w:rPr>
        <w:pPrChange w:id="994" w:author="EUDERLAN FREIRE DA SILVA ABREU" w:date="2025-07-17T19:06:00Z">
          <w:pPr/>
        </w:pPrChange>
      </w:pPr>
      <w:ins w:id="995" w:author="HISSA BARBARA OLIVEIRA" w:date="2025-06-29T01:07:00Z">
        <w:r w:rsidRPr="007A0C21">
          <w:rPr>
            <w:rFonts w:ascii="Arial" w:eastAsia="Arial" w:hAnsi="Arial" w:cs="Arial"/>
            <w:color w:val="000000" w:themeColor="text1"/>
            <w:sz w:val="24"/>
            <w:szCs w:val="24"/>
            <w:rPrChange w:id="996" w:author="EUDERLAN FREIRE DA SILVA ABREU" w:date="2025-07-17T19:05:00Z">
              <w:rPr>
                <w:rFonts w:ascii="Arial" w:eastAsia="Arial" w:hAnsi="Arial" w:cs="Arial"/>
                <w:color w:val="000000" w:themeColor="text1"/>
                <w:sz w:val="24"/>
                <w:szCs w:val="24"/>
              </w:rPr>
            </w:rPrChange>
          </w:rPr>
          <w:t>Lista dos documentos utilizados para gerar a resposta</w:t>
        </w:r>
      </w:ins>
    </w:p>
    <w:p w14:paraId="5A5776B9" w14:textId="5DB5A630" w:rsidR="09AB4BC8" w:rsidRPr="007A0C21" w:rsidRDefault="09AB4BC8" w:rsidP="007A0C21">
      <w:pPr>
        <w:pStyle w:val="PargrafodaLista"/>
        <w:numPr>
          <w:ilvl w:val="0"/>
          <w:numId w:val="12"/>
        </w:numPr>
        <w:spacing w:before="240" w:after="240"/>
        <w:jc w:val="both"/>
        <w:rPr>
          <w:ins w:id="997" w:author="HISSA BARBARA OLIVEIRA" w:date="2025-06-29T01:07:00Z"/>
          <w:rFonts w:ascii="Arial" w:eastAsia="Arial" w:hAnsi="Arial" w:cs="Arial"/>
          <w:color w:val="000000" w:themeColor="text1"/>
          <w:sz w:val="24"/>
          <w:szCs w:val="24"/>
          <w:rPrChange w:id="998" w:author="EUDERLAN FREIRE DA SILVA ABREU" w:date="2025-07-17T19:05:00Z">
            <w:rPr>
              <w:ins w:id="999" w:author="HISSA BARBARA OLIVEIRA" w:date="2025-06-29T01:07:00Z"/>
              <w:rFonts w:ascii="Arial" w:eastAsia="Arial" w:hAnsi="Arial" w:cs="Arial"/>
              <w:color w:val="000000" w:themeColor="text1"/>
              <w:sz w:val="24"/>
              <w:szCs w:val="24"/>
            </w:rPr>
          </w:rPrChange>
        </w:rPr>
        <w:pPrChange w:id="1000" w:author="EUDERLAN FREIRE DA SILVA ABREU" w:date="2025-07-17T19:06:00Z">
          <w:pPr/>
        </w:pPrChange>
      </w:pPr>
      <w:ins w:id="1001" w:author="HISSA BARBARA OLIVEIRA" w:date="2025-06-29T01:07:00Z">
        <w:r w:rsidRPr="007A0C21">
          <w:rPr>
            <w:rFonts w:ascii="Arial" w:eastAsia="Arial" w:hAnsi="Arial" w:cs="Arial"/>
            <w:color w:val="000000" w:themeColor="text1"/>
            <w:sz w:val="24"/>
            <w:szCs w:val="24"/>
            <w:rPrChange w:id="1002" w:author="EUDERLAN FREIRE DA SILVA ABREU" w:date="2025-07-17T19:05:00Z">
              <w:rPr>
                <w:rFonts w:ascii="Arial" w:eastAsia="Arial" w:hAnsi="Arial" w:cs="Arial"/>
                <w:color w:val="000000" w:themeColor="text1"/>
                <w:sz w:val="24"/>
                <w:szCs w:val="24"/>
              </w:rPr>
            </w:rPrChange>
          </w:rPr>
          <w:t>Nome do arquivo e trecho do conteúdo consultado</w:t>
        </w:r>
      </w:ins>
    </w:p>
    <w:p w14:paraId="711C9C5B" w14:textId="71146251" w:rsidR="09AB4BC8" w:rsidRPr="007A0C21" w:rsidRDefault="09AB4BC8" w:rsidP="007A0C21">
      <w:pPr>
        <w:pStyle w:val="PargrafodaLista"/>
        <w:numPr>
          <w:ilvl w:val="0"/>
          <w:numId w:val="12"/>
        </w:numPr>
        <w:spacing w:before="240" w:after="240"/>
        <w:jc w:val="both"/>
        <w:rPr>
          <w:ins w:id="1003" w:author="HISSA BARBARA OLIVEIRA" w:date="2025-06-29T01:07:00Z"/>
          <w:rFonts w:ascii="Arial" w:eastAsia="Arial" w:hAnsi="Arial" w:cs="Arial"/>
          <w:color w:val="000000" w:themeColor="text1"/>
          <w:sz w:val="24"/>
          <w:szCs w:val="24"/>
          <w:rPrChange w:id="1004" w:author="EUDERLAN FREIRE DA SILVA ABREU" w:date="2025-07-17T19:05:00Z">
            <w:rPr>
              <w:ins w:id="1005" w:author="HISSA BARBARA OLIVEIRA" w:date="2025-06-29T01:07:00Z"/>
              <w:rFonts w:ascii="Arial" w:eastAsia="Arial" w:hAnsi="Arial" w:cs="Arial"/>
              <w:color w:val="000000" w:themeColor="text1"/>
              <w:sz w:val="24"/>
              <w:szCs w:val="24"/>
            </w:rPr>
          </w:rPrChange>
        </w:rPr>
        <w:pPrChange w:id="1006" w:author="EUDERLAN FREIRE DA SILVA ABREU" w:date="2025-07-17T19:06:00Z">
          <w:pPr/>
        </w:pPrChange>
      </w:pPr>
      <w:ins w:id="1007" w:author="HISSA BARBARA OLIVEIRA" w:date="2025-06-29T01:07:00Z">
        <w:r w:rsidRPr="007A0C21">
          <w:rPr>
            <w:rFonts w:ascii="Arial" w:eastAsia="Arial" w:hAnsi="Arial" w:cs="Arial"/>
            <w:color w:val="000000" w:themeColor="text1"/>
            <w:sz w:val="24"/>
            <w:szCs w:val="24"/>
            <w:rPrChange w:id="1008" w:author="EUDERLAN FREIRE DA SILVA ABREU" w:date="2025-07-17T19:05:00Z">
              <w:rPr>
                <w:rFonts w:ascii="Arial" w:eastAsia="Arial" w:hAnsi="Arial" w:cs="Arial"/>
                <w:color w:val="000000" w:themeColor="text1"/>
                <w:sz w:val="24"/>
                <w:szCs w:val="24"/>
              </w:rPr>
            </w:rPrChange>
          </w:rPr>
          <w:t>Isso garante transparência sobre as fontes das informações</w:t>
        </w:r>
      </w:ins>
    </w:p>
    <w:p w14:paraId="42F3C964" w14:textId="53C3E1FB" w:rsidR="09AB4BC8" w:rsidRPr="007A0C21" w:rsidRDefault="004C02DD" w:rsidP="004C02DD">
      <w:pPr>
        <w:pStyle w:val="Ttulo2"/>
        <w:rPr>
          <w:ins w:id="1009" w:author="HISSA BARBARA OLIVEIRA" w:date="2025-06-29T01:07:00Z"/>
          <w:rFonts w:eastAsia="Arial"/>
          <w:rPrChange w:id="1010" w:author="EUDERLAN FREIRE DA SILVA ABREU" w:date="2025-07-17T19:05:00Z">
            <w:rPr>
              <w:ins w:id="1011" w:author="HISSA BARBARA OLIVEIRA" w:date="2025-06-29T01:07:00Z"/>
              <w:rFonts w:ascii="Arial" w:eastAsia="Arial" w:hAnsi="Arial" w:cs="Arial"/>
              <w:color w:val="000000" w:themeColor="text1"/>
              <w:sz w:val="24"/>
              <w:szCs w:val="24"/>
            </w:rPr>
          </w:rPrChange>
        </w:rPr>
        <w:pPrChange w:id="1012" w:author="EUDERLAN FREIRE DA SILVA ABREU" w:date="2025-07-17T19:34:00Z">
          <w:pPr>
            <w:numPr>
              <w:numId w:val="3"/>
            </w:numPr>
            <w:ind w:left="720" w:hanging="360"/>
          </w:pPr>
        </w:pPrChange>
      </w:pPr>
      <w:bookmarkStart w:id="1013" w:name="_Toc203674704"/>
      <w:ins w:id="1014" w:author="EUDERLAN FREIRE DA SILVA ABREU" w:date="2025-07-17T19:34:00Z">
        <w:r>
          <w:rPr>
            <w:rFonts w:eastAsia="Arial"/>
          </w:rPr>
          <w:t xml:space="preserve">3.4 </w:t>
        </w:r>
      </w:ins>
      <w:ins w:id="1015" w:author="HISSA BARBARA OLIVEIRA" w:date="2025-06-29T01:07:00Z">
        <w:r w:rsidR="09AB4BC8" w:rsidRPr="007A0C21">
          <w:rPr>
            <w:rFonts w:eastAsia="Arial"/>
            <w:rPrChange w:id="1016" w:author="EUDERLAN FREIRE DA SILVA ABREU" w:date="2025-07-17T19:05:00Z">
              <w:rPr>
                <w:rFonts w:ascii="Arial" w:eastAsia="Arial" w:hAnsi="Arial" w:cs="Arial"/>
                <w:color w:val="000000" w:themeColor="text1"/>
                <w:sz w:val="24"/>
                <w:szCs w:val="24"/>
              </w:rPr>
            </w:rPrChange>
          </w:rPr>
          <w:t>Área de Entrada:</w:t>
        </w:r>
        <w:bookmarkEnd w:id="1013"/>
      </w:ins>
    </w:p>
    <w:p w14:paraId="1F608536" w14:textId="6A0A537C" w:rsidR="09AB4BC8" w:rsidRPr="007A0C21" w:rsidRDefault="09AB4BC8" w:rsidP="007A0C21">
      <w:pPr>
        <w:pStyle w:val="PargrafodaLista"/>
        <w:numPr>
          <w:ilvl w:val="0"/>
          <w:numId w:val="11"/>
        </w:numPr>
        <w:spacing w:before="240" w:after="240"/>
        <w:jc w:val="both"/>
        <w:rPr>
          <w:ins w:id="1017" w:author="HISSA BARBARA OLIVEIRA" w:date="2025-06-29T01:07:00Z"/>
          <w:rFonts w:ascii="Arial" w:eastAsia="Arial" w:hAnsi="Arial" w:cs="Arial"/>
          <w:color w:val="000000" w:themeColor="text1"/>
          <w:sz w:val="24"/>
          <w:szCs w:val="24"/>
          <w:rPrChange w:id="1018" w:author="EUDERLAN FREIRE DA SILVA ABREU" w:date="2025-07-17T19:05:00Z">
            <w:rPr>
              <w:ins w:id="1019" w:author="HISSA BARBARA OLIVEIRA" w:date="2025-06-29T01:07:00Z"/>
              <w:rFonts w:ascii="Arial" w:eastAsia="Arial" w:hAnsi="Arial" w:cs="Arial"/>
              <w:color w:val="000000" w:themeColor="text1"/>
              <w:sz w:val="24"/>
              <w:szCs w:val="24"/>
            </w:rPr>
          </w:rPrChange>
        </w:rPr>
        <w:pPrChange w:id="1020" w:author="EUDERLAN FREIRE DA SILVA ABREU" w:date="2025-07-17T19:06:00Z">
          <w:pPr/>
        </w:pPrChange>
      </w:pPr>
      <w:ins w:id="1021" w:author="HISSA BARBARA OLIVEIRA" w:date="2025-06-29T01:07:00Z">
        <w:r w:rsidRPr="007A0C21">
          <w:rPr>
            <w:rFonts w:ascii="Arial" w:eastAsia="Arial" w:hAnsi="Arial" w:cs="Arial"/>
            <w:b/>
            <w:bCs/>
            <w:color w:val="000000" w:themeColor="text1"/>
            <w:sz w:val="24"/>
            <w:szCs w:val="24"/>
            <w:rPrChange w:id="1022" w:author="EUDERLAN FREIRE DA SILVA ABREU" w:date="2025-07-17T19:05:00Z">
              <w:rPr>
                <w:rFonts w:ascii="Arial" w:eastAsia="Arial" w:hAnsi="Arial" w:cs="Arial"/>
                <w:b/>
                <w:bCs/>
                <w:color w:val="000000" w:themeColor="text1"/>
                <w:sz w:val="24"/>
                <w:szCs w:val="24"/>
              </w:rPr>
            </w:rPrChange>
          </w:rPr>
          <w:t>Campo de texto</w:t>
        </w:r>
        <w:r w:rsidRPr="007A0C21">
          <w:rPr>
            <w:rFonts w:ascii="Arial" w:eastAsia="Arial" w:hAnsi="Arial" w:cs="Arial"/>
            <w:color w:val="000000" w:themeColor="text1"/>
            <w:sz w:val="24"/>
            <w:szCs w:val="24"/>
            <w:rPrChange w:id="1023" w:author="EUDERLAN FREIRE DA SILVA ABREU" w:date="2025-07-17T19:05:00Z">
              <w:rPr>
                <w:rFonts w:ascii="Arial" w:eastAsia="Arial" w:hAnsi="Arial" w:cs="Arial"/>
                <w:color w:val="000000" w:themeColor="text1"/>
                <w:sz w:val="24"/>
                <w:szCs w:val="24"/>
              </w:rPr>
            </w:rPrChange>
          </w:rPr>
          <w:t>: Digite sua pergunta</w:t>
        </w:r>
      </w:ins>
    </w:p>
    <w:p w14:paraId="4EBE5178" w14:textId="07C86B36" w:rsidR="09AB4BC8" w:rsidRPr="007A0C21" w:rsidRDefault="09AB4BC8" w:rsidP="007A0C21">
      <w:pPr>
        <w:pStyle w:val="PargrafodaLista"/>
        <w:numPr>
          <w:ilvl w:val="0"/>
          <w:numId w:val="11"/>
        </w:numPr>
        <w:spacing w:before="240" w:after="240"/>
        <w:jc w:val="both"/>
        <w:rPr>
          <w:ins w:id="1024" w:author="HISSA BARBARA OLIVEIRA" w:date="2025-06-29T01:07:00Z"/>
          <w:rFonts w:ascii="Arial" w:eastAsia="Arial" w:hAnsi="Arial" w:cs="Arial"/>
          <w:color w:val="000000" w:themeColor="text1"/>
          <w:sz w:val="24"/>
          <w:szCs w:val="24"/>
          <w:rPrChange w:id="1025" w:author="EUDERLAN FREIRE DA SILVA ABREU" w:date="2025-07-17T19:05:00Z">
            <w:rPr>
              <w:ins w:id="1026" w:author="HISSA BARBARA OLIVEIRA" w:date="2025-06-29T01:07:00Z"/>
              <w:rFonts w:ascii="Arial" w:eastAsia="Arial" w:hAnsi="Arial" w:cs="Arial"/>
              <w:color w:val="000000" w:themeColor="text1"/>
              <w:sz w:val="24"/>
              <w:szCs w:val="24"/>
            </w:rPr>
          </w:rPrChange>
        </w:rPr>
        <w:pPrChange w:id="1027" w:author="EUDERLAN FREIRE DA SILVA ABREU" w:date="2025-07-17T19:06:00Z">
          <w:pPr/>
        </w:pPrChange>
      </w:pPr>
      <w:ins w:id="1028" w:author="HISSA BARBARA OLIVEIRA" w:date="2025-06-29T01:07:00Z">
        <w:r w:rsidRPr="007A0C21">
          <w:rPr>
            <w:rFonts w:ascii="Arial" w:eastAsia="Arial" w:hAnsi="Arial" w:cs="Arial"/>
            <w:b/>
            <w:bCs/>
            <w:color w:val="000000" w:themeColor="text1"/>
            <w:sz w:val="24"/>
            <w:szCs w:val="24"/>
            <w:rPrChange w:id="1029" w:author="EUDERLAN FREIRE DA SILVA ABREU" w:date="2025-07-17T19:05:00Z">
              <w:rPr>
                <w:rFonts w:ascii="Arial" w:eastAsia="Arial" w:hAnsi="Arial" w:cs="Arial"/>
                <w:b/>
                <w:bCs/>
                <w:color w:val="000000" w:themeColor="text1"/>
                <w:sz w:val="24"/>
                <w:szCs w:val="24"/>
              </w:rPr>
            </w:rPrChange>
          </w:rPr>
          <w:t>Sugestões automáticas</w:t>
        </w:r>
        <w:r w:rsidRPr="007A0C21">
          <w:rPr>
            <w:rFonts w:ascii="Arial" w:eastAsia="Arial" w:hAnsi="Arial" w:cs="Arial"/>
            <w:color w:val="000000" w:themeColor="text1"/>
            <w:sz w:val="24"/>
            <w:szCs w:val="24"/>
            <w:rPrChange w:id="1030" w:author="EUDERLAN FREIRE DA SILVA ABREU" w:date="2025-07-17T19:05:00Z">
              <w:rPr>
                <w:rFonts w:ascii="Arial" w:eastAsia="Arial" w:hAnsi="Arial" w:cs="Arial"/>
                <w:color w:val="000000" w:themeColor="text1"/>
                <w:sz w:val="24"/>
                <w:szCs w:val="24"/>
              </w:rPr>
            </w:rPrChange>
          </w:rPr>
          <w:t>: Aparecem conforme você digita</w:t>
        </w:r>
      </w:ins>
    </w:p>
    <w:p w14:paraId="1545D47F" w14:textId="0D2572EA" w:rsidR="09AB4BC8" w:rsidRPr="007A0C21" w:rsidRDefault="09AB4BC8" w:rsidP="007A0C21">
      <w:pPr>
        <w:pStyle w:val="PargrafodaLista"/>
        <w:numPr>
          <w:ilvl w:val="0"/>
          <w:numId w:val="11"/>
        </w:numPr>
        <w:spacing w:before="240" w:after="240"/>
        <w:jc w:val="both"/>
        <w:rPr>
          <w:ins w:id="1031" w:author="HISSA BARBARA OLIVEIRA" w:date="2025-06-29T01:07:00Z"/>
          <w:rFonts w:ascii="Arial" w:eastAsia="Arial" w:hAnsi="Arial" w:cs="Arial"/>
          <w:color w:val="000000" w:themeColor="text1"/>
          <w:sz w:val="24"/>
          <w:szCs w:val="24"/>
          <w:rPrChange w:id="1032" w:author="EUDERLAN FREIRE DA SILVA ABREU" w:date="2025-07-17T19:05:00Z">
            <w:rPr>
              <w:ins w:id="1033" w:author="HISSA BARBARA OLIVEIRA" w:date="2025-06-29T01:07:00Z"/>
              <w:rFonts w:ascii="Arial" w:eastAsia="Arial" w:hAnsi="Arial" w:cs="Arial"/>
              <w:color w:val="000000" w:themeColor="text1"/>
              <w:sz w:val="24"/>
              <w:szCs w:val="24"/>
            </w:rPr>
          </w:rPrChange>
        </w:rPr>
        <w:pPrChange w:id="1034" w:author="EUDERLAN FREIRE DA SILVA ABREU" w:date="2025-07-17T19:06:00Z">
          <w:pPr/>
        </w:pPrChange>
      </w:pPr>
      <w:ins w:id="1035" w:author="HISSA BARBARA OLIVEIRA" w:date="2025-06-29T01:07:00Z">
        <w:r w:rsidRPr="007A0C21">
          <w:rPr>
            <w:rFonts w:ascii="Arial" w:eastAsia="Arial" w:hAnsi="Arial" w:cs="Arial"/>
            <w:b/>
            <w:bCs/>
            <w:color w:val="000000" w:themeColor="text1"/>
            <w:sz w:val="24"/>
            <w:szCs w:val="24"/>
            <w:rPrChange w:id="1036" w:author="EUDERLAN FREIRE DA SILVA ABREU" w:date="2025-07-17T19:05:00Z">
              <w:rPr>
                <w:rFonts w:ascii="Arial" w:eastAsia="Arial" w:hAnsi="Arial" w:cs="Arial"/>
                <w:b/>
                <w:bCs/>
                <w:color w:val="000000" w:themeColor="text1"/>
                <w:sz w:val="24"/>
                <w:szCs w:val="24"/>
              </w:rPr>
            </w:rPrChange>
          </w:rPr>
          <w:t>Botão enviar</w:t>
        </w:r>
        <w:r w:rsidRPr="007A0C21">
          <w:rPr>
            <w:rFonts w:ascii="Arial" w:eastAsia="Arial" w:hAnsi="Arial" w:cs="Arial"/>
            <w:color w:val="000000" w:themeColor="text1"/>
            <w:sz w:val="24"/>
            <w:szCs w:val="24"/>
            <w:rPrChange w:id="1037" w:author="EUDERLAN FREIRE DA SILVA ABREU" w:date="2025-07-17T19:05:00Z">
              <w:rPr>
                <w:rFonts w:ascii="Arial" w:eastAsia="Arial" w:hAnsi="Arial" w:cs="Arial"/>
                <w:color w:val="000000" w:themeColor="text1"/>
                <w:sz w:val="24"/>
                <w:szCs w:val="24"/>
              </w:rPr>
            </w:rPrChange>
          </w:rPr>
          <w:t>: Ícone de avião para enviar a mensagem</w:t>
        </w:r>
      </w:ins>
    </w:p>
    <w:p w14:paraId="61EAC5A0" w14:textId="025312A6" w:rsidR="09AB4BC8" w:rsidRPr="007A0C21" w:rsidRDefault="09AB4BC8" w:rsidP="007A0C21">
      <w:pPr>
        <w:pStyle w:val="PargrafodaLista"/>
        <w:numPr>
          <w:ilvl w:val="0"/>
          <w:numId w:val="11"/>
        </w:numPr>
        <w:spacing w:before="240" w:after="240"/>
        <w:jc w:val="both"/>
        <w:rPr>
          <w:ins w:id="1038" w:author="HISSA BARBARA OLIVEIRA" w:date="2025-06-29T01:07:00Z"/>
          <w:rFonts w:ascii="Arial" w:eastAsia="Arial" w:hAnsi="Arial" w:cs="Arial"/>
          <w:color w:val="000000" w:themeColor="text1"/>
          <w:sz w:val="24"/>
          <w:szCs w:val="24"/>
          <w:rPrChange w:id="1039" w:author="EUDERLAN FREIRE DA SILVA ABREU" w:date="2025-07-17T19:05:00Z">
            <w:rPr>
              <w:ins w:id="1040" w:author="HISSA BARBARA OLIVEIRA" w:date="2025-06-29T01:07:00Z"/>
              <w:rFonts w:ascii="Arial" w:eastAsia="Arial" w:hAnsi="Arial" w:cs="Arial"/>
              <w:color w:val="000000" w:themeColor="text1"/>
              <w:sz w:val="24"/>
              <w:szCs w:val="24"/>
            </w:rPr>
          </w:rPrChange>
        </w:rPr>
        <w:pPrChange w:id="1041" w:author="EUDERLAN FREIRE DA SILVA ABREU" w:date="2025-07-17T19:06:00Z">
          <w:pPr/>
        </w:pPrChange>
      </w:pPr>
      <w:ins w:id="1042" w:author="HISSA BARBARA OLIVEIRA" w:date="2025-06-29T01:07:00Z">
        <w:r w:rsidRPr="007A0C21">
          <w:rPr>
            <w:rFonts w:ascii="Arial" w:eastAsia="Arial" w:hAnsi="Arial" w:cs="Arial"/>
            <w:b/>
            <w:bCs/>
            <w:color w:val="000000" w:themeColor="text1"/>
            <w:sz w:val="24"/>
            <w:szCs w:val="24"/>
            <w:rPrChange w:id="1043" w:author="EUDERLAN FREIRE DA SILVA ABREU" w:date="2025-07-17T19:05:00Z">
              <w:rPr>
                <w:rFonts w:ascii="Arial" w:eastAsia="Arial" w:hAnsi="Arial" w:cs="Arial"/>
                <w:b/>
                <w:bCs/>
                <w:color w:val="000000" w:themeColor="text1"/>
                <w:sz w:val="24"/>
                <w:szCs w:val="24"/>
              </w:rPr>
            </w:rPrChange>
          </w:rPr>
          <w:t>Dica</w:t>
        </w:r>
        <w:r w:rsidRPr="007A0C21">
          <w:rPr>
            <w:rFonts w:ascii="Arial" w:eastAsia="Arial" w:hAnsi="Arial" w:cs="Arial"/>
            <w:color w:val="000000" w:themeColor="text1"/>
            <w:sz w:val="24"/>
            <w:szCs w:val="24"/>
            <w:rPrChange w:id="1044" w:author="EUDERLAN FREIRE DA SILVA ABREU" w:date="2025-07-17T19:05:00Z">
              <w:rPr>
                <w:rFonts w:ascii="Arial" w:eastAsia="Arial" w:hAnsi="Arial" w:cs="Arial"/>
                <w:color w:val="000000" w:themeColor="text1"/>
                <w:sz w:val="24"/>
                <w:szCs w:val="24"/>
              </w:rPr>
            </w:rPrChange>
          </w:rPr>
          <w:t>: "Use perguntas específicas para obter melhores respostas"</w:t>
        </w:r>
      </w:ins>
    </w:p>
    <w:p w14:paraId="266F02BA" w14:textId="66B9447B" w:rsidR="09AB4BC8" w:rsidRPr="007A0C21" w:rsidRDefault="09AB4BC8" w:rsidP="007A0C21">
      <w:pPr>
        <w:spacing w:before="240" w:after="40"/>
        <w:jc w:val="both"/>
        <w:rPr>
          <w:ins w:id="1045" w:author="HISSA BARBARA OLIVEIRA" w:date="2025-06-29T01:07:00Z"/>
          <w:rFonts w:ascii="Arial" w:eastAsia="Arial" w:hAnsi="Arial" w:cs="Arial"/>
          <w:color w:val="000000" w:themeColor="text1"/>
          <w:sz w:val="24"/>
          <w:szCs w:val="24"/>
          <w:rPrChange w:id="1046" w:author="EUDERLAN FREIRE DA SILVA ABREU" w:date="2025-07-17T19:05:00Z">
            <w:rPr>
              <w:ins w:id="1047" w:author="HISSA BARBARA OLIVEIRA" w:date="2025-06-29T01:07:00Z"/>
              <w:rFonts w:ascii="Arial" w:eastAsia="Arial" w:hAnsi="Arial" w:cs="Arial"/>
              <w:color w:val="000000" w:themeColor="text1"/>
              <w:sz w:val="24"/>
              <w:szCs w:val="24"/>
            </w:rPr>
          </w:rPrChange>
        </w:rPr>
        <w:pPrChange w:id="1048" w:author="EUDERLAN FREIRE DA SILVA ABREU" w:date="2025-07-17T19:06:00Z">
          <w:pPr>
            <w:numPr>
              <w:numId w:val="2"/>
            </w:numPr>
            <w:ind w:left="1080" w:hanging="360"/>
          </w:pPr>
        </w:pPrChange>
      </w:pPr>
      <w:proofErr w:type="spellStart"/>
      <w:ins w:id="1049" w:author="HISSA BARBARA OLIVEIRA" w:date="2025-06-29T01:07:00Z">
        <w:r w:rsidRPr="007A0C21">
          <w:rPr>
            <w:rFonts w:ascii="Arial" w:eastAsia="Arial" w:hAnsi="Arial" w:cs="Arial"/>
            <w:color w:val="000000" w:themeColor="text1"/>
            <w:sz w:val="24"/>
            <w:szCs w:val="24"/>
            <w:rPrChange w:id="1050" w:author="EUDERLAN FREIRE DA SILVA ABREU" w:date="2025-07-17T19:05:00Z">
              <w:rPr>
                <w:rFonts w:ascii="Arial" w:eastAsia="Arial" w:hAnsi="Arial" w:cs="Arial"/>
                <w:color w:val="000000" w:themeColor="text1"/>
                <w:sz w:val="24"/>
                <w:szCs w:val="24"/>
              </w:rPr>
            </w:rPrChange>
          </w:rPr>
          <w:t>Disclaimer</w:t>
        </w:r>
        <w:proofErr w:type="spellEnd"/>
        <w:r w:rsidRPr="007A0C21">
          <w:rPr>
            <w:rFonts w:ascii="Arial" w:eastAsia="Arial" w:hAnsi="Arial" w:cs="Arial"/>
            <w:color w:val="000000" w:themeColor="text1"/>
            <w:sz w:val="24"/>
            <w:szCs w:val="24"/>
            <w:rPrChange w:id="1051" w:author="EUDERLAN FREIRE DA SILVA ABREU" w:date="2025-07-17T19:05:00Z">
              <w:rPr>
                <w:rFonts w:ascii="Arial" w:eastAsia="Arial" w:hAnsi="Arial" w:cs="Arial"/>
                <w:color w:val="000000" w:themeColor="text1"/>
                <w:sz w:val="24"/>
                <w:szCs w:val="24"/>
              </w:rPr>
            </w:rPrChange>
          </w:rPr>
          <w:t>:</w:t>
        </w:r>
      </w:ins>
    </w:p>
    <w:p w14:paraId="601A6A2D" w14:textId="338C3EBD" w:rsidR="09AB4BC8" w:rsidRPr="007A0C21" w:rsidRDefault="09AB4BC8" w:rsidP="007A0C21">
      <w:pPr>
        <w:pStyle w:val="PargrafodaLista"/>
        <w:numPr>
          <w:ilvl w:val="0"/>
          <w:numId w:val="10"/>
        </w:numPr>
        <w:spacing w:before="240" w:after="240"/>
        <w:jc w:val="both"/>
        <w:rPr>
          <w:ins w:id="1052" w:author="ANDERSON RODRIGO DINIZ OLIVEIRA" w:date="2025-06-29T20:52:00Z"/>
          <w:rFonts w:ascii="Arial" w:eastAsia="Arial" w:hAnsi="Arial" w:cs="Arial"/>
          <w:color w:val="000000" w:themeColor="text1"/>
          <w:sz w:val="24"/>
          <w:szCs w:val="24"/>
          <w:rPrChange w:id="1053" w:author="EUDERLAN FREIRE DA SILVA ABREU" w:date="2025-07-17T19:05:00Z">
            <w:rPr>
              <w:ins w:id="1054" w:author="ANDERSON RODRIGO DINIZ OLIVEIRA" w:date="2025-06-29T20:52:00Z"/>
              <w:rFonts w:ascii="Arial" w:eastAsia="Arial" w:hAnsi="Arial" w:cs="Arial"/>
              <w:color w:val="000000" w:themeColor="text1"/>
              <w:sz w:val="24"/>
              <w:szCs w:val="24"/>
            </w:rPr>
          </w:rPrChange>
        </w:rPr>
        <w:pPrChange w:id="1055" w:author="EUDERLAN FREIRE DA SILVA ABREU" w:date="2025-07-17T19:06:00Z">
          <w:pPr>
            <w:pStyle w:val="PargrafodaLista"/>
            <w:numPr>
              <w:numId w:val="10"/>
            </w:numPr>
            <w:spacing w:before="240" w:after="240"/>
            <w:ind w:hanging="360"/>
            <w:jc w:val="both"/>
          </w:pPr>
        </w:pPrChange>
      </w:pPr>
      <w:ins w:id="1056" w:author="HISSA BARBARA OLIVEIRA" w:date="2025-06-29T01:07:00Z">
        <w:r w:rsidRPr="007A0C21">
          <w:rPr>
            <w:rFonts w:ascii="Arial" w:eastAsia="Arial" w:hAnsi="Arial" w:cs="Arial"/>
            <w:color w:val="000000" w:themeColor="text1"/>
            <w:sz w:val="24"/>
            <w:szCs w:val="24"/>
            <w:rPrChange w:id="1057" w:author="EUDERLAN FREIRE DA SILVA ABREU" w:date="2025-07-17T19:05:00Z">
              <w:rPr>
                <w:rFonts w:ascii="Arial" w:eastAsia="Arial" w:hAnsi="Arial" w:cs="Arial"/>
                <w:color w:val="000000" w:themeColor="text1"/>
                <w:sz w:val="24"/>
                <w:szCs w:val="24"/>
              </w:rPr>
            </w:rPrChange>
          </w:rPr>
          <w:t xml:space="preserve">Aviso: "O </w:t>
        </w:r>
        <w:proofErr w:type="spellStart"/>
        <w:r w:rsidRPr="007A0C21">
          <w:rPr>
            <w:rFonts w:ascii="Arial" w:eastAsia="Arial" w:hAnsi="Arial" w:cs="Arial"/>
            <w:color w:val="000000" w:themeColor="text1"/>
            <w:sz w:val="24"/>
            <w:szCs w:val="24"/>
            <w:rPrChange w:id="1058" w:author="EUDERLAN FREIRE DA SILVA ABREU" w:date="2025-07-17T19:05:00Z">
              <w:rPr>
                <w:rFonts w:ascii="Arial" w:eastAsia="Arial" w:hAnsi="Arial" w:cs="Arial"/>
                <w:color w:val="000000" w:themeColor="text1"/>
                <w:sz w:val="24"/>
                <w:szCs w:val="24"/>
              </w:rPr>
            </w:rPrChange>
          </w:rPr>
          <w:t>ConsultAI</w:t>
        </w:r>
        <w:proofErr w:type="spellEnd"/>
        <w:r w:rsidRPr="007A0C21">
          <w:rPr>
            <w:rFonts w:ascii="Arial" w:eastAsia="Arial" w:hAnsi="Arial" w:cs="Arial"/>
            <w:color w:val="000000" w:themeColor="text1"/>
            <w:sz w:val="24"/>
            <w:szCs w:val="24"/>
            <w:rPrChange w:id="1059" w:author="EUDERLAN FREIRE DA SILVA ABREU" w:date="2025-07-17T19:05:00Z">
              <w:rPr>
                <w:rFonts w:ascii="Arial" w:eastAsia="Arial" w:hAnsi="Arial" w:cs="Arial"/>
                <w:color w:val="000000" w:themeColor="text1"/>
                <w:sz w:val="24"/>
                <w:szCs w:val="24"/>
              </w:rPr>
            </w:rPrChange>
          </w:rPr>
          <w:t xml:space="preserve"> pode cometer erros. Confira sempre as respostas."</w:t>
        </w:r>
      </w:ins>
    </w:p>
    <w:p w14:paraId="352F644C" w14:textId="7775A702" w:rsidR="5D706305" w:rsidRPr="007A0C21" w:rsidRDefault="5D706305" w:rsidP="007A0C21">
      <w:pPr>
        <w:spacing w:before="240" w:after="240"/>
        <w:jc w:val="both"/>
        <w:rPr>
          <w:rFonts w:ascii="Arial" w:eastAsia="Arial" w:hAnsi="Arial" w:cs="Arial"/>
          <w:color w:val="000000" w:themeColor="text1"/>
          <w:sz w:val="24"/>
          <w:szCs w:val="24"/>
          <w:rPrChange w:id="1060" w:author="EUDERLAN FREIRE DA SILVA ABREU" w:date="2025-07-17T19:05:00Z">
            <w:rPr>
              <w:rFonts w:ascii="Arial" w:eastAsia="Arial" w:hAnsi="Arial" w:cs="Arial"/>
              <w:color w:val="000000" w:themeColor="text1"/>
            </w:rPr>
          </w:rPrChange>
        </w:rPr>
        <w:pPrChange w:id="1061" w:author="EUDERLAN FREIRE DA SILVA ABREU" w:date="2025-07-17T19:06:00Z">
          <w:pPr>
            <w:pStyle w:val="PargrafodaLista"/>
            <w:numPr>
              <w:numId w:val="19"/>
            </w:numPr>
            <w:spacing w:before="240" w:after="240"/>
            <w:ind w:hanging="360"/>
            <w:jc w:val="both"/>
          </w:pPr>
        </w:pPrChange>
      </w:pPr>
    </w:p>
    <w:p w14:paraId="3AE9C4D7" w14:textId="5CB4A2E8" w:rsidR="6E698D43" w:rsidRPr="007A0C21" w:rsidDel="00D92B1A" w:rsidRDefault="00D92B1A" w:rsidP="007A0C21">
      <w:pPr>
        <w:pStyle w:val="Ttulo1"/>
        <w:spacing w:after="240"/>
        <w:rPr>
          <w:del w:id="1062" w:author="EUDERLAN FREIRE DA SILVA ABREU" w:date="2025-07-17T18:57:00Z"/>
          <w:rFonts w:ascii="Arial" w:eastAsia="Arial" w:hAnsi="Arial" w:cs="Arial"/>
          <w:b/>
          <w:bCs/>
          <w:rPrChange w:id="1063" w:author="EUDERLAN FREIRE DA SILVA ABREU" w:date="2025-07-17T19:08:00Z">
            <w:rPr>
              <w:del w:id="1064" w:author="EUDERLAN FREIRE DA SILVA ABREU" w:date="2025-07-17T18:57:00Z"/>
            </w:rPr>
          </w:rPrChange>
        </w:rPr>
        <w:pPrChange w:id="1065" w:author="EUDERLAN FREIRE DA SILVA ABREU" w:date="2025-07-17T19:08:00Z">
          <w:pPr>
            <w:pStyle w:val="PargrafodaLista"/>
            <w:numPr>
              <w:numId w:val="15"/>
            </w:numPr>
            <w:spacing w:before="240" w:after="240"/>
            <w:ind w:hanging="360"/>
            <w:jc w:val="both"/>
          </w:pPr>
        </w:pPrChange>
      </w:pPr>
      <w:bookmarkStart w:id="1066" w:name="_Toc203674705"/>
      <w:ins w:id="1067" w:author="EUDERLAN FREIRE DA SILVA ABREU" w:date="2025-07-17T18:58:00Z">
        <w:r w:rsidRPr="007A0C21">
          <w:rPr>
            <w:rFonts w:ascii="Arial" w:eastAsia="Arial" w:hAnsi="Arial" w:cs="Arial"/>
            <w:b/>
            <w:bCs/>
            <w:rPrChange w:id="1068" w:author="EUDERLAN FREIRE DA SILVA ABREU" w:date="2025-07-17T19:08:00Z">
              <w:rPr>
                <w:rFonts w:eastAsia="Arial"/>
              </w:rPr>
            </w:rPrChange>
          </w:rPr>
          <w:t xml:space="preserve">4 </w:t>
        </w:r>
      </w:ins>
      <w:r w:rsidR="6E698D43" w:rsidRPr="007A0C21">
        <w:rPr>
          <w:rFonts w:ascii="Arial" w:eastAsia="Arial" w:hAnsi="Arial" w:cs="Arial"/>
          <w:b/>
          <w:bCs/>
          <w:rPrChange w:id="1069" w:author="EUDERLAN FREIRE DA SILVA ABREU" w:date="2025-07-17T19:08:00Z">
            <w:rPr>
              <w:rFonts w:ascii="Arial" w:eastAsia="Arial" w:hAnsi="Arial" w:cs="Arial"/>
              <w:color w:val="000000" w:themeColor="text1"/>
              <w:sz w:val="24"/>
              <w:szCs w:val="24"/>
            </w:rPr>
          </w:rPrChange>
        </w:rPr>
        <w:t xml:space="preserve">Tela </w:t>
      </w:r>
      <w:del w:id="1070" w:author="EUDERLAN FREIRE DA SILVA ABREU" w:date="2025-07-09T13:47:00Z">
        <w:r w:rsidR="6E698D43" w:rsidRPr="007A0C21" w:rsidDel="00FF6B16">
          <w:rPr>
            <w:rFonts w:ascii="Arial" w:eastAsia="Arial" w:hAnsi="Arial" w:cs="Arial"/>
            <w:b/>
            <w:bCs/>
            <w:rPrChange w:id="1071" w:author="EUDERLAN FREIRE DA SILVA ABREU" w:date="2025-07-17T19:08:00Z">
              <w:rPr>
                <w:rFonts w:ascii="Arial" w:eastAsia="Arial" w:hAnsi="Arial" w:cs="Arial"/>
                <w:color w:val="000000" w:themeColor="text1"/>
                <w:sz w:val="24"/>
                <w:szCs w:val="24"/>
              </w:rPr>
            </w:rPrChange>
          </w:rPr>
          <w:delText xml:space="preserve">4: </w:delText>
        </w:r>
      </w:del>
      <w:r w:rsidR="6E698D43" w:rsidRPr="007A0C21">
        <w:rPr>
          <w:rFonts w:ascii="Arial" w:eastAsia="Arial" w:hAnsi="Arial" w:cs="Arial"/>
          <w:b/>
          <w:bCs/>
          <w:rPrChange w:id="1072" w:author="EUDERLAN FREIRE DA SILVA ABREU" w:date="2025-07-17T19:08:00Z">
            <w:rPr>
              <w:rFonts w:ascii="Arial" w:eastAsia="Arial" w:hAnsi="Arial" w:cs="Arial"/>
              <w:color w:val="000000" w:themeColor="text1"/>
              <w:sz w:val="24"/>
              <w:szCs w:val="24"/>
            </w:rPr>
          </w:rPrChange>
        </w:rPr>
        <w:t>Histórico de Consultas</w:t>
      </w:r>
      <w:bookmarkEnd w:id="1066"/>
    </w:p>
    <w:p w14:paraId="2824FBE3" w14:textId="77777777" w:rsidR="007A0C21" w:rsidRPr="007A0C21" w:rsidRDefault="007A0C21" w:rsidP="007A0C21">
      <w:pPr>
        <w:pStyle w:val="Ttulo1"/>
        <w:spacing w:after="240"/>
        <w:rPr>
          <w:ins w:id="1073" w:author="EUDERLAN FREIRE DA SILVA ABREU" w:date="2025-07-17T18:57:00Z"/>
          <w:rPrChange w:id="1074" w:author="EUDERLAN FREIRE DA SILVA ABREU" w:date="2025-07-17T19:05:00Z">
            <w:rPr>
              <w:ins w:id="1075" w:author="EUDERLAN FREIRE DA SILVA ABREU" w:date="2025-07-17T18:57:00Z"/>
            </w:rPr>
          </w:rPrChange>
        </w:rPr>
        <w:pPrChange w:id="1076" w:author="EUDERLAN FREIRE DA SILVA ABREU" w:date="2025-07-17T19:08:00Z">
          <w:pPr>
            <w:ind w:left="360"/>
          </w:pPr>
        </w:pPrChange>
      </w:pPr>
    </w:p>
    <w:p w14:paraId="7A382F6A" w14:textId="659AD9FF" w:rsidR="00D92B1A" w:rsidRPr="007A0C21" w:rsidRDefault="00D92B1A" w:rsidP="007A0C21">
      <w:pPr>
        <w:pStyle w:val="Legenda"/>
        <w:keepNext/>
        <w:spacing w:before="240" w:after="240"/>
        <w:jc w:val="center"/>
        <w:rPr>
          <w:ins w:id="1077" w:author="EUDERLAN FREIRE DA SILVA ABREU" w:date="2025-07-17T18:57:00Z"/>
          <w:rFonts w:ascii="Arial" w:hAnsi="Arial" w:cs="Arial"/>
          <w:i w:val="0"/>
          <w:iCs w:val="0"/>
          <w:color w:val="000000" w:themeColor="text1"/>
          <w:sz w:val="24"/>
          <w:szCs w:val="24"/>
          <w:rPrChange w:id="1078" w:author="EUDERLAN FREIRE DA SILVA ABREU" w:date="2025-07-17T19:05:00Z">
            <w:rPr>
              <w:ins w:id="1079" w:author="EUDERLAN FREIRE DA SILVA ABREU" w:date="2025-07-17T18:57:00Z"/>
            </w:rPr>
          </w:rPrChange>
        </w:rPr>
        <w:pPrChange w:id="1080" w:author="EUDERLAN FREIRE DA SILVA ABREU" w:date="2025-07-17T19:08:00Z">
          <w:pPr>
            <w:pStyle w:val="Legenda"/>
          </w:pPr>
        </w:pPrChange>
      </w:pPr>
      <w:ins w:id="1081" w:author="EUDERLAN FREIRE DA SILVA ABREU" w:date="2025-07-17T18:57:00Z">
        <w:r w:rsidRPr="007A0C21">
          <w:rPr>
            <w:rFonts w:ascii="Arial" w:hAnsi="Arial" w:cs="Arial"/>
            <w:i w:val="0"/>
            <w:iCs w:val="0"/>
            <w:color w:val="000000" w:themeColor="text1"/>
            <w:sz w:val="24"/>
            <w:szCs w:val="24"/>
            <w:rPrChange w:id="1082" w:author="EUDERLAN FREIRE DA SILVA ABREU" w:date="2025-07-17T19:05:00Z">
              <w:rPr/>
            </w:rPrChange>
          </w:rPr>
          <w:t xml:space="preserve">Figura </w:t>
        </w:r>
        <w:r w:rsidRPr="007A0C21">
          <w:rPr>
            <w:rFonts w:ascii="Arial" w:hAnsi="Arial" w:cs="Arial"/>
            <w:i w:val="0"/>
            <w:iCs w:val="0"/>
            <w:color w:val="000000" w:themeColor="text1"/>
            <w:sz w:val="24"/>
            <w:szCs w:val="24"/>
            <w:rPrChange w:id="1083" w:author="EUDERLAN FREIRE DA SILVA ABREU" w:date="2025-07-17T19:05:00Z">
              <w:rPr/>
            </w:rPrChange>
          </w:rPr>
          <w:fldChar w:fldCharType="begin"/>
        </w:r>
        <w:r w:rsidRPr="007A0C21">
          <w:rPr>
            <w:rFonts w:ascii="Arial" w:hAnsi="Arial" w:cs="Arial"/>
            <w:i w:val="0"/>
            <w:iCs w:val="0"/>
            <w:color w:val="000000" w:themeColor="text1"/>
            <w:sz w:val="24"/>
            <w:szCs w:val="24"/>
            <w:rPrChange w:id="1084"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1085" w:author="EUDERLAN FREIRE DA SILVA ABREU" w:date="2025-07-17T19:05:00Z">
            <w:rPr/>
          </w:rPrChange>
        </w:rPr>
        <w:fldChar w:fldCharType="separate"/>
      </w:r>
      <w:ins w:id="1086" w:author="EUDERLAN FREIRE DA SILVA ABREU" w:date="2025-07-17T20:02:00Z">
        <w:r w:rsidR="00D81F7F">
          <w:rPr>
            <w:rFonts w:ascii="Arial" w:hAnsi="Arial" w:cs="Arial"/>
            <w:i w:val="0"/>
            <w:iCs w:val="0"/>
            <w:noProof/>
            <w:color w:val="000000" w:themeColor="text1"/>
            <w:sz w:val="24"/>
            <w:szCs w:val="24"/>
          </w:rPr>
          <w:t>4</w:t>
        </w:r>
      </w:ins>
      <w:ins w:id="1087" w:author="EUDERLAN FREIRE DA SILVA ABREU" w:date="2025-07-17T18:57:00Z">
        <w:r w:rsidRPr="007A0C21">
          <w:rPr>
            <w:rFonts w:ascii="Arial" w:hAnsi="Arial" w:cs="Arial"/>
            <w:i w:val="0"/>
            <w:iCs w:val="0"/>
            <w:color w:val="000000" w:themeColor="text1"/>
            <w:sz w:val="24"/>
            <w:szCs w:val="24"/>
            <w:rPrChange w:id="1088" w:author="EUDERLAN FREIRE DA SILVA ABREU" w:date="2025-07-17T19:05:00Z">
              <w:rPr/>
            </w:rPrChange>
          </w:rPr>
          <w:fldChar w:fldCharType="end"/>
        </w:r>
        <w:r w:rsidRPr="007A0C21">
          <w:rPr>
            <w:rFonts w:ascii="Arial" w:hAnsi="Arial" w:cs="Arial"/>
            <w:i w:val="0"/>
            <w:iCs w:val="0"/>
            <w:color w:val="000000" w:themeColor="text1"/>
            <w:sz w:val="24"/>
            <w:szCs w:val="24"/>
            <w:rPrChange w:id="1089" w:author="EUDERLAN FREIRE DA SILVA ABREU" w:date="2025-07-17T19:05:00Z">
              <w:rPr/>
            </w:rPrChange>
          </w:rPr>
          <w:t xml:space="preserve"> - Histórico</w:t>
        </w:r>
      </w:ins>
    </w:p>
    <w:p w14:paraId="554E9C96" w14:textId="2F384DF7" w:rsidR="5D706305" w:rsidRPr="007A0C21" w:rsidDel="003837F2" w:rsidRDefault="005900C3" w:rsidP="007A0C21">
      <w:pPr>
        <w:spacing w:before="240"/>
        <w:ind w:left="360"/>
        <w:rPr>
          <w:del w:id="1090" w:author="EUDERLAN FREIRE DA SILVA ABREU" w:date="2025-07-01T10:51:00Z"/>
          <w:rFonts w:ascii="Arial" w:eastAsia="Arial" w:hAnsi="Arial" w:cs="Arial"/>
          <w:color w:val="000000" w:themeColor="text1"/>
          <w:sz w:val="24"/>
          <w:szCs w:val="24"/>
          <w:rPrChange w:id="1091" w:author="EUDERLAN FREIRE DA SILVA ABREU" w:date="2025-07-17T19:05:00Z">
            <w:rPr>
              <w:del w:id="1092" w:author="EUDERLAN FREIRE DA SILVA ABREU" w:date="2025-07-01T10:51:00Z"/>
            </w:rPr>
          </w:rPrChange>
        </w:rPr>
        <w:pPrChange w:id="1093" w:author="EUDERLAN FREIRE DA SILVA ABREU" w:date="2025-07-17T19:06:00Z">
          <w:pPr/>
        </w:pPrChange>
      </w:pPr>
      <w:ins w:id="1094" w:author="EUDERLAN FREIRE DA SILVA ABREU" w:date="2025-07-09T13:44:00Z">
        <w:r w:rsidRPr="007A0C21">
          <w:rPr>
            <w:rFonts w:ascii="Arial" w:hAnsi="Arial" w:cs="Arial"/>
            <w:noProof/>
            <w:rPrChange w:id="1095" w:author="EUDERLAN FREIRE DA SILVA ABREU" w:date="2025-07-17T19:05:00Z">
              <w:rPr>
                <w:noProof/>
              </w:rPr>
            </w:rPrChange>
          </w:rPr>
          <w:drawing>
            <wp:inline distT="0" distB="0" distL="0" distR="0" wp14:anchorId="217DADD0" wp14:editId="3DE83A9E">
              <wp:extent cx="5400040" cy="30372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205"/>
                      </a:xfrm>
                      <a:prstGeom prst="rect">
                        <a:avLst/>
                      </a:prstGeom>
                    </pic:spPr>
                  </pic:pic>
                </a:graphicData>
              </a:graphic>
            </wp:inline>
          </w:drawing>
        </w:r>
      </w:ins>
    </w:p>
    <w:p w14:paraId="5E3096BD" w14:textId="05048709" w:rsidR="12107D53" w:rsidRPr="007A0C21" w:rsidRDefault="28628585" w:rsidP="007A0C21">
      <w:pPr>
        <w:spacing w:before="240"/>
        <w:ind w:left="360"/>
        <w:rPr>
          <w:rFonts w:ascii="Arial" w:hAnsi="Arial" w:cs="Arial"/>
          <w:rPrChange w:id="1096" w:author="EUDERLAN FREIRE DA SILVA ABREU" w:date="2025-07-17T19:05:00Z">
            <w:rPr/>
          </w:rPrChange>
        </w:rPr>
        <w:pPrChange w:id="1097" w:author="EUDERLAN FREIRE DA SILVA ABREU" w:date="2025-07-17T19:06:00Z">
          <w:pPr>
            <w:spacing w:before="240" w:after="240"/>
            <w:ind w:left="720"/>
            <w:jc w:val="both"/>
          </w:pPr>
        </w:pPrChange>
      </w:pPr>
      <w:del w:id="1098" w:author="ANDERSON RODRIGO DINIZ OLIVEIRA" w:date="2025-06-30T14:44:00Z">
        <w:r w:rsidRPr="007A0C21">
          <w:rPr>
            <w:rFonts w:ascii="Arial" w:hAnsi="Arial" w:cs="Arial"/>
            <w:noProof/>
            <w:rPrChange w:id="1099" w:author="EUDERLAN FREIRE DA SILVA ABREU" w:date="2025-07-17T19:05:00Z">
              <w:rPr>
                <w:noProof/>
              </w:rPr>
            </w:rPrChange>
          </w:rPr>
          <w:drawing>
            <wp:inline distT="0" distB="0" distL="0" distR="0" wp14:anchorId="338AEF24" wp14:editId="446B4DBA">
              <wp:extent cx="5391152" cy="3028950"/>
              <wp:effectExtent l="0" t="0" r="0" b="0"/>
              <wp:docPr id="1751155776" name="Imagem 175115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3028950"/>
                      </a:xfrm>
                      <a:prstGeom prst="rect">
                        <a:avLst/>
                      </a:prstGeom>
                    </pic:spPr>
                  </pic:pic>
                </a:graphicData>
              </a:graphic>
            </wp:inline>
          </w:drawing>
        </w:r>
      </w:del>
    </w:p>
    <w:p w14:paraId="1698DE14" w14:textId="50F4D833" w:rsidR="12107D53" w:rsidRPr="007A0C21" w:rsidRDefault="12107D53" w:rsidP="007A0C21">
      <w:pPr>
        <w:spacing w:before="240" w:after="240"/>
        <w:ind w:left="720"/>
        <w:jc w:val="both"/>
        <w:rPr>
          <w:rFonts w:ascii="Arial" w:eastAsia="Arial" w:hAnsi="Arial" w:cs="Arial"/>
          <w:sz w:val="24"/>
          <w:szCs w:val="24"/>
          <w:rPrChange w:id="1100" w:author="EUDERLAN FREIRE DA SILVA ABREU" w:date="2025-07-17T19:05:00Z">
            <w:rPr/>
          </w:rPrChange>
        </w:rPr>
        <w:pPrChange w:id="1101" w:author="EUDERLAN FREIRE DA SILVA ABREU" w:date="2025-07-17T19:06:00Z">
          <w:pPr>
            <w:spacing w:before="240" w:after="240"/>
            <w:ind w:left="720"/>
            <w:jc w:val="both"/>
          </w:pPr>
        </w:pPrChange>
      </w:pPr>
      <w:r w:rsidRPr="007A0C21">
        <w:rPr>
          <w:rFonts w:ascii="Arial" w:eastAsia="Arial" w:hAnsi="Arial" w:cs="Arial"/>
          <w:sz w:val="24"/>
          <w:szCs w:val="24"/>
          <w:rPrChange w:id="1102" w:author="EUDERLAN FREIRE DA SILVA ABREU" w:date="2025-07-17T19:05:00Z">
            <w:rPr/>
          </w:rPrChange>
        </w:rPr>
        <w:lastRenderedPageBreak/>
        <w:t xml:space="preserve">A tela </w:t>
      </w:r>
      <w:del w:id="1103" w:author="ANDERSON RODRIGO DINIZ OLIVEIRA" w:date="2025-06-29T20:05:00Z">
        <w:r w:rsidRPr="007A0C21" w:rsidDel="12107D53">
          <w:rPr>
            <w:rFonts w:ascii="Arial" w:eastAsia="Arial" w:hAnsi="Arial" w:cs="Arial"/>
            <w:sz w:val="24"/>
            <w:szCs w:val="24"/>
            <w:rPrChange w:id="1104" w:author="EUDERLAN FREIRE DA SILVA ABREU" w:date="2025-07-17T19:05:00Z">
              <w:rPr/>
            </w:rPrChange>
          </w:rPr>
          <w:delText xml:space="preserve"> </w:delText>
        </w:r>
      </w:del>
      <w:r w:rsidRPr="007A0C21">
        <w:rPr>
          <w:rFonts w:ascii="Arial" w:eastAsia="Arial" w:hAnsi="Arial" w:cs="Arial"/>
          <w:sz w:val="24"/>
          <w:szCs w:val="24"/>
          <w:rPrChange w:id="1105" w:author="EUDERLAN FREIRE DA SILVA ABREU" w:date="2025-07-17T19:05:00Z">
            <w:rPr/>
          </w:rPrChange>
        </w:rPr>
        <w:t>de histórico permite revisar conversas anteriores</w:t>
      </w:r>
      <w:r w:rsidR="35F4C479" w:rsidRPr="007A0C21">
        <w:rPr>
          <w:rFonts w:ascii="Arial" w:eastAsia="Arial" w:hAnsi="Arial" w:cs="Arial"/>
          <w:sz w:val="24"/>
          <w:szCs w:val="24"/>
          <w:rPrChange w:id="1106" w:author="EUDERLAN FREIRE DA SILVA ABREU" w:date="2025-07-17T19:05:00Z">
            <w:rPr/>
          </w:rPrChange>
        </w:rPr>
        <w:t>.</w:t>
      </w:r>
    </w:p>
    <w:p w14:paraId="1F5C1F43" w14:textId="159EA1A6" w:rsidR="35F4C479" w:rsidRPr="007A0C21" w:rsidRDefault="35F4C479" w:rsidP="007A0C21">
      <w:pPr>
        <w:spacing w:before="240" w:after="240"/>
        <w:ind w:left="720"/>
        <w:jc w:val="both"/>
        <w:rPr>
          <w:rFonts w:ascii="Arial" w:eastAsia="Arial" w:hAnsi="Arial" w:cs="Arial"/>
          <w:sz w:val="24"/>
          <w:szCs w:val="24"/>
          <w:rPrChange w:id="1107" w:author="EUDERLAN FREIRE DA SILVA ABREU" w:date="2025-07-17T19:05:00Z">
            <w:rPr/>
          </w:rPrChange>
        </w:rPr>
        <w:pPrChange w:id="1108" w:author="EUDERLAN FREIRE DA SILVA ABREU" w:date="2025-07-17T19:06:00Z">
          <w:pPr>
            <w:spacing w:before="240" w:after="240"/>
            <w:ind w:left="720"/>
            <w:jc w:val="both"/>
          </w:pPr>
        </w:pPrChange>
      </w:pPr>
      <w:r w:rsidRPr="007A0C21">
        <w:rPr>
          <w:rFonts w:ascii="Arial" w:eastAsia="Arial" w:hAnsi="Arial" w:cs="Arial"/>
          <w:sz w:val="24"/>
          <w:szCs w:val="24"/>
          <w:rPrChange w:id="1109" w:author="EUDERLAN FREIRE DA SILVA ABREU" w:date="2025-07-17T19:05:00Z">
            <w:rPr/>
          </w:rPrChange>
        </w:rPr>
        <w:t>Cabeçalho:</w:t>
      </w:r>
    </w:p>
    <w:p w14:paraId="06F27450" w14:textId="0951B6AA" w:rsidR="523A8548" w:rsidRPr="007A0C21" w:rsidRDefault="523A8548" w:rsidP="007A0C21">
      <w:pPr>
        <w:pStyle w:val="PargrafodaLista"/>
        <w:numPr>
          <w:ilvl w:val="0"/>
          <w:numId w:val="26"/>
        </w:numPr>
        <w:spacing w:before="240" w:after="240"/>
        <w:jc w:val="both"/>
        <w:rPr>
          <w:rFonts w:ascii="Arial" w:eastAsia="Arial" w:hAnsi="Arial" w:cs="Arial"/>
          <w:sz w:val="24"/>
          <w:szCs w:val="24"/>
          <w:rPrChange w:id="1110" w:author="EUDERLAN FREIRE DA SILVA ABREU" w:date="2025-07-17T19:05:00Z">
            <w:rPr/>
          </w:rPrChange>
        </w:rPr>
        <w:pPrChange w:id="1111" w:author="EUDERLAN FREIRE DA SILVA ABREU" w:date="2025-07-17T19:06:00Z">
          <w:pPr>
            <w:pStyle w:val="PargrafodaLista"/>
            <w:numPr>
              <w:numId w:val="26"/>
            </w:numPr>
            <w:spacing w:before="240" w:after="240"/>
            <w:ind w:left="1080" w:hanging="360"/>
            <w:jc w:val="both"/>
          </w:pPr>
        </w:pPrChange>
      </w:pPr>
      <w:r w:rsidRPr="007A0C21">
        <w:rPr>
          <w:rFonts w:ascii="Arial" w:eastAsia="Arial" w:hAnsi="Arial" w:cs="Arial"/>
          <w:sz w:val="24"/>
          <w:szCs w:val="24"/>
          <w:rPrChange w:id="1112" w:author="EUDERLAN FREIRE DA SILVA ABREU" w:date="2025-07-17T19:05:00Z">
            <w:rPr/>
          </w:rPrChange>
        </w:rPr>
        <w:t xml:space="preserve">Botão “ </w:t>
      </w:r>
      <w:del w:id="1113" w:author="YASMIN SEREJO LIMA" w:date="2025-06-30T14:30:00Z">
        <w:r w:rsidR="313A4D2B" w:rsidRPr="007A0C21">
          <w:rPr>
            <w:rFonts w:ascii="Arial" w:eastAsia="Arial" w:hAnsi="Arial" w:cs="Arial"/>
            <w:sz w:val="24"/>
            <w:szCs w:val="24"/>
            <w:rPrChange w:id="1114" w:author="EUDERLAN FREIRE DA SILVA ABREU" w:date="2025-07-17T19:05:00Z">
              <w:rPr/>
            </w:rPrChange>
          </w:rPr>
          <w:delText>&lt;----</w:delText>
        </w:r>
      </w:del>
      <w:ins w:id="1115" w:author="YASMIN SEREJO LIMA" w:date="2025-06-30T14:30:00Z">
        <w:r w:rsidR="50AC2616" w:rsidRPr="007A0C21">
          <w:rPr>
            <w:rFonts w:ascii="Arial" w:eastAsia="Arial" w:hAnsi="Arial" w:cs="Arial"/>
            <w:color w:val="000000" w:themeColor="text1"/>
            <w:sz w:val="24"/>
            <w:szCs w:val="24"/>
            <w:rPrChange w:id="1116" w:author="EUDERLAN FREIRE DA SILVA ABREU" w:date="2025-07-17T19:05:00Z">
              <w:rPr>
                <w:rFonts w:ascii="Arial" w:eastAsia="Arial" w:hAnsi="Arial" w:cs="Arial"/>
                <w:color w:val="000000" w:themeColor="text1"/>
                <w:sz w:val="24"/>
                <w:szCs w:val="24"/>
              </w:rPr>
            </w:rPrChange>
          </w:rPr>
          <w:t>←</w:t>
        </w:r>
      </w:ins>
      <w:r w:rsidR="313A4D2B" w:rsidRPr="007A0C21">
        <w:rPr>
          <w:rFonts w:ascii="Arial" w:eastAsia="Arial" w:hAnsi="Arial" w:cs="Arial"/>
          <w:sz w:val="24"/>
          <w:szCs w:val="24"/>
          <w:rPrChange w:id="1117" w:author="EUDERLAN FREIRE DA SILVA ABREU" w:date="2025-07-17T19:05:00Z">
            <w:rPr/>
          </w:rPrChange>
        </w:rPr>
        <w:t xml:space="preserve"> Voltar ao Chat”</w:t>
      </w:r>
    </w:p>
    <w:p w14:paraId="2D5D245C" w14:textId="6F431E80" w:rsidR="313A4D2B" w:rsidRPr="007A0C21" w:rsidRDefault="313A4D2B" w:rsidP="007A0C21">
      <w:pPr>
        <w:pStyle w:val="PargrafodaLista"/>
        <w:numPr>
          <w:ilvl w:val="0"/>
          <w:numId w:val="26"/>
        </w:numPr>
        <w:spacing w:before="240" w:after="240"/>
        <w:jc w:val="both"/>
        <w:rPr>
          <w:rFonts w:ascii="Arial" w:eastAsia="Arial" w:hAnsi="Arial" w:cs="Arial"/>
          <w:sz w:val="24"/>
          <w:szCs w:val="24"/>
          <w:rPrChange w:id="1118" w:author="EUDERLAN FREIRE DA SILVA ABREU" w:date="2025-07-17T19:05:00Z">
            <w:rPr/>
          </w:rPrChange>
        </w:rPr>
        <w:pPrChange w:id="1119" w:author="EUDERLAN FREIRE DA SILVA ABREU" w:date="2025-07-17T19:06:00Z">
          <w:pPr>
            <w:pStyle w:val="PargrafodaLista"/>
            <w:numPr>
              <w:numId w:val="26"/>
            </w:numPr>
            <w:spacing w:before="240" w:after="240"/>
            <w:ind w:left="1080" w:hanging="360"/>
            <w:jc w:val="both"/>
          </w:pPr>
        </w:pPrChange>
      </w:pPr>
      <w:r w:rsidRPr="007A0C21">
        <w:rPr>
          <w:rFonts w:ascii="Arial" w:eastAsia="Arial" w:hAnsi="Arial" w:cs="Arial"/>
          <w:sz w:val="24"/>
          <w:szCs w:val="24"/>
          <w:rPrChange w:id="1120" w:author="EUDERLAN FREIRE DA SILVA ABREU" w:date="2025-07-17T19:05:00Z">
            <w:rPr/>
          </w:rPrChange>
        </w:rPr>
        <w:t>Título “Histórico de Consultas” com ícone de relógio</w:t>
      </w:r>
      <w:ins w:id="1121" w:author="YASMIN SEREJO LIMA" w:date="2025-06-30T14:27:00Z">
        <w:r w:rsidR="5F97126D" w:rsidRPr="007A0C21">
          <w:rPr>
            <w:rFonts w:ascii="Arial" w:eastAsia="Arial" w:hAnsi="Arial" w:cs="Arial"/>
            <w:sz w:val="24"/>
            <w:szCs w:val="24"/>
            <w:rPrChange w:id="1122" w:author="EUDERLAN FREIRE DA SILVA ABREU" w:date="2025-07-17T19:05:00Z">
              <w:rPr>
                <w:rFonts w:ascii="Arial" w:eastAsia="Arial" w:hAnsi="Arial" w:cs="Arial"/>
                <w:sz w:val="24"/>
                <w:szCs w:val="24"/>
              </w:rPr>
            </w:rPrChange>
          </w:rPr>
          <w:t>.</w:t>
        </w:r>
      </w:ins>
    </w:p>
    <w:p w14:paraId="3E38EC82" w14:textId="4748FFAE" w:rsidR="313A4D2B" w:rsidRPr="007A0C21" w:rsidRDefault="313A4D2B" w:rsidP="007A0C21">
      <w:pPr>
        <w:pStyle w:val="PargrafodaLista"/>
        <w:numPr>
          <w:ilvl w:val="0"/>
          <w:numId w:val="26"/>
        </w:numPr>
        <w:spacing w:before="240" w:after="240"/>
        <w:jc w:val="both"/>
        <w:rPr>
          <w:rFonts w:ascii="Arial" w:eastAsia="Arial" w:hAnsi="Arial" w:cs="Arial"/>
          <w:sz w:val="24"/>
          <w:szCs w:val="24"/>
          <w:rPrChange w:id="1123" w:author="EUDERLAN FREIRE DA SILVA ABREU" w:date="2025-07-17T19:05:00Z">
            <w:rPr/>
          </w:rPrChange>
        </w:rPr>
        <w:pPrChange w:id="1124" w:author="EUDERLAN FREIRE DA SILVA ABREU" w:date="2025-07-17T19:06:00Z">
          <w:pPr>
            <w:pStyle w:val="PargrafodaLista"/>
            <w:numPr>
              <w:numId w:val="26"/>
            </w:numPr>
            <w:spacing w:before="240" w:after="240"/>
            <w:ind w:left="1080" w:hanging="360"/>
            <w:jc w:val="both"/>
          </w:pPr>
        </w:pPrChange>
      </w:pPr>
      <w:r w:rsidRPr="007A0C21">
        <w:rPr>
          <w:rFonts w:ascii="Arial" w:eastAsia="Arial" w:hAnsi="Arial" w:cs="Arial"/>
          <w:sz w:val="24"/>
          <w:szCs w:val="24"/>
          <w:rPrChange w:id="1125" w:author="EUDERLAN FREIRE DA SILVA ABREU" w:date="2025-07-17T19:05:00Z">
            <w:rPr/>
          </w:rPrChange>
        </w:rPr>
        <w:t>Botão de logout</w:t>
      </w:r>
      <w:ins w:id="1126" w:author="YASMIN SEREJO LIMA" w:date="2025-06-30T14:27:00Z">
        <w:r w:rsidR="5F97126D" w:rsidRPr="007A0C21">
          <w:rPr>
            <w:rFonts w:ascii="Arial" w:eastAsia="Arial" w:hAnsi="Arial" w:cs="Arial"/>
            <w:sz w:val="24"/>
            <w:szCs w:val="24"/>
            <w:rPrChange w:id="1127" w:author="EUDERLAN FREIRE DA SILVA ABREU" w:date="2025-07-17T19:05:00Z">
              <w:rPr>
                <w:rFonts w:ascii="Arial" w:eastAsia="Arial" w:hAnsi="Arial" w:cs="Arial"/>
                <w:sz w:val="24"/>
                <w:szCs w:val="24"/>
              </w:rPr>
            </w:rPrChange>
          </w:rPr>
          <w:t>.</w:t>
        </w:r>
      </w:ins>
    </w:p>
    <w:p w14:paraId="5F850599" w14:textId="3950B23A" w:rsidR="108F2BB5" w:rsidRPr="007A0C21" w:rsidRDefault="004C02DD" w:rsidP="004C02DD">
      <w:pPr>
        <w:pStyle w:val="Ttulo2"/>
        <w:rPr>
          <w:rFonts w:eastAsia="Arial"/>
          <w:rPrChange w:id="1128" w:author="EUDERLAN FREIRE DA SILVA ABREU" w:date="2025-07-17T19:05:00Z">
            <w:rPr/>
          </w:rPrChange>
        </w:rPr>
        <w:pPrChange w:id="1129" w:author="EUDERLAN FREIRE DA SILVA ABREU" w:date="2025-07-17T19:35:00Z">
          <w:pPr>
            <w:pStyle w:val="PargrafodaLista"/>
            <w:numPr>
              <w:numId w:val="9"/>
            </w:numPr>
            <w:tabs>
              <w:tab w:val="num" w:pos="720"/>
            </w:tabs>
            <w:spacing w:before="240" w:after="240"/>
            <w:ind w:hanging="360"/>
            <w:jc w:val="both"/>
          </w:pPr>
        </w:pPrChange>
      </w:pPr>
      <w:bookmarkStart w:id="1130" w:name="_Toc203674706"/>
      <w:ins w:id="1131" w:author="EUDERLAN FREIRE DA SILVA ABREU" w:date="2025-07-17T19:35:00Z">
        <w:r>
          <w:rPr>
            <w:rFonts w:eastAsia="Arial"/>
          </w:rPr>
          <w:t xml:space="preserve">4.1 </w:t>
        </w:r>
      </w:ins>
      <w:r w:rsidR="108F2BB5" w:rsidRPr="007A0C21">
        <w:rPr>
          <w:rFonts w:eastAsia="Arial"/>
          <w:rPrChange w:id="1132" w:author="EUDERLAN FREIRE DA SILVA ABREU" w:date="2025-07-17T19:05:00Z">
            <w:rPr/>
          </w:rPrChange>
        </w:rPr>
        <w:t>Lista de Histórico:</w:t>
      </w:r>
      <w:bookmarkEnd w:id="1130"/>
    </w:p>
    <w:p w14:paraId="7FE67015" w14:textId="2439B5F4" w:rsidR="21E6695C" w:rsidRPr="007A0C21" w:rsidRDefault="21E6695C" w:rsidP="007A0C21">
      <w:pPr>
        <w:spacing w:before="240" w:after="240"/>
        <w:jc w:val="both"/>
        <w:rPr>
          <w:rFonts w:ascii="Arial" w:eastAsia="Arial" w:hAnsi="Arial" w:cs="Arial"/>
          <w:sz w:val="24"/>
          <w:szCs w:val="24"/>
          <w:rPrChange w:id="1133" w:author="EUDERLAN FREIRE DA SILVA ABREU" w:date="2025-07-17T19:05:00Z">
            <w:rPr/>
          </w:rPrChange>
        </w:rPr>
        <w:pPrChange w:id="1134" w:author="EUDERLAN FREIRE DA SILVA ABREU" w:date="2025-07-17T19:06:00Z">
          <w:pPr>
            <w:spacing w:before="240" w:after="240"/>
            <w:jc w:val="both"/>
          </w:pPr>
        </w:pPrChange>
      </w:pPr>
      <w:r w:rsidRPr="007A0C21">
        <w:rPr>
          <w:rFonts w:ascii="Arial" w:eastAsia="Arial" w:hAnsi="Arial" w:cs="Arial"/>
          <w:sz w:val="24"/>
          <w:szCs w:val="24"/>
          <w:rPrChange w:id="1135" w:author="EUDERLAN FREIRE DA SILVA ABREU" w:date="2025-07-17T19:05:00Z">
            <w:rPr/>
          </w:rPrChange>
        </w:rPr>
        <w:t xml:space="preserve">Cada item do </w:t>
      </w:r>
      <w:r w:rsidR="3C82CEE5" w:rsidRPr="007A0C21">
        <w:rPr>
          <w:rFonts w:ascii="Arial" w:eastAsia="Arial" w:hAnsi="Arial" w:cs="Arial"/>
          <w:sz w:val="24"/>
          <w:szCs w:val="24"/>
          <w:rPrChange w:id="1136" w:author="EUDERLAN FREIRE DA SILVA ABREU" w:date="2025-07-17T19:05:00Z">
            <w:rPr/>
          </w:rPrChange>
        </w:rPr>
        <w:t>Histórico</w:t>
      </w:r>
      <w:r w:rsidRPr="007A0C21">
        <w:rPr>
          <w:rFonts w:ascii="Arial" w:eastAsia="Arial" w:hAnsi="Arial" w:cs="Arial"/>
          <w:sz w:val="24"/>
          <w:szCs w:val="24"/>
          <w:rPrChange w:id="1137" w:author="EUDERLAN FREIRE DA SILVA ABREU" w:date="2025-07-17T19:05:00Z">
            <w:rPr/>
          </w:rPrChange>
        </w:rPr>
        <w:t xml:space="preserve"> contém:</w:t>
      </w:r>
    </w:p>
    <w:p w14:paraId="1B97C0E7" w14:textId="597773FC" w:rsidR="61FA5232" w:rsidRPr="007A0C21" w:rsidRDefault="61FA5232" w:rsidP="007A0C21">
      <w:pPr>
        <w:pStyle w:val="PargrafodaLista"/>
        <w:numPr>
          <w:ilvl w:val="0"/>
          <w:numId w:val="22"/>
        </w:numPr>
        <w:spacing w:before="240" w:after="240"/>
        <w:jc w:val="both"/>
        <w:rPr>
          <w:rFonts w:ascii="Arial" w:eastAsia="Arial" w:hAnsi="Arial" w:cs="Arial"/>
          <w:sz w:val="24"/>
          <w:szCs w:val="24"/>
          <w:rPrChange w:id="1138" w:author="EUDERLAN FREIRE DA SILVA ABREU" w:date="2025-07-17T19:05:00Z">
            <w:rPr/>
          </w:rPrChange>
        </w:rPr>
        <w:pPrChange w:id="1139" w:author="EUDERLAN FREIRE DA SILVA ABREU" w:date="2025-07-17T19:06:00Z">
          <w:pPr>
            <w:spacing w:before="240" w:after="240"/>
            <w:jc w:val="both"/>
          </w:pPr>
        </w:pPrChange>
      </w:pPr>
      <w:r w:rsidRPr="007A0C21">
        <w:rPr>
          <w:rFonts w:ascii="Arial" w:eastAsia="Arial" w:hAnsi="Arial" w:cs="Arial"/>
          <w:sz w:val="24"/>
          <w:szCs w:val="24"/>
          <w:rPrChange w:id="1140" w:author="EUDERLAN FREIRE DA SILVA ABREU" w:date="2025-07-17T19:05:00Z">
            <w:rPr/>
          </w:rPrChange>
        </w:rPr>
        <w:t xml:space="preserve">Pergunta: A pergunta que foi </w:t>
      </w:r>
      <w:del w:id="1141" w:author="YASMIN SEREJO LIMA" w:date="2025-06-30T14:29:00Z">
        <w:r w:rsidRPr="007A0C21">
          <w:rPr>
            <w:rFonts w:ascii="Arial" w:eastAsia="Arial" w:hAnsi="Arial" w:cs="Arial"/>
            <w:sz w:val="24"/>
            <w:szCs w:val="24"/>
            <w:rPrChange w:id="1142" w:author="EUDERLAN FREIRE DA SILVA ABREU" w:date="2025-07-17T19:05:00Z">
              <w:rPr/>
            </w:rPrChange>
          </w:rPr>
          <w:delText xml:space="preserve">feita </w:delText>
        </w:r>
      </w:del>
      <w:ins w:id="1143" w:author="YASMIN SEREJO LIMA" w:date="2025-06-30T14:29:00Z">
        <w:r w:rsidR="7D420699" w:rsidRPr="007A0C21">
          <w:rPr>
            <w:rFonts w:ascii="Arial" w:eastAsia="Arial" w:hAnsi="Arial" w:cs="Arial"/>
            <w:sz w:val="24"/>
            <w:szCs w:val="24"/>
            <w:rPrChange w:id="1144" w:author="EUDERLAN FREIRE DA SILVA ABREU" w:date="2025-07-17T19:05:00Z">
              <w:rPr>
                <w:rFonts w:ascii="Arial" w:eastAsia="Arial" w:hAnsi="Arial" w:cs="Arial"/>
                <w:sz w:val="24"/>
                <w:szCs w:val="24"/>
              </w:rPr>
            </w:rPrChange>
          </w:rPr>
          <w:t>feita.</w:t>
        </w:r>
      </w:ins>
    </w:p>
    <w:p w14:paraId="0148F323" w14:textId="35AF59CC" w:rsidR="424B3E7F" w:rsidRPr="007A0C21" w:rsidRDefault="424B3E7F" w:rsidP="007A0C21">
      <w:pPr>
        <w:pStyle w:val="PargrafodaLista"/>
        <w:numPr>
          <w:ilvl w:val="0"/>
          <w:numId w:val="22"/>
        </w:numPr>
        <w:spacing w:before="240" w:after="240"/>
        <w:jc w:val="both"/>
        <w:rPr>
          <w:rFonts w:ascii="Arial" w:eastAsia="Arial" w:hAnsi="Arial" w:cs="Arial"/>
          <w:sz w:val="24"/>
          <w:szCs w:val="24"/>
          <w:rPrChange w:id="1145" w:author="EUDERLAN FREIRE DA SILVA ABREU" w:date="2025-07-17T19:05:00Z">
            <w:rPr/>
          </w:rPrChange>
        </w:rPr>
        <w:pPrChange w:id="1146" w:author="EUDERLAN FREIRE DA SILVA ABREU" w:date="2025-07-17T19:06:00Z">
          <w:pPr>
            <w:pStyle w:val="PargrafodaLista"/>
            <w:numPr>
              <w:numId w:val="22"/>
            </w:numPr>
            <w:spacing w:before="240" w:after="240"/>
            <w:ind w:hanging="360"/>
            <w:jc w:val="both"/>
          </w:pPr>
        </w:pPrChange>
      </w:pPr>
      <w:r w:rsidRPr="007A0C21">
        <w:rPr>
          <w:rFonts w:ascii="Arial" w:eastAsia="Arial" w:hAnsi="Arial" w:cs="Arial"/>
          <w:sz w:val="24"/>
          <w:szCs w:val="24"/>
          <w:rPrChange w:id="1147" w:author="EUDERLAN FREIRE DA SILVA ABREU" w:date="2025-07-17T19:05:00Z">
            <w:rPr/>
          </w:rPrChange>
        </w:rPr>
        <w:t>Í</w:t>
      </w:r>
      <w:r w:rsidR="61FA5232" w:rsidRPr="007A0C21">
        <w:rPr>
          <w:rFonts w:ascii="Arial" w:eastAsia="Arial" w:hAnsi="Arial" w:cs="Arial"/>
          <w:sz w:val="24"/>
          <w:szCs w:val="24"/>
          <w:rPrChange w:id="1148" w:author="EUDERLAN FREIRE DA SILVA ABREU" w:date="2025-07-17T19:05:00Z">
            <w:rPr/>
          </w:rPrChange>
        </w:rPr>
        <w:t>cone expansível: + para expandir</w:t>
      </w:r>
      <w:r w:rsidR="769618B8" w:rsidRPr="007A0C21">
        <w:rPr>
          <w:rFonts w:ascii="Arial" w:eastAsia="Arial" w:hAnsi="Arial" w:cs="Arial"/>
          <w:sz w:val="24"/>
          <w:szCs w:val="24"/>
          <w:rPrChange w:id="1149" w:author="EUDERLAN FREIRE DA SILVA ABREU" w:date="2025-07-17T19:05:00Z">
            <w:rPr/>
          </w:rPrChange>
        </w:rPr>
        <w:t>,</w:t>
      </w:r>
      <w:r w:rsidR="61FA5232" w:rsidRPr="007A0C21">
        <w:rPr>
          <w:rFonts w:ascii="Arial" w:eastAsia="Arial" w:hAnsi="Arial" w:cs="Arial"/>
          <w:sz w:val="24"/>
          <w:szCs w:val="24"/>
          <w:rPrChange w:id="1150" w:author="EUDERLAN FREIRE DA SILVA ABREU" w:date="2025-07-17T19:05:00Z">
            <w:rPr/>
          </w:rPrChange>
        </w:rPr>
        <w:t xml:space="preserve"> - para </w:t>
      </w:r>
      <w:del w:id="1151" w:author="YASMIN SEREJO LIMA" w:date="2025-06-30T14:29:00Z">
        <w:r w:rsidR="61FA5232" w:rsidRPr="007A0C21">
          <w:rPr>
            <w:rFonts w:ascii="Arial" w:eastAsia="Arial" w:hAnsi="Arial" w:cs="Arial"/>
            <w:sz w:val="24"/>
            <w:szCs w:val="24"/>
            <w:rPrChange w:id="1152" w:author="EUDERLAN FREIRE DA SILVA ABREU" w:date="2025-07-17T19:05:00Z">
              <w:rPr/>
            </w:rPrChange>
          </w:rPr>
          <w:delText xml:space="preserve">recolher </w:delText>
        </w:r>
      </w:del>
      <w:ins w:id="1153" w:author="YASMIN SEREJO LIMA" w:date="2025-06-30T14:29:00Z">
        <w:r w:rsidR="374AF80A" w:rsidRPr="007A0C21">
          <w:rPr>
            <w:rFonts w:ascii="Arial" w:eastAsia="Arial" w:hAnsi="Arial" w:cs="Arial"/>
            <w:sz w:val="24"/>
            <w:szCs w:val="24"/>
            <w:rPrChange w:id="1154" w:author="EUDERLAN FREIRE DA SILVA ABREU" w:date="2025-07-17T19:05:00Z">
              <w:rPr>
                <w:rFonts w:ascii="Arial" w:eastAsia="Arial" w:hAnsi="Arial" w:cs="Arial"/>
                <w:sz w:val="24"/>
                <w:szCs w:val="24"/>
              </w:rPr>
            </w:rPrChange>
          </w:rPr>
          <w:t>recolher.</w:t>
        </w:r>
      </w:ins>
    </w:p>
    <w:p w14:paraId="577BA38D" w14:textId="2A4898E4" w:rsidR="61FA5232" w:rsidRPr="007A0C21" w:rsidRDefault="61FA5232" w:rsidP="007A0C21">
      <w:pPr>
        <w:pStyle w:val="PargrafodaLista"/>
        <w:numPr>
          <w:ilvl w:val="0"/>
          <w:numId w:val="22"/>
        </w:numPr>
        <w:spacing w:before="240" w:after="240"/>
        <w:jc w:val="both"/>
        <w:rPr>
          <w:rFonts w:ascii="Arial" w:eastAsia="Arial" w:hAnsi="Arial" w:cs="Arial"/>
          <w:sz w:val="24"/>
          <w:szCs w:val="24"/>
          <w:rPrChange w:id="1155" w:author="EUDERLAN FREIRE DA SILVA ABREU" w:date="2025-07-17T19:05:00Z">
            <w:rPr/>
          </w:rPrChange>
        </w:rPr>
        <w:pPrChange w:id="1156" w:author="EUDERLAN FREIRE DA SILVA ABREU" w:date="2025-07-17T19:06:00Z">
          <w:pPr>
            <w:pStyle w:val="PargrafodaLista"/>
            <w:numPr>
              <w:numId w:val="22"/>
            </w:numPr>
            <w:spacing w:before="240" w:after="240"/>
            <w:ind w:hanging="360"/>
            <w:jc w:val="both"/>
          </w:pPr>
        </w:pPrChange>
      </w:pPr>
      <w:r w:rsidRPr="007A0C21">
        <w:rPr>
          <w:rFonts w:ascii="Arial" w:eastAsia="Arial" w:hAnsi="Arial" w:cs="Arial"/>
          <w:sz w:val="24"/>
          <w:szCs w:val="24"/>
          <w:rPrChange w:id="1157" w:author="EUDERLAN FREIRE DA SILVA ABREU" w:date="2025-07-17T19:05:00Z">
            <w:rPr/>
          </w:rPrChange>
        </w:rPr>
        <w:t>Data/hora: Quando a pergunta foi feita</w:t>
      </w:r>
      <w:ins w:id="1158" w:author="YASMIN SEREJO LIMA" w:date="2025-06-30T14:27:00Z">
        <w:r w:rsidR="2B57344A" w:rsidRPr="007A0C21">
          <w:rPr>
            <w:rFonts w:ascii="Arial" w:eastAsia="Arial" w:hAnsi="Arial" w:cs="Arial"/>
            <w:sz w:val="24"/>
            <w:szCs w:val="24"/>
            <w:rPrChange w:id="1159" w:author="EUDERLAN FREIRE DA SILVA ABREU" w:date="2025-07-17T19:05:00Z">
              <w:rPr>
                <w:rFonts w:ascii="Arial" w:eastAsia="Arial" w:hAnsi="Arial" w:cs="Arial"/>
                <w:sz w:val="24"/>
                <w:szCs w:val="24"/>
              </w:rPr>
            </w:rPrChange>
          </w:rPr>
          <w:t>.</w:t>
        </w:r>
      </w:ins>
    </w:p>
    <w:p w14:paraId="1EEA2F19" w14:textId="65580452" w:rsidR="61FA5232" w:rsidRPr="007A0C21" w:rsidRDefault="004C02DD" w:rsidP="004C02DD">
      <w:pPr>
        <w:pStyle w:val="Ttulo2"/>
        <w:rPr>
          <w:rFonts w:eastAsia="Arial"/>
          <w:rPrChange w:id="1160" w:author="EUDERLAN FREIRE DA SILVA ABREU" w:date="2025-07-17T19:05:00Z">
            <w:rPr/>
          </w:rPrChange>
        </w:rPr>
        <w:pPrChange w:id="1161" w:author="EUDERLAN FREIRE DA SILVA ABREU" w:date="2025-07-17T19:35:00Z">
          <w:pPr/>
        </w:pPrChange>
      </w:pPr>
      <w:bookmarkStart w:id="1162" w:name="_Toc203674707"/>
      <w:ins w:id="1163" w:author="EUDERLAN FREIRE DA SILVA ABREU" w:date="2025-07-17T19:35:00Z">
        <w:r>
          <w:rPr>
            <w:rFonts w:eastAsia="Arial"/>
          </w:rPr>
          <w:t xml:space="preserve">4.2 </w:t>
        </w:r>
      </w:ins>
      <w:r w:rsidR="61FA5232" w:rsidRPr="007A0C21">
        <w:rPr>
          <w:rFonts w:eastAsia="Arial"/>
          <w:rPrChange w:id="1164" w:author="EUDERLAN FREIRE DA SILVA ABREU" w:date="2025-07-17T19:05:00Z">
            <w:rPr/>
          </w:rPrChange>
        </w:rPr>
        <w:t>Visualização Expandida:</w:t>
      </w:r>
      <w:bookmarkEnd w:id="1162"/>
    </w:p>
    <w:p w14:paraId="26DF96E8" w14:textId="7DAA1CFD" w:rsidR="61FA5232" w:rsidRPr="007A0C21" w:rsidRDefault="61FA5232" w:rsidP="007A0C21">
      <w:pPr>
        <w:spacing w:before="240" w:after="240"/>
        <w:jc w:val="both"/>
        <w:rPr>
          <w:rFonts w:ascii="Arial" w:eastAsia="Arial" w:hAnsi="Arial" w:cs="Arial"/>
          <w:sz w:val="24"/>
          <w:szCs w:val="24"/>
          <w:rPrChange w:id="1165" w:author="EUDERLAN FREIRE DA SILVA ABREU" w:date="2025-07-17T19:05:00Z">
            <w:rPr/>
          </w:rPrChange>
        </w:rPr>
        <w:pPrChange w:id="1166" w:author="EUDERLAN FREIRE DA SILVA ABREU" w:date="2025-07-17T19:06:00Z">
          <w:pPr>
            <w:spacing w:before="240" w:after="240"/>
            <w:jc w:val="both"/>
          </w:pPr>
        </w:pPrChange>
      </w:pPr>
      <w:r w:rsidRPr="007A0C21">
        <w:rPr>
          <w:rFonts w:ascii="Arial" w:eastAsia="Arial" w:hAnsi="Arial" w:cs="Arial"/>
          <w:sz w:val="24"/>
          <w:szCs w:val="24"/>
          <w:rPrChange w:id="1167" w:author="EUDERLAN FREIRE DA SILVA ABREU" w:date="2025-07-17T19:05:00Z">
            <w:rPr/>
          </w:rPrChange>
        </w:rPr>
        <w:t>Ao clicar em um item:</w:t>
      </w:r>
    </w:p>
    <w:p w14:paraId="7BB886DC" w14:textId="5ED15FE0" w:rsidR="58F6C9FF" w:rsidRPr="007A0C21" w:rsidRDefault="58F6C9FF" w:rsidP="007A0C21">
      <w:pPr>
        <w:pStyle w:val="PargrafodaLista"/>
        <w:numPr>
          <w:ilvl w:val="0"/>
          <w:numId w:val="21"/>
        </w:numPr>
        <w:spacing w:before="240" w:after="240"/>
        <w:jc w:val="both"/>
        <w:rPr>
          <w:rFonts w:ascii="Arial" w:eastAsia="Arial" w:hAnsi="Arial" w:cs="Arial"/>
          <w:sz w:val="24"/>
          <w:szCs w:val="24"/>
          <w:rPrChange w:id="1168" w:author="EUDERLAN FREIRE DA SILVA ABREU" w:date="2025-07-17T19:05:00Z">
            <w:rPr/>
          </w:rPrChange>
        </w:rPr>
        <w:pPrChange w:id="1169" w:author="EUDERLAN FREIRE DA SILVA ABREU" w:date="2025-07-17T19:06:00Z">
          <w:pPr>
            <w:pStyle w:val="PargrafodaLista"/>
            <w:numPr>
              <w:numId w:val="21"/>
            </w:numPr>
            <w:spacing w:before="240" w:after="240"/>
            <w:ind w:hanging="360"/>
            <w:jc w:val="both"/>
          </w:pPr>
        </w:pPrChange>
      </w:pPr>
      <w:r w:rsidRPr="007A0C21">
        <w:rPr>
          <w:rFonts w:ascii="Arial" w:eastAsia="Arial" w:hAnsi="Arial" w:cs="Arial"/>
          <w:sz w:val="24"/>
          <w:szCs w:val="24"/>
          <w:rPrChange w:id="1170" w:author="EUDERLAN FREIRE DA SILVA ABREU" w:date="2025-07-17T19:05:00Z">
            <w:rPr/>
          </w:rPrChange>
        </w:rPr>
        <w:t>Pergunta completa: texto da pergunta original</w:t>
      </w:r>
      <w:ins w:id="1171" w:author="YASMIN SEREJO LIMA" w:date="2025-06-30T14:28:00Z">
        <w:r w:rsidR="4375A21A" w:rsidRPr="007A0C21">
          <w:rPr>
            <w:rFonts w:ascii="Arial" w:eastAsia="Arial" w:hAnsi="Arial" w:cs="Arial"/>
            <w:sz w:val="24"/>
            <w:szCs w:val="24"/>
            <w:rPrChange w:id="1172" w:author="EUDERLAN FREIRE DA SILVA ABREU" w:date="2025-07-17T19:05:00Z">
              <w:rPr>
                <w:rFonts w:ascii="Arial" w:eastAsia="Arial" w:hAnsi="Arial" w:cs="Arial"/>
                <w:sz w:val="24"/>
                <w:szCs w:val="24"/>
              </w:rPr>
            </w:rPrChange>
          </w:rPr>
          <w:t>.</w:t>
        </w:r>
      </w:ins>
    </w:p>
    <w:p w14:paraId="0F3618BF" w14:textId="05FE009F" w:rsidR="58F6C9FF" w:rsidRPr="007A0C21" w:rsidRDefault="58F6C9FF" w:rsidP="007A0C21">
      <w:pPr>
        <w:pStyle w:val="PargrafodaLista"/>
        <w:numPr>
          <w:ilvl w:val="0"/>
          <w:numId w:val="21"/>
        </w:numPr>
        <w:spacing w:before="240" w:after="240"/>
        <w:jc w:val="both"/>
        <w:rPr>
          <w:rFonts w:ascii="Arial" w:eastAsia="Arial" w:hAnsi="Arial" w:cs="Arial"/>
          <w:sz w:val="24"/>
          <w:szCs w:val="24"/>
          <w:rPrChange w:id="1173" w:author="EUDERLAN FREIRE DA SILVA ABREU" w:date="2025-07-17T19:05:00Z">
            <w:rPr/>
          </w:rPrChange>
        </w:rPr>
        <w:pPrChange w:id="1174" w:author="EUDERLAN FREIRE DA SILVA ABREU" w:date="2025-07-17T19:06:00Z">
          <w:pPr>
            <w:pStyle w:val="PargrafodaLista"/>
            <w:numPr>
              <w:numId w:val="21"/>
            </w:numPr>
            <w:spacing w:before="240" w:after="240"/>
            <w:ind w:hanging="360"/>
            <w:jc w:val="both"/>
          </w:pPr>
        </w:pPrChange>
      </w:pPr>
      <w:r w:rsidRPr="007A0C21">
        <w:rPr>
          <w:rFonts w:ascii="Arial" w:eastAsia="Arial" w:hAnsi="Arial" w:cs="Arial"/>
          <w:sz w:val="24"/>
          <w:szCs w:val="24"/>
          <w:rPrChange w:id="1175" w:author="EUDERLAN FREIRE DA SILVA ABREU" w:date="2025-07-17T19:05:00Z">
            <w:rPr/>
          </w:rPrChange>
        </w:rPr>
        <w:t>Resposta completa: Resposta fornecida pela IA</w:t>
      </w:r>
      <w:ins w:id="1176" w:author="YASMIN SEREJO LIMA" w:date="2025-06-30T14:28:00Z">
        <w:r w:rsidR="4375A21A" w:rsidRPr="007A0C21">
          <w:rPr>
            <w:rFonts w:ascii="Arial" w:eastAsia="Arial" w:hAnsi="Arial" w:cs="Arial"/>
            <w:sz w:val="24"/>
            <w:szCs w:val="24"/>
            <w:rPrChange w:id="1177" w:author="EUDERLAN FREIRE DA SILVA ABREU" w:date="2025-07-17T19:05:00Z">
              <w:rPr>
                <w:rFonts w:ascii="Arial" w:eastAsia="Arial" w:hAnsi="Arial" w:cs="Arial"/>
                <w:sz w:val="24"/>
                <w:szCs w:val="24"/>
              </w:rPr>
            </w:rPrChange>
          </w:rPr>
          <w:t>.</w:t>
        </w:r>
      </w:ins>
    </w:p>
    <w:p w14:paraId="3E3463FF" w14:textId="4EF6ADCD" w:rsidR="58F6C9FF" w:rsidRPr="007A0C21" w:rsidRDefault="58F6C9FF" w:rsidP="007A0C21">
      <w:pPr>
        <w:pStyle w:val="PargrafodaLista"/>
        <w:numPr>
          <w:ilvl w:val="0"/>
          <w:numId w:val="21"/>
        </w:numPr>
        <w:spacing w:before="240" w:after="240"/>
        <w:jc w:val="both"/>
        <w:rPr>
          <w:rFonts w:ascii="Arial" w:eastAsia="Arial" w:hAnsi="Arial" w:cs="Arial"/>
          <w:sz w:val="24"/>
          <w:szCs w:val="24"/>
          <w:rPrChange w:id="1178" w:author="EUDERLAN FREIRE DA SILVA ABREU" w:date="2025-07-17T19:05:00Z">
            <w:rPr/>
          </w:rPrChange>
        </w:rPr>
        <w:pPrChange w:id="1179" w:author="EUDERLAN FREIRE DA SILVA ABREU" w:date="2025-07-17T19:06:00Z">
          <w:pPr>
            <w:pStyle w:val="PargrafodaLista"/>
            <w:numPr>
              <w:numId w:val="21"/>
            </w:numPr>
            <w:spacing w:before="240" w:after="240"/>
            <w:ind w:hanging="360"/>
            <w:jc w:val="both"/>
          </w:pPr>
        </w:pPrChange>
      </w:pPr>
      <w:r w:rsidRPr="007A0C21">
        <w:rPr>
          <w:rFonts w:ascii="Arial" w:eastAsia="Arial" w:hAnsi="Arial" w:cs="Arial"/>
          <w:sz w:val="24"/>
          <w:szCs w:val="24"/>
          <w:rPrChange w:id="1180" w:author="EUDERLAN FREIRE DA SILVA ABREU" w:date="2025-07-17T19:05:00Z">
            <w:rPr/>
          </w:rPrChange>
        </w:rPr>
        <w:t>Fonte: Documento consultado</w:t>
      </w:r>
      <w:ins w:id="1181" w:author="YASMIN SEREJO LIMA" w:date="2025-06-30T14:28:00Z">
        <w:r w:rsidR="726E6AB6" w:rsidRPr="007A0C21">
          <w:rPr>
            <w:rFonts w:ascii="Arial" w:eastAsia="Arial" w:hAnsi="Arial" w:cs="Arial"/>
            <w:sz w:val="24"/>
            <w:szCs w:val="24"/>
            <w:rPrChange w:id="1182" w:author="EUDERLAN FREIRE DA SILVA ABREU" w:date="2025-07-17T19:05:00Z">
              <w:rPr>
                <w:rFonts w:ascii="Arial" w:eastAsia="Arial" w:hAnsi="Arial" w:cs="Arial"/>
                <w:sz w:val="24"/>
                <w:szCs w:val="24"/>
              </w:rPr>
            </w:rPrChange>
          </w:rPr>
          <w:t>.</w:t>
        </w:r>
      </w:ins>
    </w:p>
    <w:p w14:paraId="4B7D0983" w14:textId="6F79814E" w:rsidR="58F6C9FF" w:rsidRPr="007A0C21" w:rsidRDefault="58F6C9FF" w:rsidP="007A0C21">
      <w:pPr>
        <w:pStyle w:val="PargrafodaLista"/>
        <w:numPr>
          <w:ilvl w:val="0"/>
          <w:numId w:val="21"/>
        </w:numPr>
        <w:spacing w:before="240" w:after="240"/>
        <w:jc w:val="both"/>
        <w:rPr>
          <w:rFonts w:ascii="Arial" w:eastAsia="Arial" w:hAnsi="Arial" w:cs="Arial"/>
          <w:sz w:val="24"/>
          <w:szCs w:val="24"/>
          <w:rPrChange w:id="1183" w:author="EUDERLAN FREIRE DA SILVA ABREU" w:date="2025-07-17T19:05:00Z">
            <w:rPr/>
          </w:rPrChange>
        </w:rPr>
        <w:pPrChange w:id="1184" w:author="EUDERLAN FREIRE DA SILVA ABREU" w:date="2025-07-17T19:06:00Z">
          <w:pPr>
            <w:pStyle w:val="PargrafodaLista"/>
            <w:numPr>
              <w:numId w:val="21"/>
            </w:numPr>
            <w:spacing w:before="240" w:after="240"/>
            <w:ind w:hanging="360"/>
            <w:jc w:val="both"/>
          </w:pPr>
        </w:pPrChange>
      </w:pPr>
      <w:r w:rsidRPr="007A0C21">
        <w:rPr>
          <w:rFonts w:ascii="Arial" w:eastAsia="Arial" w:hAnsi="Arial" w:cs="Arial"/>
          <w:sz w:val="24"/>
          <w:szCs w:val="24"/>
          <w:rPrChange w:id="1185" w:author="EUDERLAN FREIRE DA SILVA ABREU" w:date="2025-07-17T19:05:00Z">
            <w:rPr/>
          </w:rPrChange>
        </w:rPr>
        <w:t>Botão copiar: Para copiar a resposta</w:t>
      </w:r>
      <w:ins w:id="1186" w:author="YASMIN SEREJO LIMA" w:date="2025-06-30T14:28:00Z">
        <w:r w:rsidR="726E6AB6" w:rsidRPr="007A0C21">
          <w:rPr>
            <w:rFonts w:ascii="Arial" w:eastAsia="Arial" w:hAnsi="Arial" w:cs="Arial"/>
            <w:sz w:val="24"/>
            <w:szCs w:val="24"/>
            <w:rPrChange w:id="1187" w:author="EUDERLAN FREIRE DA SILVA ABREU" w:date="2025-07-17T19:05:00Z">
              <w:rPr>
                <w:rFonts w:ascii="Arial" w:eastAsia="Arial" w:hAnsi="Arial" w:cs="Arial"/>
                <w:sz w:val="24"/>
                <w:szCs w:val="24"/>
              </w:rPr>
            </w:rPrChange>
          </w:rPr>
          <w:t>.</w:t>
        </w:r>
      </w:ins>
    </w:p>
    <w:p w14:paraId="7C0D755A" w14:textId="42216188" w:rsidR="58F6C9FF" w:rsidRPr="007A0C21" w:rsidRDefault="58F6C9FF" w:rsidP="007A0C21">
      <w:pPr>
        <w:spacing w:before="240" w:after="240"/>
        <w:jc w:val="both"/>
        <w:rPr>
          <w:rFonts w:ascii="Arial" w:eastAsia="Arial" w:hAnsi="Arial" w:cs="Arial"/>
          <w:sz w:val="24"/>
          <w:szCs w:val="24"/>
          <w:rPrChange w:id="1188" w:author="EUDERLAN FREIRE DA SILVA ABREU" w:date="2025-07-17T19:05:00Z">
            <w:rPr/>
          </w:rPrChange>
        </w:rPr>
        <w:pPrChange w:id="1189" w:author="EUDERLAN FREIRE DA SILVA ABREU" w:date="2025-07-17T19:06:00Z">
          <w:pPr>
            <w:pStyle w:val="PargrafodaLista"/>
            <w:numPr>
              <w:numId w:val="4"/>
            </w:numPr>
            <w:spacing w:before="240" w:after="240"/>
            <w:ind w:hanging="360"/>
          </w:pPr>
        </w:pPrChange>
      </w:pPr>
      <w:r w:rsidRPr="007A0C21">
        <w:rPr>
          <w:rFonts w:ascii="Arial" w:eastAsia="Arial" w:hAnsi="Arial" w:cs="Arial"/>
          <w:sz w:val="24"/>
          <w:szCs w:val="24"/>
          <w:rPrChange w:id="1190" w:author="EUDERLAN FREIRE DA SILVA ABREU" w:date="2025-07-17T19:05:00Z">
            <w:rPr/>
          </w:rPrChange>
        </w:rPr>
        <w:t>Estado Vazio:</w:t>
      </w:r>
    </w:p>
    <w:p w14:paraId="596E30B7" w14:textId="23ACEB63" w:rsidR="58F6C9FF" w:rsidRPr="007A0C21" w:rsidRDefault="58F6C9FF" w:rsidP="007A0C21">
      <w:pPr>
        <w:spacing w:before="240" w:after="240"/>
        <w:jc w:val="both"/>
        <w:rPr>
          <w:rFonts w:ascii="Arial" w:eastAsia="Arial" w:hAnsi="Arial" w:cs="Arial"/>
          <w:sz w:val="24"/>
          <w:szCs w:val="24"/>
          <w:rPrChange w:id="1191" w:author="EUDERLAN FREIRE DA SILVA ABREU" w:date="2025-07-17T19:05:00Z">
            <w:rPr/>
          </w:rPrChange>
        </w:rPr>
        <w:pPrChange w:id="1192" w:author="EUDERLAN FREIRE DA SILVA ABREU" w:date="2025-07-17T19:06:00Z">
          <w:pPr>
            <w:spacing w:before="240" w:after="240"/>
          </w:pPr>
        </w:pPrChange>
      </w:pPr>
      <w:r w:rsidRPr="007A0C21">
        <w:rPr>
          <w:rFonts w:ascii="Arial" w:eastAsia="Arial" w:hAnsi="Arial" w:cs="Arial"/>
          <w:sz w:val="24"/>
          <w:szCs w:val="24"/>
          <w:rPrChange w:id="1193" w:author="EUDERLAN FREIRE DA SILVA ABREU" w:date="2025-07-17T19:05:00Z">
            <w:rPr/>
          </w:rPrChange>
        </w:rPr>
        <w:t>Se não houver histórico:</w:t>
      </w:r>
    </w:p>
    <w:p w14:paraId="3B80BC9E" w14:textId="2192E5A9" w:rsidR="58F6C9FF" w:rsidRPr="007A0C21" w:rsidRDefault="58F6C9FF" w:rsidP="007A0C21">
      <w:pPr>
        <w:pStyle w:val="PargrafodaLista"/>
        <w:numPr>
          <w:ilvl w:val="0"/>
          <w:numId w:val="18"/>
        </w:numPr>
        <w:spacing w:before="240" w:after="240"/>
        <w:jc w:val="both"/>
        <w:rPr>
          <w:rFonts w:ascii="Arial" w:eastAsia="Arial" w:hAnsi="Arial" w:cs="Arial"/>
          <w:sz w:val="24"/>
          <w:szCs w:val="24"/>
          <w:rPrChange w:id="1194" w:author="EUDERLAN FREIRE DA SILVA ABREU" w:date="2025-07-17T19:05:00Z">
            <w:rPr/>
          </w:rPrChange>
        </w:rPr>
        <w:pPrChange w:id="1195" w:author="EUDERLAN FREIRE DA SILVA ABREU" w:date="2025-07-17T19:06:00Z">
          <w:pPr>
            <w:pStyle w:val="PargrafodaLista"/>
            <w:numPr>
              <w:numId w:val="18"/>
            </w:numPr>
            <w:spacing w:before="240" w:after="240"/>
            <w:ind w:hanging="360"/>
            <w:jc w:val="both"/>
          </w:pPr>
        </w:pPrChange>
      </w:pPr>
      <w:r w:rsidRPr="007A0C21">
        <w:rPr>
          <w:rFonts w:ascii="Arial" w:eastAsia="Arial" w:hAnsi="Arial" w:cs="Arial"/>
          <w:sz w:val="24"/>
          <w:szCs w:val="24"/>
          <w:rPrChange w:id="1196" w:author="EUDERLAN FREIRE DA SILVA ABREU" w:date="2025-07-17T19:05:00Z">
            <w:rPr/>
          </w:rPrChange>
        </w:rPr>
        <w:t xml:space="preserve">Ícone de relógio </w:t>
      </w:r>
      <w:del w:id="1197" w:author="YASMIN SEREJO LIMA" w:date="2025-06-30T14:29:00Z">
        <w:r w:rsidRPr="007A0C21">
          <w:rPr>
            <w:rFonts w:ascii="Arial" w:eastAsia="Arial" w:hAnsi="Arial" w:cs="Arial"/>
            <w:sz w:val="24"/>
            <w:szCs w:val="24"/>
            <w:rPrChange w:id="1198" w:author="EUDERLAN FREIRE DA SILVA ABREU" w:date="2025-07-17T19:05:00Z">
              <w:rPr/>
            </w:rPrChange>
          </w:rPr>
          <w:delText xml:space="preserve">grande </w:delText>
        </w:r>
      </w:del>
      <w:ins w:id="1199" w:author="YASMIN SEREJO LIMA" w:date="2025-06-30T14:29:00Z">
        <w:r w:rsidR="4675B41C" w:rsidRPr="007A0C21">
          <w:rPr>
            <w:rFonts w:ascii="Arial" w:eastAsia="Arial" w:hAnsi="Arial" w:cs="Arial"/>
            <w:sz w:val="24"/>
            <w:szCs w:val="24"/>
            <w:rPrChange w:id="1200" w:author="EUDERLAN FREIRE DA SILVA ABREU" w:date="2025-07-17T19:05:00Z">
              <w:rPr>
                <w:rFonts w:ascii="Arial" w:eastAsia="Arial" w:hAnsi="Arial" w:cs="Arial"/>
                <w:sz w:val="24"/>
                <w:szCs w:val="24"/>
              </w:rPr>
            </w:rPrChange>
          </w:rPr>
          <w:t>grande.</w:t>
        </w:r>
      </w:ins>
    </w:p>
    <w:p w14:paraId="0ABBC05A" w14:textId="7BC5EA4E" w:rsidR="58F6C9FF" w:rsidRPr="007A0C21" w:rsidRDefault="58F6C9FF" w:rsidP="007A0C21">
      <w:pPr>
        <w:pStyle w:val="PargrafodaLista"/>
        <w:numPr>
          <w:ilvl w:val="0"/>
          <w:numId w:val="18"/>
        </w:numPr>
        <w:spacing w:before="240" w:after="240"/>
        <w:jc w:val="both"/>
        <w:rPr>
          <w:rFonts w:ascii="Arial" w:eastAsia="Arial" w:hAnsi="Arial" w:cs="Arial"/>
          <w:sz w:val="24"/>
          <w:szCs w:val="24"/>
          <w:rPrChange w:id="1201" w:author="EUDERLAN FREIRE DA SILVA ABREU" w:date="2025-07-17T19:05:00Z">
            <w:rPr/>
          </w:rPrChange>
        </w:rPr>
        <w:pPrChange w:id="1202" w:author="EUDERLAN FREIRE DA SILVA ABREU" w:date="2025-07-17T19:06:00Z">
          <w:pPr>
            <w:pStyle w:val="PargrafodaLista"/>
            <w:numPr>
              <w:numId w:val="18"/>
            </w:numPr>
            <w:spacing w:before="240" w:after="240"/>
            <w:ind w:hanging="360"/>
            <w:jc w:val="both"/>
          </w:pPr>
        </w:pPrChange>
      </w:pPr>
      <w:r w:rsidRPr="007A0C21">
        <w:rPr>
          <w:rFonts w:ascii="Arial" w:eastAsia="Arial" w:hAnsi="Arial" w:cs="Arial"/>
          <w:sz w:val="24"/>
          <w:szCs w:val="24"/>
          <w:rPrChange w:id="1203" w:author="EUDERLAN FREIRE DA SILVA ABREU" w:date="2025-07-17T19:05:00Z">
            <w:rPr/>
          </w:rPrChange>
        </w:rPr>
        <w:t>Me</w:t>
      </w:r>
      <w:r w:rsidR="5DF5F599" w:rsidRPr="007A0C21">
        <w:rPr>
          <w:rFonts w:ascii="Arial" w:eastAsia="Arial" w:hAnsi="Arial" w:cs="Arial"/>
          <w:sz w:val="24"/>
          <w:szCs w:val="24"/>
          <w:rPrChange w:id="1204" w:author="EUDERLAN FREIRE DA SILVA ABREU" w:date="2025-07-17T19:05:00Z">
            <w:rPr/>
          </w:rPrChange>
        </w:rPr>
        <w:t>n</w:t>
      </w:r>
      <w:r w:rsidRPr="007A0C21">
        <w:rPr>
          <w:rFonts w:ascii="Arial" w:eastAsia="Arial" w:hAnsi="Arial" w:cs="Arial"/>
          <w:sz w:val="24"/>
          <w:szCs w:val="24"/>
          <w:rPrChange w:id="1205" w:author="EUDERLAN FREIRE DA SILVA ABREU" w:date="2025-07-17T19:05:00Z">
            <w:rPr/>
          </w:rPrChange>
        </w:rPr>
        <w:t>sagem: “Nenhuma consulta realizada</w:t>
      </w:r>
      <w:r w:rsidR="584B10DC" w:rsidRPr="007A0C21">
        <w:rPr>
          <w:rFonts w:ascii="Arial" w:eastAsia="Arial" w:hAnsi="Arial" w:cs="Arial"/>
          <w:sz w:val="24"/>
          <w:szCs w:val="24"/>
          <w:rPrChange w:id="1206" w:author="EUDERLAN FREIRE DA SILVA ABREU" w:date="2025-07-17T19:05:00Z">
            <w:rPr/>
          </w:rPrChange>
        </w:rPr>
        <w:t>”</w:t>
      </w:r>
      <w:ins w:id="1207" w:author="YASMIN SEREJO LIMA" w:date="2025-06-30T14:28:00Z">
        <w:r w:rsidR="25C5B644" w:rsidRPr="007A0C21">
          <w:rPr>
            <w:rFonts w:ascii="Arial" w:eastAsia="Arial" w:hAnsi="Arial" w:cs="Arial"/>
            <w:sz w:val="24"/>
            <w:szCs w:val="24"/>
            <w:rPrChange w:id="1208" w:author="EUDERLAN FREIRE DA SILVA ABREU" w:date="2025-07-17T19:05:00Z">
              <w:rPr>
                <w:rFonts w:ascii="Arial" w:eastAsia="Arial" w:hAnsi="Arial" w:cs="Arial"/>
                <w:sz w:val="24"/>
                <w:szCs w:val="24"/>
              </w:rPr>
            </w:rPrChange>
          </w:rPr>
          <w:t>.</w:t>
        </w:r>
      </w:ins>
    </w:p>
    <w:p w14:paraId="64EA0FC0" w14:textId="153A9ED7" w:rsidR="58F6C9FF" w:rsidRPr="007A0C21" w:rsidRDefault="584B10DC" w:rsidP="007A0C21">
      <w:pPr>
        <w:pStyle w:val="PargrafodaLista"/>
        <w:numPr>
          <w:ilvl w:val="0"/>
          <w:numId w:val="18"/>
        </w:numPr>
        <w:spacing w:before="240" w:after="240"/>
        <w:jc w:val="both"/>
        <w:rPr>
          <w:ins w:id="1209" w:author="YASMIN SEREJO LIMA" w:date="2025-06-30T13:10:00Z"/>
          <w:rFonts w:ascii="Arial" w:eastAsia="Arial" w:hAnsi="Arial" w:cs="Arial"/>
          <w:sz w:val="24"/>
          <w:szCs w:val="24"/>
          <w:rPrChange w:id="1210" w:author="EUDERLAN FREIRE DA SILVA ABREU" w:date="2025-07-17T19:05:00Z">
            <w:rPr>
              <w:ins w:id="1211" w:author="YASMIN SEREJO LIMA" w:date="2025-06-30T13:10:00Z"/>
              <w:rFonts w:ascii="Arial" w:eastAsia="Arial" w:hAnsi="Arial" w:cs="Arial"/>
            </w:rPr>
          </w:rPrChange>
        </w:rPr>
        <w:pPrChange w:id="1212" w:author="EUDERLAN FREIRE DA SILVA ABREU" w:date="2025-07-17T19:06:00Z">
          <w:pPr>
            <w:pStyle w:val="PargrafodaLista"/>
            <w:numPr>
              <w:numId w:val="18"/>
            </w:numPr>
            <w:spacing w:before="240" w:after="240"/>
            <w:ind w:hanging="360"/>
            <w:jc w:val="both"/>
          </w:pPr>
        </w:pPrChange>
      </w:pPr>
      <w:r w:rsidRPr="007A0C21">
        <w:rPr>
          <w:rFonts w:ascii="Arial" w:eastAsia="Arial" w:hAnsi="Arial" w:cs="Arial"/>
          <w:sz w:val="24"/>
          <w:szCs w:val="24"/>
          <w:rPrChange w:id="1213" w:author="EUDERLAN FREIRE DA SILVA ABREU" w:date="2025-07-17T19:05:00Z">
            <w:rPr/>
          </w:rPrChange>
        </w:rPr>
        <w:t>Explicação: “Suas consultas anteriores aparecerão aqui para f</w:t>
      </w:r>
      <w:r w:rsidR="452EE139" w:rsidRPr="007A0C21">
        <w:rPr>
          <w:rFonts w:ascii="Arial" w:eastAsia="Arial" w:hAnsi="Arial" w:cs="Arial"/>
          <w:sz w:val="24"/>
          <w:szCs w:val="24"/>
          <w:rPrChange w:id="1214" w:author="EUDERLAN FREIRE DA SILVA ABREU" w:date="2025-07-17T19:05:00Z">
            <w:rPr/>
          </w:rPrChange>
        </w:rPr>
        <w:t>ácil</w:t>
      </w:r>
      <w:r w:rsidRPr="007A0C21">
        <w:rPr>
          <w:rFonts w:ascii="Arial" w:eastAsia="Arial" w:hAnsi="Arial" w:cs="Arial"/>
          <w:sz w:val="24"/>
          <w:szCs w:val="24"/>
          <w:rPrChange w:id="1215" w:author="EUDERLAN FREIRE DA SILVA ABREU" w:date="2025-07-17T19:05:00Z">
            <w:rPr/>
          </w:rPrChange>
        </w:rPr>
        <w:t xml:space="preserve"> acesso e refer</w:t>
      </w:r>
      <w:r w:rsidR="09572358" w:rsidRPr="007A0C21">
        <w:rPr>
          <w:rFonts w:ascii="Arial" w:eastAsia="Arial" w:hAnsi="Arial" w:cs="Arial"/>
          <w:sz w:val="24"/>
          <w:szCs w:val="24"/>
          <w:rPrChange w:id="1216" w:author="EUDERLAN FREIRE DA SILVA ABREU" w:date="2025-07-17T19:05:00Z">
            <w:rPr/>
          </w:rPrChange>
        </w:rPr>
        <w:t>ência</w:t>
      </w:r>
      <w:r w:rsidRPr="007A0C21">
        <w:rPr>
          <w:rFonts w:ascii="Arial" w:eastAsia="Arial" w:hAnsi="Arial" w:cs="Arial"/>
          <w:sz w:val="24"/>
          <w:szCs w:val="24"/>
          <w:rPrChange w:id="1217" w:author="EUDERLAN FREIRE DA SILVA ABREU" w:date="2025-07-17T19:05:00Z">
            <w:rPr/>
          </w:rPrChange>
        </w:rPr>
        <w:t>”</w:t>
      </w:r>
      <w:ins w:id="1218" w:author="YASMIN SEREJO LIMA" w:date="2025-06-30T14:28:00Z">
        <w:r w:rsidR="7F0C7439" w:rsidRPr="007A0C21">
          <w:rPr>
            <w:rFonts w:ascii="Arial" w:eastAsia="Arial" w:hAnsi="Arial" w:cs="Arial"/>
            <w:sz w:val="24"/>
            <w:szCs w:val="24"/>
            <w:rPrChange w:id="1219" w:author="EUDERLAN FREIRE DA SILVA ABREU" w:date="2025-07-17T19:05:00Z">
              <w:rPr>
                <w:rFonts w:ascii="Arial" w:eastAsia="Arial" w:hAnsi="Arial" w:cs="Arial"/>
                <w:sz w:val="24"/>
                <w:szCs w:val="24"/>
              </w:rPr>
            </w:rPrChange>
          </w:rPr>
          <w:t>.</w:t>
        </w:r>
      </w:ins>
    </w:p>
    <w:p w14:paraId="0CAD499F" w14:textId="757F2C46" w:rsidR="00D92B1A" w:rsidRPr="007A0C21" w:rsidRDefault="003124C4" w:rsidP="007A0C21">
      <w:pPr>
        <w:pStyle w:val="Ttulo1"/>
        <w:rPr>
          <w:ins w:id="1220" w:author="EUDERLAN FREIRE DA SILVA ABREU" w:date="2025-07-17T18:59:00Z"/>
          <w:rFonts w:ascii="Arial" w:hAnsi="Arial" w:cs="Arial"/>
          <w:b/>
          <w:bCs/>
          <w:rPrChange w:id="1221" w:author="EUDERLAN FREIRE DA SILVA ABREU" w:date="2025-07-17T19:09:00Z">
            <w:rPr>
              <w:ins w:id="1222" w:author="EUDERLAN FREIRE DA SILVA ABREU" w:date="2025-07-17T18:59:00Z"/>
            </w:rPr>
          </w:rPrChange>
        </w:rPr>
        <w:pPrChange w:id="1223" w:author="EUDERLAN FREIRE DA SILVA ABREU" w:date="2025-07-17T19:09:00Z">
          <w:pPr>
            <w:ind w:left="360"/>
          </w:pPr>
        </w:pPrChange>
      </w:pPr>
      <w:bookmarkStart w:id="1224" w:name="_Toc203674708"/>
      <w:ins w:id="1225" w:author="EUDERLAN FREIRE DA SILVA ABREU" w:date="2025-07-09T14:28:00Z">
        <w:r w:rsidRPr="007A0C21">
          <w:rPr>
            <w:rFonts w:ascii="Arial" w:hAnsi="Arial" w:cs="Arial"/>
            <w:b/>
            <w:bCs/>
            <w:rPrChange w:id="1226" w:author="EUDERLAN FREIRE DA SILVA ABREU" w:date="2025-07-17T19:05:00Z">
              <w:rPr/>
            </w:rPrChange>
          </w:rPr>
          <w:lastRenderedPageBreak/>
          <w:t xml:space="preserve">5 </w:t>
        </w:r>
      </w:ins>
      <w:ins w:id="1227" w:author="EUDERLAN FREIRE DA SILVA ABREU" w:date="2025-07-09T13:46:00Z">
        <w:r w:rsidR="009621A3" w:rsidRPr="007A0C21">
          <w:rPr>
            <w:rFonts w:ascii="Arial" w:hAnsi="Arial" w:cs="Arial"/>
            <w:b/>
            <w:bCs/>
            <w:rPrChange w:id="1228" w:author="EUDERLAN FREIRE DA SILVA ABREU" w:date="2025-07-17T19:05:00Z">
              <w:rPr>
                <w:rFonts w:ascii="Segoe UI Emoji" w:hAnsi="Segoe UI Emoji" w:cs="Segoe UI Emoji"/>
              </w:rPr>
            </w:rPrChange>
          </w:rPr>
          <w:t>Tela</w:t>
        </w:r>
      </w:ins>
      <w:ins w:id="1229" w:author="EUDERLAN FREIRE DA SILVA ABREU" w:date="2025-07-09T13:45:00Z">
        <w:r w:rsidR="009621A3" w:rsidRPr="007A0C21">
          <w:rPr>
            <w:rFonts w:ascii="Arial" w:hAnsi="Arial" w:cs="Arial"/>
            <w:b/>
            <w:bCs/>
            <w:rPrChange w:id="1230" w:author="EUDERLAN FREIRE DA SILVA ABREU" w:date="2025-07-17T19:05:00Z">
              <w:rPr/>
            </w:rPrChange>
          </w:rPr>
          <w:t xml:space="preserve"> Sistema de Solicitação de Admin</w:t>
        </w:r>
        <w:bookmarkEnd w:id="1224"/>
        <w:r w:rsidR="009621A3" w:rsidRPr="007A0C21">
          <w:rPr>
            <w:rFonts w:ascii="Arial" w:hAnsi="Arial" w:cs="Arial"/>
            <w:b/>
            <w:bCs/>
            <w:rPrChange w:id="1231" w:author="EUDERLAN FREIRE DA SILVA ABREU" w:date="2025-07-17T19:05:00Z">
              <w:rPr/>
            </w:rPrChange>
          </w:rPr>
          <w:t xml:space="preserve"> </w:t>
        </w:r>
      </w:ins>
    </w:p>
    <w:p w14:paraId="6EEDFEBF" w14:textId="6E483218" w:rsidR="00D92B1A" w:rsidRPr="007A0C21" w:rsidRDefault="00D92B1A" w:rsidP="007A0C21">
      <w:pPr>
        <w:pStyle w:val="Legenda"/>
        <w:keepNext/>
        <w:spacing w:before="240"/>
        <w:jc w:val="center"/>
        <w:rPr>
          <w:ins w:id="1232" w:author="EUDERLAN FREIRE DA SILVA ABREU" w:date="2025-07-17T18:59:00Z"/>
          <w:rFonts w:ascii="Arial" w:hAnsi="Arial" w:cs="Arial"/>
          <w:i w:val="0"/>
          <w:iCs w:val="0"/>
          <w:color w:val="000000" w:themeColor="text1"/>
          <w:sz w:val="24"/>
          <w:szCs w:val="24"/>
          <w:rPrChange w:id="1233" w:author="EUDERLAN FREIRE DA SILVA ABREU" w:date="2025-07-17T19:05:00Z">
            <w:rPr>
              <w:ins w:id="1234" w:author="EUDERLAN FREIRE DA SILVA ABREU" w:date="2025-07-17T18:59:00Z"/>
            </w:rPr>
          </w:rPrChange>
        </w:rPr>
        <w:pPrChange w:id="1235" w:author="EUDERLAN FREIRE DA SILVA ABREU" w:date="2025-07-17T19:06:00Z">
          <w:pPr>
            <w:pStyle w:val="Legenda"/>
          </w:pPr>
        </w:pPrChange>
      </w:pPr>
      <w:ins w:id="1236" w:author="EUDERLAN FREIRE DA SILVA ABREU" w:date="2025-07-17T18:59:00Z">
        <w:r w:rsidRPr="007A0C21">
          <w:rPr>
            <w:rFonts w:ascii="Arial" w:hAnsi="Arial" w:cs="Arial"/>
            <w:i w:val="0"/>
            <w:iCs w:val="0"/>
            <w:color w:val="000000" w:themeColor="text1"/>
            <w:sz w:val="24"/>
            <w:szCs w:val="24"/>
            <w:rPrChange w:id="1237" w:author="EUDERLAN FREIRE DA SILVA ABREU" w:date="2025-07-17T19:05:00Z">
              <w:rPr/>
            </w:rPrChange>
          </w:rPr>
          <w:t xml:space="preserve">Figura </w:t>
        </w:r>
        <w:r w:rsidRPr="007A0C21">
          <w:rPr>
            <w:rFonts w:ascii="Arial" w:hAnsi="Arial" w:cs="Arial"/>
            <w:i w:val="0"/>
            <w:iCs w:val="0"/>
            <w:color w:val="000000" w:themeColor="text1"/>
            <w:sz w:val="24"/>
            <w:szCs w:val="24"/>
            <w:rPrChange w:id="1238" w:author="EUDERLAN FREIRE DA SILVA ABREU" w:date="2025-07-17T19:05:00Z">
              <w:rPr/>
            </w:rPrChange>
          </w:rPr>
          <w:fldChar w:fldCharType="begin"/>
        </w:r>
        <w:r w:rsidRPr="007A0C21">
          <w:rPr>
            <w:rFonts w:ascii="Arial" w:hAnsi="Arial" w:cs="Arial"/>
            <w:i w:val="0"/>
            <w:iCs w:val="0"/>
            <w:color w:val="000000" w:themeColor="text1"/>
            <w:sz w:val="24"/>
            <w:szCs w:val="24"/>
            <w:rPrChange w:id="1239"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1240" w:author="EUDERLAN FREIRE DA SILVA ABREU" w:date="2025-07-17T19:05:00Z">
            <w:rPr/>
          </w:rPrChange>
        </w:rPr>
        <w:fldChar w:fldCharType="separate"/>
      </w:r>
      <w:ins w:id="1241" w:author="EUDERLAN FREIRE DA SILVA ABREU" w:date="2025-07-17T20:02:00Z">
        <w:r w:rsidR="00D81F7F">
          <w:rPr>
            <w:rFonts w:ascii="Arial" w:hAnsi="Arial" w:cs="Arial"/>
            <w:i w:val="0"/>
            <w:iCs w:val="0"/>
            <w:noProof/>
            <w:color w:val="000000" w:themeColor="text1"/>
            <w:sz w:val="24"/>
            <w:szCs w:val="24"/>
          </w:rPr>
          <w:t>5</w:t>
        </w:r>
      </w:ins>
      <w:ins w:id="1242" w:author="EUDERLAN FREIRE DA SILVA ABREU" w:date="2025-07-17T18:59:00Z">
        <w:r w:rsidRPr="007A0C21">
          <w:rPr>
            <w:rFonts w:ascii="Arial" w:hAnsi="Arial" w:cs="Arial"/>
            <w:i w:val="0"/>
            <w:iCs w:val="0"/>
            <w:color w:val="000000" w:themeColor="text1"/>
            <w:sz w:val="24"/>
            <w:szCs w:val="24"/>
            <w:rPrChange w:id="1243" w:author="EUDERLAN FREIRE DA SILVA ABREU" w:date="2025-07-17T19:05:00Z">
              <w:rPr/>
            </w:rPrChange>
          </w:rPr>
          <w:fldChar w:fldCharType="end"/>
        </w:r>
        <w:r w:rsidRPr="007A0C21">
          <w:rPr>
            <w:rFonts w:ascii="Arial" w:hAnsi="Arial" w:cs="Arial"/>
            <w:i w:val="0"/>
            <w:iCs w:val="0"/>
            <w:color w:val="000000" w:themeColor="text1"/>
            <w:sz w:val="24"/>
            <w:szCs w:val="24"/>
            <w:rPrChange w:id="1244" w:author="EUDERLAN FREIRE DA SILVA ABREU" w:date="2025-07-17T19:05:00Z">
              <w:rPr/>
            </w:rPrChange>
          </w:rPr>
          <w:t xml:space="preserve"> - Tela de solicitação de admin</w:t>
        </w:r>
      </w:ins>
    </w:p>
    <w:p w14:paraId="0322F2EC" w14:textId="7AFB104D" w:rsidR="009621A3" w:rsidRPr="007A0C21" w:rsidRDefault="00D32CEE" w:rsidP="007A0C21">
      <w:pPr>
        <w:spacing w:before="240"/>
        <w:ind w:left="360"/>
        <w:rPr>
          <w:ins w:id="1245" w:author="EUDERLAN FREIRE DA SILVA ABREU" w:date="2025-07-09T13:45:00Z"/>
          <w:rFonts w:ascii="Arial" w:hAnsi="Arial" w:cs="Arial"/>
          <w:sz w:val="24"/>
          <w:szCs w:val="24"/>
          <w:rPrChange w:id="1246" w:author="EUDERLAN FREIRE DA SILVA ABREU" w:date="2025-07-17T19:05:00Z">
            <w:rPr>
              <w:ins w:id="1247" w:author="EUDERLAN FREIRE DA SILVA ABREU" w:date="2025-07-09T13:45:00Z"/>
            </w:rPr>
          </w:rPrChange>
        </w:rPr>
        <w:pPrChange w:id="1248" w:author="EUDERLAN FREIRE DA SILVA ABREU" w:date="2025-07-17T19:06:00Z">
          <w:pPr>
            <w:pStyle w:val="Ttulo2"/>
          </w:pPr>
        </w:pPrChange>
      </w:pPr>
      <w:ins w:id="1249" w:author="EUDERLAN FREIRE DA SILVA ABREU" w:date="2025-07-09T14:16:00Z">
        <w:r w:rsidRPr="007A0C21">
          <w:rPr>
            <w:rFonts w:ascii="Arial" w:hAnsi="Arial" w:cs="Arial"/>
            <w:noProof/>
            <w:rPrChange w:id="1250" w:author="EUDERLAN FREIRE DA SILVA ABREU" w:date="2025-07-17T19:05:00Z">
              <w:rPr>
                <w:noProof/>
              </w:rPr>
            </w:rPrChange>
          </w:rPr>
          <w:drawing>
            <wp:inline distT="0" distB="0" distL="0" distR="0" wp14:anchorId="0BF4F43C" wp14:editId="5DDF808B">
              <wp:extent cx="5400040" cy="2543348"/>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8" cstate="print">
                        <a:extLst>
                          <a:ext uri="{28A0092B-C50C-407E-A947-70E740481C1C}">
                            <a14:useLocalDpi xmlns:a14="http://schemas.microsoft.com/office/drawing/2010/main" val="0"/>
                          </a:ext>
                        </a:extLst>
                      </a:blip>
                      <a:srcRect t="11349"/>
                      <a:stretch/>
                    </pic:blipFill>
                    <pic:spPr bwMode="auto">
                      <a:xfrm>
                        <a:off x="0" y="0"/>
                        <a:ext cx="5400040" cy="2543348"/>
                      </a:xfrm>
                      <a:prstGeom prst="rect">
                        <a:avLst/>
                      </a:prstGeom>
                      <a:ln>
                        <a:noFill/>
                      </a:ln>
                      <a:extLst>
                        <a:ext uri="{53640926-AAD7-44D8-BBD7-CCE9431645EC}">
                          <a14:shadowObscured xmlns:a14="http://schemas.microsoft.com/office/drawing/2010/main"/>
                        </a:ext>
                      </a:extLst>
                    </pic:spPr>
                  </pic:pic>
                </a:graphicData>
              </a:graphic>
            </wp:inline>
          </w:drawing>
        </w:r>
      </w:ins>
    </w:p>
    <w:p w14:paraId="7019AD8E" w14:textId="1FF73174" w:rsidR="009621A3" w:rsidRPr="007A0C21" w:rsidRDefault="004C02DD" w:rsidP="004C02DD">
      <w:pPr>
        <w:pStyle w:val="Ttulo2"/>
        <w:rPr>
          <w:ins w:id="1251" w:author="EUDERLAN FREIRE DA SILVA ABREU" w:date="2025-07-09T13:45:00Z"/>
          <w:rPrChange w:id="1252" w:author="EUDERLAN FREIRE DA SILVA ABREU" w:date="2025-07-17T19:05:00Z">
            <w:rPr>
              <w:ins w:id="1253" w:author="EUDERLAN FREIRE DA SILVA ABREU" w:date="2025-07-09T13:45:00Z"/>
            </w:rPr>
          </w:rPrChange>
        </w:rPr>
        <w:pPrChange w:id="1254" w:author="EUDERLAN FREIRE DA SILVA ABREU" w:date="2025-07-17T19:36:00Z">
          <w:pPr>
            <w:pStyle w:val="Ttulo4"/>
          </w:pPr>
        </w:pPrChange>
      </w:pPr>
      <w:bookmarkStart w:id="1255" w:name="_Toc203674709"/>
      <w:ins w:id="1256" w:author="EUDERLAN FREIRE DA SILVA ABREU" w:date="2025-07-17T19:36:00Z">
        <w:r>
          <w:t xml:space="preserve">5.1 </w:t>
        </w:r>
      </w:ins>
      <w:ins w:id="1257" w:author="EUDERLAN FREIRE DA SILVA ABREU" w:date="2025-07-09T13:45:00Z">
        <w:r w:rsidR="009621A3" w:rsidRPr="007A0C21">
          <w:rPr>
            <w:rPrChange w:id="1258" w:author="EUDERLAN FREIRE DA SILVA ABREU" w:date="2025-07-17T19:05:00Z">
              <w:rPr/>
            </w:rPrChange>
          </w:rPr>
          <w:t>Como Solicitar Privilégios de Admin</w:t>
        </w:r>
      </w:ins>
      <w:ins w:id="1259" w:author="EUDERLAN FREIRE DA SILVA ABREU" w:date="2025-07-17T18:59:00Z">
        <w:r w:rsidR="00D92B1A" w:rsidRPr="007A0C21">
          <w:rPr>
            <w:rPrChange w:id="1260" w:author="EUDERLAN FREIRE DA SILVA ABREU" w:date="2025-07-17T19:05:00Z">
              <w:rPr>
                <w:b w:val="0"/>
                <w:bCs w:val="0"/>
              </w:rPr>
            </w:rPrChange>
          </w:rPr>
          <w:t>:</w:t>
        </w:r>
      </w:ins>
      <w:bookmarkEnd w:id="1255"/>
    </w:p>
    <w:p w14:paraId="24241434" w14:textId="77777777" w:rsidR="009621A3" w:rsidRPr="007A0C21" w:rsidRDefault="009621A3" w:rsidP="007A0C21">
      <w:pPr>
        <w:pStyle w:val="whitespace-normal"/>
        <w:numPr>
          <w:ilvl w:val="0"/>
          <w:numId w:val="45"/>
        </w:numPr>
        <w:spacing w:before="240" w:beforeAutospacing="0"/>
        <w:jc w:val="both"/>
        <w:rPr>
          <w:ins w:id="1261" w:author="EUDERLAN FREIRE DA SILVA ABREU" w:date="2025-07-09T13:45:00Z"/>
          <w:rFonts w:ascii="Arial" w:hAnsi="Arial" w:cs="Arial"/>
          <w:color w:val="000000" w:themeColor="text1"/>
          <w:rPrChange w:id="1262" w:author="EUDERLAN FREIRE DA SILVA ABREU" w:date="2025-07-17T19:05:00Z">
            <w:rPr>
              <w:ins w:id="1263" w:author="EUDERLAN FREIRE DA SILVA ABREU" w:date="2025-07-09T13:45:00Z"/>
            </w:rPr>
          </w:rPrChange>
        </w:rPr>
        <w:pPrChange w:id="1264" w:author="EUDERLAN FREIRE DA SILVA ABREU" w:date="2025-07-17T19:06:00Z">
          <w:pPr>
            <w:pStyle w:val="whitespace-normal"/>
            <w:numPr>
              <w:numId w:val="45"/>
            </w:numPr>
            <w:tabs>
              <w:tab w:val="num" w:pos="720"/>
            </w:tabs>
            <w:ind w:left="720" w:hanging="360"/>
          </w:pPr>
        </w:pPrChange>
      </w:pPr>
      <w:ins w:id="1265" w:author="EUDERLAN FREIRE DA SILVA ABREU" w:date="2025-07-09T13:45:00Z">
        <w:r w:rsidRPr="007A0C21">
          <w:rPr>
            <w:rStyle w:val="Forte"/>
            <w:rFonts w:ascii="Arial" w:hAnsi="Arial" w:cs="Arial"/>
            <w:color w:val="000000" w:themeColor="text1"/>
            <w:rPrChange w:id="1266" w:author="EUDERLAN FREIRE DA SILVA ABREU" w:date="2025-07-17T19:05:00Z">
              <w:rPr>
                <w:rStyle w:val="Forte"/>
              </w:rPr>
            </w:rPrChange>
          </w:rPr>
          <w:t>Localizar o Botão</w:t>
        </w:r>
        <w:r w:rsidRPr="007A0C21">
          <w:rPr>
            <w:rFonts w:ascii="Arial" w:hAnsi="Arial" w:cs="Arial"/>
            <w:color w:val="000000" w:themeColor="text1"/>
            <w:rPrChange w:id="1267" w:author="EUDERLAN FREIRE DA SILVA ABREU" w:date="2025-07-17T19:05:00Z">
              <w:rPr/>
            </w:rPrChange>
          </w:rPr>
          <w:t>: No cabeçalho do chat (ícone de escudo amarelo)</w:t>
        </w:r>
      </w:ins>
    </w:p>
    <w:p w14:paraId="1727CCDC" w14:textId="77777777" w:rsidR="009621A3" w:rsidRPr="007A0C21" w:rsidRDefault="009621A3" w:rsidP="007A0C21">
      <w:pPr>
        <w:pStyle w:val="whitespace-normal"/>
        <w:numPr>
          <w:ilvl w:val="0"/>
          <w:numId w:val="45"/>
        </w:numPr>
        <w:spacing w:before="240" w:beforeAutospacing="0"/>
        <w:jc w:val="both"/>
        <w:rPr>
          <w:ins w:id="1268" w:author="EUDERLAN FREIRE DA SILVA ABREU" w:date="2025-07-09T13:45:00Z"/>
          <w:rFonts w:ascii="Arial" w:hAnsi="Arial" w:cs="Arial"/>
          <w:color w:val="000000" w:themeColor="text1"/>
          <w:rPrChange w:id="1269" w:author="EUDERLAN FREIRE DA SILVA ABREU" w:date="2025-07-17T19:05:00Z">
            <w:rPr>
              <w:ins w:id="1270" w:author="EUDERLAN FREIRE DA SILVA ABREU" w:date="2025-07-09T13:45:00Z"/>
            </w:rPr>
          </w:rPrChange>
        </w:rPr>
        <w:pPrChange w:id="1271" w:author="EUDERLAN FREIRE DA SILVA ABREU" w:date="2025-07-17T19:06:00Z">
          <w:pPr>
            <w:pStyle w:val="whitespace-normal"/>
            <w:numPr>
              <w:numId w:val="45"/>
            </w:numPr>
            <w:tabs>
              <w:tab w:val="num" w:pos="720"/>
            </w:tabs>
            <w:ind w:left="720" w:hanging="360"/>
          </w:pPr>
        </w:pPrChange>
      </w:pPr>
      <w:ins w:id="1272" w:author="EUDERLAN FREIRE DA SILVA ABREU" w:date="2025-07-09T13:45:00Z">
        <w:r w:rsidRPr="007A0C21">
          <w:rPr>
            <w:rStyle w:val="Forte"/>
            <w:rFonts w:ascii="Arial" w:hAnsi="Arial" w:cs="Arial"/>
            <w:color w:val="000000" w:themeColor="text1"/>
            <w:rPrChange w:id="1273" w:author="EUDERLAN FREIRE DA SILVA ABREU" w:date="2025-07-17T19:05:00Z">
              <w:rPr>
                <w:rStyle w:val="Forte"/>
              </w:rPr>
            </w:rPrChange>
          </w:rPr>
          <w:t>Clicar em "Solicitar Admin"</w:t>
        </w:r>
      </w:ins>
    </w:p>
    <w:p w14:paraId="6CEACFB6" w14:textId="77777777" w:rsidR="009621A3" w:rsidRPr="007A0C21" w:rsidRDefault="009621A3" w:rsidP="007A0C21">
      <w:pPr>
        <w:pStyle w:val="whitespace-normal"/>
        <w:numPr>
          <w:ilvl w:val="0"/>
          <w:numId w:val="45"/>
        </w:numPr>
        <w:spacing w:before="240" w:beforeAutospacing="0"/>
        <w:jc w:val="both"/>
        <w:rPr>
          <w:ins w:id="1274" w:author="EUDERLAN FREIRE DA SILVA ABREU" w:date="2025-07-09T13:45:00Z"/>
          <w:rFonts w:ascii="Arial" w:hAnsi="Arial" w:cs="Arial"/>
          <w:color w:val="000000" w:themeColor="text1"/>
          <w:rPrChange w:id="1275" w:author="EUDERLAN FREIRE DA SILVA ABREU" w:date="2025-07-17T19:05:00Z">
            <w:rPr>
              <w:ins w:id="1276" w:author="EUDERLAN FREIRE DA SILVA ABREU" w:date="2025-07-09T13:45:00Z"/>
            </w:rPr>
          </w:rPrChange>
        </w:rPr>
        <w:pPrChange w:id="1277" w:author="EUDERLAN FREIRE DA SILVA ABREU" w:date="2025-07-17T19:06:00Z">
          <w:pPr>
            <w:pStyle w:val="whitespace-normal"/>
            <w:numPr>
              <w:numId w:val="45"/>
            </w:numPr>
            <w:tabs>
              <w:tab w:val="num" w:pos="720"/>
            </w:tabs>
            <w:ind w:left="720" w:hanging="360"/>
          </w:pPr>
        </w:pPrChange>
      </w:pPr>
      <w:ins w:id="1278" w:author="EUDERLAN FREIRE DA SILVA ABREU" w:date="2025-07-09T13:45:00Z">
        <w:r w:rsidRPr="007A0C21">
          <w:rPr>
            <w:rStyle w:val="Forte"/>
            <w:rFonts w:ascii="Arial" w:hAnsi="Arial" w:cs="Arial"/>
            <w:color w:val="000000" w:themeColor="text1"/>
            <w:rPrChange w:id="1279" w:author="EUDERLAN FREIRE DA SILVA ABREU" w:date="2025-07-17T19:05:00Z">
              <w:rPr>
                <w:rStyle w:val="Forte"/>
              </w:rPr>
            </w:rPrChange>
          </w:rPr>
          <w:t>Preencher Justificativa</w:t>
        </w:r>
        <w:r w:rsidRPr="007A0C21">
          <w:rPr>
            <w:rFonts w:ascii="Arial" w:hAnsi="Arial" w:cs="Arial"/>
            <w:color w:val="000000" w:themeColor="text1"/>
            <w:rPrChange w:id="1280" w:author="EUDERLAN FREIRE DA SILVA ABREU" w:date="2025-07-17T19:05:00Z">
              <w:rPr/>
            </w:rPrChange>
          </w:rPr>
          <w:t xml:space="preserve">: </w:t>
        </w:r>
      </w:ins>
    </w:p>
    <w:p w14:paraId="072F7760" w14:textId="77777777" w:rsidR="009621A3" w:rsidRPr="007A0C21" w:rsidRDefault="009621A3" w:rsidP="007A0C21">
      <w:pPr>
        <w:pStyle w:val="whitespace-normal"/>
        <w:numPr>
          <w:ilvl w:val="1"/>
          <w:numId w:val="45"/>
        </w:numPr>
        <w:spacing w:before="240" w:beforeAutospacing="0"/>
        <w:jc w:val="both"/>
        <w:rPr>
          <w:ins w:id="1281" w:author="EUDERLAN FREIRE DA SILVA ABREU" w:date="2025-07-09T13:45:00Z"/>
          <w:rFonts w:ascii="Arial" w:hAnsi="Arial" w:cs="Arial"/>
          <w:color w:val="000000" w:themeColor="text1"/>
          <w:rPrChange w:id="1282" w:author="EUDERLAN FREIRE DA SILVA ABREU" w:date="2025-07-17T19:05:00Z">
            <w:rPr>
              <w:ins w:id="1283" w:author="EUDERLAN FREIRE DA SILVA ABREU" w:date="2025-07-09T13:45:00Z"/>
            </w:rPr>
          </w:rPrChange>
        </w:rPr>
        <w:pPrChange w:id="1284" w:author="EUDERLAN FREIRE DA SILVA ABREU" w:date="2025-07-17T19:06:00Z">
          <w:pPr>
            <w:pStyle w:val="whitespace-normal"/>
            <w:numPr>
              <w:ilvl w:val="1"/>
              <w:numId w:val="45"/>
            </w:numPr>
            <w:tabs>
              <w:tab w:val="num" w:pos="1440"/>
            </w:tabs>
            <w:ind w:left="1440" w:hanging="360"/>
          </w:pPr>
        </w:pPrChange>
      </w:pPr>
      <w:ins w:id="1285" w:author="EUDERLAN FREIRE DA SILVA ABREU" w:date="2025-07-09T13:45:00Z">
        <w:r w:rsidRPr="007A0C21">
          <w:rPr>
            <w:rFonts w:ascii="Arial" w:hAnsi="Arial" w:cs="Arial"/>
            <w:color w:val="000000" w:themeColor="text1"/>
            <w:rPrChange w:id="1286" w:author="EUDERLAN FREIRE DA SILVA ABREU" w:date="2025-07-17T19:05:00Z">
              <w:rPr/>
            </w:rPrChange>
          </w:rPr>
          <w:t>Explique por que precisa de privilégios administrativos</w:t>
        </w:r>
      </w:ins>
    </w:p>
    <w:p w14:paraId="430353E6" w14:textId="77777777" w:rsidR="009621A3" w:rsidRPr="007A0C21" w:rsidRDefault="009621A3" w:rsidP="007A0C21">
      <w:pPr>
        <w:pStyle w:val="whitespace-normal"/>
        <w:numPr>
          <w:ilvl w:val="1"/>
          <w:numId w:val="45"/>
        </w:numPr>
        <w:spacing w:before="240" w:beforeAutospacing="0"/>
        <w:jc w:val="both"/>
        <w:rPr>
          <w:ins w:id="1287" w:author="EUDERLAN FREIRE DA SILVA ABREU" w:date="2025-07-09T13:45:00Z"/>
          <w:rFonts w:ascii="Arial" w:hAnsi="Arial" w:cs="Arial"/>
          <w:color w:val="000000" w:themeColor="text1"/>
          <w:rPrChange w:id="1288" w:author="EUDERLAN FREIRE DA SILVA ABREU" w:date="2025-07-17T19:05:00Z">
            <w:rPr>
              <w:ins w:id="1289" w:author="EUDERLAN FREIRE DA SILVA ABREU" w:date="2025-07-09T13:45:00Z"/>
            </w:rPr>
          </w:rPrChange>
        </w:rPr>
        <w:pPrChange w:id="1290" w:author="EUDERLAN FREIRE DA SILVA ABREU" w:date="2025-07-17T19:06:00Z">
          <w:pPr>
            <w:pStyle w:val="whitespace-normal"/>
            <w:numPr>
              <w:ilvl w:val="1"/>
              <w:numId w:val="45"/>
            </w:numPr>
            <w:tabs>
              <w:tab w:val="num" w:pos="1440"/>
            </w:tabs>
            <w:ind w:left="1440" w:hanging="360"/>
          </w:pPr>
        </w:pPrChange>
      </w:pPr>
      <w:ins w:id="1291" w:author="EUDERLAN FREIRE DA SILVA ABREU" w:date="2025-07-09T13:45:00Z">
        <w:r w:rsidRPr="007A0C21">
          <w:rPr>
            <w:rFonts w:ascii="Arial" w:hAnsi="Arial" w:cs="Arial"/>
            <w:color w:val="000000" w:themeColor="text1"/>
            <w:rPrChange w:id="1292" w:author="EUDERLAN FREIRE DA SILVA ABREU" w:date="2025-07-17T19:05:00Z">
              <w:rPr/>
            </w:rPrChange>
          </w:rPr>
          <w:t>Mínimo de 10 caracteres</w:t>
        </w:r>
      </w:ins>
    </w:p>
    <w:p w14:paraId="71B676F8" w14:textId="77777777" w:rsidR="009621A3" w:rsidRPr="007A0C21" w:rsidRDefault="009621A3" w:rsidP="007A0C21">
      <w:pPr>
        <w:pStyle w:val="whitespace-normal"/>
        <w:numPr>
          <w:ilvl w:val="1"/>
          <w:numId w:val="45"/>
        </w:numPr>
        <w:spacing w:before="240" w:beforeAutospacing="0"/>
        <w:jc w:val="both"/>
        <w:rPr>
          <w:ins w:id="1293" w:author="EUDERLAN FREIRE DA SILVA ABREU" w:date="2025-07-09T13:45:00Z"/>
          <w:rFonts w:ascii="Arial" w:hAnsi="Arial" w:cs="Arial"/>
          <w:color w:val="000000" w:themeColor="text1"/>
          <w:rPrChange w:id="1294" w:author="EUDERLAN FREIRE DA SILVA ABREU" w:date="2025-07-17T19:05:00Z">
            <w:rPr>
              <w:ins w:id="1295" w:author="EUDERLAN FREIRE DA SILVA ABREU" w:date="2025-07-09T13:45:00Z"/>
            </w:rPr>
          </w:rPrChange>
        </w:rPr>
        <w:pPrChange w:id="1296" w:author="EUDERLAN FREIRE DA SILVA ABREU" w:date="2025-07-17T19:06:00Z">
          <w:pPr>
            <w:pStyle w:val="whitespace-normal"/>
            <w:numPr>
              <w:ilvl w:val="1"/>
              <w:numId w:val="45"/>
            </w:numPr>
            <w:tabs>
              <w:tab w:val="num" w:pos="1440"/>
            </w:tabs>
            <w:ind w:left="1440" w:hanging="360"/>
          </w:pPr>
        </w:pPrChange>
      </w:pPr>
      <w:ins w:id="1297" w:author="EUDERLAN FREIRE DA SILVA ABREU" w:date="2025-07-09T13:45:00Z">
        <w:r w:rsidRPr="007A0C21">
          <w:rPr>
            <w:rFonts w:ascii="Arial" w:hAnsi="Arial" w:cs="Arial"/>
            <w:color w:val="000000" w:themeColor="text1"/>
            <w:rPrChange w:id="1298" w:author="EUDERLAN FREIRE DA SILVA ABREU" w:date="2025-07-17T19:05:00Z">
              <w:rPr/>
            </w:rPrChange>
          </w:rPr>
          <w:t>Máximo de 500 caracteres</w:t>
        </w:r>
      </w:ins>
    </w:p>
    <w:p w14:paraId="7FFEEED1" w14:textId="77777777" w:rsidR="009621A3" w:rsidRPr="007A0C21" w:rsidRDefault="009621A3" w:rsidP="007A0C21">
      <w:pPr>
        <w:pStyle w:val="whitespace-normal"/>
        <w:numPr>
          <w:ilvl w:val="0"/>
          <w:numId w:val="45"/>
        </w:numPr>
        <w:spacing w:before="240" w:beforeAutospacing="0"/>
        <w:jc w:val="both"/>
        <w:rPr>
          <w:ins w:id="1299" w:author="EUDERLAN FREIRE DA SILVA ABREU" w:date="2025-07-09T13:45:00Z"/>
          <w:rFonts w:ascii="Arial" w:hAnsi="Arial" w:cs="Arial"/>
          <w:color w:val="000000" w:themeColor="text1"/>
          <w:rPrChange w:id="1300" w:author="EUDERLAN FREIRE DA SILVA ABREU" w:date="2025-07-17T19:05:00Z">
            <w:rPr>
              <w:ins w:id="1301" w:author="EUDERLAN FREIRE DA SILVA ABREU" w:date="2025-07-09T13:45:00Z"/>
            </w:rPr>
          </w:rPrChange>
        </w:rPr>
        <w:pPrChange w:id="1302" w:author="EUDERLAN FREIRE DA SILVA ABREU" w:date="2025-07-17T19:06:00Z">
          <w:pPr>
            <w:pStyle w:val="whitespace-normal"/>
            <w:numPr>
              <w:numId w:val="45"/>
            </w:numPr>
            <w:tabs>
              <w:tab w:val="num" w:pos="720"/>
            </w:tabs>
            <w:ind w:left="720" w:hanging="360"/>
          </w:pPr>
        </w:pPrChange>
      </w:pPr>
      <w:ins w:id="1303" w:author="EUDERLAN FREIRE DA SILVA ABREU" w:date="2025-07-09T13:45:00Z">
        <w:r w:rsidRPr="007A0C21">
          <w:rPr>
            <w:rStyle w:val="Forte"/>
            <w:rFonts w:ascii="Arial" w:hAnsi="Arial" w:cs="Arial"/>
            <w:color w:val="000000" w:themeColor="text1"/>
            <w:rPrChange w:id="1304" w:author="EUDERLAN FREIRE DA SILVA ABREU" w:date="2025-07-17T19:05:00Z">
              <w:rPr>
                <w:rStyle w:val="Forte"/>
              </w:rPr>
            </w:rPrChange>
          </w:rPr>
          <w:t>Enviar Solicitação</w:t>
        </w:r>
      </w:ins>
    </w:p>
    <w:p w14:paraId="721CC953" w14:textId="77777777" w:rsidR="009621A3" w:rsidRPr="007A0C21" w:rsidRDefault="009621A3" w:rsidP="007A0C21">
      <w:pPr>
        <w:pStyle w:val="whitespace-normal"/>
        <w:numPr>
          <w:ilvl w:val="0"/>
          <w:numId w:val="45"/>
        </w:numPr>
        <w:spacing w:before="240" w:beforeAutospacing="0"/>
        <w:jc w:val="both"/>
        <w:rPr>
          <w:ins w:id="1305" w:author="EUDERLAN FREIRE DA SILVA ABREU" w:date="2025-07-09T13:45:00Z"/>
          <w:rFonts w:ascii="Arial" w:hAnsi="Arial" w:cs="Arial"/>
          <w:color w:val="000000" w:themeColor="text1"/>
          <w:rPrChange w:id="1306" w:author="EUDERLAN FREIRE DA SILVA ABREU" w:date="2025-07-17T19:05:00Z">
            <w:rPr>
              <w:ins w:id="1307" w:author="EUDERLAN FREIRE DA SILVA ABREU" w:date="2025-07-09T13:45:00Z"/>
            </w:rPr>
          </w:rPrChange>
        </w:rPr>
        <w:pPrChange w:id="1308" w:author="EUDERLAN FREIRE DA SILVA ABREU" w:date="2025-07-17T19:06:00Z">
          <w:pPr>
            <w:pStyle w:val="whitespace-normal"/>
            <w:numPr>
              <w:numId w:val="45"/>
            </w:numPr>
            <w:tabs>
              <w:tab w:val="num" w:pos="720"/>
            </w:tabs>
            <w:ind w:left="720" w:hanging="360"/>
          </w:pPr>
        </w:pPrChange>
      </w:pPr>
      <w:ins w:id="1309" w:author="EUDERLAN FREIRE DA SILVA ABREU" w:date="2025-07-09T13:45:00Z">
        <w:r w:rsidRPr="007A0C21">
          <w:rPr>
            <w:rStyle w:val="Forte"/>
            <w:rFonts w:ascii="Arial" w:hAnsi="Arial" w:cs="Arial"/>
            <w:color w:val="000000" w:themeColor="text1"/>
            <w:rPrChange w:id="1310" w:author="EUDERLAN FREIRE DA SILVA ABREU" w:date="2025-07-17T19:05:00Z">
              <w:rPr>
                <w:rStyle w:val="Forte"/>
              </w:rPr>
            </w:rPrChange>
          </w:rPr>
          <w:t>Acompanhar Status</w:t>
        </w:r>
        <w:r w:rsidRPr="007A0C21">
          <w:rPr>
            <w:rFonts w:ascii="Arial" w:hAnsi="Arial" w:cs="Arial"/>
            <w:color w:val="000000" w:themeColor="text1"/>
            <w:rPrChange w:id="1311" w:author="EUDERLAN FREIRE DA SILVA ABREU" w:date="2025-07-17T19:05:00Z">
              <w:rPr/>
            </w:rPrChange>
          </w:rPr>
          <w:t xml:space="preserve">: </w:t>
        </w:r>
      </w:ins>
    </w:p>
    <w:p w14:paraId="556469AA" w14:textId="77777777" w:rsidR="009621A3" w:rsidRPr="007A0C21" w:rsidRDefault="009621A3" w:rsidP="007A0C21">
      <w:pPr>
        <w:pStyle w:val="whitespace-normal"/>
        <w:numPr>
          <w:ilvl w:val="1"/>
          <w:numId w:val="45"/>
        </w:numPr>
        <w:spacing w:before="240" w:beforeAutospacing="0"/>
        <w:jc w:val="both"/>
        <w:rPr>
          <w:ins w:id="1312" w:author="EUDERLAN FREIRE DA SILVA ABREU" w:date="2025-07-09T13:45:00Z"/>
          <w:rFonts w:ascii="Arial" w:hAnsi="Arial" w:cs="Arial"/>
          <w:color w:val="000000" w:themeColor="text1"/>
          <w:rPrChange w:id="1313" w:author="EUDERLAN FREIRE DA SILVA ABREU" w:date="2025-07-17T19:05:00Z">
            <w:rPr>
              <w:ins w:id="1314" w:author="EUDERLAN FREIRE DA SILVA ABREU" w:date="2025-07-09T13:45:00Z"/>
            </w:rPr>
          </w:rPrChange>
        </w:rPr>
        <w:pPrChange w:id="1315" w:author="EUDERLAN FREIRE DA SILVA ABREU" w:date="2025-07-17T19:06:00Z">
          <w:pPr>
            <w:pStyle w:val="whitespace-normal"/>
            <w:numPr>
              <w:ilvl w:val="1"/>
              <w:numId w:val="45"/>
            </w:numPr>
            <w:tabs>
              <w:tab w:val="num" w:pos="1440"/>
            </w:tabs>
            <w:ind w:left="1440" w:hanging="360"/>
          </w:pPr>
        </w:pPrChange>
      </w:pPr>
      <w:ins w:id="1316" w:author="EUDERLAN FREIRE DA SILVA ABREU" w:date="2025-07-09T13:45:00Z">
        <w:r w:rsidRPr="007A0C21">
          <w:rPr>
            <w:rFonts w:ascii="Arial" w:hAnsi="Arial" w:cs="Arial"/>
            <w:color w:val="000000" w:themeColor="text1"/>
            <w:rPrChange w:id="1317" w:author="EUDERLAN FREIRE DA SILVA ABREU" w:date="2025-07-17T19:05:00Z">
              <w:rPr/>
            </w:rPrChange>
          </w:rPr>
          <w:t xml:space="preserve">Pendente </w:t>
        </w:r>
        <w:r w:rsidRPr="007A0C21">
          <w:rPr>
            <w:rFonts w:ascii="Segoe UI Emoji" w:hAnsi="Segoe UI Emoji" w:cs="Segoe UI Emoji"/>
            <w:color w:val="000000" w:themeColor="text1"/>
            <w:rPrChange w:id="1318" w:author="EUDERLAN FREIRE DA SILVA ABREU" w:date="2025-07-17T19:05:00Z">
              <w:rPr>
                <w:rFonts w:ascii="Segoe UI Emoji" w:hAnsi="Segoe UI Emoji" w:cs="Segoe UI Emoji"/>
              </w:rPr>
            </w:rPrChange>
          </w:rPr>
          <w:t>⏳</w:t>
        </w:r>
      </w:ins>
    </w:p>
    <w:p w14:paraId="083689FC" w14:textId="77777777" w:rsidR="009621A3" w:rsidRPr="007A0C21" w:rsidRDefault="009621A3" w:rsidP="007A0C21">
      <w:pPr>
        <w:pStyle w:val="whitespace-normal"/>
        <w:numPr>
          <w:ilvl w:val="1"/>
          <w:numId w:val="45"/>
        </w:numPr>
        <w:spacing w:before="240" w:beforeAutospacing="0"/>
        <w:jc w:val="both"/>
        <w:rPr>
          <w:ins w:id="1319" w:author="EUDERLAN FREIRE DA SILVA ABREU" w:date="2025-07-09T13:45:00Z"/>
          <w:rFonts w:ascii="Arial" w:hAnsi="Arial" w:cs="Arial"/>
          <w:color w:val="000000" w:themeColor="text1"/>
          <w:rPrChange w:id="1320" w:author="EUDERLAN FREIRE DA SILVA ABREU" w:date="2025-07-17T19:05:00Z">
            <w:rPr>
              <w:ins w:id="1321" w:author="EUDERLAN FREIRE DA SILVA ABREU" w:date="2025-07-09T13:45:00Z"/>
            </w:rPr>
          </w:rPrChange>
        </w:rPr>
        <w:pPrChange w:id="1322" w:author="EUDERLAN FREIRE DA SILVA ABREU" w:date="2025-07-17T19:06:00Z">
          <w:pPr>
            <w:pStyle w:val="whitespace-normal"/>
            <w:numPr>
              <w:ilvl w:val="1"/>
              <w:numId w:val="45"/>
            </w:numPr>
            <w:tabs>
              <w:tab w:val="num" w:pos="1440"/>
            </w:tabs>
            <w:ind w:left="1440" w:hanging="360"/>
          </w:pPr>
        </w:pPrChange>
      </w:pPr>
      <w:ins w:id="1323" w:author="EUDERLAN FREIRE DA SILVA ABREU" w:date="2025-07-09T13:45:00Z">
        <w:r w:rsidRPr="007A0C21">
          <w:rPr>
            <w:rFonts w:ascii="Arial" w:hAnsi="Arial" w:cs="Arial"/>
            <w:color w:val="000000" w:themeColor="text1"/>
            <w:rPrChange w:id="1324" w:author="EUDERLAN FREIRE DA SILVA ABREU" w:date="2025-07-17T19:05:00Z">
              <w:rPr/>
            </w:rPrChange>
          </w:rPr>
          <w:t xml:space="preserve">Aprovada </w:t>
        </w:r>
        <w:r w:rsidRPr="007A0C21">
          <w:rPr>
            <w:rFonts w:ascii="Segoe UI Emoji" w:hAnsi="Segoe UI Emoji" w:cs="Segoe UI Emoji"/>
            <w:color w:val="000000" w:themeColor="text1"/>
            <w:rPrChange w:id="1325" w:author="EUDERLAN FREIRE DA SILVA ABREU" w:date="2025-07-17T19:05:00Z">
              <w:rPr>
                <w:rFonts w:ascii="Segoe UI Emoji" w:hAnsi="Segoe UI Emoji" w:cs="Segoe UI Emoji"/>
              </w:rPr>
            </w:rPrChange>
          </w:rPr>
          <w:t>✅</w:t>
        </w:r>
      </w:ins>
    </w:p>
    <w:p w14:paraId="2F583940" w14:textId="77777777" w:rsidR="009621A3" w:rsidRPr="007A0C21" w:rsidRDefault="009621A3" w:rsidP="007A0C21">
      <w:pPr>
        <w:pStyle w:val="whitespace-normal"/>
        <w:numPr>
          <w:ilvl w:val="1"/>
          <w:numId w:val="45"/>
        </w:numPr>
        <w:spacing w:before="240" w:beforeAutospacing="0"/>
        <w:jc w:val="both"/>
        <w:rPr>
          <w:ins w:id="1326" w:author="EUDERLAN FREIRE DA SILVA ABREU" w:date="2025-07-09T13:45:00Z"/>
          <w:rFonts w:ascii="Arial" w:hAnsi="Arial" w:cs="Arial"/>
          <w:color w:val="000000" w:themeColor="text1"/>
          <w:rPrChange w:id="1327" w:author="EUDERLAN FREIRE DA SILVA ABREU" w:date="2025-07-17T19:05:00Z">
            <w:rPr>
              <w:ins w:id="1328" w:author="EUDERLAN FREIRE DA SILVA ABREU" w:date="2025-07-09T13:45:00Z"/>
            </w:rPr>
          </w:rPrChange>
        </w:rPr>
        <w:pPrChange w:id="1329" w:author="EUDERLAN FREIRE DA SILVA ABREU" w:date="2025-07-17T19:06:00Z">
          <w:pPr>
            <w:pStyle w:val="whitespace-normal"/>
            <w:numPr>
              <w:ilvl w:val="1"/>
              <w:numId w:val="45"/>
            </w:numPr>
            <w:tabs>
              <w:tab w:val="num" w:pos="1440"/>
            </w:tabs>
            <w:ind w:left="1440" w:hanging="360"/>
          </w:pPr>
        </w:pPrChange>
      </w:pPr>
      <w:ins w:id="1330" w:author="EUDERLAN FREIRE DA SILVA ABREU" w:date="2025-07-09T13:45:00Z">
        <w:r w:rsidRPr="007A0C21">
          <w:rPr>
            <w:rFonts w:ascii="Arial" w:hAnsi="Arial" w:cs="Arial"/>
            <w:color w:val="000000" w:themeColor="text1"/>
            <w:rPrChange w:id="1331" w:author="EUDERLAN FREIRE DA SILVA ABREU" w:date="2025-07-17T19:05:00Z">
              <w:rPr/>
            </w:rPrChange>
          </w:rPr>
          <w:t xml:space="preserve">Negada </w:t>
        </w:r>
        <w:r w:rsidRPr="007A0C21">
          <w:rPr>
            <w:rFonts w:ascii="Segoe UI Emoji" w:hAnsi="Segoe UI Emoji" w:cs="Segoe UI Emoji"/>
            <w:color w:val="000000" w:themeColor="text1"/>
            <w:rPrChange w:id="1332" w:author="EUDERLAN FREIRE DA SILVA ABREU" w:date="2025-07-17T19:05:00Z">
              <w:rPr>
                <w:rFonts w:ascii="Segoe UI Emoji" w:hAnsi="Segoe UI Emoji" w:cs="Segoe UI Emoji"/>
              </w:rPr>
            </w:rPrChange>
          </w:rPr>
          <w:t>❌</w:t>
        </w:r>
      </w:ins>
    </w:p>
    <w:p w14:paraId="669928A2" w14:textId="2C34C35A" w:rsidR="009621A3" w:rsidRPr="007A0C21" w:rsidRDefault="004C02DD" w:rsidP="004C02DD">
      <w:pPr>
        <w:pStyle w:val="Ttulo2"/>
        <w:rPr>
          <w:ins w:id="1333" w:author="EUDERLAN FREIRE DA SILVA ABREU" w:date="2025-07-09T13:45:00Z"/>
          <w:rPrChange w:id="1334" w:author="EUDERLAN FREIRE DA SILVA ABREU" w:date="2025-07-17T19:05:00Z">
            <w:rPr>
              <w:ins w:id="1335" w:author="EUDERLAN FREIRE DA SILVA ABREU" w:date="2025-07-09T13:45:00Z"/>
            </w:rPr>
          </w:rPrChange>
        </w:rPr>
        <w:pPrChange w:id="1336" w:author="EUDERLAN FREIRE DA SILVA ABREU" w:date="2025-07-17T19:36:00Z">
          <w:pPr>
            <w:pStyle w:val="Ttulo4"/>
          </w:pPr>
        </w:pPrChange>
      </w:pPr>
      <w:bookmarkStart w:id="1337" w:name="_Toc203674710"/>
      <w:ins w:id="1338" w:author="EUDERLAN FREIRE DA SILVA ABREU" w:date="2025-07-17T19:36:00Z">
        <w:r>
          <w:t xml:space="preserve">5.2 </w:t>
        </w:r>
      </w:ins>
      <w:ins w:id="1339" w:author="EUDERLAN FREIRE DA SILVA ABREU" w:date="2025-07-09T13:45:00Z">
        <w:r w:rsidR="009621A3" w:rsidRPr="007A0C21">
          <w:rPr>
            <w:rPrChange w:id="1340" w:author="EUDERLAN FREIRE DA SILVA ABREU" w:date="2025-07-17T19:05:00Z">
              <w:rPr/>
            </w:rPrChange>
          </w:rPr>
          <w:t>Status da Solicitação</w:t>
        </w:r>
        <w:bookmarkEnd w:id="1337"/>
      </w:ins>
    </w:p>
    <w:p w14:paraId="1CB8CDA2" w14:textId="77777777" w:rsidR="009621A3" w:rsidRPr="007A0C21" w:rsidRDefault="009621A3" w:rsidP="007A0C21">
      <w:pPr>
        <w:pStyle w:val="whitespace-normal"/>
        <w:numPr>
          <w:ilvl w:val="0"/>
          <w:numId w:val="46"/>
        </w:numPr>
        <w:spacing w:before="240" w:beforeAutospacing="0"/>
        <w:jc w:val="both"/>
        <w:rPr>
          <w:ins w:id="1341" w:author="EUDERLAN FREIRE DA SILVA ABREU" w:date="2025-07-09T13:45:00Z"/>
          <w:rFonts w:ascii="Arial" w:hAnsi="Arial" w:cs="Arial"/>
          <w:color w:val="000000" w:themeColor="text1"/>
          <w:rPrChange w:id="1342" w:author="EUDERLAN FREIRE DA SILVA ABREU" w:date="2025-07-17T19:05:00Z">
            <w:rPr>
              <w:ins w:id="1343" w:author="EUDERLAN FREIRE DA SILVA ABREU" w:date="2025-07-09T13:45:00Z"/>
            </w:rPr>
          </w:rPrChange>
        </w:rPr>
        <w:pPrChange w:id="1344" w:author="EUDERLAN FREIRE DA SILVA ABREU" w:date="2025-07-17T19:06:00Z">
          <w:pPr>
            <w:pStyle w:val="whitespace-normal"/>
            <w:numPr>
              <w:numId w:val="46"/>
            </w:numPr>
            <w:tabs>
              <w:tab w:val="num" w:pos="720"/>
            </w:tabs>
            <w:ind w:left="720" w:hanging="360"/>
          </w:pPr>
        </w:pPrChange>
      </w:pPr>
      <w:ins w:id="1345" w:author="EUDERLAN FREIRE DA SILVA ABREU" w:date="2025-07-09T13:45:00Z">
        <w:r w:rsidRPr="007A0C21">
          <w:rPr>
            <w:rFonts w:ascii="Arial" w:hAnsi="Arial" w:cs="Arial"/>
            <w:color w:val="000000" w:themeColor="text1"/>
            <w:rPrChange w:id="1346" w:author="EUDERLAN FREIRE DA SILVA ABREU" w:date="2025-07-17T19:05:00Z">
              <w:rPr/>
            </w:rPrChange>
          </w:rPr>
          <w:t>O botão mostra o status atual</w:t>
        </w:r>
      </w:ins>
    </w:p>
    <w:p w14:paraId="78B58036" w14:textId="77777777" w:rsidR="009621A3" w:rsidRPr="007A0C21" w:rsidRDefault="009621A3" w:rsidP="007A0C21">
      <w:pPr>
        <w:pStyle w:val="whitespace-normal"/>
        <w:numPr>
          <w:ilvl w:val="0"/>
          <w:numId w:val="46"/>
        </w:numPr>
        <w:spacing w:before="240" w:beforeAutospacing="0"/>
        <w:jc w:val="both"/>
        <w:rPr>
          <w:ins w:id="1347" w:author="EUDERLAN FREIRE DA SILVA ABREU" w:date="2025-07-09T13:45:00Z"/>
          <w:rFonts w:ascii="Arial" w:hAnsi="Arial" w:cs="Arial"/>
          <w:color w:val="000000" w:themeColor="text1"/>
          <w:rPrChange w:id="1348" w:author="EUDERLAN FREIRE DA SILVA ABREU" w:date="2025-07-17T19:05:00Z">
            <w:rPr>
              <w:ins w:id="1349" w:author="EUDERLAN FREIRE DA SILVA ABREU" w:date="2025-07-09T13:45:00Z"/>
            </w:rPr>
          </w:rPrChange>
        </w:rPr>
        <w:pPrChange w:id="1350" w:author="EUDERLAN FREIRE DA SILVA ABREU" w:date="2025-07-17T19:06:00Z">
          <w:pPr>
            <w:pStyle w:val="whitespace-normal"/>
            <w:numPr>
              <w:numId w:val="46"/>
            </w:numPr>
            <w:tabs>
              <w:tab w:val="num" w:pos="720"/>
            </w:tabs>
            <w:ind w:left="720" w:hanging="360"/>
          </w:pPr>
        </w:pPrChange>
      </w:pPr>
      <w:ins w:id="1351" w:author="EUDERLAN FREIRE DA SILVA ABREU" w:date="2025-07-09T13:45:00Z">
        <w:r w:rsidRPr="007A0C21">
          <w:rPr>
            <w:rFonts w:ascii="Arial" w:hAnsi="Arial" w:cs="Arial"/>
            <w:color w:val="000000" w:themeColor="text1"/>
            <w:rPrChange w:id="1352" w:author="EUDERLAN FREIRE DA SILVA ABREU" w:date="2025-07-17T19:05:00Z">
              <w:rPr/>
            </w:rPrChange>
          </w:rPr>
          <w:t>Você só pode ter uma solicitação ativa por vez</w:t>
        </w:r>
      </w:ins>
    </w:p>
    <w:p w14:paraId="14D493B8" w14:textId="0AC977DC" w:rsidR="20BFAC80" w:rsidRPr="007A0C21" w:rsidRDefault="009621A3" w:rsidP="007A0C21">
      <w:pPr>
        <w:pStyle w:val="whitespace-normal"/>
        <w:numPr>
          <w:ilvl w:val="0"/>
          <w:numId w:val="46"/>
        </w:numPr>
        <w:spacing w:before="240" w:beforeAutospacing="0"/>
        <w:jc w:val="both"/>
        <w:rPr>
          <w:ins w:id="1353" w:author="YURAM ALMEIDA SANTOS" w:date="2025-07-01T04:39:00Z"/>
          <w:rFonts w:ascii="Arial" w:hAnsi="Arial" w:cs="Arial"/>
          <w:color w:val="000000" w:themeColor="text1"/>
          <w:rPrChange w:id="1354" w:author="EUDERLAN FREIRE DA SILVA ABREU" w:date="2025-07-17T19:05:00Z">
            <w:rPr>
              <w:ins w:id="1355" w:author="YURAM ALMEIDA SANTOS" w:date="2025-07-01T04:39:00Z"/>
            </w:rPr>
          </w:rPrChange>
        </w:rPr>
        <w:pPrChange w:id="1356" w:author="EUDERLAN FREIRE DA SILVA ABREU" w:date="2025-07-17T19:06:00Z">
          <w:pPr>
            <w:pStyle w:val="PargrafodaLista"/>
            <w:numPr>
              <w:numId w:val="28"/>
            </w:numPr>
            <w:spacing w:before="240" w:after="240"/>
            <w:ind w:hanging="360"/>
            <w:jc w:val="both"/>
          </w:pPr>
        </w:pPrChange>
      </w:pPr>
      <w:ins w:id="1357" w:author="EUDERLAN FREIRE DA SILVA ABREU" w:date="2025-07-09T13:45:00Z">
        <w:r w:rsidRPr="007A0C21">
          <w:rPr>
            <w:rFonts w:ascii="Arial" w:hAnsi="Arial" w:cs="Arial"/>
            <w:color w:val="000000" w:themeColor="text1"/>
            <w:rPrChange w:id="1358" w:author="EUDERLAN FREIRE DA SILVA ABREU" w:date="2025-07-17T19:05:00Z">
              <w:rPr/>
            </w:rPrChange>
          </w:rPr>
          <w:t>Notificação automática quando o status mudar</w:t>
        </w:r>
      </w:ins>
    </w:p>
    <w:p w14:paraId="3EB8871F" w14:textId="735BF4E1" w:rsidR="5153E637" w:rsidRPr="007A0C21" w:rsidDel="007A0C21" w:rsidRDefault="00FF6B16" w:rsidP="007A0C21">
      <w:pPr>
        <w:pStyle w:val="Ttulo1"/>
        <w:rPr>
          <w:ins w:id="1359" w:author="YURAM ALMEIDA SANTOS" w:date="2025-07-01T04:39:00Z"/>
          <w:del w:id="1360" w:author="EUDERLAN FREIRE DA SILVA ABREU" w:date="2025-07-17T19:07:00Z"/>
          <w:rFonts w:ascii="Arial" w:eastAsia="Aptos" w:hAnsi="Arial" w:cs="Arial"/>
          <w:b/>
          <w:bCs/>
          <w:rPrChange w:id="1361" w:author="EUDERLAN FREIRE DA SILVA ABREU" w:date="2025-07-17T19:05:00Z">
            <w:rPr>
              <w:ins w:id="1362" w:author="YURAM ALMEIDA SANTOS" w:date="2025-07-01T04:39:00Z"/>
              <w:del w:id="1363" w:author="EUDERLAN FREIRE DA SILVA ABREU" w:date="2025-07-17T19:07:00Z"/>
              <w:rFonts w:ascii="Aptos" w:eastAsia="Aptos" w:hAnsi="Aptos" w:cs="Aptos"/>
              <w:b/>
              <w:bCs/>
              <w:sz w:val="24"/>
              <w:szCs w:val="24"/>
            </w:rPr>
          </w:rPrChange>
        </w:rPr>
        <w:pPrChange w:id="1364" w:author="EUDERLAN FREIRE DA SILVA ABREU" w:date="2025-07-17T19:06:00Z">
          <w:pPr/>
        </w:pPrChange>
      </w:pPr>
      <w:bookmarkStart w:id="1365" w:name="_Toc203674711"/>
      <w:ins w:id="1366" w:author="EUDERLAN FREIRE DA SILVA ABREU" w:date="2025-07-09T13:47:00Z">
        <w:r w:rsidRPr="007A0C21">
          <w:rPr>
            <w:rFonts w:ascii="Arial" w:eastAsia="Aptos" w:hAnsi="Arial" w:cs="Arial"/>
            <w:b/>
            <w:bCs/>
            <w:rPrChange w:id="1367" w:author="EUDERLAN FREIRE DA SILVA ABREU" w:date="2025-07-17T19:05:00Z">
              <w:rPr/>
            </w:rPrChange>
          </w:rPr>
          <w:lastRenderedPageBreak/>
          <w:t>6</w:t>
        </w:r>
      </w:ins>
      <w:ins w:id="1368" w:author="YURAM ALMEIDA SANTOS" w:date="2025-07-01T04:39:00Z">
        <w:del w:id="1369" w:author="EUDERLAN FREIRE DA SILVA ABREU" w:date="2025-07-09T13:47:00Z">
          <w:r w:rsidR="5153E637" w:rsidRPr="007A0C21" w:rsidDel="000E51D6">
            <w:rPr>
              <w:rFonts w:ascii="Arial" w:eastAsia="Aptos" w:hAnsi="Arial" w:cs="Arial"/>
              <w:b/>
              <w:bCs/>
              <w:rPrChange w:id="1370" w:author="EUDERLAN FREIRE DA SILVA ABREU" w:date="2025-07-17T19:05:00Z">
                <w:rPr>
                  <w:rFonts w:ascii="Aptos" w:eastAsia="Aptos" w:hAnsi="Aptos" w:cs="Aptos"/>
                  <w:b/>
                  <w:bCs/>
                  <w:sz w:val="24"/>
                  <w:szCs w:val="24"/>
                </w:rPr>
              </w:rPrChange>
            </w:rPr>
            <w:delText>5</w:delText>
          </w:r>
        </w:del>
        <w:del w:id="1371" w:author="EUDERLAN FREIRE DA SILVA ABREU" w:date="2025-07-09T14:28:00Z">
          <w:r w:rsidR="5153E637" w:rsidRPr="007A0C21" w:rsidDel="003124C4">
            <w:rPr>
              <w:rFonts w:ascii="Arial" w:eastAsia="Aptos" w:hAnsi="Arial" w:cs="Arial"/>
              <w:b/>
              <w:bCs/>
              <w:rPrChange w:id="1372" w:author="EUDERLAN FREIRE DA SILVA ABREU" w:date="2025-07-17T19:05:00Z">
                <w:rPr>
                  <w:rFonts w:ascii="Aptos" w:eastAsia="Aptos" w:hAnsi="Aptos" w:cs="Aptos"/>
                  <w:b/>
                  <w:bCs/>
                  <w:sz w:val="24"/>
                  <w:szCs w:val="24"/>
                </w:rPr>
              </w:rPrChange>
            </w:rPr>
            <w:delText>.</w:delText>
          </w:r>
        </w:del>
        <w:r w:rsidR="5153E637" w:rsidRPr="007A0C21">
          <w:rPr>
            <w:rFonts w:ascii="Arial" w:eastAsia="Aptos" w:hAnsi="Arial" w:cs="Arial"/>
            <w:b/>
            <w:bCs/>
            <w:rPrChange w:id="1373" w:author="EUDERLAN FREIRE DA SILVA ABREU" w:date="2025-07-17T19:05:00Z">
              <w:rPr>
                <w:rFonts w:ascii="Aptos" w:eastAsia="Aptos" w:hAnsi="Aptos" w:cs="Aptos"/>
                <w:b/>
                <w:bCs/>
                <w:sz w:val="24"/>
                <w:szCs w:val="24"/>
              </w:rPr>
            </w:rPrChange>
          </w:rPr>
          <w:t xml:space="preserve"> Tela</w:t>
        </w:r>
        <w:del w:id="1374" w:author="EUDERLAN FREIRE DA SILVA ABREU" w:date="2025-07-09T13:47:00Z">
          <w:r w:rsidR="5153E637" w:rsidRPr="007A0C21" w:rsidDel="00FF6B16">
            <w:rPr>
              <w:rFonts w:ascii="Arial" w:eastAsia="Aptos" w:hAnsi="Arial" w:cs="Arial"/>
              <w:b/>
              <w:bCs/>
              <w:rPrChange w:id="1375" w:author="EUDERLAN FREIRE DA SILVA ABREU" w:date="2025-07-17T19:05:00Z">
                <w:rPr>
                  <w:rFonts w:ascii="Aptos" w:eastAsia="Aptos" w:hAnsi="Aptos" w:cs="Aptos"/>
                  <w:b/>
                  <w:bCs/>
                  <w:sz w:val="24"/>
                  <w:szCs w:val="24"/>
                </w:rPr>
              </w:rPrChange>
            </w:rPr>
            <w:delText xml:space="preserve"> 5:</w:delText>
          </w:r>
        </w:del>
        <w:r w:rsidR="5153E637" w:rsidRPr="007A0C21">
          <w:rPr>
            <w:rFonts w:ascii="Arial" w:eastAsia="Aptos" w:hAnsi="Arial" w:cs="Arial"/>
            <w:b/>
            <w:bCs/>
            <w:rPrChange w:id="1376" w:author="EUDERLAN FREIRE DA SILVA ABREU" w:date="2025-07-17T19:05:00Z">
              <w:rPr>
                <w:rFonts w:ascii="Aptos" w:eastAsia="Aptos" w:hAnsi="Aptos" w:cs="Aptos"/>
                <w:b/>
                <w:bCs/>
                <w:sz w:val="24"/>
                <w:szCs w:val="24"/>
              </w:rPr>
            </w:rPrChange>
          </w:rPr>
          <w:t xml:space="preserve"> Painel Administrativo</w:t>
        </w:r>
        <w:bookmarkEnd w:id="1365"/>
      </w:ins>
    </w:p>
    <w:p w14:paraId="1923E86D" w14:textId="04A08A93" w:rsidR="5153E637" w:rsidRPr="007A0C21" w:rsidDel="003124C4" w:rsidRDefault="5153E637" w:rsidP="007A0C21">
      <w:pPr>
        <w:spacing w:before="240" w:line="276" w:lineRule="auto"/>
        <w:jc w:val="both"/>
        <w:rPr>
          <w:ins w:id="1377" w:author="YURAM ALMEIDA SANTOS" w:date="2025-07-01T04:39:00Z"/>
          <w:del w:id="1378" w:author="EUDERLAN FREIRE DA SILVA ABREU" w:date="2025-07-09T14:29:00Z"/>
          <w:rFonts w:ascii="Arial" w:eastAsia="Aptos" w:hAnsi="Arial" w:cs="Arial"/>
          <w:sz w:val="24"/>
          <w:szCs w:val="24"/>
          <w:rPrChange w:id="1379" w:author="EUDERLAN FREIRE DA SILVA ABREU" w:date="2025-07-17T19:05:00Z">
            <w:rPr>
              <w:ins w:id="1380" w:author="YURAM ALMEIDA SANTOS" w:date="2025-07-01T04:39:00Z"/>
              <w:del w:id="1381" w:author="EUDERLAN FREIRE DA SILVA ABREU" w:date="2025-07-09T14:29:00Z"/>
              <w:rFonts w:ascii="Aptos" w:eastAsia="Aptos" w:hAnsi="Aptos" w:cs="Aptos"/>
              <w:sz w:val="24"/>
              <w:szCs w:val="24"/>
            </w:rPr>
          </w:rPrChange>
        </w:rPr>
        <w:pPrChange w:id="1382" w:author="EUDERLAN FREIRE DA SILVA ABREU" w:date="2025-07-17T19:06:00Z">
          <w:pPr/>
        </w:pPrChange>
      </w:pPr>
      <w:ins w:id="1383" w:author="YURAM ALMEIDA SANTOS" w:date="2025-07-01T04:39:00Z">
        <w:del w:id="1384" w:author="EUDERLAN FREIRE DA SILVA ABREU" w:date="2025-07-17T19:00:00Z">
          <w:r w:rsidRPr="007A0C21" w:rsidDel="00D92B1A">
            <w:rPr>
              <w:rFonts w:ascii="Arial" w:eastAsia="Aptos" w:hAnsi="Arial" w:cs="Arial"/>
              <w:b/>
              <w:bCs/>
              <w:sz w:val="24"/>
              <w:szCs w:val="24"/>
              <w:rPrChange w:id="1385" w:author="EUDERLAN FREIRE DA SILVA ABREU" w:date="2025-07-17T19:05:00Z">
                <w:rPr>
                  <w:rFonts w:ascii="Aptos" w:eastAsia="Aptos" w:hAnsi="Aptos" w:cs="Aptos"/>
                  <w:b/>
                  <w:bCs/>
                  <w:sz w:val="24"/>
                  <w:szCs w:val="24"/>
                </w:rPr>
              </w:rPrChange>
            </w:rPr>
            <w:delText xml:space="preserve">Figura </w:delText>
          </w:r>
        </w:del>
        <w:del w:id="1386" w:author="EUDERLAN FREIRE DA SILVA ABREU" w:date="2025-07-09T14:17:00Z">
          <w:r w:rsidRPr="007A0C21" w:rsidDel="00740C38">
            <w:rPr>
              <w:rFonts w:ascii="Arial" w:eastAsia="Aptos" w:hAnsi="Arial" w:cs="Arial"/>
              <w:b/>
              <w:bCs/>
              <w:sz w:val="24"/>
              <w:szCs w:val="24"/>
              <w:rPrChange w:id="1387" w:author="EUDERLAN FREIRE DA SILVA ABREU" w:date="2025-07-17T19:05:00Z">
                <w:rPr>
                  <w:rFonts w:ascii="Aptos" w:eastAsia="Aptos" w:hAnsi="Aptos" w:cs="Aptos"/>
                  <w:b/>
                  <w:bCs/>
                  <w:sz w:val="24"/>
                  <w:szCs w:val="24"/>
                </w:rPr>
              </w:rPrChange>
            </w:rPr>
            <w:delText>5</w:delText>
          </w:r>
        </w:del>
        <w:del w:id="1388" w:author="EUDERLAN FREIRE DA SILVA ABREU" w:date="2025-07-17T19:00:00Z">
          <w:r w:rsidRPr="007A0C21" w:rsidDel="00D92B1A">
            <w:rPr>
              <w:rFonts w:ascii="Arial" w:eastAsia="Aptos" w:hAnsi="Arial" w:cs="Arial"/>
              <w:sz w:val="24"/>
              <w:szCs w:val="24"/>
              <w:rPrChange w:id="1389" w:author="EUDERLAN FREIRE DA SILVA ABREU" w:date="2025-07-17T19:05:00Z">
                <w:rPr>
                  <w:rFonts w:ascii="Aptos" w:eastAsia="Aptos" w:hAnsi="Aptos" w:cs="Aptos"/>
                  <w:sz w:val="24"/>
                  <w:szCs w:val="24"/>
                </w:rPr>
              </w:rPrChange>
            </w:rPr>
            <w:delText xml:space="preserve"> - Área Administrativa (Apenas para Administradores)</w:delText>
          </w:r>
        </w:del>
      </w:ins>
    </w:p>
    <w:p w14:paraId="351B339F" w14:textId="63F51F83" w:rsidR="637645DF" w:rsidRPr="007A0C21" w:rsidRDefault="637645DF" w:rsidP="007A0C21">
      <w:pPr>
        <w:pStyle w:val="Ttulo1"/>
        <w:rPr>
          <w:ins w:id="1390" w:author="YURAM ALMEIDA SANTOS" w:date="2025-07-01T04:39:00Z"/>
          <w:rFonts w:eastAsia="Arial"/>
          <w:rPrChange w:id="1391" w:author="EUDERLAN FREIRE DA SILVA ABREU" w:date="2025-07-17T19:05:00Z">
            <w:rPr>
              <w:ins w:id="1392" w:author="YURAM ALMEIDA SANTOS" w:date="2025-07-01T04:39:00Z"/>
              <w:rFonts w:ascii="Arial" w:eastAsia="Arial" w:hAnsi="Arial" w:cs="Arial"/>
              <w:sz w:val="24"/>
              <w:szCs w:val="24"/>
            </w:rPr>
          </w:rPrChange>
        </w:rPr>
        <w:pPrChange w:id="1393" w:author="EUDERLAN FREIRE DA SILVA ABREU" w:date="2025-07-17T19:07:00Z">
          <w:pPr>
            <w:spacing w:before="240" w:after="240"/>
            <w:jc w:val="both"/>
          </w:pPr>
        </w:pPrChange>
      </w:pPr>
    </w:p>
    <w:p w14:paraId="1D14663F" w14:textId="60FC0194" w:rsidR="00D92B1A" w:rsidRPr="007A0C21" w:rsidRDefault="00D92B1A" w:rsidP="007A0C21">
      <w:pPr>
        <w:pStyle w:val="Legenda"/>
        <w:keepNext/>
        <w:spacing w:before="240"/>
        <w:jc w:val="center"/>
        <w:rPr>
          <w:ins w:id="1394" w:author="EUDERLAN FREIRE DA SILVA ABREU" w:date="2025-07-17T19:00:00Z"/>
          <w:rFonts w:ascii="Arial" w:hAnsi="Arial" w:cs="Arial"/>
          <w:i w:val="0"/>
          <w:iCs w:val="0"/>
          <w:color w:val="000000" w:themeColor="text1"/>
          <w:sz w:val="24"/>
          <w:szCs w:val="24"/>
          <w:rPrChange w:id="1395" w:author="EUDERLAN FREIRE DA SILVA ABREU" w:date="2025-07-17T19:05:00Z">
            <w:rPr>
              <w:ins w:id="1396" w:author="EUDERLAN FREIRE DA SILVA ABREU" w:date="2025-07-17T19:00:00Z"/>
            </w:rPr>
          </w:rPrChange>
        </w:rPr>
        <w:pPrChange w:id="1397" w:author="EUDERLAN FREIRE DA SILVA ABREU" w:date="2025-07-17T19:06:00Z">
          <w:pPr>
            <w:pStyle w:val="Legenda"/>
          </w:pPr>
        </w:pPrChange>
      </w:pPr>
      <w:ins w:id="1398" w:author="EUDERLAN FREIRE DA SILVA ABREU" w:date="2025-07-17T19:00:00Z">
        <w:r w:rsidRPr="007A0C21">
          <w:rPr>
            <w:rFonts w:ascii="Arial" w:hAnsi="Arial" w:cs="Arial"/>
            <w:i w:val="0"/>
            <w:iCs w:val="0"/>
            <w:color w:val="000000" w:themeColor="text1"/>
            <w:sz w:val="24"/>
            <w:szCs w:val="24"/>
            <w:rPrChange w:id="1399" w:author="EUDERLAN FREIRE DA SILVA ABREU" w:date="2025-07-17T19:05:00Z">
              <w:rPr/>
            </w:rPrChange>
          </w:rPr>
          <w:t xml:space="preserve">Figura </w:t>
        </w:r>
        <w:r w:rsidRPr="007A0C21">
          <w:rPr>
            <w:rFonts w:ascii="Arial" w:hAnsi="Arial" w:cs="Arial"/>
            <w:i w:val="0"/>
            <w:iCs w:val="0"/>
            <w:color w:val="000000" w:themeColor="text1"/>
            <w:sz w:val="24"/>
            <w:szCs w:val="24"/>
            <w:rPrChange w:id="1400" w:author="EUDERLAN FREIRE DA SILVA ABREU" w:date="2025-07-17T19:05:00Z">
              <w:rPr/>
            </w:rPrChange>
          </w:rPr>
          <w:fldChar w:fldCharType="begin"/>
        </w:r>
        <w:r w:rsidRPr="007A0C21">
          <w:rPr>
            <w:rFonts w:ascii="Arial" w:hAnsi="Arial" w:cs="Arial"/>
            <w:i w:val="0"/>
            <w:iCs w:val="0"/>
            <w:color w:val="000000" w:themeColor="text1"/>
            <w:sz w:val="24"/>
            <w:szCs w:val="24"/>
            <w:rPrChange w:id="1401" w:author="EUDERLAN FREIRE DA SILVA ABREU" w:date="2025-07-17T19:05:00Z">
              <w:rPr/>
            </w:rPrChange>
          </w:rPr>
          <w:instrText xml:space="preserve"> SEQ Figura \* ARABIC </w:instrText>
        </w:r>
      </w:ins>
      <w:r w:rsidRPr="007A0C21">
        <w:rPr>
          <w:rFonts w:ascii="Arial" w:hAnsi="Arial" w:cs="Arial"/>
          <w:i w:val="0"/>
          <w:iCs w:val="0"/>
          <w:color w:val="000000" w:themeColor="text1"/>
          <w:sz w:val="24"/>
          <w:szCs w:val="24"/>
          <w:rPrChange w:id="1402" w:author="EUDERLAN FREIRE DA SILVA ABREU" w:date="2025-07-17T19:05:00Z">
            <w:rPr/>
          </w:rPrChange>
        </w:rPr>
        <w:fldChar w:fldCharType="separate"/>
      </w:r>
      <w:ins w:id="1403" w:author="EUDERLAN FREIRE DA SILVA ABREU" w:date="2025-07-17T20:02:00Z">
        <w:r w:rsidR="00D81F7F">
          <w:rPr>
            <w:rFonts w:ascii="Arial" w:hAnsi="Arial" w:cs="Arial"/>
            <w:i w:val="0"/>
            <w:iCs w:val="0"/>
            <w:noProof/>
            <w:color w:val="000000" w:themeColor="text1"/>
            <w:sz w:val="24"/>
            <w:szCs w:val="24"/>
          </w:rPr>
          <w:t>6</w:t>
        </w:r>
      </w:ins>
      <w:ins w:id="1404" w:author="EUDERLAN FREIRE DA SILVA ABREU" w:date="2025-07-17T19:00:00Z">
        <w:r w:rsidRPr="007A0C21">
          <w:rPr>
            <w:rFonts w:ascii="Arial" w:hAnsi="Arial" w:cs="Arial"/>
            <w:i w:val="0"/>
            <w:iCs w:val="0"/>
            <w:color w:val="000000" w:themeColor="text1"/>
            <w:sz w:val="24"/>
            <w:szCs w:val="24"/>
            <w:rPrChange w:id="1405" w:author="EUDERLAN FREIRE DA SILVA ABREU" w:date="2025-07-17T19:05:00Z">
              <w:rPr/>
            </w:rPrChange>
          </w:rPr>
          <w:fldChar w:fldCharType="end"/>
        </w:r>
        <w:r w:rsidRPr="007A0C21">
          <w:rPr>
            <w:rFonts w:ascii="Arial" w:hAnsi="Arial" w:cs="Arial"/>
            <w:i w:val="0"/>
            <w:iCs w:val="0"/>
            <w:color w:val="000000" w:themeColor="text1"/>
            <w:sz w:val="24"/>
            <w:szCs w:val="24"/>
            <w:rPrChange w:id="1406" w:author="EUDERLAN FREIRE DA SILVA ABREU" w:date="2025-07-17T19:05:00Z">
              <w:rPr/>
            </w:rPrChange>
          </w:rPr>
          <w:t xml:space="preserve"> - Área Administrativa (Apenas para Administradores)</w:t>
        </w:r>
      </w:ins>
    </w:p>
    <w:p w14:paraId="23C577E3" w14:textId="3F7F8749" w:rsidR="5153E637" w:rsidRPr="007A0C21" w:rsidRDefault="5153E637" w:rsidP="007A0C21">
      <w:pPr>
        <w:spacing w:before="240" w:after="240"/>
        <w:jc w:val="both"/>
        <w:rPr>
          <w:ins w:id="1407" w:author="YURAM ALMEIDA SANTOS" w:date="2025-07-01T04:39:00Z"/>
          <w:rFonts w:ascii="Arial" w:hAnsi="Arial" w:cs="Arial"/>
          <w:sz w:val="24"/>
          <w:szCs w:val="24"/>
          <w:rPrChange w:id="1408" w:author="EUDERLAN FREIRE DA SILVA ABREU" w:date="2025-07-17T19:05:00Z">
            <w:rPr>
              <w:ins w:id="1409" w:author="YURAM ALMEIDA SANTOS" w:date="2025-07-01T04:39:00Z"/>
            </w:rPr>
          </w:rPrChange>
        </w:rPr>
        <w:pPrChange w:id="1410" w:author="EUDERLAN FREIRE DA SILVA ABREU" w:date="2025-07-17T19:06:00Z">
          <w:pPr/>
        </w:pPrChange>
      </w:pPr>
      <w:ins w:id="1411" w:author="YURAM ALMEIDA SANTOS" w:date="2025-07-01T04:40:00Z">
        <w:r w:rsidRPr="007A0C21">
          <w:rPr>
            <w:rFonts w:ascii="Arial" w:hAnsi="Arial" w:cs="Arial"/>
            <w:noProof/>
            <w:sz w:val="24"/>
            <w:szCs w:val="24"/>
            <w:rPrChange w:id="1412" w:author="EUDERLAN FREIRE DA SILVA ABREU" w:date="2025-07-17T19:05:00Z">
              <w:rPr>
                <w:noProof/>
              </w:rPr>
            </w:rPrChange>
          </w:rPr>
          <w:drawing>
            <wp:inline distT="0" distB="0" distL="0" distR="0" wp14:anchorId="47A8C3CB" wp14:editId="54C777FC">
              <wp:extent cx="5400606" cy="2632363"/>
              <wp:effectExtent l="0" t="0" r="0" b="0"/>
              <wp:docPr id="1613065693" name="Imagem 161306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5693" name="Imagem 1613065693"/>
                      <pic:cNvPicPr/>
                    </pic:nvPicPr>
                    <pic:blipFill rotWithShape="1">
                      <a:blip r:embed="rId19" cstate="print">
                        <a:extLst>
                          <a:ext uri="{28A0092B-C50C-407E-A947-70E740481C1C}">
                            <a14:useLocalDpi xmlns:a14="http://schemas.microsoft.com/office/drawing/2010/main" val="0"/>
                          </a:ext>
                        </a:extLst>
                      </a:blip>
                      <a:srcRect b="13348"/>
                      <a:stretch/>
                    </pic:blipFill>
                    <pic:spPr bwMode="auto">
                      <a:xfrm>
                        <a:off x="0" y="0"/>
                        <a:ext cx="5401525" cy="2632811"/>
                      </a:xfrm>
                      <a:prstGeom prst="rect">
                        <a:avLst/>
                      </a:prstGeom>
                      <a:ln>
                        <a:noFill/>
                      </a:ln>
                      <a:extLst>
                        <a:ext uri="{53640926-AAD7-44D8-BBD7-CCE9431645EC}">
                          <a14:shadowObscured xmlns:a14="http://schemas.microsoft.com/office/drawing/2010/main"/>
                        </a:ext>
                      </a:extLst>
                    </pic:spPr>
                  </pic:pic>
                </a:graphicData>
              </a:graphic>
            </wp:inline>
          </w:drawing>
        </w:r>
      </w:ins>
    </w:p>
    <w:p w14:paraId="1088C712" w14:textId="28E22B30" w:rsidR="5153E637" w:rsidRPr="007A0C21" w:rsidRDefault="5153E637" w:rsidP="007A0C21">
      <w:pPr>
        <w:spacing w:before="240" w:line="276" w:lineRule="auto"/>
        <w:jc w:val="both"/>
        <w:rPr>
          <w:ins w:id="1413" w:author="YURAM ALMEIDA SANTOS" w:date="2025-07-01T04:40:00Z"/>
          <w:rFonts w:ascii="Arial" w:eastAsia="Aptos" w:hAnsi="Arial" w:cs="Arial"/>
          <w:sz w:val="24"/>
          <w:szCs w:val="24"/>
          <w:rPrChange w:id="1414" w:author="EUDERLAN FREIRE DA SILVA ABREU" w:date="2025-07-17T19:05:00Z">
            <w:rPr>
              <w:ins w:id="1415" w:author="YURAM ALMEIDA SANTOS" w:date="2025-07-01T04:40:00Z"/>
              <w:rFonts w:ascii="Aptos" w:eastAsia="Aptos" w:hAnsi="Aptos" w:cs="Aptos"/>
              <w:sz w:val="24"/>
              <w:szCs w:val="24"/>
            </w:rPr>
          </w:rPrChange>
        </w:rPr>
        <w:pPrChange w:id="1416" w:author="EUDERLAN FREIRE DA SILVA ABREU" w:date="2025-07-17T19:06:00Z">
          <w:pPr/>
        </w:pPrChange>
      </w:pPr>
      <w:ins w:id="1417" w:author="YURAM ALMEIDA SANTOS" w:date="2025-07-01T04:40:00Z">
        <w:r w:rsidRPr="007A0C21">
          <w:rPr>
            <w:rFonts w:ascii="Arial" w:eastAsia="Aptos" w:hAnsi="Arial" w:cs="Arial"/>
            <w:sz w:val="24"/>
            <w:szCs w:val="24"/>
            <w:rPrChange w:id="1418" w:author="EUDERLAN FREIRE DA SILVA ABREU" w:date="2025-07-17T19:05:00Z">
              <w:rPr>
                <w:rFonts w:ascii="Aptos" w:eastAsia="Aptos" w:hAnsi="Aptos" w:cs="Aptos"/>
                <w:sz w:val="24"/>
                <w:szCs w:val="24"/>
              </w:rPr>
            </w:rPrChange>
          </w:rPr>
          <w:t>Tela exclusiva para usuários com privilégios de administrador.</w:t>
        </w:r>
      </w:ins>
    </w:p>
    <w:p w14:paraId="230BF4E6" w14:textId="7D484FCE" w:rsidR="5153E637" w:rsidRPr="007A0C21" w:rsidRDefault="004C02DD" w:rsidP="004C02DD">
      <w:pPr>
        <w:pStyle w:val="Ttulo2"/>
        <w:rPr>
          <w:ins w:id="1419" w:author="YURAM ALMEIDA SANTOS" w:date="2025-07-01T04:40:00Z"/>
          <w:rFonts w:eastAsia="Aptos"/>
          <w:rPrChange w:id="1420" w:author="EUDERLAN FREIRE DA SILVA ABREU" w:date="2025-07-17T19:05:00Z">
            <w:rPr>
              <w:ins w:id="1421" w:author="YURAM ALMEIDA SANTOS" w:date="2025-07-01T04:40:00Z"/>
              <w:rFonts w:ascii="Aptos" w:eastAsia="Aptos" w:hAnsi="Aptos" w:cs="Aptos"/>
              <w:sz w:val="24"/>
              <w:szCs w:val="24"/>
            </w:rPr>
          </w:rPrChange>
        </w:rPr>
        <w:pPrChange w:id="1422" w:author="EUDERLAN FREIRE DA SILVA ABREU" w:date="2025-07-17T19:36:00Z">
          <w:pPr/>
        </w:pPrChange>
      </w:pPr>
      <w:bookmarkStart w:id="1423" w:name="_Toc203674712"/>
      <w:ins w:id="1424" w:author="EUDERLAN FREIRE DA SILVA ABREU" w:date="2025-07-17T19:36:00Z">
        <w:r>
          <w:rPr>
            <w:rFonts w:eastAsia="Aptos"/>
          </w:rPr>
          <w:t xml:space="preserve">6.1 </w:t>
        </w:r>
      </w:ins>
      <w:ins w:id="1425" w:author="YURAM ALMEIDA SANTOS" w:date="2025-07-01T04:40:00Z">
        <w:r w:rsidR="5153E637" w:rsidRPr="007A0C21">
          <w:rPr>
            <w:rFonts w:eastAsia="Aptos"/>
            <w:rPrChange w:id="1426" w:author="EUDERLAN FREIRE DA SILVA ABREU" w:date="2025-07-17T19:05:00Z">
              <w:rPr>
                <w:rFonts w:ascii="Aptos" w:eastAsia="Aptos" w:hAnsi="Aptos" w:cs="Aptos"/>
                <w:sz w:val="24"/>
                <w:szCs w:val="24"/>
              </w:rPr>
            </w:rPrChange>
          </w:rPr>
          <w:t>Cabeçalho Admin</w:t>
        </w:r>
        <w:bookmarkEnd w:id="1423"/>
        <w:del w:id="1427" w:author="EUDERLAN FREIRE DA SILVA ABREU" w:date="2025-07-17T19:37:00Z">
          <w:r w:rsidR="5153E637" w:rsidRPr="007A0C21" w:rsidDel="004C02DD">
            <w:rPr>
              <w:rFonts w:eastAsia="Aptos"/>
              <w:rPrChange w:id="1428" w:author="EUDERLAN FREIRE DA SILVA ABREU" w:date="2025-07-17T19:05:00Z">
                <w:rPr>
                  <w:rFonts w:ascii="Aptos" w:eastAsia="Aptos" w:hAnsi="Aptos" w:cs="Aptos"/>
                  <w:sz w:val="24"/>
                  <w:szCs w:val="24"/>
                </w:rPr>
              </w:rPrChange>
            </w:rPr>
            <w:delText>:</w:delText>
          </w:r>
        </w:del>
      </w:ins>
    </w:p>
    <w:p w14:paraId="67BB3557" w14:textId="08B784CD" w:rsidR="5153E637" w:rsidRPr="007A0C21" w:rsidRDefault="5153E637" w:rsidP="007A0C21">
      <w:pPr>
        <w:pStyle w:val="PargrafodaLista"/>
        <w:numPr>
          <w:ilvl w:val="0"/>
          <w:numId w:val="42"/>
        </w:numPr>
        <w:spacing w:before="240" w:after="0" w:line="276" w:lineRule="auto"/>
        <w:jc w:val="both"/>
        <w:rPr>
          <w:ins w:id="1429" w:author="YURAM ALMEIDA SANTOS" w:date="2025-07-01T04:40:00Z"/>
          <w:rFonts w:ascii="Arial" w:eastAsia="Aptos" w:hAnsi="Arial" w:cs="Arial"/>
          <w:sz w:val="24"/>
          <w:szCs w:val="24"/>
          <w:rPrChange w:id="1430" w:author="EUDERLAN FREIRE DA SILVA ABREU" w:date="2025-07-17T19:05:00Z">
            <w:rPr>
              <w:ins w:id="1431" w:author="YURAM ALMEIDA SANTOS" w:date="2025-07-01T04:40:00Z"/>
              <w:rFonts w:ascii="Aptos" w:eastAsia="Aptos" w:hAnsi="Aptos" w:cs="Aptos"/>
              <w:sz w:val="24"/>
              <w:szCs w:val="24"/>
            </w:rPr>
          </w:rPrChange>
        </w:rPr>
        <w:pPrChange w:id="1432" w:author="EUDERLAN FREIRE DA SILVA ABREU" w:date="2025-07-17T19:06:00Z">
          <w:pPr/>
        </w:pPrChange>
      </w:pPr>
      <w:ins w:id="1433" w:author="YURAM ALMEIDA SANTOS" w:date="2025-07-01T04:40:00Z">
        <w:r w:rsidRPr="007A0C21">
          <w:rPr>
            <w:rFonts w:ascii="Arial" w:eastAsia="Aptos" w:hAnsi="Arial" w:cs="Arial"/>
            <w:sz w:val="24"/>
            <w:szCs w:val="24"/>
            <w:rPrChange w:id="1434" w:author="EUDERLAN FREIRE DA SILVA ABREU" w:date="2025-07-17T19:05:00Z">
              <w:rPr>
                <w:rFonts w:ascii="Aptos" w:eastAsia="Aptos" w:hAnsi="Aptos" w:cs="Aptos"/>
                <w:sz w:val="24"/>
                <w:szCs w:val="24"/>
              </w:rPr>
            </w:rPrChange>
          </w:rPr>
          <w:t>Botão "← Voltar ao Chat"</w:t>
        </w:r>
      </w:ins>
    </w:p>
    <w:p w14:paraId="3151B480" w14:textId="3C5E2C11" w:rsidR="5153E637" w:rsidRPr="007A0C21" w:rsidRDefault="5153E637" w:rsidP="007A0C21">
      <w:pPr>
        <w:pStyle w:val="PargrafodaLista"/>
        <w:numPr>
          <w:ilvl w:val="0"/>
          <w:numId w:val="42"/>
        </w:numPr>
        <w:spacing w:before="240" w:after="0" w:line="276" w:lineRule="auto"/>
        <w:jc w:val="both"/>
        <w:rPr>
          <w:ins w:id="1435" w:author="YURAM ALMEIDA SANTOS" w:date="2025-07-01T04:40:00Z"/>
          <w:rFonts w:ascii="Arial" w:eastAsia="Aptos" w:hAnsi="Arial" w:cs="Arial"/>
          <w:sz w:val="24"/>
          <w:szCs w:val="24"/>
          <w:rPrChange w:id="1436" w:author="EUDERLAN FREIRE DA SILVA ABREU" w:date="2025-07-17T19:05:00Z">
            <w:rPr>
              <w:ins w:id="1437" w:author="YURAM ALMEIDA SANTOS" w:date="2025-07-01T04:40:00Z"/>
              <w:rFonts w:ascii="Aptos" w:eastAsia="Aptos" w:hAnsi="Aptos" w:cs="Aptos"/>
              <w:sz w:val="24"/>
              <w:szCs w:val="24"/>
            </w:rPr>
          </w:rPrChange>
        </w:rPr>
        <w:pPrChange w:id="1438" w:author="EUDERLAN FREIRE DA SILVA ABREU" w:date="2025-07-17T19:06:00Z">
          <w:pPr/>
        </w:pPrChange>
      </w:pPr>
      <w:ins w:id="1439" w:author="YURAM ALMEIDA SANTOS" w:date="2025-07-01T04:40:00Z">
        <w:r w:rsidRPr="007A0C21">
          <w:rPr>
            <w:rFonts w:ascii="Arial" w:eastAsia="Aptos" w:hAnsi="Arial" w:cs="Arial"/>
            <w:sz w:val="24"/>
            <w:szCs w:val="24"/>
            <w:rPrChange w:id="1440" w:author="EUDERLAN FREIRE DA SILVA ABREU" w:date="2025-07-17T19:05:00Z">
              <w:rPr>
                <w:rFonts w:ascii="Aptos" w:eastAsia="Aptos" w:hAnsi="Aptos" w:cs="Aptos"/>
                <w:sz w:val="24"/>
                <w:szCs w:val="24"/>
              </w:rPr>
            </w:rPrChange>
          </w:rPr>
          <w:t>Título "Painel Administrativo" com ícone de escudo</w:t>
        </w:r>
      </w:ins>
    </w:p>
    <w:p w14:paraId="75CE6815" w14:textId="6017AAB7" w:rsidR="5153E637" w:rsidRPr="007A0C21" w:rsidRDefault="5153E637" w:rsidP="007A0C21">
      <w:pPr>
        <w:pStyle w:val="PargrafodaLista"/>
        <w:numPr>
          <w:ilvl w:val="0"/>
          <w:numId w:val="42"/>
        </w:numPr>
        <w:spacing w:before="240" w:after="0" w:line="276" w:lineRule="auto"/>
        <w:jc w:val="both"/>
        <w:rPr>
          <w:ins w:id="1441" w:author="YURAM ALMEIDA SANTOS" w:date="2025-07-01T04:40:00Z"/>
          <w:rFonts w:ascii="Arial" w:eastAsia="Aptos" w:hAnsi="Arial" w:cs="Arial"/>
          <w:sz w:val="24"/>
          <w:szCs w:val="24"/>
          <w:rPrChange w:id="1442" w:author="EUDERLAN FREIRE DA SILVA ABREU" w:date="2025-07-17T19:05:00Z">
            <w:rPr>
              <w:ins w:id="1443" w:author="YURAM ALMEIDA SANTOS" w:date="2025-07-01T04:40:00Z"/>
              <w:rFonts w:ascii="Aptos" w:eastAsia="Aptos" w:hAnsi="Aptos" w:cs="Aptos"/>
              <w:sz w:val="24"/>
              <w:szCs w:val="24"/>
            </w:rPr>
          </w:rPrChange>
        </w:rPr>
        <w:pPrChange w:id="1444" w:author="EUDERLAN FREIRE DA SILVA ABREU" w:date="2025-07-17T19:06:00Z">
          <w:pPr/>
        </w:pPrChange>
      </w:pPr>
      <w:proofErr w:type="spellStart"/>
      <w:ins w:id="1445" w:author="YURAM ALMEIDA SANTOS" w:date="2025-07-01T04:40:00Z">
        <w:r w:rsidRPr="007A0C21">
          <w:rPr>
            <w:rFonts w:ascii="Arial" w:eastAsia="Aptos" w:hAnsi="Arial" w:cs="Arial"/>
            <w:sz w:val="24"/>
            <w:szCs w:val="24"/>
            <w:rPrChange w:id="1446" w:author="EUDERLAN FREIRE DA SILVA ABREU" w:date="2025-07-17T19:05:00Z">
              <w:rPr>
                <w:rFonts w:ascii="Aptos" w:eastAsia="Aptos" w:hAnsi="Aptos" w:cs="Aptos"/>
                <w:sz w:val="24"/>
                <w:szCs w:val="24"/>
              </w:rPr>
            </w:rPrChange>
          </w:rPr>
          <w:t>Badge</w:t>
        </w:r>
        <w:proofErr w:type="spellEnd"/>
        <w:r w:rsidRPr="007A0C21">
          <w:rPr>
            <w:rFonts w:ascii="Arial" w:eastAsia="Aptos" w:hAnsi="Arial" w:cs="Arial"/>
            <w:sz w:val="24"/>
            <w:szCs w:val="24"/>
            <w:rPrChange w:id="1447" w:author="EUDERLAN FREIRE DA SILVA ABREU" w:date="2025-07-17T19:05:00Z">
              <w:rPr>
                <w:rFonts w:ascii="Aptos" w:eastAsia="Aptos" w:hAnsi="Aptos" w:cs="Aptos"/>
                <w:sz w:val="24"/>
                <w:szCs w:val="24"/>
              </w:rPr>
            </w:rPrChange>
          </w:rPr>
          <w:t xml:space="preserve"> "</w:t>
        </w:r>
        <w:r w:rsidRPr="007A0C21">
          <w:rPr>
            <w:rFonts w:ascii="Segoe UI Emoji" w:eastAsia="Segoe UI Emoji" w:hAnsi="Segoe UI Emoji" w:cs="Segoe UI Emoji"/>
            <w:sz w:val="24"/>
            <w:szCs w:val="24"/>
            <w:rPrChange w:id="1448" w:author="EUDERLAN FREIRE DA SILVA ABREU" w:date="2025-07-17T19:05:00Z">
              <w:rPr>
                <w:rFonts w:ascii="Segoe UI Emoji" w:eastAsia="Segoe UI Emoji" w:hAnsi="Segoe UI Emoji" w:cs="Segoe UI Emoji"/>
                <w:sz w:val="24"/>
                <w:szCs w:val="24"/>
              </w:rPr>
            </w:rPrChange>
          </w:rPr>
          <w:t>👤</w:t>
        </w:r>
        <w:r w:rsidRPr="007A0C21">
          <w:rPr>
            <w:rFonts w:ascii="Arial" w:eastAsia="Aptos" w:hAnsi="Arial" w:cs="Arial"/>
            <w:sz w:val="24"/>
            <w:szCs w:val="24"/>
            <w:rPrChange w:id="1449" w:author="EUDERLAN FREIRE DA SILVA ABREU" w:date="2025-07-17T19:05:00Z">
              <w:rPr>
                <w:rFonts w:ascii="Aptos" w:eastAsia="Aptos" w:hAnsi="Aptos" w:cs="Aptos"/>
                <w:sz w:val="24"/>
                <w:szCs w:val="24"/>
              </w:rPr>
            </w:rPrChange>
          </w:rPr>
          <w:t xml:space="preserve"> Administrador: [</w:t>
        </w:r>
        <w:proofErr w:type="spellStart"/>
        <w:r w:rsidRPr="007A0C21">
          <w:rPr>
            <w:rFonts w:ascii="Arial" w:eastAsia="Aptos" w:hAnsi="Arial" w:cs="Arial"/>
            <w:sz w:val="24"/>
            <w:szCs w:val="24"/>
            <w:rPrChange w:id="1450" w:author="EUDERLAN FREIRE DA SILVA ABREU" w:date="2025-07-17T19:05:00Z">
              <w:rPr>
                <w:rFonts w:ascii="Aptos" w:eastAsia="Aptos" w:hAnsi="Aptos" w:cs="Aptos"/>
                <w:sz w:val="24"/>
                <w:szCs w:val="24"/>
              </w:rPr>
            </w:rPrChange>
          </w:rPr>
          <w:t>email</w:t>
        </w:r>
        <w:proofErr w:type="spellEnd"/>
        <w:r w:rsidRPr="007A0C21">
          <w:rPr>
            <w:rFonts w:ascii="Arial" w:eastAsia="Aptos" w:hAnsi="Arial" w:cs="Arial"/>
            <w:sz w:val="24"/>
            <w:szCs w:val="24"/>
            <w:rPrChange w:id="1451" w:author="EUDERLAN FREIRE DA SILVA ABREU" w:date="2025-07-17T19:05:00Z">
              <w:rPr>
                <w:rFonts w:ascii="Aptos" w:eastAsia="Aptos" w:hAnsi="Aptos" w:cs="Aptos"/>
                <w:sz w:val="24"/>
                <w:szCs w:val="24"/>
              </w:rPr>
            </w:rPrChange>
          </w:rPr>
          <w:t>]"</w:t>
        </w:r>
      </w:ins>
    </w:p>
    <w:p w14:paraId="76075E99" w14:textId="54E7D80B" w:rsidR="5153E637" w:rsidRPr="007A0C21" w:rsidRDefault="5153E637" w:rsidP="007A0C21">
      <w:pPr>
        <w:pStyle w:val="PargrafodaLista"/>
        <w:numPr>
          <w:ilvl w:val="0"/>
          <w:numId w:val="42"/>
        </w:numPr>
        <w:spacing w:before="240" w:after="0" w:line="276" w:lineRule="auto"/>
        <w:jc w:val="both"/>
        <w:rPr>
          <w:ins w:id="1452" w:author="YURAM ALMEIDA SANTOS" w:date="2025-07-01T04:40:00Z"/>
          <w:rFonts w:ascii="Arial" w:eastAsia="Aptos" w:hAnsi="Arial" w:cs="Arial"/>
          <w:sz w:val="24"/>
          <w:szCs w:val="24"/>
          <w:rPrChange w:id="1453" w:author="EUDERLAN FREIRE DA SILVA ABREU" w:date="2025-07-17T19:05:00Z">
            <w:rPr>
              <w:ins w:id="1454" w:author="YURAM ALMEIDA SANTOS" w:date="2025-07-01T04:40:00Z"/>
              <w:rFonts w:ascii="Aptos" w:eastAsia="Aptos" w:hAnsi="Aptos" w:cs="Aptos"/>
              <w:sz w:val="24"/>
              <w:szCs w:val="24"/>
            </w:rPr>
          </w:rPrChange>
        </w:rPr>
        <w:pPrChange w:id="1455" w:author="EUDERLAN FREIRE DA SILVA ABREU" w:date="2025-07-17T19:06:00Z">
          <w:pPr/>
        </w:pPrChange>
      </w:pPr>
      <w:ins w:id="1456" w:author="YURAM ALMEIDA SANTOS" w:date="2025-07-01T04:40:00Z">
        <w:r w:rsidRPr="007A0C21">
          <w:rPr>
            <w:rFonts w:ascii="Arial" w:eastAsia="Aptos" w:hAnsi="Arial" w:cs="Arial"/>
            <w:sz w:val="24"/>
            <w:szCs w:val="24"/>
            <w:rPrChange w:id="1457" w:author="EUDERLAN FREIRE DA SILVA ABREU" w:date="2025-07-17T19:05:00Z">
              <w:rPr>
                <w:rFonts w:ascii="Aptos" w:eastAsia="Aptos" w:hAnsi="Aptos" w:cs="Aptos"/>
                <w:sz w:val="24"/>
                <w:szCs w:val="24"/>
              </w:rPr>
            </w:rPrChange>
          </w:rPr>
          <w:t>Botão "Atualizar" com ícone de sincronização</w:t>
        </w:r>
      </w:ins>
    </w:p>
    <w:p w14:paraId="01A84566" w14:textId="664315DB" w:rsidR="5153E637" w:rsidRPr="007A0C21" w:rsidRDefault="5153E637" w:rsidP="007A0C21">
      <w:pPr>
        <w:pStyle w:val="PargrafodaLista"/>
        <w:numPr>
          <w:ilvl w:val="0"/>
          <w:numId w:val="42"/>
        </w:numPr>
        <w:spacing w:before="240" w:after="0" w:line="276" w:lineRule="auto"/>
        <w:jc w:val="both"/>
        <w:rPr>
          <w:ins w:id="1458" w:author="YURAM ALMEIDA SANTOS" w:date="2025-07-01T04:40:00Z"/>
          <w:rFonts w:ascii="Arial" w:eastAsia="Aptos" w:hAnsi="Arial" w:cs="Arial"/>
          <w:sz w:val="24"/>
          <w:szCs w:val="24"/>
          <w:rPrChange w:id="1459" w:author="EUDERLAN FREIRE DA SILVA ABREU" w:date="2025-07-17T19:05:00Z">
            <w:rPr>
              <w:ins w:id="1460" w:author="YURAM ALMEIDA SANTOS" w:date="2025-07-01T04:40:00Z"/>
              <w:rFonts w:ascii="Aptos" w:eastAsia="Aptos" w:hAnsi="Aptos" w:cs="Aptos"/>
              <w:sz w:val="24"/>
              <w:szCs w:val="24"/>
            </w:rPr>
          </w:rPrChange>
        </w:rPr>
        <w:pPrChange w:id="1461" w:author="EUDERLAN FREIRE DA SILVA ABREU" w:date="2025-07-17T19:06:00Z">
          <w:pPr/>
        </w:pPrChange>
      </w:pPr>
      <w:ins w:id="1462" w:author="YURAM ALMEIDA SANTOS" w:date="2025-07-01T04:40:00Z">
        <w:r w:rsidRPr="007A0C21">
          <w:rPr>
            <w:rFonts w:ascii="Arial" w:eastAsia="Aptos" w:hAnsi="Arial" w:cs="Arial"/>
            <w:sz w:val="24"/>
            <w:szCs w:val="24"/>
            <w:rPrChange w:id="1463" w:author="EUDERLAN FREIRE DA SILVA ABREU" w:date="2025-07-17T19:05:00Z">
              <w:rPr>
                <w:rFonts w:ascii="Aptos" w:eastAsia="Aptos" w:hAnsi="Aptos" w:cs="Aptos"/>
                <w:sz w:val="24"/>
                <w:szCs w:val="24"/>
              </w:rPr>
            </w:rPrChange>
          </w:rPr>
          <w:t>Botão de logout</w:t>
        </w:r>
      </w:ins>
    </w:p>
    <w:p w14:paraId="4F6533E9" w14:textId="545EE836" w:rsidR="5153E637" w:rsidRPr="007A0C21" w:rsidRDefault="004C02DD" w:rsidP="004C02DD">
      <w:pPr>
        <w:pStyle w:val="Ttulo2"/>
        <w:rPr>
          <w:ins w:id="1464" w:author="YURAM ALMEIDA SANTOS" w:date="2025-07-01T04:40:00Z"/>
          <w:rFonts w:eastAsia="Aptos"/>
          <w:rPrChange w:id="1465" w:author="EUDERLAN FREIRE DA SILVA ABREU" w:date="2025-07-17T19:05:00Z">
            <w:rPr>
              <w:ins w:id="1466" w:author="YURAM ALMEIDA SANTOS" w:date="2025-07-01T04:40:00Z"/>
              <w:rFonts w:ascii="Aptos" w:eastAsia="Aptos" w:hAnsi="Aptos" w:cs="Aptos"/>
              <w:sz w:val="24"/>
              <w:szCs w:val="24"/>
            </w:rPr>
          </w:rPrChange>
        </w:rPr>
        <w:pPrChange w:id="1467" w:author="EUDERLAN FREIRE DA SILVA ABREU" w:date="2025-07-17T19:36:00Z">
          <w:pPr>
            <w:numPr>
              <w:numId w:val="6"/>
            </w:numPr>
            <w:tabs>
              <w:tab w:val="num" w:pos="720"/>
            </w:tabs>
            <w:ind w:left="720" w:hanging="360"/>
          </w:pPr>
        </w:pPrChange>
      </w:pPr>
      <w:bookmarkStart w:id="1468" w:name="_Toc203674713"/>
      <w:ins w:id="1469" w:author="EUDERLAN FREIRE DA SILVA ABREU" w:date="2025-07-17T19:36:00Z">
        <w:r>
          <w:rPr>
            <w:rFonts w:eastAsia="Aptos"/>
          </w:rPr>
          <w:t>6.</w:t>
        </w:r>
      </w:ins>
      <w:ins w:id="1470" w:author="EUDERLAN FREIRE DA SILVA ABREU" w:date="2025-07-17T19:37:00Z">
        <w:r>
          <w:rPr>
            <w:rFonts w:eastAsia="Aptos"/>
          </w:rPr>
          <w:t xml:space="preserve">2 </w:t>
        </w:r>
      </w:ins>
      <w:ins w:id="1471" w:author="YURAM ALMEIDA SANTOS" w:date="2025-07-01T04:40:00Z">
        <w:r w:rsidR="5153E637" w:rsidRPr="007A0C21">
          <w:rPr>
            <w:rFonts w:eastAsia="Aptos"/>
            <w:rPrChange w:id="1472" w:author="EUDERLAN FREIRE DA SILVA ABREU" w:date="2025-07-17T19:05:00Z">
              <w:rPr>
                <w:rFonts w:ascii="Aptos" w:eastAsia="Aptos" w:hAnsi="Aptos" w:cs="Aptos"/>
                <w:sz w:val="24"/>
                <w:szCs w:val="24"/>
              </w:rPr>
            </w:rPrChange>
          </w:rPr>
          <w:t>Seção de Documentos</w:t>
        </w:r>
        <w:bookmarkEnd w:id="1468"/>
        <w:del w:id="1473" w:author="EUDERLAN FREIRE DA SILVA ABREU" w:date="2025-07-17T19:37:00Z">
          <w:r w:rsidR="5153E637" w:rsidRPr="007A0C21" w:rsidDel="004C02DD">
            <w:rPr>
              <w:rFonts w:eastAsia="Aptos"/>
              <w:rPrChange w:id="1474" w:author="EUDERLAN FREIRE DA SILVA ABREU" w:date="2025-07-17T19:05:00Z">
                <w:rPr>
                  <w:rFonts w:ascii="Aptos" w:eastAsia="Aptos" w:hAnsi="Aptos" w:cs="Aptos"/>
                  <w:sz w:val="24"/>
                  <w:szCs w:val="24"/>
                </w:rPr>
              </w:rPrChange>
            </w:rPr>
            <w:delText>:</w:delText>
          </w:r>
        </w:del>
      </w:ins>
    </w:p>
    <w:p w14:paraId="79935F07" w14:textId="7D60F189" w:rsidR="5153E637" w:rsidRPr="007A0C21" w:rsidRDefault="5153E637" w:rsidP="007A0C21">
      <w:pPr>
        <w:pStyle w:val="PargrafodaLista"/>
        <w:numPr>
          <w:ilvl w:val="0"/>
          <w:numId w:val="41"/>
        </w:numPr>
        <w:spacing w:before="240" w:after="0" w:line="276" w:lineRule="auto"/>
        <w:jc w:val="both"/>
        <w:rPr>
          <w:ins w:id="1475" w:author="YURAM ALMEIDA SANTOS" w:date="2025-07-01T04:40:00Z"/>
          <w:rFonts w:ascii="Arial" w:eastAsia="Aptos" w:hAnsi="Arial" w:cs="Arial"/>
          <w:sz w:val="24"/>
          <w:szCs w:val="24"/>
          <w:rPrChange w:id="1476" w:author="EUDERLAN FREIRE DA SILVA ABREU" w:date="2025-07-17T19:05:00Z">
            <w:rPr>
              <w:ins w:id="1477" w:author="YURAM ALMEIDA SANTOS" w:date="2025-07-01T04:40:00Z"/>
              <w:rFonts w:ascii="Aptos" w:eastAsia="Aptos" w:hAnsi="Aptos" w:cs="Aptos"/>
              <w:sz w:val="24"/>
              <w:szCs w:val="24"/>
            </w:rPr>
          </w:rPrChange>
        </w:rPr>
        <w:pPrChange w:id="1478" w:author="EUDERLAN FREIRE DA SILVA ABREU" w:date="2025-07-17T19:06:00Z">
          <w:pPr/>
        </w:pPrChange>
      </w:pPr>
      <w:ins w:id="1479" w:author="YURAM ALMEIDA SANTOS" w:date="2025-07-01T04:40:00Z">
        <w:r w:rsidRPr="007A0C21">
          <w:rPr>
            <w:rFonts w:ascii="Arial" w:eastAsia="Aptos" w:hAnsi="Arial" w:cs="Arial"/>
            <w:b/>
            <w:bCs/>
            <w:sz w:val="24"/>
            <w:szCs w:val="24"/>
            <w:rPrChange w:id="1480" w:author="EUDERLAN FREIRE DA SILVA ABREU" w:date="2025-07-17T19:05:00Z">
              <w:rPr>
                <w:rFonts w:ascii="Aptos" w:eastAsia="Aptos" w:hAnsi="Aptos" w:cs="Aptos"/>
                <w:b/>
                <w:bCs/>
                <w:sz w:val="24"/>
                <w:szCs w:val="24"/>
              </w:rPr>
            </w:rPrChange>
          </w:rPr>
          <w:t>Título</w:t>
        </w:r>
        <w:r w:rsidRPr="007A0C21">
          <w:rPr>
            <w:rFonts w:ascii="Arial" w:eastAsia="Aptos" w:hAnsi="Arial" w:cs="Arial"/>
            <w:sz w:val="24"/>
            <w:szCs w:val="24"/>
            <w:rPrChange w:id="1481" w:author="EUDERLAN FREIRE DA SILVA ABREU" w:date="2025-07-17T19:05:00Z">
              <w:rPr>
                <w:rFonts w:ascii="Aptos" w:eastAsia="Aptos" w:hAnsi="Aptos" w:cs="Aptos"/>
                <w:sz w:val="24"/>
                <w:szCs w:val="24"/>
              </w:rPr>
            </w:rPrChange>
          </w:rPr>
          <w:t>: "Gerenciar Documentos"</w:t>
        </w:r>
      </w:ins>
    </w:p>
    <w:p w14:paraId="38F23D00" w14:textId="7E8B9D0E" w:rsidR="5153E637" w:rsidRPr="007A0C21" w:rsidRDefault="5153E637" w:rsidP="007A0C21">
      <w:pPr>
        <w:pStyle w:val="PargrafodaLista"/>
        <w:numPr>
          <w:ilvl w:val="0"/>
          <w:numId w:val="41"/>
        </w:numPr>
        <w:spacing w:before="240" w:after="0" w:line="276" w:lineRule="auto"/>
        <w:jc w:val="both"/>
        <w:rPr>
          <w:ins w:id="1482" w:author="YURAM ALMEIDA SANTOS" w:date="2025-07-01T04:40:00Z"/>
          <w:rFonts w:ascii="Arial" w:eastAsia="Aptos" w:hAnsi="Arial" w:cs="Arial"/>
          <w:sz w:val="24"/>
          <w:szCs w:val="24"/>
          <w:rPrChange w:id="1483" w:author="EUDERLAN FREIRE DA SILVA ABREU" w:date="2025-07-17T19:05:00Z">
            <w:rPr>
              <w:ins w:id="1484" w:author="YURAM ALMEIDA SANTOS" w:date="2025-07-01T04:40:00Z"/>
              <w:rFonts w:ascii="Aptos" w:eastAsia="Aptos" w:hAnsi="Aptos" w:cs="Aptos"/>
              <w:sz w:val="24"/>
              <w:szCs w:val="24"/>
            </w:rPr>
          </w:rPrChange>
        </w:rPr>
        <w:pPrChange w:id="1485" w:author="EUDERLAN FREIRE DA SILVA ABREU" w:date="2025-07-17T19:06:00Z">
          <w:pPr/>
        </w:pPrChange>
      </w:pPr>
      <w:ins w:id="1486" w:author="YURAM ALMEIDA SANTOS" w:date="2025-07-01T04:40:00Z">
        <w:r w:rsidRPr="007A0C21">
          <w:rPr>
            <w:rFonts w:ascii="Arial" w:eastAsia="Aptos" w:hAnsi="Arial" w:cs="Arial"/>
            <w:b/>
            <w:bCs/>
            <w:sz w:val="24"/>
            <w:szCs w:val="24"/>
            <w:rPrChange w:id="1487" w:author="EUDERLAN FREIRE DA SILVA ABREU" w:date="2025-07-17T19:05:00Z">
              <w:rPr>
                <w:rFonts w:ascii="Aptos" w:eastAsia="Aptos" w:hAnsi="Aptos" w:cs="Aptos"/>
                <w:b/>
                <w:bCs/>
                <w:sz w:val="24"/>
                <w:szCs w:val="24"/>
              </w:rPr>
            </w:rPrChange>
          </w:rPr>
          <w:t>Botão</w:t>
        </w:r>
        <w:r w:rsidRPr="007A0C21">
          <w:rPr>
            <w:rFonts w:ascii="Arial" w:eastAsia="Aptos" w:hAnsi="Arial" w:cs="Arial"/>
            <w:sz w:val="24"/>
            <w:szCs w:val="24"/>
            <w:rPrChange w:id="1488" w:author="EUDERLAN FREIRE DA SILVA ABREU" w:date="2025-07-17T19:05:00Z">
              <w:rPr>
                <w:rFonts w:ascii="Aptos" w:eastAsia="Aptos" w:hAnsi="Aptos" w:cs="Aptos"/>
                <w:sz w:val="24"/>
                <w:szCs w:val="24"/>
              </w:rPr>
            </w:rPrChange>
          </w:rPr>
          <w:t>: "+ Adicionar Documento"</w:t>
        </w:r>
      </w:ins>
    </w:p>
    <w:p w14:paraId="078D9392" w14:textId="70FBDA30" w:rsidR="5153E637" w:rsidRPr="007A0C21" w:rsidRDefault="5153E637" w:rsidP="007A0C21">
      <w:pPr>
        <w:pStyle w:val="PargrafodaLista"/>
        <w:numPr>
          <w:ilvl w:val="0"/>
          <w:numId w:val="41"/>
        </w:numPr>
        <w:spacing w:before="240" w:after="0" w:line="276" w:lineRule="auto"/>
        <w:jc w:val="both"/>
        <w:rPr>
          <w:ins w:id="1489" w:author="YURAM ALMEIDA SANTOS" w:date="2025-07-01T04:40:00Z"/>
          <w:rFonts w:ascii="Arial" w:eastAsia="Aptos" w:hAnsi="Arial" w:cs="Arial"/>
          <w:sz w:val="24"/>
          <w:szCs w:val="24"/>
          <w:rPrChange w:id="1490" w:author="EUDERLAN FREIRE DA SILVA ABREU" w:date="2025-07-17T19:05:00Z">
            <w:rPr>
              <w:ins w:id="1491" w:author="YURAM ALMEIDA SANTOS" w:date="2025-07-01T04:40:00Z"/>
              <w:rFonts w:ascii="Aptos" w:eastAsia="Aptos" w:hAnsi="Aptos" w:cs="Aptos"/>
              <w:sz w:val="24"/>
              <w:szCs w:val="24"/>
            </w:rPr>
          </w:rPrChange>
        </w:rPr>
        <w:pPrChange w:id="1492" w:author="EUDERLAN FREIRE DA SILVA ABREU" w:date="2025-07-17T19:06:00Z">
          <w:pPr/>
        </w:pPrChange>
      </w:pPr>
      <w:ins w:id="1493" w:author="YURAM ALMEIDA SANTOS" w:date="2025-07-01T04:40:00Z">
        <w:r w:rsidRPr="007A0C21">
          <w:rPr>
            <w:rFonts w:ascii="Arial" w:eastAsia="Aptos" w:hAnsi="Arial" w:cs="Arial"/>
            <w:b/>
            <w:bCs/>
            <w:sz w:val="24"/>
            <w:szCs w:val="24"/>
            <w:rPrChange w:id="1494" w:author="EUDERLAN FREIRE DA SILVA ABREU" w:date="2025-07-17T19:05:00Z">
              <w:rPr>
                <w:rFonts w:ascii="Aptos" w:eastAsia="Aptos" w:hAnsi="Aptos" w:cs="Aptos"/>
                <w:b/>
                <w:bCs/>
                <w:sz w:val="24"/>
                <w:szCs w:val="24"/>
              </w:rPr>
            </w:rPrChange>
          </w:rPr>
          <w:t>Lista de documentos</w:t>
        </w:r>
        <w:r w:rsidRPr="007A0C21">
          <w:rPr>
            <w:rFonts w:ascii="Arial" w:eastAsia="Aptos" w:hAnsi="Arial" w:cs="Arial"/>
            <w:sz w:val="24"/>
            <w:szCs w:val="24"/>
            <w:rPrChange w:id="1495" w:author="EUDERLAN FREIRE DA SILVA ABREU" w:date="2025-07-17T19:05:00Z">
              <w:rPr>
                <w:rFonts w:ascii="Aptos" w:eastAsia="Aptos" w:hAnsi="Aptos" w:cs="Aptos"/>
                <w:sz w:val="24"/>
                <w:szCs w:val="24"/>
              </w:rPr>
            </w:rPrChange>
          </w:rPr>
          <w:t>: Grade com cards dos documentos</w:t>
        </w:r>
      </w:ins>
    </w:p>
    <w:p w14:paraId="60ED5328" w14:textId="31CE2E33" w:rsidR="5153E637" w:rsidRPr="007A0C21" w:rsidRDefault="5153E637" w:rsidP="007A0C21">
      <w:pPr>
        <w:spacing w:before="240" w:line="276" w:lineRule="auto"/>
        <w:jc w:val="both"/>
        <w:rPr>
          <w:ins w:id="1496" w:author="YURAM ALMEIDA SANTOS" w:date="2025-07-01T04:40:00Z"/>
          <w:rFonts w:ascii="Arial" w:eastAsia="Aptos" w:hAnsi="Arial" w:cs="Arial"/>
          <w:sz w:val="24"/>
          <w:szCs w:val="24"/>
          <w:rPrChange w:id="1497" w:author="EUDERLAN FREIRE DA SILVA ABREU" w:date="2025-07-17T19:05:00Z">
            <w:rPr>
              <w:ins w:id="1498" w:author="YURAM ALMEIDA SANTOS" w:date="2025-07-01T04:40:00Z"/>
              <w:rFonts w:ascii="Aptos" w:eastAsia="Aptos" w:hAnsi="Aptos" w:cs="Aptos"/>
              <w:sz w:val="24"/>
              <w:szCs w:val="24"/>
            </w:rPr>
          </w:rPrChange>
        </w:rPr>
        <w:pPrChange w:id="1499" w:author="EUDERLAN FREIRE DA SILVA ABREU" w:date="2025-07-17T19:06:00Z">
          <w:pPr>
            <w:numPr>
              <w:numId w:val="5"/>
            </w:numPr>
            <w:ind w:left="720" w:hanging="360"/>
          </w:pPr>
        </w:pPrChange>
      </w:pPr>
      <w:ins w:id="1500" w:author="YURAM ALMEIDA SANTOS" w:date="2025-07-01T04:40:00Z">
        <w:r w:rsidRPr="007A0C21">
          <w:rPr>
            <w:rFonts w:ascii="Arial" w:eastAsia="Aptos" w:hAnsi="Arial" w:cs="Arial"/>
            <w:sz w:val="24"/>
            <w:szCs w:val="24"/>
            <w:rPrChange w:id="1501" w:author="EUDERLAN FREIRE DA SILVA ABREU" w:date="2025-07-17T19:05:00Z">
              <w:rPr>
                <w:rFonts w:ascii="Aptos" w:eastAsia="Aptos" w:hAnsi="Aptos" w:cs="Aptos"/>
                <w:sz w:val="24"/>
                <w:szCs w:val="24"/>
              </w:rPr>
            </w:rPrChange>
          </w:rPr>
          <w:t>Cards de Documentos:</w:t>
        </w:r>
      </w:ins>
    </w:p>
    <w:p w14:paraId="1CC495B2" w14:textId="5B89AAEA" w:rsidR="5153E637" w:rsidRPr="007A0C21" w:rsidRDefault="5153E637" w:rsidP="007A0C21">
      <w:pPr>
        <w:spacing w:before="240" w:line="276" w:lineRule="auto"/>
        <w:jc w:val="both"/>
        <w:rPr>
          <w:ins w:id="1502" w:author="YURAM ALMEIDA SANTOS" w:date="2025-07-01T04:40:00Z"/>
          <w:rFonts w:ascii="Arial" w:eastAsia="Aptos" w:hAnsi="Arial" w:cs="Arial"/>
          <w:sz w:val="24"/>
          <w:szCs w:val="24"/>
          <w:rPrChange w:id="1503" w:author="EUDERLAN FREIRE DA SILVA ABREU" w:date="2025-07-17T19:05:00Z">
            <w:rPr>
              <w:ins w:id="1504" w:author="YURAM ALMEIDA SANTOS" w:date="2025-07-01T04:40:00Z"/>
              <w:rFonts w:ascii="Aptos" w:eastAsia="Aptos" w:hAnsi="Aptos" w:cs="Aptos"/>
              <w:sz w:val="24"/>
              <w:szCs w:val="24"/>
            </w:rPr>
          </w:rPrChange>
        </w:rPr>
        <w:pPrChange w:id="1505" w:author="EUDERLAN FREIRE DA SILVA ABREU" w:date="2025-07-17T19:06:00Z">
          <w:pPr/>
        </w:pPrChange>
      </w:pPr>
      <w:ins w:id="1506" w:author="YURAM ALMEIDA SANTOS" w:date="2025-07-01T04:40:00Z">
        <w:r w:rsidRPr="007A0C21">
          <w:rPr>
            <w:rFonts w:ascii="Arial" w:eastAsia="Aptos" w:hAnsi="Arial" w:cs="Arial"/>
            <w:sz w:val="24"/>
            <w:szCs w:val="24"/>
            <w:rPrChange w:id="1507" w:author="EUDERLAN FREIRE DA SILVA ABREU" w:date="2025-07-17T19:05:00Z">
              <w:rPr>
                <w:rFonts w:ascii="Aptos" w:eastAsia="Aptos" w:hAnsi="Aptos" w:cs="Aptos"/>
                <w:sz w:val="24"/>
                <w:szCs w:val="24"/>
              </w:rPr>
            </w:rPrChange>
          </w:rPr>
          <w:t>Cada documento exibe:</w:t>
        </w:r>
      </w:ins>
    </w:p>
    <w:p w14:paraId="346A434B" w14:textId="1C2EE959" w:rsidR="5153E637" w:rsidRPr="007A0C21" w:rsidRDefault="5153E637" w:rsidP="007A0C21">
      <w:pPr>
        <w:pStyle w:val="PargrafodaLista"/>
        <w:numPr>
          <w:ilvl w:val="0"/>
          <w:numId w:val="40"/>
        </w:numPr>
        <w:spacing w:before="240" w:after="0" w:line="276" w:lineRule="auto"/>
        <w:jc w:val="both"/>
        <w:rPr>
          <w:ins w:id="1508" w:author="YURAM ALMEIDA SANTOS" w:date="2025-07-01T04:40:00Z"/>
          <w:rFonts w:ascii="Arial" w:eastAsia="Aptos" w:hAnsi="Arial" w:cs="Arial"/>
          <w:sz w:val="24"/>
          <w:szCs w:val="24"/>
          <w:rPrChange w:id="1509" w:author="EUDERLAN FREIRE DA SILVA ABREU" w:date="2025-07-17T19:05:00Z">
            <w:rPr>
              <w:ins w:id="1510" w:author="YURAM ALMEIDA SANTOS" w:date="2025-07-01T04:40:00Z"/>
              <w:rFonts w:ascii="Aptos" w:eastAsia="Aptos" w:hAnsi="Aptos" w:cs="Aptos"/>
              <w:sz w:val="24"/>
              <w:szCs w:val="24"/>
            </w:rPr>
          </w:rPrChange>
        </w:rPr>
        <w:pPrChange w:id="1511" w:author="EUDERLAN FREIRE DA SILVA ABREU" w:date="2025-07-17T19:06:00Z">
          <w:pPr/>
        </w:pPrChange>
      </w:pPr>
      <w:ins w:id="1512" w:author="YURAM ALMEIDA SANTOS" w:date="2025-07-01T04:40:00Z">
        <w:r w:rsidRPr="007A0C21">
          <w:rPr>
            <w:rFonts w:ascii="Arial" w:eastAsia="Aptos" w:hAnsi="Arial" w:cs="Arial"/>
            <w:b/>
            <w:bCs/>
            <w:sz w:val="24"/>
            <w:szCs w:val="24"/>
            <w:rPrChange w:id="1513" w:author="EUDERLAN FREIRE DA SILVA ABREU" w:date="2025-07-17T19:05:00Z">
              <w:rPr>
                <w:rFonts w:ascii="Aptos" w:eastAsia="Aptos" w:hAnsi="Aptos" w:cs="Aptos"/>
                <w:b/>
                <w:bCs/>
                <w:sz w:val="24"/>
                <w:szCs w:val="24"/>
              </w:rPr>
            </w:rPrChange>
          </w:rPr>
          <w:t>Ícone PDF</w:t>
        </w:r>
        <w:r w:rsidRPr="007A0C21">
          <w:rPr>
            <w:rFonts w:ascii="Arial" w:eastAsia="Aptos" w:hAnsi="Arial" w:cs="Arial"/>
            <w:sz w:val="24"/>
            <w:szCs w:val="24"/>
            <w:rPrChange w:id="1514" w:author="EUDERLAN FREIRE DA SILVA ABREU" w:date="2025-07-17T19:05:00Z">
              <w:rPr>
                <w:rFonts w:ascii="Aptos" w:eastAsia="Aptos" w:hAnsi="Aptos" w:cs="Aptos"/>
                <w:sz w:val="24"/>
                <w:szCs w:val="24"/>
              </w:rPr>
            </w:rPrChange>
          </w:rPr>
          <w:t>: Representação visual</w:t>
        </w:r>
      </w:ins>
    </w:p>
    <w:p w14:paraId="3D93E93E" w14:textId="770C116F" w:rsidR="5153E637" w:rsidRPr="007A0C21" w:rsidRDefault="5153E637" w:rsidP="007A0C21">
      <w:pPr>
        <w:pStyle w:val="PargrafodaLista"/>
        <w:numPr>
          <w:ilvl w:val="0"/>
          <w:numId w:val="40"/>
        </w:numPr>
        <w:spacing w:before="240" w:after="0" w:line="276" w:lineRule="auto"/>
        <w:jc w:val="both"/>
        <w:rPr>
          <w:ins w:id="1515" w:author="YURAM ALMEIDA SANTOS" w:date="2025-07-01T04:40:00Z"/>
          <w:rFonts w:ascii="Arial" w:eastAsia="Aptos" w:hAnsi="Arial" w:cs="Arial"/>
          <w:sz w:val="24"/>
          <w:szCs w:val="24"/>
          <w:rPrChange w:id="1516" w:author="EUDERLAN FREIRE DA SILVA ABREU" w:date="2025-07-17T19:05:00Z">
            <w:rPr>
              <w:ins w:id="1517" w:author="YURAM ALMEIDA SANTOS" w:date="2025-07-01T04:40:00Z"/>
              <w:rFonts w:ascii="Aptos" w:eastAsia="Aptos" w:hAnsi="Aptos" w:cs="Aptos"/>
              <w:sz w:val="24"/>
              <w:szCs w:val="24"/>
            </w:rPr>
          </w:rPrChange>
        </w:rPr>
        <w:pPrChange w:id="1518" w:author="EUDERLAN FREIRE DA SILVA ABREU" w:date="2025-07-17T19:06:00Z">
          <w:pPr/>
        </w:pPrChange>
      </w:pPr>
      <w:ins w:id="1519" w:author="YURAM ALMEIDA SANTOS" w:date="2025-07-01T04:40:00Z">
        <w:r w:rsidRPr="007A0C21">
          <w:rPr>
            <w:rFonts w:ascii="Arial" w:eastAsia="Aptos" w:hAnsi="Arial" w:cs="Arial"/>
            <w:b/>
            <w:bCs/>
            <w:sz w:val="24"/>
            <w:szCs w:val="24"/>
            <w:rPrChange w:id="1520" w:author="EUDERLAN FREIRE DA SILVA ABREU" w:date="2025-07-17T19:05:00Z">
              <w:rPr>
                <w:rFonts w:ascii="Aptos" w:eastAsia="Aptos" w:hAnsi="Aptos" w:cs="Aptos"/>
                <w:b/>
                <w:bCs/>
                <w:sz w:val="24"/>
                <w:szCs w:val="24"/>
              </w:rPr>
            </w:rPrChange>
          </w:rPr>
          <w:t>Nome do arquivo</w:t>
        </w:r>
        <w:r w:rsidRPr="007A0C21">
          <w:rPr>
            <w:rFonts w:ascii="Arial" w:eastAsia="Aptos" w:hAnsi="Arial" w:cs="Arial"/>
            <w:sz w:val="24"/>
            <w:szCs w:val="24"/>
            <w:rPrChange w:id="1521" w:author="EUDERLAN FREIRE DA SILVA ABREU" w:date="2025-07-17T19:05:00Z">
              <w:rPr>
                <w:rFonts w:ascii="Aptos" w:eastAsia="Aptos" w:hAnsi="Aptos" w:cs="Aptos"/>
                <w:sz w:val="24"/>
                <w:szCs w:val="24"/>
              </w:rPr>
            </w:rPrChange>
          </w:rPr>
          <w:t>: Título do documento</w:t>
        </w:r>
      </w:ins>
    </w:p>
    <w:p w14:paraId="57C230CF" w14:textId="39592E04" w:rsidR="5153E637" w:rsidRPr="007A0C21" w:rsidRDefault="5153E637" w:rsidP="007A0C21">
      <w:pPr>
        <w:pStyle w:val="PargrafodaLista"/>
        <w:numPr>
          <w:ilvl w:val="0"/>
          <w:numId w:val="40"/>
        </w:numPr>
        <w:spacing w:before="240" w:after="0" w:line="276" w:lineRule="auto"/>
        <w:jc w:val="both"/>
        <w:rPr>
          <w:ins w:id="1522" w:author="YURAM ALMEIDA SANTOS" w:date="2025-07-01T04:40:00Z"/>
          <w:rFonts w:ascii="Arial" w:eastAsia="Aptos" w:hAnsi="Arial" w:cs="Arial"/>
          <w:sz w:val="24"/>
          <w:szCs w:val="24"/>
          <w:rPrChange w:id="1523" w:author="EUDERLAN FREIRE DA SILVA ABREU" w:date="2025-07-17T19:05:00Z">
            <w:rPr>
              <w:ins w:id="1524" w:author="YURAM ALMEIDA SANTOS" w:date="2025-07-01T04:40:00Z"/>
              <w:rFonts w:ascii="Aptos" w:eastAsia="Aptos" w:hAnsi="Aptos" w:cs="Aptos"/>
              <w:sz w:val="24"/>
              <w:szCs w:val="24"/>
            </w:rPr>
          </w:rPrChange>
        </w:rPr>
        <w:pPrChange w:id="1525" w:author="EUDERLAN FREIRE DA SILVA ABREU" w:date="2025-07-17T19:06:00Z">
          <w:pPr/>
        </w:pPrChange>
      </w:pPr>
      <w:ins w:id="1526" w:author="YURAM ALMEIDA SANTOS" w:date="2025-07-01T04:40:00Z">
        <w:r w:rsidRPr="007A0C21">
          <w:rPr>
            <w:rFonts w:ascii="Arial" w:eastAsia="Aptos" w:hAnsi="Arial" w:cs="Arial"/>
            <w:b/>
            <w:bCs/>
            <w:sz w:val="24"/>
            <w:szCs w:val="24"/>
            <w:rPrChange w:id="1527" w:author="EUDERLAN FREIRE DA SILVA ABREU" w:date="2025-07-17T19:05:00Z">
              <w:rPr>
                <w:rFonts w:ascii="Aptos" w:eastAsia="Aptos" w:hAnsi="Aptos" w:cs="Aptos"/>
                <w:b/>
                <w:bCs/>
                <w:sz w:val="24"/>
                <w:szCs w:val="24"/>
              </w:rPr>
            </w:rPrChange>
          </w:rPr>
          <w:t>Versão</w:t>
        </w:r>
        <w:r w:rsidRPr="007A0C21">
          <w:rPr>
            <w:rFonts w:ascii="Arial" w:eastAsia="Aptos" w:hAnsi="Arial" w:cs="Arial"/>
            <w:sz w:val="24"/>
            <w:szCs w:val="24"/>
            <w:rPrChange w:id="1528" w:author="EUDERLAN FREIRE DA SILVA ABREU" w:date="2025-07-17T19:05:00Z">
              <w:rPr>
                <w:rFonts w:ascii="Aptos" w:eastAsia="Aptos" w:hAnsi="Aptos" w:cs="Aptos"/>
                <w:sz w:val="24"/>
                <w:szCs w:val="24"/>
              </w:rPr>
            </w:rPrChange>
          </w:rPr>
          <w:t>: Versão do documento</w:t>
        </w:r>
      </w:ins>
    </w:p>
    <w:p w14:paraId="4A5005F1" w14:textId="6B18C367" w:rsidR="5153E637" w:rsidRPr="007A0C21" w:rsidRDefault="5153E637" w:rsidP="007A0C21">
      <w:pPr>
        <w:pStyle w:val="PargrafodaLista"/>
        <w:numPr>
          <w:ilvl w:val="0"/>
          <w:numId w:val="40"/>
        </w:numPr>
        <w:spacing w:before="240" w:after="0" w:line="276" w:lineRule="auto"/>
        <w:jc w:val="both"/>
        <w:rPr>
          <w:ins w:id="1529" w:author="YURAM ALMEIDA SANTOS" w:date="2025-07-01T04:40:00Z"/>
          <w:rFonts w:ascii="Arial" w:eastAsia="Aptos" w:hAnsi="Arial" w:cs="Arial"/>
          <w:sz w:val="24"/>
          <w:szCs w:val="24"/>
          <w:rPrChange w:id="1530" w:author="EUDERLAN FREIRE DA SILVA ABREU" w:date="2025-07-17T19:05:00Z">
            <w:rPr>
              <w:ins w:id="1531" w:author="YURAM ALMEIDA SANTOS" w:date="2025-07-01T04:40:00Z"/>
              <w:rFonts w:ascii="Aptos" w:eastAsia="Aptos" w:hAnsi="Aptos" w:cs="Aptos"/>
              <w:sz w:val="24"/>
              <w:szCs w:val="24"/>
            </w:rPr>
          </w:rPrChange>
        </w:rPr>
        <w:pPrChange w:id="1532" w:author="EUDERLAN FREIRE DA SILVA ABREU" w:date="2025-07-17T19:06:00Z">
          <w:pPr/>
        </w:pPrChange>
      </w:pPr>
      <w:ins w:id="1533" w:author="YURAM ALMEIDA SANTOS" w:date="2025-07-01T04:40:00Z">
        <w:r w:rsidRPr="007A0C21">
          <w:rPr>
            <w:rFonts w:ascii="Arial" w:eastAsia="Aptos" w:hAnsi="Arial" w:cs="Arial"/>
            <w:b/>
            <w:bCs/>
            <w:sz w:val="24"/>
            <w:szCs w:val="24"/>
            <w:rPrChange w:id="1534" w:author="EUDERLAN FREIRE DA SILVA ABREU" w:date="2025-07-17T19:05:00Z">
              <w:rPr>
                <w:rFonts w:ascii="Aptos" w:eastAsia="Aptos" w:hAnsi="Aptos" w:cs="Aptos"/>
                <w:b/>
                <w:bCs/>
                <w:sz w:val="24"/>
                <w:szCs w:val="24"/>
              </w:rPr>
            </w:rPrChange>
          </w:rPr>
          <w:t>Última atualização</w:t>
        </w:r>
        <w:r w:rsidRPr="007A0C21">
          <w:rPr>
            <w:rFonts w:ascii="Arial" w:eastAsia="Aptos" w:hAnsi="Arial" w:cs="Arial"/>
            <w:sz w:val="24"/>
            <w:szCs w:val="24"/>
            <w:rPrChange w:id="1535" w:author="EUDERLAN FREIRE DA SILVA ABREU" w:date="2025-07-17T19:05:00Z">
              <w:rPr>
                <w:rFonts w:ascii="Aptos" w:eastAsia="Aptos" w:hAnsi="Aptos" w:cs="Aptos"/>
                <w:sz w:val="24"/>
                <w:szCs w:val="24"/>
              </w:rPr>
            </w:rPrChange>
          </w:rPr>
          <w:t>: Data da última modificação</w:t>
        </w:r>
      </w:ins>
    </w:p>
    <w:p w14:paraId="5994644A" w14:textId="59D12CE9" w:rsidR="5153E637" w:rsidRPr="007A0C21" w:rsidRDefault="5153E637" w:rsidP="007A0C21">
      <w:pPr>
        <w:pStyle w:val="PargrafodaLista"/>
        <w:numPr>
          <w:ilvl w:val="0"/>
          <w:numId w:val="40"/>
        </w:numPr>
        <w:spacing w:before="240" w:after="0" w:line="276" w:lineRule="auto"/>
        <w:jc w:val="both"/>
        <w:rPr>
          <w:ins w:id="1536" w:author="YURAM ALMEIDA SANTOS" w:date="2025-07-01T04:40:00Z"/>
          <w:rFonts w:ascii="Arial" w:eastAsia="Aptos" w:hAnsi="Arial" w:cs="Arial"/>
          <w:sz w:val="24"/>
          <w:szCs w:val="24"/>
          <w:rPrChange w:id="1537" w:author="EUDERLAN FREIRE DA SILVA ABREU" w:date="2025-07-17T19:05:00Z">
            <w:rPr>
              <w:ins w:id="1538" w:author="YURAM ALMEIDA SANTOS" w:date="2025-07-01T04:40:00Z"/>
              <w:rFonts w:ascii="Aptos" w:eastAsia="Aptos" w:hAnsi="Aptos" w:cs="Aptos"/>
              <w:sz w:val="24"/>
              <w:szCs w:val="24"/>
            </w:rPr>
          </w:rPrChange>
        </w:rPr>
        <w:pPrChange w:id="1539" w:author="EUDERLAN FREIRE DA SILVA ABREU" w:date="2025-07-17T19:06:00Z">
          <w:pPr/>
        </w:pPrChange>
      </w:pPr>
      <w:ins w:id="1540" w:author="YURAM ALMEIDA SANTOS" w:date="2025-07-01T04:40:00Z">
        <w:r w:rsidRPr="007A0C21">
          <w:rPr>
            <w:rFonts w:ascii="Arial" w:eastAsia="Aptos" w:hAnsi="Arial" w:cs="Arial"/>
            <w:b/>
            <w:bCs/>
            <w:sz w:val="24"/>
            <w:szCs w:val="24"/>
            <w:rPrChange w:id="1541" w:author="EUDERLAN FREIRE DA SILVA ABREU" w:date="2025-07-17T19:05:00Z">
              <w:rPr>
                <w:rFonts w:ascii="Aptos" w:eastAsia="Aptos" w:hAnsi="Aptos" w:cs="Aptos"/>
                <w:b/>
                <w:bCs/>
                <w:sz w:val="24"/>
                <w:szCs w:val="24"/>
              </w:rPr>
            </w:rPrChange>
          </w:rPr>
          <w:t>Tamanho</w:t>
        </w:r>
        <w:r w:rsidRPr="007A0C21">
          <w:rPr>
            <w:rFonts w:ascii="Arial" w:eastAsia="Aptos" w:hAnsi="Arial" w:cs="Arial"/>
            <w:sz w:val="24"/>
            <w:szCs w:val="24"/>
            <w:rPrChange w:id="1542" w:author="EUDERLAN FREIRE DA SILVA ABREU" w:date="2025-07-17T19:05:00Z">
              <w:rPr>
                <w:rFonts w:ascii="Aptos" w:eastAsia="Aptos" w:hAnsi="Aptos" w:cs="Aptos"/>
                <w:sz w:val="24"/>
                <w:szCs w:val="24"/>
              </w:rPr>
            </w:rPrChange>
          </w:rPr>
          <w:t>: Tamanho do arquivo</w:t>
        </w:r>
      </w:ins>
    </w:p>
    <w:p w14:paraId="21DC7494" w14:textId="08234A77" w:rsidR="5153E637" w:rsidRPr="007A0C21" w:rsidRDefault="5153E637" w:rsidP="007A0C21">
      <w:pPr>
        <w:pStyle w:val="PargrafodaLista"/>
        <w:numPr>
          <w:ilvl w:val="0"/>
          <w:numId w:val="40"/>
        </w:numPr>
        <w:spacing w:before="240" w:after="0" w:line="276" w:lineRule="auto"/>
        <w:jc w:val="both"/>
        <w:rPr>
          <w:ins w:id="1543" w:author="YURAM ALMEIDA SANTOS" w:date="2025-07-01T04:40:00Z"/>
          <w:rFonts w:ascii="Arial" w:eastAsia="Aptos" w:hAnsi="Arial" w:cs="Arial"/>
          <w:sz w:val="24"/>
          <w:szCs w:val="24"/>
          <w:rPrChange w:id="1544" w:author="EUDERLAN FREIRE DA SILVA ABREU" w:date="2025-07-17T19:05:00Z">
            <w:rPr>
              <w:ins w:id="1545" w:author="YURAM ALMEIDA SANTOS" w:date="2025-07-01T04:40:00Z"/>
              <w:rFonts w:ascii="Aptos" w:eastAsia="Aptos" w:hAnsi="Aptos" w:cs="Aptos"/>
              <w:sz w:val="24"/>
              <w:szCs w:val="24"/>
            </w:rPr>
          </w:rPrChange>
        </w:rPr>
        <w:pPrChange w:id="1546" w:author="EUDERLAN FREIRE DA SILVA ABREU" w:date="2025-07-17T19:06:00Z">
          <w:pPr/>
        </w:pPrChange>
      </w:pPr>
      <w:ins w:id="1547" w:author="YURAM ALMEIDA SANTOS" w:date="2025-07-01T04:40:00Z">
        <w:r w:rsidRPr="007A0C21">
          <w:rPr>
            <w:rFonts w:ascii="Arial" w:eastAsia="Aptos" w:hAnsi="Arial" w:cs="Arial"/>
            <w:b/>
            <w:bCs/>
            <w:sz w:val="24"/>
            <w:szCs w:val="24"/>
            <w:rPrChange w:id="1548" w:author="EUDERLAN FREIRE DA SILVA ABREU" w:date="2025-07-17T19:05:00Z">
              <w:rPr>
                <w:rFonts w:ascii="Aptos" w:eastAsia="Aptos" w:hAnsi="Aptos" w:cs="Aptos"/>
                <w:b/>
                <w:bCs/>
                <w:sz w:val="24"/>
                <w:szCs w:val="24"/>
              </w:rPr>
            </w:rPrChange>
          </w:rPr>
          <w:t>Status</w:t>
        </w:r>
        <w:r w:rsidRPr="007A0C21">
          <w:rPr>
            <w:rFonts w:ascii="Arial" w:eastAsia="Aptos" w:hAnsi="Arial" w:cs="Arial"/>
            <w:sz w:val="24"/>
            <w:szCs w:val="24"/>
            <w:rPrChange w:id="1549" w:author="EUDERLAN FREIRE DA SILVA ABREU" w:date="2025-07-17T19:05:00Z">
              <w:rPr>
                <w:rFonts w:ascii="Aptos" w:eastAsia="Aptos" w:hAnsi="Aptos" w:cs="Aptos"/>
                <w:sz w:val="24"/>
                <w:szCs w:val="24"/>
              </w:rPr>
            </w:rPrChange>
          </w:rPr>
          <w:t xml:space="preserve">: Ativo/Inativo (botão </w:t>
        </w:r>
        <w:proofErr w:type="spellStart"/>
        <w:r w:rsidRPr="007A0C21">
          <w:rPr>
            <w:rFonts w:ascii="Arial" w:eastAsia="Aptos" w:hAnsi="Arial" w:cs="Arial"/>
            <w:sz w:val="24"/>
            <w:szCs w:val="24"/>
            <w:rPrChange w:id="1550" w:author="EUDERLAN FREIRE DA SILVA ABREU" w:date="2025-07-17T19:05:00Z">
              <w:rPr>
                <w:rFonts w:ascii="Aptos" w:eastAsia="Aptos" w:hAnsi="Aptos" w:cs="Aptos"/>
                <w:sz w:val="24"/>
                <w:szCs w:val="24"/>
              </w:rPr>
            </w:rPrChange>
          </w:rPr>
          <w:t>toggle</w:t>
        </w:r>
        <w:proofErr w:type="spellEnd"/>
        <w:r w:rsidRPr="007A0C21">
          <w:rPr>
            <w:rFonts w:ascii="Arial" w:eastAsia="Aptos" w:hAnsi="Arial" w:cs="Arial"/>
            <w:sz w:val="24"/>
            <w:szCs w:val="24"/>
            <w:rPrChange w:id="1551" w:author="EUDERLAN FREIRE DA SILVA ABREU" w:date="2025-07-17T19:05:00Z">
              <w:rPr>
                <w:rFonts w:ascii="Aptos" w:eastAsia="Aptos" w:hAnsi="Aptos" w:cs="Aptos"/>
                <w:sz w:val="24"/>
                <w:szCs w:val="24"/>
              </w:rPr>
            </w:rPrChange>
          </w:rPr>
          <w:t>)</w:t>
        </w:r>
      </w:ins>
    </w:p>
    <w:p w14:paraId="7D423AAE" w14:textId="5C64FC87" w:rsidR="5153E637" w:rsidRPr="007A0C21" w:rsidRDefault="004C02DD" w:rsidP="004C02DD">
      <w:pPr>
        <w:pStyle w:val="Ttulo2"/>
        <w:rPr>
          <w:ins w:id="1552" w:author="YURAM ALMEIDA SANTOS" w:date="2025-07-01T04:40:00Z"/>
          <w:rFonts w:eastAsia="Aptos"/>
          <w:rPrChange w:id="1553" w:author="EUDERLAN FREIRE DA SILVA ABREU" w:date="2025-07-17T19:05:00Z">
            <w:rPr>
              <w:ins w:id="1554" w:author="YURAM ALMEIDA SANTOS" w:date="2025-07-01T04:40:00Z"/>
              <w:rFonts w:ascii="Aptos" w:eastAsia="Aptos" w:hAnsi="Aptos" w:cs="Aptos"/>
              <w:sz w:val="24"/>
              <w:szCs w:val="24"/>
            </w:rPr>
          </w:rPrChange>
        </w:rPr>
        <w:pPrChange w:id="1555" w:author="EUDERLAN FREIRE DA SILVA ABREU" w:date="2025-07-17T19:37:00Z">
          <w:pPr>
            <w:numPr>
              <w:numId w:val="4"/>
            </w:numPr>
            <w:ind w:left="720" w:hanging="360"/>
          </w:pPr>
        </w:pPrChange>
      </w:pPr>
      <w:bookmarkStart w:id="1556" w:name="_Toc203674714"/>
      <w:ins w:id="1557" w:author="EUDERLAN FREIRE DA SILVA ABREU" w:date="2025-07-17T19:37:00Z">
        <w:r>
          <w:rPr>
            <w:rFonts w:eastAsia="Aptos"/>
          </w:rPr>
          <w:lastRenderedPageBreak/>
          <w:t xml:space="preserve">6.3 </w:t>
        </w:r>
      </w:ins>
      <w:ins w:id="1558" w:author="YURAM ALMEIDA SANTOS" w:date="2025-07-01T04:40:00Z">
        <w:r w:rsidR="5153E637" w:rsidRPr="007A0C21">
          <w:rPr>
            <w:rFonts w:eastAsia="Aptos"/>
            <w:rPrChange w:id="1559" w:author="EUDERLAN FREIRE DA SILVA ABREU" w:date="2025-07-17T19:05:00Z">
              <w:rPr>
                <w:rFonts w:ascii="Aptos" w:eastAsia="Aptos" w:hAnsi="Aptos" w:cs="Aptos"/>
                <w:sz w:val="24"/>
                <w:szCs w:val="24"/>
              </w:rPr>
            </w:rPrChange>
          </w:rPr>
          <w:t>Ações por Documento</w:t>
        </w:r>
        <w:bookmarkEnd w:id="1556"/>
        <w:del w:id="1560" w:author="EUDERLAN FREIRE DA SILVA ABREU" w:date="2025-07-17T19:37:00Z">
          <w:r w:rsidR="5153E637" w:rsidRPr="007A0C21" w:rsidDel="004C02DD">
            <w:rPr>
              <w:rFonts w:eastAsia="Aptos"/>
              <w:rPrChange w:id="1561" w:author="EUDERLAN FREIRE DA SILVA ABREU" w:date="2025-07-17T19:05:00Z">
                <w:rPr>
                  <w:rFonts w:ascii="Aptos" w:eastAsia="Aptos" w:hAnsi="Aptos" w:cs="Aptos"/>
                  <w:sz w:val="24"/>
                  <w:szCs w:val="24"/>
                </w:rPr>
              </w:rPrChange>
            </w:rPr>
            <w:delText>:</w:delText>
          </w:r>
        </w:del>
      </w:ins>
    </w:p>
    <w:p w14:paraId="29442094" w14:textId="715AC5FB" w:rsidR="5153E637" w:rsidRPr="007A0C21" w:rsidRDefault="5153E637" w:rsidP="007A0C21">
      <w:pPr>
        <w:pStyle w:val="PargrafodaLista"/>
        <w:numPr>
          <w:ilvl w:val="0"/>
          <w:numId w:val="39"/>
        </w:numPr>
        <w:spacing w:before="240" w:after="0" w:line="276" w:lineRule="auto"/>
        <w:jc w:val="both"/>
        <w:rPr>
          <w:ins w:id="1562" w:author="YURAM ALMEIDA SANTOS" w:date="2025-07-01T04:40:00Z"/>
          <w:rFonts w:ascii="Arial" w:eastAsia="Aptos" w:hAnsi="Arial" w:cs="Arial"/>
          <w:sz w:val="24"/>
          <w:szCs w:val="24"/>
          <w:rPrChange w:id="1563" w:author="EUDERLAN FREIRE DA SILVA ABREU" w:date="2025-07-17T19:05:00Z">
            <w:rPr>
              <w:ins w:id="1564" w:author="YURAM ALMEIDA SANTOS" w:date="2025-07-01T04:40:00Z"/>
              <w:rFonts w:ascii="Aptos" w:eastAsia="Aptos" w:hAnsi="Aptos" w:cs="Aptos"/>
              <w:sz w:val="24"/>
              <w:szCs w:val="24"/>
            </w:rPr>
          </w:rPrChange>
        </w:rPr>
        <w:pPrChange w:id="1565" w:author="EUDERLAN FREIRE DA SILVA ABREU" w:date="2025-07-17T19:06:00Z">
          <w:pPr/>
        </w:pPrChange>
      </w:pPr>
      <w:ins w:id="1566" w:author="YURAM ALMEIDA SANTOS" w:date="2025-07-01T04:40:00Z">
        <w:r w:rsidRPr="007A0C21">
          <w:rPr>
            <w:rFonts w:ascii="Segoe UI Emoji" w:eastAsia="Segoe UI Emoji" w:hAnsi="Segoe UI Emoji" w:cs="Segoe UI Emoji"/>
            <w:b/>
            <w:bCs/>
            <w:sz w:val="24"/>
            <w:szCs w:val="24"/>
            <w:rPrChange w:id="1567" w:author="EUDERLAN FREIRE DA SILVA ABREU" w:date="2025-07-17T19:05:00Z">
              <w:rPr>
                <w:rFonts w:ascii="Segoe UI Emoji" w:eastAsia="Segoe UI Emoji" w:hAnsi="Segoe UI Emoji" w:cs="Segoe UI Emoji"/>
                <w:b/>
                <w:bCs/>
                <w:sz w:val="24"/>
                <w:szCs w:val="24"/>
              </w:rPr>
            </w:rPrChange>
          </w:rPr>
          <w:t>✏</w:t>
        </w:r>
        <w:r w:rsidRPr="007A0C21">
          <w:rPr>
            <w:rFonts w:ascii="Arial" w:eastAsia="Segoe UI Emoji" w:hAnsi="Arial" w:cs="Arial"/>
            <w:b/>
            <w:bCs/>
            <w:sz w:val="24"/>
            <w:szCs w:val="24"/>
            <w:rPrChange w:id="1568" w:author="EUDERLAN FREIRE DA SILVA ABREU" w:date="2025-07-17T19:05:00Z">
              <w:rPr>
                <w:rFonts w:ascii="Segoe UI Emoji" w:eastAsia="Segoe UI Emoji" w:hAnsi="Segoe UI Emoji" w:cs="Segoe UI Emoji"/>
                <w:b/>
                <w:bCs/>
                <w:sz w:val="24"/>
                <w:szCs w:val="24"/>
              </w:rPr>
            </w:rPrChange>
          </w:rPr>
          <w:t>️</w:t>
        </w:r>
        <w:r w:rsidRPr="007A0C21">
          <w:rPr>
            <w:rFonts w:ascii="Arial" w:eastAsia="Aptos" w:hAnsi="Arial" w:cs="Arial"/>
            <w:b/>
            <w:bCs/>
            <w:sz w:val="24"/>
            <w:szCs w:val="24"/>
            <w:rPrChange w:id="1569" w:author="EUDERLAN FREIRE DA SILVA ABREU" w:date="2025-07-17T19:05:00Z">
              <w:rPr>
                <w:rFonts w:ascii="Aptos" w:eastAsia="Aptos" w:hAnsi="Aptos" w:cs="Aptos"/>
                <w:b/>
                <w:bCs/>
                <w:sz w:val="24"/>
                <w:szCs w:val="24"/>
              </w:rPr>
            </w:rPrChange>
          </w:rPr>
          <w:t xml:space="preserve"> Editar</w:t>
        </w:r>
        <w:r w:rsidRPr="007A0C21">
          <w:rPr>
            <w:rFonts w:ascii="Arial" w:eastAsia="Aptos" w:hAnsi="Arial" w:cs="Arial"/>
            <w:sz w:val="24"/>
            <w:szCs w:val="24"/>
            <w:rPrChange w:id="1570" w:author="EUDERLAN FREIRE DA SILVA ABREU" w:date="2025-07-17T19:05:00Z">
              <w:rPr>
                <w:rFonts w:ascii="Aptos" w:eastAsia="Aptos" w:hAnsi="Aptos" w:cs="Aptos"/>
                <w:sz w:val="24"/>
                <w:szCs w:val="24"/>
              </w:rPr>
            </w:rPrChange>
          </w:rPr>
          <w:t>: Editar informações do documento</w:t>
        </w:r>
      </w:ins>
    </w:p>
    <w:p w14:paraId="0E6BC9C7" w14:textId="3B34D459" w:rsidR="5153E637" w:rsidRPr="007A0C21" w:rsidRDefault="5153E637" w:rsidP="007A0C21">
      <w:pPr>
        <w:pStyle w:val="PargrafodaLista"/>
        <w:numPr>
          <w:ilvl w:val="0"/>
          <w:numId w:val="39"/>
        </w:numPr>
        <w:spacing w:before="240" w:after="0" w:line="276" w:lineRule="auto"/>
        <w:jc w:val="both"/>
        <w:rPr>
          <w:ins w:id="1571" w:author="YURAM ALMEIDA SANTOS" w:date="2025-07-01T04:40:00Z"/>
          <w:rFonts w:ascii="Arial" w:eastAsia="Aptos" w:hAnsi="Arial" w:cs="Arial"/>
          <w:sz w:val="24"/>
          <w:szCs w:val="24"/>
          <w:rPrChange w:id="1572" w:author="EUDERLAN FREIRE DA SILVA ABREU" w:date="2025-07-17T19:05:00Z">
            <w:rPr>
              <w:ins w:id="1573" w:author="YURAM ALMEIDA SANTOS" w:date="2025-07-01T04:40:00Z"/>
              <w:rFonts w:ascii="Aptos" w:eastAsia="Aptos" w:hAnsi="Aptos" w:cs="Aptos"/>
              <w:sz w:val="24"/>
              <w:szCs w:val="24"/>
            </w:rPr>
          </w:rPrChange>
        </w:rPr>
        <w:pPrChange w:id="1574" w:author="EUDERLAN FREIRE DA SILVA ABREU" w:date="2025-07-17T19:06:00Z">
          <w:pPr/>
        </w:pPrChange>
      </w:pPr>
      <w:ins w:id="1575" w:author="YURAM ALMEIDA SANTOS" w:date="2025-07-01T04:40:00Z">
        <w:r w:rsidRPr="007A0C21">
          <w:rPr>
            <w:rFonts w:ascii="Segoe UI Emoji" w:eastAsia="Segoe UI Emoji" w:hAnsi="Segoe UI Emoji" w:cs="Segoe UI Emoji"/>
            <w:b/>
            <w:bCs/>
            <w:sz w:val="24"/>
            <w:szCs w:val="24"/>
            <w:rPrChange w:id="1576" w:author="EUDERLAN FREIRE DA SILVA ABREU" w:date="2025-07-17T19:05:00Z">
              <w:rPr>
                <w:rFonts w:ascii="Segoe UI Emoji" w:eastAsia="Segoe UI Emoji" w:hAnsi="Segoe UI Emoji" w:cs="Segoe UI Emoji"/>
                <w:b/>
                <w:bCs/>
                <w:sz w:val="24"/>
                <w:szCs w:val="24"/>
              </w:rPr>
            </w:rPrChange>
          </w:rPr>
          <w:t>⬇</w:t>
        </w:r>
        <w:r w:rsidRPr="007A0C21">
          <w:rPr>
            <w:rFonts w:ascii="Arial" w:eastAsia="Segoe UI Emoji" w:hAnsi="Arial" w:cs="Arial"/>
            <w:b/>
            <w:bCs/>
            <w:sz w:val="24"/>
            <w:szCs w:val="24"/>
            <w:rPrChange w:id="1577" w:author="EUDERLAN FREIRE DA SILVA ABREU" w:date="2025-07-17T19:05:00Z">
              <w:rPr>
                <w:rFonts w:ascii="Segoe UI Emoji" w:eastAsia="Segoe UI Emoji" w:hAnsi="Segoe UI Emoji" w:cs="Segoe UI Emoji"/>
                <w:b/>
                <w:bCs/>
                <w:sz w:val="24"/>
                <w:szCs w:val="24"/>
              </w:rPr>
            </w:rPrChange>
          </w:rPr>
          <w:t>️</w:t>
        </w:r>
        <w:r w:rsidRPr="007A0C21">
          <w:rPr>
            <w:rFonts w:ascii="Arial" w:eastAsia="Aptos" w:hAnsi="Arial" w:cs="Arial"/>
            <w:b/>
            <w:bCs/>
            <w:sz w:val="24"/>
            <w:szCs w:val="24"/>
            <w:rPrChange w:id="1578" w:author="EUDERLAN FREIRE DA SILVA ABREU" w:date="2025-07-17T19:05:00Z">
              <w:rPr>
                <w:rFonts w:ascii="Aptos" w:eastAsia="Aptos" w:hAnsi="Aptos" w:cs="Aptos"/>
                <w:b/>
                <w:bCs/>
                <w:sz w:val="24"/>
                <w:szCs w:val="24"/>
              </w:rPr>
            </w:rPrChange>
          </w:rPr>
          <w:t xml:space="preserve"> Baixar</w:t>
        </w:r>
        <w:r w:rsidRPr="007A0C21">
          <w:rPr>
            <w:rFonts w:ascii="Arial" w:eastAsia="Aptos" w:hAnsi="Arial" w:cs="Arial"/>
            <w:sz w:val="24"/>
            <w:szCs w:val="24"/>
            <w:rPrChange w:id="1579" w:author="EUDERLAN FREIRE DA SILVA ABREU" w:date="2025-07-17T19:05:00Z">
              <w:rPr>
                <w:rFonts w:ascii="Aptos" w:eastAsia="Aptos" w:hAnsi="Aptos" w:cs="Aptos"/>
                <w:sz w:val="24"/>
                <w:szCs w:val="24"/>
              </w:rPr>
            </w:rPrChange>
          </w:rPr>
          <w:t>: Download do arquivo</w:t>
        </w:r>
      </w:ins>
    </w:p>
    <w:p w14:paraId="38368592" w14:textId="139DC416" w:rsidR="5153E637" w:rsidRPr="007A0C21" w:rsidRDefault="5153E637" w:rsidP="007A0C21">
      <w:pPr>
        <w:pStyle w:val="PargrafodaLista"/>
        <w:numPr>
          <w:ilvl w:val="0"/>
          <w:numId w:val="39"/>
        </w:numPr>
        <w:spacing w:before="240" w:after="0" w:line="276" w:lineRule="auto"/>
        <w:jc w:val="both"/>
        <w:rPr>
          <w:ins w:id="1580" w:author="YURAM ALMEIDA SANTOS" w:date="2025-07-01T04:40:00Z"/>
          <w:rFonts w:ascii="Arial" w:eastAsia="Aptos" w:hAnsi="Arial" w:cs="Arial"/>
          <w:sz w:val="24"/>
          <w:szCs w:val="24"/>
          <w:rPrChange w:id="1581" w:author="EUDERLAN FREIRE DA SILVA ABREU" w:date="2025-07-17T19:05:00Z">
            <w:rPr>
              <w:ins w:id="1582" w:author="YURAM ALMEIDA SANTOS" w:date="2025-07-01T04:40:00Z"/>
              <w:rFonts w:ascii="Aptos" w:eastAsia="Aptos" w:hAnsi="Aptos" w:cs="Aptos"/>
              <w:sz w:val="24"/>
              <w:szCs w:val="24"/>
            </w:rPr>
          </w:rPrChange>
        </w:rPr>
        <w:pPrChange w:id="1583" w:author="EUDERLAN FREIRE DA SILVA ABREU" w:date="2025-07-17T19:06:00Z">
          <w:pPr/>
        </w:pPrChange>
      </w:pPr>
      <w:ins w:id="1584" w:author="YURAM ALMEIDA SANTOS" w:date="2025-07-01T04:40:00Z">
        <w:r w:rsidRPr="007A0C21">
          <w:rPr>
            <w:rFonts w:ascii="Segoe UI Emoji" w:eastAsia="Segoe UI Emoji" w:hAnsi="Segoe UI Emoji" w:cs="Segoe UI Emoji"/>
            <w:b/>
            <w:bCs/>
            <w:sz w:val="24"/>
            <w:szCs w:val="24"/>
            <w:rPrChange w:id="1585" w:author="EUDERLAN FREIRE DA SILVA ABREU" w:date="2025-07-17T19:05:00Z">
              <w:rPr>
                <w:rFonts w:ascii="Segoe UI Emoji" w:eastAsia="Segoe UI Emoji" w:hAnsi="Segoe UI Emoji" w:cs="Segoe UI Emoji"/>
                <w:b/>
                <w:bCs/>
                <w:sz w:val="24"/>
                <w:szCs w:val="24"/>
              </w:rPr>
            </w:rPrChange>
          </w:rPr>
          <w:t>🗑</w:t>
        </w:r>
        <w:r w:rsidRPr="007A0C21">
          <w:rPr>
            <w:rFonts w:ascii="Arial" w:eastAsia="Segoe UI Emoji" w:hAnsi="Arial" w:cs="Arial"/>
            <w:b/>
            <w:bCs/>
            <w:sz w:val="24"/>
            <w:szCs w:val="24"/>
            <w:rPrChange w:id="1586" w:author="EUDERLAN FREIRE DA SILVA ABREU" w:date="2025-07-17T19:05:00Z">
              <w:rPr>
                <w:rFonts w:ascii="Segoe UI Emoji" w:eastAsia="Segoe UI Emoji" w:hAnsi="Segoe UI Emoji" w:cs="Segoe UI Emoji"/>
                <w:b/>
                <w:bCs/>
                <w:sz w:val="24"/>
                <w:szCs w:val="24"/>
              </w:rPr>
            </w:rPrChange>
          </w:rPr>
          <w:t>️</w:t>
        </w:r>
        <w:r w:rsidRPr="007A0C21">
          <w:rPr>
            <w:rFonts w:ascii="Arial" w:eastAsia="Aptos" w:hAnsi="Arial" w:cs="Arial"/>
            <w:b/>
            <w:bCs/>
            <w:sz w:val="24"/>
            <w:szCs w:val="24"/>
            <w:rPrChange w:id="1587" w:author="EUDERLAN FREIRE DA SILVA ABREU" w:date="2025-07-17T19:05:00Z">
              <w:rPr>
                <w:rFonts w:ascii="Aptos" w:eastAsia="Aptos" w:hAnsi="Aptos" w:cs="Aptos"/>
                <w:b/>
                <w:bCs/>
                <w:sz w:val="24"/>
                <w:szCs w:val="24"/>
              </w:rPr>
            </w:rPrChange>
          </w:rPr>
          <w:t xml:space="preserve"> Remover</w:t>
        </w:r>
        <w:r w:rsidRPr="007A0C21">
          <w:rPr>
            <w:rFonts w:ascii="Arial" w:eastAsia="Aptos" w:hAnsi="Arial" w:cs="Arial"/>
            <w:sz w:val="24"/>
            <w:szCs w:val="24"/>
            <w:rPrChange w:id="1588" w:author="EUDERLAN FREIRE DA SILVA ABREU" w:date="2025-07-17T19:05:00Z">
              <w:rPr>
                <w:rFonts w:ascii="Aptos" w:eastAsia="Aptos" w:hAnsi="Aptos" w:cs="Aptos"/>
                <w:sz w:val="24"/>
                <w:szCs w:val="24"/>
              </w:rPr>
            </w:rPrChange>
          </w:rPr>
          <w:t>: Excluir documento</w:t>
        </w:r>
      </w:ins>
    </w:p>
    <w:p w14:paraId="1F1EC50A" w14:textId="49C283AD" w:rsidR="5153E637" w:rsidRPr="007A0C21" w:rsidRDefault="5153E637" w:rsidP="007A0C21">
      <w:pPr>
        <w:spacing w:before="240" w:line="276" w:lineRule="auto"/>
        <w:jc w:val="both"/>
        <w:rPr>
          <w:ins w:id="1589" w:author="YURAM ALMEIDA SANTOS" w:date="2025-07-01T04:40:00Z"/>
          <w:rFonts w:ascii="Arial" w:eastAsia="Aptos" w:hAnsi="Arial" w:cs="Arial"/>
          <w:sz w:val="24"/>
          <w:szCs w:val="24"/>
          <w:rPrChange w:id="1590" w:author="EUDERLAN FREIRE DA SILVA ABREU" w:date="2025-07-17T19:05:00Z">
            <w:rPr>
              <w:ins w:id="1591" w:author="YURAM ALMEIDA SANTOS" w:date="2025-07-01T04:40:00Z"/>
              <w:rFonts w:ascii="Aptos" w:eastAsia="Aptos" w:hAnsi="Aptos" w:cs="Aptos"/>
              <w:sz w:val="24"/>
              <w:szCs w:val="24"/>
            </w:rPr>
          </w:rPrChange>
        </w:rPr>
        <w:pPrChange w:id="1592" w:author="EUDERLAN FREIRE DA SILVA ABREU" w:date="2025-07-17T19:06:00Z">
          <w:pPr>
            <w:numPr>
              <w:numId w:val="3"/>
            </w:numPr>
            <w:ind w:left="720" w:hanging="360"/>
          </w:pPr>
        </w:pPrChange>
      </w:pPr>
      <w:ins w:id="1593" w:author="YURAM ALMEIDA SANTOS" w:date="2025-07-01T04:40:00Z">
        <w:r w:rsidRPr="007A0C21">
          <w:rPr>
            <w:rFonts w:ascii="Arial" w:eastAsia="Aptos" w:hAnsi="Arial" w:cs="Arial"/>
            <w:sz w:val="24"/>
            <w:szCs w:val="24"/>
            <w:rPrChange w:id="1594" w:author="EUDERLAN FREIRE DA SILVA ABREU" w:date="2025-07-17T19:05:00Z">
              <w:rPr>
                <w:rFonts w:ascii="Aptos" w:eastAsia="Aptos" w:hAnsi="Aptos" w:cs="Aptos"/>
                <w:sz w:val="24"/>
                <w:szCs w:val="24"/>
              </w:rPr>
            </w:rPrChange>
          </w:rPr>
          <w:t>Estado de Carregamento:</w:t>
        </w:r>
      </w:ins>
    </w:p>
    <w:p w14:paraId="66CBEF6B" w14:textId="5011CD63" w:rsidR="5153E637" w:rsidRPr="007A0C21" w:rsidRDefault="5153E637" w:rsidP="007A0C21">
      <w:pPr>
        <w:pStyle w:val="PargrafodaLista"/>
        <w:numPr>
          <w:ilvl w:val="0"/>
          <w:numId w:val="38"/>
        </w:numPr>
        <w:spacing w:before="240" w:after="0" w:line="276" w:lineRule="auto"/>
        <w:jc w:val="both"/>
        <w:rPr>
          <w:ins w:id="1595" w:author="YURAM ALMEIDA SANTOS" w:date="2025-07-01T04:40:00Z"/>
          <w:rFonts w:ascii="Arial" w:eastAsia="Aptos" w:hAnsi="Arial" w:cs="Arial"/>
          <w:sz w:val="24"/>
          <w:szCs w:val="24"/>
          <w:rPrChange w:id="1596" w:author="EUDERLAN FREIRE DA SILVA ABREU" w:date="2025-07-17T19:05:00Z">
            <w:rPr>
              <w:ins w:id="1597" w:author="YURAM ALMEIDA SANTOS" w:date="2025-07-01T04:40:00Z"/>
              <w:rFonts w:ascii="Aptos" w:eastAsia="Aptos" w:hAnsi="Aptos" w:cs="Aptos"/>
              <w:sz w:val="24"/>
              <w:szCs w:val="24"/>
            </w:rPr>
          </w:rPrChange>
        </w:rPr>
        <w:pPrChange w:id="1598" w:author="EUDERLAN FREIRE DA SILVA ABREU" w:date="2025-07-17T19:06:00Z">
          <w:pPr/>
        </w:pPrChange>
      </w:pPr>
      <w:proofErr w:type="spellStart"/>
      <w:ins w:id="1599" w:author="YURAM ALMEIDA SANTOS" w:date="2025-07-01T04:40:00Z">
        <w:r w:rsidRPr="007A0C21">
          <w:rPr>
            <w:rFonts w:ascii="Arial" w:eastAsia="Aptos" w:hAnsi="Arial" w:cs="Arial"/>
            <w:sz w:val="24"/>
            <w:szCs w:val="24"/>
            <w:rPrChange w:id="1600" w:author="EUDERLAN FREIRE DA SILVA ABREU" w:date="2025-07-17T19:05:00Z">
              <w:rPr>
                <w:rFonts w:ascii="Aptos" w:eastAsia="Aptos" w:hAnsi="Aptos" w:cs="Aptos"/>
                <w:sz w:val="24"/>
                <w:szCs w:val="24"/>
              </w:rPr>
            </w:rPrChange>
          </w:rPr>
          <w:t>Spinner</w:t>
        </w:r>
        <w:proofErr w:type="spellEnd"/>
        <w:r w:rsidRPr="007A0C21">
          <w:rPr>
            <w:rFonts w:ascii="Arial" w:eastAsia="Aptos" w:hAnsi="Arial" w:cs="Arial"/>
            <w:sz w:val="24"/>
            <w:szCs w:val="24"/>
            <w:rPrChange w:id="1601" w:author="EUDERLAN FREIRE DA SILVA ABREU" w:date="2025-07-17T19:05:00Z">
              <w:rPr>
                <w:rFonts w:ascii="Aptos" w:eastAsia="Aptos" w:hAnsi="Aptos" w:cs="Aptos"/>
                <w:sz w:val="24"/>
                <w:szCs w:val="24"/>
              </w:rPr>
            </w:rPrChange>
          </w:rPr>
          <w:t xml:space="preserve"> animado</w:t>
        </w:r>
      </w:ins>
    </w:p>
    <w:p w14:paraId="1E8D0006" w14:textId="5614509C" w:rsidR="5153E637" w:rsidRPr="007A0C21" w:rsidRDefault="5153E637" w:rsidP="007A0C21">
      <w:pPr>
        <w:pStyle w:val="PargrafodaLista"/>
        <w:numPr>
          <w:ilvl w:val="0"/>
          <w:numId w:val="38"/>
        </w:numPr>
        <w:spacing w:before="240" w:after="0" w:line="276" w:lineRule="auto"/>
        <w:jc w:val="both"/>
        <w:rPr>
          <w:ins w:id="1602" w:author="YURAM ALMEIDA SANTOS" w:date="2025-07-01T04:40:00Z"/>
          <w:rFonts w:ascii="Arial" w:eastAsia="Aptos" w:hAnsi="Arial" w:cs="Arial"/>
          <w:sz w:val="24"/>
          <w:szCs w:val="24"/>
          <w:rPrChange w:id="1603" w:author="EUDERLAN FREIRE DA SILVA ABREU" w:date="2025-07-17T19:05:00Z">
            <w:rPr>
              <w:ins w:id="1604" w:author="YURAM ALMEIDA SANTOS" w:date="2025-07-01T04:40:00Z"/>
              <w:rFonts w:ascii="Aptos" w:eastAsia="Aptos" w:hAnsi="Aptos" w:cs="Aptos"/>
              <w:sz w:val="24"/>
              <w:szCs w:val="24"/>
            </w:rPr>
          </w:rPrChange>
        </w:rPr>
        <w:pPrChange w:id="1605" w:author="EUDERLAN FREIRE DA SILVA ABREU" w:date="2025-07-17T19:06:00Z">
          <w:pPr/>
        </w:pPrChange>
      </w:pPr>
      <w:ins w:id="1606" w:author="YURAM ALMEIDA SANTOS" w:date="2025-07-01T04:40:00Z">
        <w:r w:rsidRPr="007A0C21">
          <w:rPr>
            <w:rFonts w:ascii="Arial" w:eastAsia="Aptos" w:hAnsi="Arial" w:cs="Arial"/>
            <w:sz w:val="24"/>
            <w:szCs w:val="24"/>
            <w:rPrChange w:id="1607" w:author="EUDERLAN FREIRE DA SILVA ABREU" w:date="2025-07-17T19:05:00Z">
              <w:rPr>
                <w:rFonts w:ascii="Aptos" w:eastAsia="Aptos" w:hAnsi="Aptos" w:cs="Aptos"/>
                <w:sz w:val="24"/>
                <w:szCs w:val="24"/>
              </w:rPr>
            </w:rPrChange>
          </w:rPr>
          <w:t>Texto: "Carregando documentos..."</w:t>
        </w:r>
      </w:ins>
    </w:p>
    <w:p w14:paraId="172B78EA" w14:textId="3D7A0AB7" w:rsidR="5153E637" w:rsidRPr="007A0C21" w:rsidRDefault="5153E637" w:rsidP="007A0C21">
      <w:pPr>
        <w:spacing w:before="240" w:line="276" w:lineRule="auto"/>
        <w:jc w:val="both"/>
        <w:rPr>
          <w:ins w:id="1608" w:author="YURAM ALMEIDA SANTOS" w:date="2025-07-01T04:40:00Z"/>
          <w:rFonts w:ascii="Arial" w:eastAsia="Aptos" w:hAnsi="Arial" w:cs="Arial"/>
          <w:sz w:val="24"/>
          <w:szCs w:val="24"/>
          <w:rPrChange w:id="1609" w:author="EUDERLAN FREIRE DA SILVA ABREU" w:date="2025-07-17T19:05:00Z">
            <w:rPr>
              <w:ins w:id="1610" w:author="YURAM ALMEIDA SANTOS" w:date="2025-07-01T04:40:00Z"/>
              <w:rFonts w:ascii="Aptos" w:eastAsia="Aptos" w:hAnsi="Aptos" w:cs="Aptos"/>
              <w:sz w:val="24"/>
              <w:szCs w:val="24"/>
            </w:rPr>
          </w:rPrChange>
        </w:rPr>
        <w:pPrChange w:id="1611" w:author="EUDERLAN FREIRE DA SILVA ABREU" w:date="2025-07-17T19:06:00Z">
          <w:pPr>
            <w:numPr>
              <w:numId w:val="2"/>
            </w:numPr>
            <w:ind w:left="1080" w:hanging="360"/>
          </w:pPr>
        </w:pPrChange>
      </w:pPr>
      <w:ins w:id="1612" w:author="YURAM ALMEIDA SANTOS" w:date="2025-07-01T04:40:00Z">
        <w:r w:rsidRPr="007A0C21">
          <w:rPr>
            <w:rFonts w:ascii="Arial" w:eastAsia="Aptos" w:hAnsi="Arial" w:cs="Arial"/>
            <w:sz w:val="24"/>
            <w:szCs w:val="24"/>
            <w:rPrChange w:id="1613" w:author="EUDERLAN FREIRE DA SILVA ABREU" w:date="2025-07-17T19:05:00Z">
              <w:rPr>
                <w:rFonts w:ascii="Aptos" w:eastAsia="Aptos" w:hAnsi="Aptos" w:cs="Aptos"/>
                <w:sz w:val="24"/>
                <w:szCs w:val="24"/>
              </w:rPr>
            </w:rPrChange>
          </w:rPr>
          <w:t>Estado Vazio:</w:t>
        </w:r>
      </w:ins>
    </w:p>
    <w:p w14:paraId="04DA7CF5" w14:textId="55BA2B12" w:rsidR="5153E637" w:rsidRPr="007A0C21" w:rsidRDefault="5153E637" w:rsidP="007A0C21">
      <w:pPr>
        <w:pStyle w:val="PargrafodaLista"/>
        <w:numPr>
          <w:ilvl w:val="0"/>
          <w:numId w:val="37"/>
        </w:numPr>
        <w:spacing w:before="240" w:after="0" w:line="276" w:lineRule="auto"/>
        <w:jc w:val="both"/>
        <w:rPr>
          <w:ins w:id="1614" w:author="YURAM ALMEIDA SANTOS" w:date="2025-07-01T04:40:00Z"/>
          <w:rFonts w:ascii="Arial" w:eastAsia="Aptos" w:hAnsi="Arial" w:cs="Arial"/>
          <w:sz w:val="24"/>
          <w:szCs w:val="24"/>
          <w:rPrChange w:id="1615" w:author="EUDERLAN FREIRE DA SILVA ABREU" w:date="2025-07-17T19:05:00Z">
            <w:rPr>
              <w:ins w:id="1616" w:author="YURAM ALMEIDA SANTOS" w:date="2025-07-01T04:40:00Z"/>
              <w:rFonts w:ascii="Aptos" w:eastAsia="Aptos" w:hAnsi="Aptos" w:cs="Aptos"/>
              <w:sz w:val="24"/>
              <w:szCs w:val="24"/>
            </w:rPr>
          </w:rPrChange>
        </w:rPr>
        <w:pPrChange w:id="1617" w:author="EUDERLAN FREIRE DA SILVA ABREU" w:date="2025-07-17T19:06:00Z">
          <w:pPr/>
        </w:pPrChange>
      </w:pPr>
      <w:ins w:id="1618" w:author="YURAM ALMEIDA SANTOS" w:date="2025-07-01T04:40:00Z">
        <w:r w:rsidRPr="007A0C21">
          <w:rPr>
            <w:rFonts w:ascii="Arial" w:eastAsia="Aptos" w:hAnsi="Arial" w:cs="Arial"/>
            <w:sz w:val="24"/>
            <w:szCs w:val="24"/>
            <w:rPrChange w:id="1619" w:author="EUDERLAN FREIRE DA SILVA ABREU" w:date="2025-07-17T19:05:00Z">
              <w:rPr>
                <w:rFonts w:ascii="Aptos" w:eastAsia="Aptos" w:hAnsi="Aptos" w:cs="Aptos"/>
                <w:sz w:val="24"/>
                <w:szCs w:val="24"/>
              </w:rPr>
            </w:rPrChange>
          </w:rPr>
          <w:t>Ícone de documento grande</w:t>
        </w:r>
      </w:ins>
    </w:p>
    <w:p w14:paraId="46B8011A" w14:textId="4AA95E8F" w:rsidR="5153E637" w:rsidRPr="007A0C21" w:rsidRDefault="5153E637" w:rsidP="007A0C21">
      <w:pPr>
        <w:pStyle w:val="PargrafodaLista"/>
        <w:numPr>
          <w:ilvl w:val="0"/>
          <w:numId w:val="37"/>
        </w:numPr>
        <w:spacing w:before="240" w:after="0" w:line="276" w:lineRule="auto"/>
        <w:jc w:val="both"/>
        <w:rPr>
          <w:ins w:id="1620" w:author="YURAM ALMEIDA SANTOS" w:date="2025-07-01T04:40:00Z"/>
          <w:rFonts w:ascii="Arial" w:eastAsia="Aptos" w:hAnsi="Arial" w:cs="Arial"/>
          <w:sz w:val="24"/>
          <w:szCs w:val="24"/>
          <w:rPrChange w:id="1621" w:author="EUDERLAN FREIRE DA SILVA ABREU" w:date="2025-07-17T19:05:00Z">
            <w:rPr>
              <w:ins w:id="1622" w:author="YURAM ALMEIDA SANTOS" w:date="2025-07-01T04:40:00Z"/>
              <w:rFonts w:ascii="Aptos" w:eastAsia="Aptos" w:hAnsi="Aptos" w:cs="Aptos"/>
              <w:sz w:val="24"/>
              <w:szCs w:val="24"/>
            </w:rPr>
          </w:rPrChange>
        </w:rPr>
        <w:pPrChange w:id="1623" w:author="EUDERLAN FREIRE DA SILVA ABREU" w:date="2025-07-17T19:06:00Z">
          <w:pPr/>
        </w:pPrChange>
      </w:pPr>
      <w:ins w:id="1624" w:author="YURAM ALMEIDA SANTOS" w:date="2025-07-01T04:40:00Z">
        <w:r w:rsidRPr="007A0C21">
          <w:rPr>
            <w:rFonts w:ascii="Arial" w:eastAsia="Aptos" w:hAnsi="Arial" w:cs="Arial"/>
            <w:sz w:val="24"/>
            <w:szCs w:val="24"/>
            <w:rPrChange w:id="1625" w:author="EUDERLAN FREIRE DA SILVA ABREU" w:date="2025-07-17T19:05:00Z">
              <w:rPr>
                <w:rFonts w:ascii="Aptos" w:eastAsia="Aptos" w:hAnsi="Aptos" w:cs="Aptos"/>
                <w:sz w:val="24"/>
                <w:szCs w:val="24"/>
              </w:rPr>
            </w:rPrChange>
          </w:rPr>
          <w:t>Mensagem: "Nenhum documento encontrado"</w:t>
        </w:r>
      </w:ins>
    </w:p>
    <w:p w14:paraId="7971E959" w14:textId="77777777" w:rsidR="004C02DD" w:rsidRDefault="006F1103" w:rsidP="004C02DD">
      <w:pPr>
        <w:pStyle w:val="Ttulo2"/>
        <w:rPr>
          <w:ins w:id="1626" w:author="EUDERLAN FREIRE DA SILVA ABREU" w:date="2025-07-17T19:38:00Z"/>
        </w:rPr>
        <w:pPrChange w:id="1627" w:author="EUDERLAN FREIRE DA SILVA ABREU" w:date="2025-07-17T19:38:00Z">
          <w:pPr>
            <w:pStyle w:val="Ttulo3"/>
            <w:spacing w:before="240" w:beforeAutospacing="0"/>
            <w:jc w:val="both"/>
          </w:pPr>
        </w:pPrChange>
      </w:pPr>
      <w:bookmarkStart w:id="1628" w:name="_Toc203674715"/>
      <w:ins w:id="1629" w:author="EUDERLAN FREIRE DA SILVA ABREU" w:date="2025-07-09T14:22:00Z">
        <w:r w:rsidRPr="007A0C21">
          <w:rPr>
            <w:rPrChange w:id="1630" w:author="EUDERLAN FREIRE DA SILVA ABREU" w:date="2025-07-17T19:05:00Z">
              <w:rPr>
                <w:rFonts w:ascii="Arial" w:hAnsi="Arial" w:cs="Arial"/>
                <w:sz w:val="24"/>
                <w:szCs w:val="24"/>
              </w:rPr>
            </w:rPrChange>
          </w:rPr>
          <w:t>6.</w:t>
        </w:r>
      </w:ins>
      <w:ins w:id="1631" w:author="EUDERLAN FREIRE DA SILVA ABREU" w:date="2025-07-17T19:38:00Z">
        <w:r w:rsidR="004C02DD">
          <w:t>4</w:t>
        </w:r>
      </w:ins>
      <w:ins w:id="1632" w:author="EUDERLAN FREIRE DA SILVA ABREU" w:date="2025-07-09T14:22:00Z">
        <w:r w:rsidRPr="007A0C21">
          <w:rPr>
            <w:rPrChange w:id="1633" w:author="EUDERLAN FREIRE DA SILVA ABREU" w:date="2025-07-17T19:05:00Z">
              <w:rPr>
                <w:rFonts w:ascii="Arial" w:hAnsi="Arial" w:cs="Arial"/>
                <w:sz w:val="24"/>
                <w:szCs w:val="24"/>
              </w:rPr>
            </w:rPrChange>
          </w:rPr>
          <w:t xml:space="preserve"> </w:t>
        </w:r>
      </w:ins>
      <w:ins w:id="1634" w:author="EUDERLAN FREIRE DA SILVA ABREU" w:date="2025-07-09T13:50:00Z">
        <w:r w:rsidR="00962EAA" w:rsidRPr="007A0C21">
          <w:rPr>
            <w:rPrChange w:id="1635" w:author="EUDERLAN FREIRE DA SILVA ABREU" w:date="2025-07-17T19:05:00Z">
              <w:rPr/>
            </w:rPrChange>
          </w:rPr>
          <w:t>Navegação entre Seções</w:t>
        </w:r>
      </w:ins>
      <w:bookmarkEnd w:id="1628"/>
    </w:p>
    <w:p w14:paraId="35AF681A" w14:textId="7DEC8706" w:rsidR="00580BCB" w:rsidRPr="007A0C21" w:rsidRDefault="00580BCB" w:rsidP="004C02DD">
      <w:pPr>
        <w:rPr>
          <w:ins w:id="1636" w:author="EUDERLAN FREIRE DA SILVA ABREU" w:date="2025-07-09T14:25:00Z"/>
          <w:rPrChange w:id="1637" w:author="EUDERLAN FREIRE DA SILVA ABREU" w:date="2025-07-17T19:05:00Z">
            <w:rPr>
              <w:ins w:id="1638" w:author="EUDERLAN FREIRE DA SILVA ABREU" w:date="2025-07-09T14:25:00Z"/>
              <w:rFonts w:ascii="Arial" w:hAnsi="Arial" w:cs="Arial"/>
              <w:sz w:val="24"/>
              <w:szCs w:val="24"/>
            </w:rPr>
          </w:rPrChange>
        </w:rPr>
        <w:pPrChange w:id="1639" w:author="EUDERLAN FREIRE DA SILVA ABREU" w:date="2025-07-17T19:38:00Z">
          <w:pPr/>
        </w:pPrChange>
      </w:pPr>
    </w:p>
    <w:p w14:paraId="6A30727B" w14:textId="1DF0E99E" w:rsidR="00580BCB" w:rsidRPr="007A0C21" w:rsidRDefault="00580BCB" w:rsidP="007A0C21">
      <w:pPr>
        <w:spacing w:before="240"/>
        <w:jc w:val="center"/>
        <w:rPr>
          <w:ins w:id="1640" w:author="EUDERLAN FREIRE DA SILVA ABREU" w:date="2025-07-09T13:50:00Z"/>
          <w:rFonts w:ascii="Arial" w:hAnsi="Arial" w:cs="Arial"/>
          <w:rPrChange w:id="1641" w:author="EUDERLAN FREIRE DA SILVA ABREU" w:date="2025-07-17T19:05:00Z">
            <w:rPr>
              <w:ins w:id="1642" w:author="EUDERLAN FREIRE DA SILVA ABREU" w:date="2025-07-09T13:50:00Z"/>
            </w:rPr>
          </w:rPrChange>
        </w:rPr>
        <w:pPrChange w:id="1643" w:author="EUDERLAN FREIRE DA SILVA ABREU" w:date="2025-07-17T19:06:00Z">
          <w:pPr>
            <w:pStyle w:val="Ttulo3"/>
          </w:pPr>
        </w:pPrChange>
      </w:pPr>
      <w:ins w:id="1644" w:author="EUDERLAN FREIRE DA SILVA ABREU" w:date="2025-07-09T14:25:00Z">
        <w:r w:rsidRPr="007A0C21">
          <w:rPr>
            <w:rFonts w:ascii="Arial" w:hAnsi="Arial" w:cs="Arial"/>
            <w:sz w:val="24"/>
            <w:szCs w:val="24"/>
            <w:rPrChange w:id="1645" w:author="EUDERLAN FREIRE DA SILVA ABREU" w:date="2025-07-17T19:05:00Z">
              <w:rPr>
                <w:rFonts w:ascii="Arial" w:hAnsi="Arial" w:cs="Arial"/>
                <w:sz w:val="24"/>
                <w:szCs w:val="24"/>
              </w:rPr>
            </w:rPrChange>
          </w:rPr>
          <w:t xml:space="preserve">Figura 6.2 </w:t>
        </w:r>
        <w:r w:rsidR="0079702A" w:rsidRPr="007A0C21">
          <w:rPr>
            <w:rFonts w:ascii="Arial" w:hAnsi="Arial" w:cs="Arial"/>
            <w:sz w:val="24"/>
            <w:szCs w:val="24"/>
            <w:rPrChange w:id="1646" w:author="EUDERLAN FREIRE DA SILVA ABREU" w:date="2025-07-17T19:05:00Z">
              <w:rPr>
                <w:rFonts w:ascii="Arial" w:hAnsi="Arial" w:cs="Arial"/>
                <w:sz w:val="24"/>
                <w:szCs w:val="24"/>
              </w:rPr>
            </w:rPrChange>
          </w:rPr>
          <w:t>–</w:t>
        </w:r>
        <w:r w:rsidRPr="007A0C21">
          <w:rPr>
            <w:rFonts w:ascii="Arial" w:hAnsi="Arial" w:cs="Arial"/>
            <w:sz w:val="24"/>
            <w:szCs w:val="24"/>
            <w:rPrChange w:id="1647" w:author="EUDERLAN FREIRE DA SILVA ABREU" w:date="2025-07-17T19:05:00Z">
              <w:rPr>
                <w:rFonts w:ascii="Arial" w:hAnsi="Arial" w:cs="Arial"/>
                <w:sz w:val="24"/>
                <w:szCs w:val="24"/>
              </w:rPr>
            </w:rPrChange>
          </w:rPr>
          <w:t xml:space="preserve"> </w:t>
        </w:r>
        <w:r w:rsidR="0079702A" w:rsidRPr="007A0C21">
          <w:rPr>
            <w:rFonts w:ascii="Arial" w:hAnsi="Arial" w:cs="Arial"/>
            <w:sz w:val="24"/>
            <w:szCs w:val="24"/>
            <w:rPrChange w:id="1648" w:author="EUDERLAN FREIRE DA SILVA ABREU" w:date="2025-07-17T19:05:00Z">
              <w:rPr>
                <w:rFonts w:ascii="Arial" w:hAnsi="Arial" w:cs="Arial"/>
                <w:sz w:val="24"/>
                <w:szCs w:val="24"/>
              </w:rPr>
            </w:rPrChange>
          </w:rPr>
          <w:t>Soli</w:t>
        </w:r>
      </w:ins>
      <w:ins w:id="1649" w:author="EUDERLAN FREIRE DA SILVA ABREU" w:date="2025-07-09T14:26:00Z">
        <w:r w:rsidR="0079702A" w:rsidRPr="007A0C21">
          <w:rPr>
            <w:rFonts w:ascii="Arial" w:hAnsi="Arial" w:cs="Arial"/>
            <w:sz w:val="24"/>
            <w:szCs w:val="24"/>
            <w:rPrChange w:id="1650" w:author="EUDERLAN FREIRE DA SILVA ABREU" w:date="2025-07-17T19:05:00Z">
              <w:rPr>
                <w:rFonts w:ascii="Arial" w:hAnsi="Arial" w:cs="Arial"/>
                <w:sz w:val="24"/>
                <w:szCs w:val="24"/>
              </w:rPr>
            </w:rPrChange>
          </w:rPr>
          <w:t>citações de Admin</w:t>
        </w:r>
      </w:ins>
    </w:p>
    <w:p w14:paraId="0614ECFF" w14:textId="673E37E7" w:rsidR="00962EAA" w:rsidRPr="007A0C21" w:rsidRDefault="0050463F" w:rsidP="007A0C21">
      <w:pPr>
        <w:spacing w:before="240"/>
        <w:rPr>
          <w:ins w:id="1651" w:author="EUDERLAN FREIRE DA SILVA ABREU" w:date="2025-07-09T13:50:00Z"/>
          <w:rFonts w:ascii="Arial" w:hAnsi="Arial" w:cs="Arial"/>
          <w:rPrChange w:id="1652" w:author="EUDERLAN FREIRE DA SILVA ABREU" w:date="2025-07-17T19:05:00Z">
            <w:rPr>
              <w:ins w:id="1653" w:author="EUDERLAN FREIRE DA SILVA ABREU" w:date="2025-07-09T13:50:00Z"/>
            </w:rPr>
          </w:rPrChange>
        </w:rPr>
        <w:pPrChange w:id="1654" w:author="EUDERLAN FREIRE DA SILVA ABREU" w:date="2025-07-17T19:06:00Z">
          <w:pPr>
            <w:pStyle w:val="Ttulo4"/>
          </w:pPr>
        </w:pPrChange>
      </w:pPr>
      <w:ins w:id="1655" w:author="EUDERLAN FREIRE DA SILVA ABREU" w:date="2025-07-09T14:21:00Z">
        <w:r w:rsidRPr="007A0C21">
          <w:rPr>
            <w:rFonts w:ascii="Arial" w:hAnsi="Arial" w:cs="Arial"/>
            <w:noProof/>
            <w:rPrChange w:id="1656" w:author="EUDERLAN FREIRE DA SILVA ABREU" w:date="2025-07-17T19:05:00Z">
              <w:rPr>
                <w:noProof/>
              </w:rPr>
            </w:rPrChange>
          </w:rPr>
          <w:drawing>
            <wp:inline distT="0" distB="0" distL="0" distR="0" wp14:anchorId="5B8A7BBB" wp14:editId="55039869">
              <wp:extent cx="5492750" cy="247996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20" cstate="print">
                        <a:extLst>
                          <a:ext uri="{28A0092B-C50C-407E-A947-70E740481C1C}">
                            <a14:useLocalDpi xmlns:a14="http://schemas.microsoft.com/office/drawing/2010/main" val="0"/>
                          </a:ext>
                        </a:extLst>
                      </a:blip>
                      <a:srcRect l="7314" r="8010" b="32026"/>
                      <a:stretch/>
                    </pic:blipFill>
                    <pic:spPr bwMode="auto">
                      <a:xfrm>
                        <a:off x="0" y="0"/>
                        <a:ext cx="5506578" cy="2486207"/>
                      </a:xfrm>
                      <a:prstGeom prst="rect">
                        <a:avLst/>
                      </a:prstGeom>
                      <a:ln>
                        <a:noFill/>
                      </a:ln>
                      <a:extLst>
                        <a:ext uri="{53640926-AAD7-44D8-BBD7-CCE9431645EC}">
                          <a14:shadowObscured xmlns:a14="http://schemas.microsoft.com/office/drawing/2010/main"/>
                        </a:ext>
                      </a:extLst>
                    </pic:spPr>
                  </pic:pic>
                </a:graphicData>
              </a:graphic>
            </wp:inline>
          </w:drawing>
        </w:r>
      </w:ins>
      <w:ins w:id="1657" w:author="EUDERLAN FREIRE DA SILVA ABREU" w:date="2025-07-09T14:20:00Z">
        <w:r w:rsidR="00945199" w:rsidRPr="007A0C21">
          <w:rPr>
            <w:rFonts w:ascii="Arial" w:hAnsi="Arial" w:cs="Arial"/>
            <w:rPrChange w:id="1658" w:author="EUDERLAN FREIRE DA SILVA ABREU" w:date="2025-07-17T19:05:00Z">
              <w:rPr/>
            </w:rPrChange>
          </w:rPr>
          <w:br/>
        </w:r>
      </w:ins>
      <w:ins w:id="1659" w:author="EUDERLAN FREIRE DA SILVA ABREU" w:date="2025-07-09T13:50:00Z">
        <w:r w:rsidR="00962EAA" w:rsidRPr="007A0C21">
          <w:rPr>
            <w:rFonts w:ascii="Arial" w:hAnsi="Arial" w:cs="Arial"/>
            <w:b/>
            <w:bCs/>
            <w:sz w:val="24"/>
            <w:szCs w:val="24"/>
            <w:rPrChange w:id="1660" w:author="EUDERLAN FREIRE DA SILVA ABREU" w:date="2025-07-17T19:05:00Z">
              <w:rPr>
                <w:b w:val="0"/>
                <w:bCs w:val="0"/>
              </w:rPr>
            </w:rPrChange>
          </w:rPr>
          <w:t>Funcionalidades</w:t>
        </w:r>
      </w:ins>
      <w:ins w:id="1661" w:author="EUDERLAN FREIRE DA SILVA ABREU" w:date="2025-07-09T14:29:00Z">
        <w:r w:rsidR="003124C4" w:rsidRPr="007A0C21">
          <w:rPr>
            <w:rFonts w:ascii="Arial" w:hAnsi="Arial" w:cs="Arial"/>
            <w:b/>
            <w:bCs/>
            <w:sz w:val="24"/>
            <w:szCs w:val="24"/>
            <w:rPrChange w:id="1662" w:author="EUDERLAN FREIRE DA SILVA ABREU" w:date="2025-07-17T19:05:00Z">
              <w:rPr>
                <w:rFonts w:ascii="Arial" w:hAnsi="Arial" w:cs="Arial"/>
              </w:rPr>
            </w:rPrChange>
          </w:rPr>
          <w:t>:</w:t>
        </w:r>
      </w:ins>
    </w:p>
    <w:p w14:paraId="6BD4945A" w14:textId="77777777" w:rsidR="00962EAA" w:rsidRPr="007A0C21" w:rsidRDefault="00962EAA" w:rsidP="007A0C21">
      <w:pPr>
        <w:pStyle w:val="whitespace-normal"/>
        <w:numPr>
          <w:ilvl w:val="0"/>
          <w:numId w:val="52"/>
        </w:numPr>
        <w:spacing w:before="240" w:beforeAutospacing="0"/>
        <w:jc w:val="both"/>
        <w:rPr>
          <w:ins w:id="1663" w:author="EUDERLAN FREIRE DA SILVA ABREU" w:date="2025-07-09T13:50:00Z"/>
          <w:rFonts w:ascii="Arial" w:hAnsi="Arial" w:cs="Arial"/>
          <w:rPrChange w:id="1664" w:author="EUDERLAN FREIRE DA SILVA ABREU" w:date="2025-07-17T19:05:00Z">
            <w:rPr>
              <w:ins w:id="1665" w:author="EUDERLAN FREIRE DA SILVA ABREU" w:date="2025-07-09T13:50:00Z"/>
            </w:rPr>
          </w:rPrChange>
        </w:rPr>
        <w:pPrChange w:id="1666" w:author="EUDERLAN FREIRE DA SILVA ABREU" w:date="2025-07-17T19:06:00Z">
          <w:pPr>
            <w:pStyle w:val="whitespace-normal"/>
            <w:numPr>
              <w:numId w:val="52"/>
            </w:numPr>
            <w:tabs>
              <w:tab w:val="num" w:pos="720"/>
            </w:tabs>
            <w:ind w:left="720" w:hanging="360"/>
          </w:pPr>
        </w:pPrChange>
      </w:pPr>
      <w:ins w:id="1667" w:author="EUDERLAN FREIRE DA SILVA ABREU" w:date="2025-07-09T13:50:00Z">
        <w:r w:rsidRPr="007A0C21">
          <w:rPr>
            <w:rStyle w:val="Forte"/>
            <w:rFonts w:ascii="Arial" w:hAnsi="Arial" w:cs="Arial"/>
            <w:rPrChange w:id="1668" w:author="EUDERLAN FREIRE DA SILVA ABREU" w:date="2025-07-17T19:05:00Z">
              <w:rPr>
                <w:rStyle w:val="Forte"/>
              </w:rPr>
            </w:rPrChange>
          </w:rPr>
          <w:t>Visualização em Tempo Real</w:t>
        </w:r>
        <w:r w:rsidRPr="007A0C21">
          <w:rPr>
            <w:rFonts w:ascii="Arial" w:hAnsi="Arial" w:cs="Arial"/>
            <w:rPrChange w:id="1669" w:author="EUDERLAN FREIRE DA SILVA ABREU" w:date="2025-07-17T19:05:00Z">
              <w:rPr/>
            </w:rPrChange>
          </w:rPr>
          <w:t>: Atualização automática</w:t>
        </w:r>
      </w:ins>
    </w:p>
    <w:p w14:paraId="554C36DB" w14:textId="77777777" w:rsidR="00962EAA" w:rsidRPr="007A0C21" w:rsidRDefault="00962EAA" w:rsidP="007A0C21">
      <w:pPr>
        <w:pStyle w:val="whitespace-normal"/>
        <w:numPr>
          <w:ilvl w:val="0"/>
          <w:numId w:val="52"/>
        </w:numPr>
        <w:spacing w:before="240" w:beforeAutospacing="0"/>
        <w:jc w:val="both"/>
        <w:rPr>
          <w:ins w:id="1670" w:author="EUDERLAN FREIRE DA SILVA ABREU" w:date="2025-07-09T13:50:00Z"/>
          <w:rFonts w:ascii="Arial" w:hAnsi="Arial" w:cs="Arial"/>
          <w:rPrChange w:id="1671" w:author="EUDERLAN FREIRE DA SILVA ABREU" w:date="2025-07-17T19:05:00Z">
            <w:rPr>
              <w:ins w:id="1672" w:author="EUDERLAN FREIRE DA SILVA ABREU" w:date="2025-07-09T13:50:00Z"/>
            </w:rPr>
          </w:rPrChange>
        </w:rPr>
        <w:pPrChange w:id="1673" w:author="EUDERLAN FREIRE DA SILVA ABREU" w:date="2025-07-17T19:06:00Z">
          <w:pPr>
            <w:pStyle w:val="whitespace-normal"/>
            <w:numPr>
              <w:numId w:val="52"/>
            </w:numPr>
            <w:tabs>
              <w:tab w:val="num" w:pos="720"/>
            </w:tabs>
            <w:ind w:left="720" w:hanging="360"/>
          </w:pPr>
        </w:pPrChange>
      </w:pPr>
      <w:ins w:id="1674" w:author="EUDERLAN FREIRE DA SILVA ABREU" w:date="2025-07-09T13:50:00Z">
        <w:r w:rsidRPr="007A0C21">
          <w:rPr>
            <w:rStyle w:val="Forte"/>
            <w:rFonts w:ascii="Arial" w:hAnsi="Arial" w:cs="Arial"/>
            <w:rPrChange w:id="1675" w:author="EUDERLAN FREIRE DA SILVA ABREU" w:date="2025-07-17T19:05:00Z">
              <w:rPr>
                <w:rStyle w:val="Forte"/>
              </w:rPr>
            </w:rPrChange>
          </w:rPr>
          <w:t>Informações Completas</w:t>
        </w:r>
        <w:r w:rsidRPr="007A0C21">
          <w:rPr>
            <w:rFonts w:ascii="Arial" w:hAnsi="Arial" w:cs="Arial"/>
            <w:rPrChange w:id="1676" w:author="EUDERLAN FREIRE DA SILVA ABREU" w:date="2025-07-17T19:05:00Z">
              <w:rPr/>
            </w:rPrChange>
          </w:rPr>
          <w:t xml:space="preserve">: </w:t>
        </w:r>
      </w:ins>
    </w:p>
    <w:p w14:paraId="67E15AA1" w14:textId="77777777" w:rsidR="00962EAA" w:rsidRPr="007A0C21" w:rsidRDefault="00962EAA" w:rsidP="007A0C21">
      <w:pPr>
        <w:pStyle w:val="whitespace-normal"/>
        <w:numPr>
          <w:ilvl w:val="1"/>
          <w:numId w:val="52"/>
        </w:numPr>
        <w:spacing w:before="240" w:beforeAutospacing="0"/>
        <w:jc w:val="both"/>
        <w:rPr>
          <w:ins w:id="1677" w:author="EUDERLAN FREIRE DA SILVA ABREU" w:date="2025-07-09T13:50:00Z"/>
          <w:rFonts w:ascii="Arial" w:hAnsi="Arial" w:cs="Arial"/>
          <w:rPrChange w:id="1678" w:author="EUDERLAN FREIRE DA SILVA ABREU" w:date="2025-07-17T19:05:00Z">
            <w:rPr>
              <w:ins w:id="1679" w:author="EUDERLAN FREIRE DA SILVA ABREU" w:date="2025-07-09T13:50:00Z"/>
            </w:rPr>
          </w:rPrChange>
        </w:rPr>
        <w:pPrChange w:id="1680" w:author="EUDERLAN FREIRE DA SILVA ABREU" w:date="2025-07-17T19:06:00Z">
          <w:pPr>
            <w:pStyle w:val="whitespace-normal"/>
            <w:numPr>
              <w:ilvl w:val="1"/>
              <w:numId w:val="52"/>
            </w:numPr>
            <w:tabs>
              <w:tab w:val="num" w:pos="1440"/>
            </w:tabs>
            <w:ind w:left="1440" w:hanging="360"/>
          </w:pPr>
        </w:pPrChange>
      </w:pPr>
      <w:ins w:id="1681" w:author="EUDERLAN FREIRE DA SILVA ABREU" w:date="2025-07-09T13:50:00Z">
        <w:r w:rsidRPr="007A0C21">
          <w:rPr>
            <w:rFonts w:ascii="Arial" w:hAnsi="Arial" w:cs="Arial"/>
            <w:rPrChange w:id="1682" w:author="EUDERLAN FREIRE DA SILVA ABREU" w:date="2025-07-17T19:05:00Z">
              <w:rPr/>
            </w:rPrChange>
          </w:rPr>
          <w:t xml:space="preserve">Nome e </w:t>
        </w:r>
        <w:proofErr w:type="spellStart"/>
        <w:r w:rsidRPr="007A0C21">
          <w:rPr>
            <w:rFonts w:ascii="Arial" w:hAnsi="Arial" w:cs="Arial"/>
            <w:rPrChange w:id="1683" w:author="EUDERLAN FREIRE DA SILVA ABREU" w:date="2025-07-17T19:05:00Z">
              <w:rPr/>
            </w:rPrChange>
          </w:rPr>
          <w:t>email</w:t>
        </w:r>
        <w:proofErr w:type="spellEnd"/>
        <w:r w:rsidRPr="007A0C21">
          <w:rPr>
            <w:rFonts w:ascii="Arial" w:hAnsi="Arial" w:cs="Arial"/>
            <w:rPrChange w:id="1684" w:author="EUDERLAN FREIRE DA SILVA ABREU" w:date="2025-07-17T19:05:00Z">
              <w:rPr/>
            </w:rPrChange>
          </w:rPr>
          <w:t xml:space="preserve"> do solicitante</w:t>
        </w:r>
      </w:ins>
    </w:p>
    <w:p w14:paraId="4B5EC1FB" w14:textId="77777777" w:rsidR="00962EAA" w:rsidRPr="007A0C21" w:rsidRDefault="00962EAA" w:rsidP="007A0C21">
      <w:pPr>
        <w:pStyle w:val="whitespace-normal"/>
        <w:numPr>
          <w:ilvl w:val="1"/>
          <w:numId w:val="52"/>
        </w:numPr>
        <w:spacing w:before="240" w:beforeAutospacing="0"/>
        <w:jc w:val="both"/>
        <w:rPr>
          <w:ins w:id="1685" w:author="EUDERLAN FREIRE DA SILVA ABREU" w:date="2025-07-09T13:50:00Z"/>
          <w:rFonts w:ascii="Arial" w:hAnsi="Arial" w:cs="Arial"/>
          <w:rPrChange w:id="1686" w:author="EUDERLAN FREIRE DA SILVA ABREU" w:date="2025-07-17T19:05:00Z">
            <w:rPr>
              <w:ins w:id="1687" w:author="EUDERLAN FREIRE DA SILVA ABREU" w:date="2025-07-09T13:50:00Z"/>
            </w:rPr>
          </w:rPrChange>
        </w:rPr>
        <w:pPrChange w:id="1688" w:author="EUDERLAN FREIRE DA SILVA ABREU" w:date="2025-07-17T19:06:00Z">
          <w:pPr>
            <w:pStyle w:val="whitespace-normal"/>
            <w:numPr>
              <w:ilvl w:val="1"/>
              <w:numId w:val="52"/>
            </w:numPr>
            <w:tabs>
              <w:tab w:val="num" w:pos="1440"/>
            </w:tabs>
            <w:ind w:left="1440" w:hanging="360"/>
          </w:pPr>
        </w:pPrChange>
      </w:pPr>
      <w:ins w:id="1689" w:author="EUDERLAN FREIRE DA SILVA ABREU" w:date="2025-07-09T13:50:00Z">
        <w:r w:rsidRPr="007A0C21">
          <w:rPr>
            <w:rFonts w:ascii="Arial" w:hAnsi="Arial" w:cs="Arial"/>
            <w:rPrChange w:id="1690" w:author="EUDERLAN FREIRE DA SILVA ABREU" w:date="2025-07-17T19:05:00Z">
              <w:rPr/>
            </w:rPrChange>
          </w:rPr>
          <w:t>Data/hora da solicitação</w:t>
        </w:r>
      </w:ins>
    </w:p>
    <w:p w14:paraId="0D449ED1" w14:textId="77777777" w:rsidR="00962EAA" w:rsidRPr="007A0C21" w:rsidRDefault="00962EAA" w:rsidP="007A0C21">
      <w:pPr>
        <w:pStyle w:val="whitespace-normal"/>
        <w:numPr>
          <w:ilvl w:val="1"/>
          <w:numId w:val="52"/>
        </w:numPr>
        <w:spacing w:before="240" w:beforeAutospacing="0"/>
        <w:jc w:val="both"/>
        <w:rPr>
          <w:ins w:id="1691" w:author="EUDERLAN FREIRE DA SILVA ABREU" w:date="2025-07-09T13:50:00Z"/>
          <w:rFonts w:ascii="Arial" w:hAnsi="Arial" w:cs="Arial"/>
          <w:rPrChange w:id="1692" w:author="EUDERLAN FREIRE DA SILVA ABREU" w:date="2025-07-17T19:05:00Z">
            <w:rPr>
              <w:ins w:id="1693" w:author="EUDERLAN FREIRE DA SILVA ABREU" w:date="2025-07-09T13:50:00Z"/>
            </w:rPr>
          </w:rPrChange>
        </w:rPr>
        <w:pPrChange w:id="1694" w:author="EUDERLAN FREIRE DA SILVA ABREU" w:date="2025-07-17T19:06:00Z">
          <w:pPr>
            <w:pStyle w:val="whitespace-normal"/>
            <w:numPr>
              <w:ilvl w:val="1"/>
              <w:numId w:val="52"/>
            </w:numPr>
            <w:tabs>
              <w:tab w:val="num" w:pos="1440"/>
            </w:tabs>
            <w:ind w:left="1440" w:hanging="360"/>
          </w:pPr>
        </w:pPrChange>
      </w:pPr>
      <w:ins w:id="1695" w:author="EUDERLAN FREIRE DA SILVA ABREU" w:date="2025-07-09T13:50:00Z">
        <w:r w:rsidRPr="007A0C21">
          <w:rPr>
            <w:rFonts w:ascii="Arial" w:hAnsi="Arial" w:cs="Arial"/>
            <w:rPrChange w:id="1696" w:author="EUDERLAN FREIRE DA SILVA ABREU" w:date="2025-07-17T19:05:00Z">
              <w:rPr/>
            </w:rPrChange>
          </w:rPr>
          <w:t>Justificativa detalhada</w:t>
        </w:r>
      </w:ins>
    </w:p>
    <w:p w14:paraId="1C8D693B" w14:textId="77777777" w:rsidR="00962EAA" w:rsidRPr="007A0C21" w:rsidRDefault="00962EAA" w:rsidP="007A0C21">
      <w:pPr>
        <w:pStyle w:val="whitespace-normal"/>
        <w:numPr>
          <w:ilvl w:val="0"/>
          <w:numId w:val="52"/>
        </w:numPr>
        <w:spacing w:before="240" w:beforeAutospacing="0"/>
        <w:jc w:val="both"/>
        <w:rPr>
          <w:ins w:id="1697" w:author="EUDERLAN FREIRE DA SILVA ABREU" w:date="2025-07-09T13:50:00Z"/>
          <w:rFonts w:ascii="Arial" w:hAnsi="Arial" w:cs="Arial"/>
          <w:rPrChange w:id="1698" w:author="EUDERLAN FREIRE DA SILVA ABREU" w:date="2025-07-17T19:05:00Z">
            <w:rPr>
              <w:ins w:id="1699" w:author="EUDERLAN FREIRE DA SILVA ABREU" w:date="2025-07-09T13:50:00Z"/>
            </w:rPr>
          </w:rPrChange>
        </w:rPr>
        <w:pPrChange w:id="1700" w:author="EUDERLAN FREIRE DA SILVA ABREU" w:date="2025-07-17T19:06:00Z">
          <w:pPr>
            <w:pStyle w:val="whitespace-normal"/>
            <w:numPr>
              <w:numId w:val="52"/>
            </w:numPr>
            <w:tabs>
              <w:tab w:val="num" w:pos="720"/>
            </w:tabs>
            <w:ind w:left="720" w:hanging="360"/>
          </w:pPr>
        </w:pPrChange>
      </w:pPr>
      <w:ins w:id="1701" w:author="EUDERLAN FREIRE DA SILVA ABREU" w:date="2025-07-09T13:50:00Z">
        <w:r w:rsidRPr="007A0C21">
          <w:rPr>
            <w:rStyle w:val="Forte"/>
            <w:rFonts w:ascii="Arial" w:hAnsi="Arial" w:cs="Arial"/>
            <w:rPrChange w:id="1702" w:author="EUDERLAN FREIRE DA SILVA ABREU" w:date="2025-07-17T19:05:00Z">
              <w:rPr>
                <w:rStyle w:val="Forte"/>
              </w:rPr>
            </w:rPrChange>
          </w:rPr>
          <w:t>Ações Rápidas</w:t>
        </w:r>
        <w:r w:rsidRPr="007A0C21">
          <w:rPr>
            <w:rFonts w:ascii="Arial" w:hAnsi="Arial" w:cs="Arial"/>
            <w:rPrChange w:id="1703" w:author="EUDERLAN FREIRE DA SILVA ABREU" w:date="2025-07-17T19:05:00Z">
              <w:rPr/>
            </w:rPrChange>
          </w:rPr>
          <w:t xml:space="preserve">: </w:t>
        </w:r>
      </w:ins>
    </w:p>
    <w:p w14:paraId="780AC3D6" w14:textId="546BA9B7" w:rsidR="00962EAA" w:rsidRPr="007A0C21" w:rsidRDefault="00962EAA" w:rsidP="007A0C21">
      <w:pPr>
        <w:pStyle w:val="whitespace-normal"/>
        <w:numPr>
          <w:ilvl w:val="1"/>
          <w:numId w:val="52"/>
        </w:numPr>
        <w:spacing w:before="240" w:beforeAutospacing="0"/>
        <w:jc w:val="both"/>
        <w:rPr>
          <w:ins w:id="1704" w:author="EUDERLAN FREIRE DA SILVA ABREU" w:date="2025-07-09T13:50:00Z"/>
          <w:rFonts w:ascii="Arial" w:hAnsi="Arial" w:cs="Arial"/>
          <w:rPrChange w:id="1705" w:author="EUDERLAN FREIRE DA SILVA ABREU" w:date="2025-07-17T19:05:00Z">
            <w:rPr>
              <w:ins w:id="1706" w:author="EUDERLAN FREIRE DA SILVA ABREU" w:date="2025-07-09T13:50:00Z"/>
            </w:rPr>
          </w:rPrChange>
        </w:rPr>
        <w:pPrChange w:id="1707" w:author="EUDERLAN FREIRE DA SILVA ABREU" w:date="2025-07-17T19:06:00Z">
          <w:pPr>
            <w:pStyle w:val="whitespace-normal"/>
            <w:numPr>
              <w:ilvl w:val="1"/>
              <w:numId w:val="52"/>
            </w:numPr>
            <w:tabs>
              <w:tab w:val="num" w:pos="1440"/>
            </w:tabs>
            <w:ind w:left="1440" w:hanging="360"/>
          </w:pPr>
        </w:pPrChange>
      </w:pPr>
      <w:ins w:id="1708" w:author="EUDERLAN FREIRE DA SILVA ABREU" w:date="2025-07-09T13:50:00Z">
        <w:r w:rsidRPr="007A0C21">
          <w:rPr>
            <w:rStyle w:val="Forte"/>
            <w:rFonts w:ascii="Arial" w:hAnsi="Arial" w:cs="Arial"/>
            <w:rPrChange w:id="1709" w:author="EUDERLAN FREIRE DA SILVA ABREU" w:date="2025-07-17T19:05:00Z">
              <w:rPr>
                <w:rStyle w:val="Forte"/>
              </w:rPr>
            </w:rPrChange>
          </w:rPr>
          <w:t>Negar</w:t>
        </w:r>
        <w:r w:rsidRPr="007A0C21">
          <w:rPr>
            <w:rFonts w:ascii="Arial" w:hAnsi="Arial" w:cs="Arial"/>
            <w:rPrChange w:id="1710" w:author="EUDERLAN FREIRE DA SILVA ABREU" w:date="2025-07-17T19:05:00Z">
              <w:rPr/>
            </w:rPrChange>
          </w:rPr>
          <w:t>: Rejeita a solicitação</w:t>
        </w:r>
      </w:ins>
    </w:p>
    <w:p w14:paraId="5007ECEA" w14:textId="50B5A014" w:rsidR="00962EAA" w:rsidRPr="007A0C21" w:rsidRDefault="00962EAA" w:rsidP="007A0C21">
      <w:pPr>
        <w:pStyle w:val="whitespace-normal"/>
        <w:numPr>
          <w:ilvl w:val="1"/>
          <w:numId w:val="52"/>
        </w:numPr>
        <w:spacing w:before="240" w:beforeAutospacing="0"/>
        <w:jc w:val="both"/>
        <w:rPr>
          <w:ins w:id="1711" w:author="EUDERLAN FREIRE DA SILVA ABREU" w:date="2025-07-09T13:50:00Z"/>
          <w:rFonts w:ascii="Arial" w:hAnsi="Arial" w:cs="Arial"/>
          <w:rPrChange w:id="1712" w:author="EUDERLAN FREIRE DA SILVA ABREU" w:date="2025-07-17T19:05:00Z">
            <w:rPr>
              <w:ins w:id="1713" w:author="EUDERLAN FREIRE DA SILVA ABREU" w:date="2025-07-09T13:50:00Z"/>
            </w:rPr>
          </w:rPrChange>
        </w:rPr>
        <w:pPrChange w:id="1714" w:author="EUDERLAN FREIRE DA SILVA ABREU" w:date="2025-07-17T19:06:00Z">
          <w:pPr>
            <w:pStyle w:val="whitespace-normal"/>
            <w:numPr>
              <w:ilvl w:val="1"/>
              <w:numId w:val="52"/>
            </w:numPr>
            <w:tabs>
              <w:tab w:val="num" w:pos="1440"/>
            </w:tabs>
            <w:ind w:left="1440" w:hanging="360"/>
          </w:pPr>
        </w:pPrChange>
      </w:pPr>
      <w:ins w:id="1715" w:author="EUDERLAN FREIRE DA SILVA ABREU" w:date="2025-07-09T13:50:00Z">
        <w:r w:rsidRPr="007A0C21">
          <w:rPr>
            <w:rStyle w:val="Forte"/>
            <w:rFonts w:ascii="Arial" w:hAnsi="Arial" w:cs="Arial"/>
            <w:rPrChange w:id="1716" w:author="EUDERLAN FREIRE DA SILVA ABREU" w:date="2025-07-17T19:05:00Z">
              <w:rPr>
                <w:rStyle w:val="Forte"/>
              </w:rPr>
            </w:rPrChange>
          </w:rPr>
          <w:lastRenderedPageBreak/>
          <w:t>Aprovar</w:t>
        </w:r>
        <w:r w:rsidRPr="007A0C21">
          <w:rPr>
            <w:rFonts w:ascii="Arial" w:hAnsi="Arial" w:cs="Arial"/>
            <w:rPrChange w:id="1717" w:author="EUDERLAN FREIRE DA SILVA ABREU" w:date="2025-07-17T19:05:00Z">
              <w:rPr/>
            </w:rPrChange>
          </w:rPr>
          <w:t>: Promove o usuário a admin</w:t>
        </w:r>
      </w:ins>
    </w:p>
    <w:p w14:paraId="5B18B6BB" w14:textId="77777777" w:rsidR="00962EAA" w:rsidRPr="007A0C21" w:rsidRDefault="00962EAA" w:rsidP="007A0C21">
      <w:pPr>
        <w:pStyle w:val="whitespace-normal"/>
        <w:numPr>
          <w:ilvl w:val="0"/>
          <w:numId w:val="52"/>
        </w:numPr>
        <w:spacing w:before="240" w:beforeAutospacing="0"/>
        <w:jc w:val="both"/>
        <w:rPr>
          <w:ins w:id="1718" w:author="EUDERLAN FREIRE DA SILVA ABREU" w:date="2025-07-09T13:50:00Z"/>
          <w:rFonts w:ascii="Arial" w:hAnsi="Arial" w:cs="Arial"/>
          <w:rPrChange w:id="1719" w:author="EUDERLAN FREIRE DA SILVA ABREU" w:date="2025-07-17T19:05:00Z">
            <w:rPr>
              <w:ins w:id="1720" w:author="EUDERLAN FREIRE DA SILVA ABREU" w:date="2025-07-09T13:50:00Z"/>
            </w:rPr>
          </w:rPrChange>
        </w:rPr>
        <w:pPrChange w:id="1721" w:author="EUDERLAN FREIRE DA SILVA ABREU" w:date="2025-07-17T19:06:00Z">
          <w:pPr>
            <w:pStyle w:val="whitespace-normal"/>
            <w:numPr>
              <w:numId w:val="52"/>
            </w:numPr>
            <w:tabs>
              <w:tab w:val="num" w:pos="720"/>
            </w:tabs>
            <w:ind w:left="720" w:hanging="360"/>
          </w:pPr>
        </w:pPrChange>
      </w:pPr>
      <w:ins w:id="1722" w:author="EUDERLAN FREIRE DA SILVA ABREU" w:date="2025-07-09T13:50:00Z">
        <w:r w:rsidRPr="007A0C21">
          <w:rPr>
            <w:rStyle w:val="Forte"/>
            <w:rFonts w:ascii="Arial" w:hAnsi="Arial" w:cs="Arial"/>
            <w:rPrChange w:id="1723" w:author="EUDERLAN FREIRE DA SILVA ABREU" w:date="2025-07-17T19:05:00Z">
              <w:rPr>
                <w:rStyle w:val="Forte"/>
              </w:rPr>
            </w:rPrChange>
          </w:rPr>
          <w:t>Contador</w:t>
        </w:r>
        <w:r w:rsidRPr="007A0C21">
          <w:rPr>
            <w:rFonts w:ascii="Arial" w:hAnsi="Arial" w:cs="Arial"/>
            <w:rPrChange w:id="1724" w:author="EUDERLAN FREIRE DA SILVA ABREU" w:date="2025-07-17T19:05:00Z">
              <w:rPr/>
            </w:rPrChange>
          </w:rPr>
          <w:t>: Número de solicitações pendentes</w:t>
        </w:r>
      </w:ins>
    </w:p>
    <w:p w14:paraId="5E270916" w14:textId="77777777" w:rsidR="00962EAA" w:rsidRPr="007A0C21" w:rsidRDefault="00962EAA" w:rsidP="007A0C21">
      <w:pPr>
        <w:pStyle w:val="Ttulo4"/>
        <w:spacing w:before="240" w:beforeAutospacing="0"/>
        <w:jc w:val="both"/>
        <w:rPr>
          <w:ins w:id="1725" w:author="EUDERLAN FREIRE DA SILVA ABREU" w:date="2025-07-09T13:50:00Z"/>
          <w:rFonts w:ascii="Arial" w:hAnsi="Arial" w:cs="Arial"/>
          <w:rPrChange w:id="1726" w:author="EUDERLAN FREIRE DA SILVA ABREU" w:date="2025-07-17T19:05:00Z">
            <w:rPr>
              <w:ins w:id="1727" w:author="EUDERLAN FREIRE DA SILVA ABREU" w:date="2025-07-09T13:50:00Z"/>
            </w:rPr>
          </w:rPrChange>
        </w:rPr>
        <w:pPrChange w:id="1728" w:author="EUDERLAN FREIRE DA SILVA ABREU" w:date="2025-07-17T19:06:00Z">
          <w:pPr>
            <w:pStyle w:val="Ttulo4"/>
          </w:pPr>
        </w:pPrChange>
      </w:pPr>
      <w:ins w:id="1729" w:author="EUDERLAN FREIRE DA SILVA ABREU" w:date="2025-07-09T13:50:00Z">
        <w:r w:rsidRPr="007A0C21">
          <w:rPr>
            <w:rFonts w:ascii="Arial" w:hAnsi="Arial" w:cs="Arial"/>
            <w:rPrChange w:id="1730" w:author="EUDERLAN FREIRE DA SILVA ABREU" w:date="2025-07-17T19:05:00Z">
              <w:rPr/>
            </w:rPrChange>
          </w:rPr>
          <w:t>Processo de Análise</w:t>
        </w:r>
      </w:ins>
    </w:p>
    <w:p w14:paraId="1A947313" w14:textId="77777777" w:rsidR="00962EAA" w:rsidRPr="007A0C21" w:rsidRDefault="00962EAA" w:rsidP="007A0C21">
      <w:pPr>
        <w:pStyle w:val="whitespace-normal"/>
        <w:numPr>
          <w:ilvl w:val="0"/>
          <w:numId w:val="53"/>
        </w:numPr>
        <w:spacing w:before="240" w:beforeAutospacing="0"/>
        <w:jc w:val="both"/>
        <w:rPr>
          <w:ins w:id="1731" w:author="EUDERLAN FREIRE DA SILVA ABREU" w:date="2025-07-09T13:50:00Z"/>
          <w:rFonts w:ascii="Arial" w:hAnsi="Arial" w:cs="Arial"/>
          <w:rPrChange w:id="1732" w:author="EUDERLAN FREIRE DA SILVA ABREU" w:date="2025-07-17T19:05:00Z">
            <w:rPr>
              <w:ins w:id="1733" w:author="EUDERLAN FREIRE DA SILVA ABREU" w:date="2025-07-09T13:50:00Z"/>
            </w:rPr>
          </w:rPrChange>
        </w:rPr>
        <w:pPrChange w:id="1734" w:author="EUDERLAN FREIRE DA SILVA ABREU" w:date="2025-07-17T19:06:00Z">
          <w:pPr>
            <w:pStyle w:val="whitespace-normal"/>
            <w:numPr>
              <w:numId w:val="53"/>
            </w:numPr>
            <w:tabs>
              <w:tab w:val="num" w:pos="720"/>
            </w:tabs>
            <w:ind w:left="720" w:hanging="360"/>
          </w:pPr>
        </w:pPrChange>
      </w:pPr>
      <w:ins w:id="1735" w:author="EUDERLAN FREIRE DA SILVA ABREU" w:date="2025-07-09T13:50:00Z">
        <w:r w:rsidRPr="007A0C21">
          <w:rPr>
            <w:rFonts w:ascii="Arial" w:hAnsi="Arial" w:cs="Arial"/>
            <w:rPrChange w:id="1736" w:author="EUDERLAN FREIRE DA SILVA ABREU" w:date="2025-07-17T19:05:00Z">
              <w:rPr/>
            </w:rPrChange>
          </w:rPr>
          <w:t>Leia a justificativa do usuário</w:t>
        </w:r>
      </w:ins>
    </w:p>
    <w:p w14:paraId="4C0F70D3" w14:textId="77777777" w:rsidR="00962EAA" w:rsidRPr="007A0C21" w:rsidRDefault="00962EAA" w:rsidP="007A0C21">
      <w:pPr>
        <w:pStyle w:val="whitespace-normal"/>
        <w:numPr>
          <w:ilvl w:val="0"/>
          <w:numId w:val="53"/>
        </w:numPr>
        <w:spacing w:before="240" w:beforeAutospacing="0"/>
        <w:jc w:val="both"/>
        <w:rPr>
          <w:ins w:id="1737" w:author="EUDERLAN FREIRE DA SILVA ABREU" w:date="2025-07-09T13:50:00Z"/>
          <w:rFonts w:ascii="Arial" w:hAnsi="Arial" w:cs="Arial"/>
          <w:rPrChange w:id="1738" w:author="EUDERLAN FREIRE DA SILVA ABREU" w:date="2025-07-17T19:05:00Z">
            <w:rPr>
              <w:ins w:id="1739" w:author="EUDERLAN FREIRE DA SILVA ABREU" w:date="2025-07-09T13:50:00Z"/>
            </w:rPr>
          </w:rPrChange>
        </w:rPr>
        <w:pPrChange w:id="1740" w:author="EUDERLAN FREIRE DA SILVA ABREU" w:date="2025-07-17T19:06:00Z">
          <w:pPr>
            <w:pStyle w:val="whitespace-normal"/>
            <w:numPr>
              <w:numId w:val="53"/>
            </w:numPr>
            <w:tabs>
              <w:tab w:val="num" w:pos="720"/>
            </w:tabs>
            <w:ind w:left="720" w:hanging="360"/>
          </w:pPr>
        </w:pPrChange>
      </w:pPr>
      <w:ins w:id="1741" w:author="EUDERLAN FREIRE DA SILVA ABREU" w:date="2025-07-09T13:50:00Z">
        <w:r w:rsidRPr="007A0C21">
          <w:rPr>
            <w:rFonts w:ascii="Arial" w:hAnsi="Arial" w:cs="Arial"/>
            <w:rPrChange w:id="1742" w:author="EUDERLAN FREIRE DA SILVA ABREU" w:date="2025-07-17T19:05:00Z">
              <w:rPr/>
            </w:rPrChange>
          </w:rPr>
          <w:t>Avalie a necessidade dos privilégios</w:t>
        </w:r>
      </w:ins>
    </w:p>
    <w:p w14:paraId="07682F17" w14:textId="77777777" w:rsidR="00962EAA" w:rsidRPr="007A0C21" w:rsidRDefault="00962EAA" w:rsidP="007A0C21">
      <w:pPr>
        <w:pStyle w:val="whitespace-normal"/>
        <w:numPr>
          <w:ilvl w:val="0"/>
          <w:numId w:val="53"/>
        </w:numPr>
        <w:spacing w:before="240" w:beforeAutospacing="0"/>
        <w:jc w:val="both"/>
        <w:rPr>
          <w:ins w:id="1743" w:author="EUDERLAN FREIRE DA SILVA ABREU" w:date="2025-07-09T13:50:00Z"/>
          <w:rFonts w:ascii="Arial" w:hAnsi="Arial" w:cs="Arial"/>
          <w:rPrChange w:id="1744" w:author="EUDERLAN FREIRE DA SILVA ABREU" w:date="2025-07-17T19:05:00Z">
            <w:rPr>
              <w:ins w:id="1745" w:author="EUDERLAN FREIRE DA SILVA ABREU" w:date="2025-07-09T13:50:00Z"/>
            </w:rPr>
          </w:rPrChange>
        </w:rPr>
        <w:pPrChange w:id="1746" w:author="EUDERLAN FREIRE DA SILVA ABREU" w:date="2025-07-17T19:06:00Z">
          <w:pPr>
            <w:pStyle w:val="whitespace-normal"/>
            <w:numPr>
              <w:numId w:val="53"/>
            </w:numPr>
            <w:tabs>
              <w:tab w:val="num" w:pos="720"/>
            </w:tabs>
            <w:ind w:left="720" w:hanging="360"/>
          </w:pPr>
        </w:pPrChange>
      </w:pPr>
      <w:ins w:id="1747" w:author="EUDERLAN FREIRE DA SILVA ABREU" w:date="2025-07-09T13:50:00Z">
        <w:r w:rsidRPr="007A0C21">
          <w:rPr>
            <w:rFonts w:ascii="Arial" w:hAnsi="Arial" w:cs="Arial"/>
            <w:rPrChange w:id="1748" w:author="EUDERLAN FREIRE DA SILVA ABREU" w:date="2025-07-17T19:05:00Z">
              <w:rPr/>
            </w:rPrChange>
          </w:rPr>
          <w:t>Clique em "Aprovar" ou "Negar"</w:t>
        </w:r>
      </w:ins>
    </w:p>
    <w:p w14:paraId="42E33011" w14:textId="77777777" w:rsidR="00962EAA" w:rsidRPr="007A0C21" w:rsidRDefault="00962EAA" w:rsidP="007A0C21">
      <w:pPr>
        <w:pStyle w:val="whitespace-normal"/>
        <w:numPr>
          <w:ilvl w:val="0"/>
          <w:numId w:val="53"/>
        </w:numPr>
        <w:spacing w:before="240" w:beforeAutospacing="0"/>
        <w:jc w:val="both"/>
        <w:rPr>
          <w:ins w:id="1749" w:author="EUDERLAN FREIRE DA SILVA ABREU" w:date="2025-07-09T13:50:00Z"/>
          <w:rFonts w:ascii="Arial" w:hAnsi="Arial" w:cs="Arial"/>
          <w:rPrChange w:id="1750" w:author="EUDERLAN FREIRE DA SILVA ABREU" w:date="2025-07-17T19:05:00Z">
            <w:rPr>
              <w:ins w:id="1751" w:author="EUDERLAN FREIRE DA SILVA ABREU" w:date="2025-07-09T13:50:00Z"/>
            </w:rPr>
          </w:rPrChange>
        </w:rPr>
        <w:pPrChange w:id="1752" w:author="EUDERLAN FREIRE DA SILVA ABREU" w:date="2025-07-17T19:06:00Z">
          <w:pPr>
            <w:pStyle w:val="whitespace-normal"/>
            <w:numPr>
              <w:numId w:val="53"/>
            </w:numPr>
            <w:tabs>
              <w:tab w:val="num" w:pos="720"/>
            </w:tabs>
            <w:ind w:left="720" w:hanging="360"/>
          </w:pPr>
        </w:pPrChange>
      </w:pPr>
      <w:ins w:id="1753" w:author="EUDERLAN FREIRE DA SILVA ABREU" w:date="2025-07-09T13:50:00Z">
        <w:r w:rsidRPr="007A0C21">
          <w:rPr>
            <w:rFonts w:ascii="Arial" w:hAnsi="Arial" w:cs="Arial"/>
            <w:rPrChange w:id="1754" w:author="EUDERLAN FREIRE DA SILVA ABREU" w:date="2025-07-17T19:05:00Z">
              <w:rPr/>
            </w:rPrChange>
          </w:rPr>
          <w:t>O usuário será notificado automaticamente</w:t>
        </w:r>
      </w:ins>
    </w:p>
    <w:p w14:paraId="20B7C42F" w14:textId="0EDEE629" w:rsidR="00962EAA" w:rsidRPr="007A0C21" w:rsidRDefault="006F1103" w:rsidP="004C02DD">
      <w:pPr>
        <w:pStyle w:val="Ttulo2"/>
        <w:rPr>
          <w:ins w:id="1755" w:author="EUDERLAN FREIRE DA SILVA ABREU" w:date="2025-07-09T13:50:00Z"/>
          <w:rPrChange w:id="1756" w:author="EUDERLAN FREIRE DA SILVA ABREU" w:date="2025-07-17T19:05:00Z">
            <w:rPr>
              <w:ins w:id="1757" w:author="EUDERLAN FREIRE DA SILVA ABREU" w:date="2025-07-09T13:50:00Z"/>
            </w:rPr>
          </w:rPrChange>
        </w:rPr>
        <w:pPrChange w:id="1758" w:author="EUDERLAN FREIRE DA SILVA ABREU" w:date="2025-07-17T19:38:00Z">
          <w:pPr>
            <w:pStyle w:val="Ttulo3"/>
          </w:pPr>
        </w:pPrChange>
      </w:pPr>
      <w:bookmarkStart w:id="1759" w:name="_Toc203674716"/>
      <w:ins w:id="1760" w:author="EUDERLAN FREIRE DA SILVA ABREU" w:date="2025-07-09T14:22:00Z">
        <w:r w:rsidRPr="007A0C21">
          <w:rPr>
            <w:rPrChange w:id="1761" w:author="EUDERLAN FREIRE DA SILVA ABREU" w:date="2025-07-17T19:05:00Z">
              <w:rPr>
                <w:rFonts w:ascii="Segoe UI Emoji" w:hAnsi="Segoe UI Emoji" w:cs="Segoe UI Emoji"/>
                <w:sz w:val="24"/>
                <w:szCs w:val="24"/>
              </w:rPr>
            </w:rPrChange>
          </w:rPr>
          <w:t>6.</w:t>
        </w:r>
      </w:ins>
      <w:ins w:id="1762" w:author="EUDERLAN FREIRE DA SILVA ABREU" w:date="2025-07-17T19:38:00Z">
        <w:r w:rsidR="004C02DD">
          <w:t>5</w:t>
        </w:r>
      </w:ins>
      <w:ins w:id="1763" w:author="EUDERLAN FREIRE DA SILVA ABREU" w:date="2025-07-09T14:22:00Z">
        <w:r w:rsidRPr="007A0C21">
          <w:rPr>
            <w:rPrChange w:id="1764" w:author="EUDERLAN FREIRE DA SILVA ABREU" w:date="2025-07-17T19:05:00Z">
              <w:rPr>
                <w:rFonts w:ascii="Segoe UI Emoji" w:hAnsi="Segoe UI Emoji" w:cs="Segoe UI Emoji"/>
                <w:sz w:val="24"/>
                <w:szCs w:val="24"/>
              </w:rPr>
            </w:rPrChange>
          </w:rPr>
          <w:t xml:space="preserve"> </w:t>
        </w:r>
      </w:ins>
      <w:ins w:id="1765" w:author="EUDERLAN FREIRE DA SILVA ABREU" w:date="2025-07-09T13:50:00Z">
        <w:r w:rsidR="00962EAA" w:rsidRPr="007A0C21">
          <w:rPr>
            <w:rPrChange w:id="1766" w:author="EUDERLAN FREIRE DA SILVA ABREU" w:date="2025-07-17T19:05:00Z">
              <w:rPr/>
            </w:rPrChange>
          </w:rPr>
          <w:t xml:space="preserve">Gerenciamento de </w:t>
        </w:r>
        <w:proofErr w:type="spellStart"/>
        <w:r w:rsidR="00962EAA" w:rsidRPr="007A0C21">
          <w:rPr>
            <w:rPrChange w:id="1767" w:author="EUDERLAN FREIRE DA SILVA ABREU" w:date="2025-07-17T19:05:00Z">
              <w:rPr/>
            </w:rPrChange>
          </w:rPr>
          <w:t>Admins</w:t>
        </w:r>
        <w:proofErr w:type="spellEnd"/>
        <w:r w:rsidR="00962EAA" w:rsidRPr="007A0C21">
          <w:rPr>
            <w:rPrChange w:id="1768" w:author="EUDERLAN FREIRE DA SILVA ABREU" w:date="2025-07-17T19:05:00Z">
              <w:rPr/>
            </w:rPrChange>
          </w:rPr>
          <w:t xml:space="preserve"> (Super Admin)</w:t>
        </w:r>
        <w:bookmarkEnd w:id="1759"/>
      </w:ins>
    </w:p>
    <w:p w14:paraId="4C4056C4" w14:textId="46F4AF1E" w:rsidR="006C2BA8" w:rsidRPr="007A0C21" w:rsidRDefault="006C2BA8" w:rsidP="007A0C21">
      <w:pPr>
        <w:spacing w:before="240"/>
        <w:jc w:val="center"/>
        <w:rPr>
          <w:ins w:id="1769" w:author="EUDERLAN FREIRE DA SILVA ABREU" w:date="2025-07-09T14:24:00Z"/>
          <w:rFonts w:ascii="Arial" w:hAnsi="Arial" w:cs="Arial"/>
          <w:noProof/>
          <w:sz w:val="24"/>
          <w:szCs w:val="24"/>
          <w:rPrChange w:id="1770" w:author="EUDERLAN FREIRE DA SILVA ABREU" w:date="2025-07-17T19:05:00Z">
            <w:rPr>
              <w:ins w:id="1771" w:author="EUDERLAN FREIRE DA SILVA ABREU" w:date="2025-07-09T14:24:00Z"/>
              <w:rFonts w:ascii="Arial" w:hAnsi="Arial" w:cs="Arial"/>
              <w:b/>
              <w:bCs/>
              <w:noProof/>
              <w:sz w:val="24"/>
              <w:szCs w:val="24"/>
            </w:rPr>
          </w:rPrChange>
        </w:rPr>
        <w:pPrChange w:id="1772" w:author="EUDERLAN FREIRE DA SILVA ABREU" w:date="2025-07-17T19:06:00Z">
          <w:pPr/>
        </w:pPrChange>
      </w:pPr>
      <w:ins w:id="1773" w:author="EUDERLAN FREIRE DA SILVA ABREU" w:date="2025-07-09T14:24:00Z">
        <w:r w:rsidRPr="007A0C21">
          <w:rPr>
            <w:rFonts w:ascii="Arial" w:hAnsi="Arial" w:cs="Arial"/>
            <w:noProof/>
            <w:sz w:val="24"/>
            <w:szCs w:val="24"/>
            <w:rPrChange w:id="1774" w:author="EUDERLAN FREIRE DA SILVA ABREU" w:date="2025-07-17T19:05:00Z">
              <w:rPr>
                <w:rFonts w:ascii="Arial" w:hAnsi="Arial" w:cs="Arial"/>
                <w:b/>
                <w:bCs/>
                <w:noProof/>
                <w:sz w:val="24"/>
                <w:szCs w:val="24"/>
              </w:rPr>
            </w:rPrChange>
          </w:rPr>
          <w:t>Figura</w:t>
        </w:r>
        <w:r w:rsidR="00580BCB" w:rsidRPr="007A0C21">
          <w:rPr>
            <w:rFonts w:ascii="Arial" w:hAnsi="Arial" w:cs="Arial"/>
            <w:noProof/>
            <w:sz w:val="24"/>
            <w:szCs w:val="24"/>
            <w:rPrChange w:id="1775" w:author="EUDERLAN FREIRE DA SILVA ABREU" w:date="2025-07-17T19:05:00Z">
              <w:rPr>
                <w:rFonts w:ascii="Arial" w:hAnsi="Arial" w:cs="Arial"/>
                <w:b/>
                <w:bCs/>
                <w:noProof/>
                <w:sz w:val="24"/>
                <w:szCs w:val="24"/>
              </w:rPr>
            </w:rPrChange>
          </w:rPr>
          <w:t xml:space="preserve"> 6.3</w:t>
        </w:r>
      </w:ins>
      <w:ins w:id="1776" w:author="EUDERLAN FREIRE DA SILVA ABREU" w:date="2025-07-09T14:26:00Z">
        <w:r w:rsidR="0079702A" w:rsidRPr="007A0C21">
          <w:rPr>
            <w:rFonts w:ascii="Arial" w:hAnsi="Arial" w:cs="Arial"/>
            <w:noProof/>
            <w:sz w:val="24"/>
            <w:szCs w:val="24"/>
            <w:rPrChange w:id="1777" w:author="EUDERLAN FREIRE DA SILVA ABREU" w:date="2025-07-17T19:05:00Z">
              <w:rPr>
                <w:rFonts w:ascii="Arial" w:hAnsi="Arial" w:cs="Arial"/>
                <w:b/>
                <w:bCs/>
                <w:noProof/>
                <w:sz w:val="24"/>
                <w:szCs w:val="24"/>
              </w:rPr>
            </w:rPrChange>
          </w:rPr>
          <w:t xml:space="preserve"> </w:t>
        </w:r>
        <w:r w:rsidR="00AD3B48" w:rsidRPr="007A0C21">
          <w:rPr>
            <w:rFonts w:ascii="Arial" w:hAnsi="Arial" w:cs="Arial"/>
            <w:noProof/>
            <w:sz w:val="24"/>
            <w:szCs w:val="24"/>
            <w:rPrChange w:id="1778" w:author="EUDERLAN FREIRE DA SILVA ABREU" w:date="2025-07-17T19:05:00Z">
              <w:rPr>
                <w:rFonts w:ascii="Arial" w:hAnsi="Arial" w:cs="Arial"/>
                <w:b/>
                <w:bCs/>
                <w:noProof/>
                <w:sz w:val="24"/>
                <w:szCs w:val="24"/>
              </w:rPr>
            </w:rPrChange>
          </w:rPr>
          <w:t>–</w:t>
        </w:r>
        <w:r w:rsidR="0079702A" w:rsidRPr="007A0C21">
          <w:rPr>
            <w:rFonts w:ascii="Arial" w:hAnsi="Arial" w:cs="Arial"/>
            <w:noProof/>
            <w:sz w:val="24"/>
            <w:szCs w:val="24"/>
            <w:rPrChange w:id="1779" w:author="EUDERLAN FREIRE DA SILVA ABREU" w:date="2025-07-17T19:05:00Z">
              <w:rPr>
                <w:rFonts w:ascii="Arial" w:hAnsi="Arial" w:cs="Arial"/>
                <w:b/>
                <w:bCs/>
                <w:noProof/>
                <w:sz w:val="24"/>
                <w:szCs w:val="24"/>
              </w:rPr>
            </w:rPrChange>
          </w:rPr>
          <w:t xml:space="preserve"> </w:t>
        </w:r>
        <w:r w:rsidR="00AD3B48" w:rsidRPr="007A0C21">
          <w:rPr>
            <w:rFonts w:ascii="Arial" w:hAnsi="Arial" w:cs="Arial"/>
            <w:noProof/>
            <w:sz w:val="24"/>
            <w:szCs w:val="24"/>
            <w:rPrChange w:id="1780" w:author="EUDERLAN FREIRE DA SILVA ABREU" w:date="2025-07-17T19:05:00Z">
              <w:rPr>
                <w:rFonts w:ascii="Arial" w:hAnsi="Arial" w:cs="Arial"/>
                <w:b/>
                <w:bCs/>
                <w:noProof/>
                <w:sz w:val="24"/>
                <w:szCs w:val="24"/>
              </w:rPr>
            </w:rPrChange>
          </w:rPr>
          <w:t>Gerenciamente Administrativo</w:t>
        </w:r>
      </w:ins>
    </w:p>
    <w:p w14:paraId="44EE07E8" w14:textId="17824A5A" w:rsidR="00962EAA" w:rsidRPr="007A0C21" w:rsidRDefault="006C2BA8" w:rsidP="007A0C21">
      <w:pPr>
        <w:spacing w:before="240"/>
        <w:rPr>
          <w:ins w:id="1781" w:author="EUDERLAN FREIRE DA SILVA ABREU" w:date="2025-07-09T13:50:00Z"/>
          <w:rFonts w:ascii="Arial" w:hAnsi="Arial" w:cs="Arial"/>
          <w:rPrChange w:id="1782" w:author="EUDERLAN FREIRE DA SILVA ABREU" w:date="2025-07-17T19:05:00Z">
            <w:rPr>
              <w:ins w:id="1783" w:author="EUDERLAN FREIRE DA SILVA ABREU" w:date="2025-07-09T13:50:00Z"/>
            </w:rPr>
          </w:rPrChange>
        </w:rPr>
        <w:pPrChange w:id="1784" w:author="EUDERLAN FREIRE DA SILVA ABREU" w:date="2025-07-17T19:06:00Z">
          <w:pPr>
            <w:pStyle w:val="Ttulo4"/>
          </w:pPr>
        </w:pPrChange>
      </w:pPr>
      <w:ins w:id="1785" w:author="EUDERLAN FREIRE DA SILVA ABREU" w:date="2025-07-09T14:24:00Z">
        <w:r w:rsidRPr="007A0C21">
          <w:rPr>
            <w:rFonts w:ascii="Arial" w:hAnsi="Arial" w:cs="Arial"/>
            <w:b/>
            <w:bCs/>
            <w:noProof/>
            <w:sz w:val="24"/>
            <w:szCs w:val="24"/>
            <w:rPrChange w:id="1786" w:author="EUDERLAN FREIRE DA SILVA ABREU" w:date="2025-07-17T19:05:00Z">
              <w:rPr>
                <w:rFonts w:ascii="Arial" w:hAnsi="Arial" w:cs="Arial"/>
                <w:b w:val="0"/>
                <w:bCs w:val="0"/>
                <w:noProof/>
              </w:rPr>
            </w:rPrChange>
          </w:rPr>
          <w:drawing>
            <wp:inline distT="0" distB="0" distL="0" distR="0" wp14:anchorId="60FA81C6" wp14:editId="759EDD81">
              <wp:extent cx="5278581" cy="2602547"/>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21" cstate="print">
                        <a:extLst>
                          <a:ext uri="{28A0092B-C50C-407E-A947-70E740481C1C}">
                            <a14:useLocalDpi xmlns:a14="http://schemas.microsoft.com/office/drawing/2010/main" val="0"/>
                          </a:ext>
                        </a:extLst>
                      </a:blip>
                      <a:srcRect l="7184" r="9817" b="27242"/>
                      <a:stretch/>
                    </pic:blipFill>
                    <pic:spPr bwMode="auto">
                      <a:xfrm>
                        <a:off x="0" y="0"/>
                        <a:ext cx="5289143" cy="2607755"/>
                      </a:xfrm>
                      <a:prstGeom prst="rect">
                        <a:avLst/>
                      </a:prstGeom>
                      <a:ln>
                        <a:noFill/>
                      </a:ln>
                      <a:extLst>
                        <a:ext uri="{53640926-AAD7-44D8-BBD7-CCE9431645EC}">
                          <a14:shadowObscured xmlns:a14="http://schemas.microsoft.com/office/drawing/2010/main"/>
                        </a:ext>
                      </a:extLst>
                    </pic:spPr>
                  </pic:pic>
                </a:graphicData>
              </a:graphic>
            </wp:inline>
          </w:drawing>
        </w:r>
        <w:r w:rsidRPr="007A0C21">
          <w:rPr>
            <w:rFonts w:ascii="Arial" w:hAnsi="Arial" w:cs="Arial"/>
            <w:b/>
            <w:bCs/>
            <w:sz w:val="24"/>
            <w:szCs w:val="24"/>
            <w:rPrChange w:id="1787" w:author="EUDERLAN FREIRE DA SILVA ABREU" w:date="2025-07-17T19:05:00Z">
              <w:rPr>
                <w:rFonts w:ascii="Arial" w:hAnsi="Arial" w:cs="Arial"/>
              </w:rPr>
            </w:rPrChange>
          </w:rPr>
          <w:br/>
        </w:r>
      </w:ins>
      <w:ins w:id="1788" w:author="EUDERLAN FREIRE DA SILVA ABREU" w:date="2025-07-17T19:39:00Z">
        <w:r w:rsidR="004C02DD" w:rsidRPr="004C02DD">
          <w:rPr>
            <w:rStyle w:val="Ttulo3Char"/>
            <w:rFonts w:eastAsiaTheme="minorHAnsi"/>
            <w:rPrChange w:id="1789" w:author="EUDERLAN FREIRE DA SILVA ABREU" w:date="2025-07-17T19:39:00Z">
              <w:rPr>
                <w:rFonts w:ascii="Arial" w:hAnsi="Arial" w:cs="Arial"/>
                <w:b w:val="0"/>
                <w:bCs w:val="0"/>
              </w:rPr>
            </w:rPrChange>
          </w:rPr>
          <w:t xml:space="preserve">6.5.1 </w:t>
        </w:r>
      </w:ins>
      <w:ins w:id="1790" w:author="EUDERLAN FREIRE DA SILVA ABREU" w:date="2025-07-09T13:50:00Z">
        <w:r w:rsidR="00962EAA" w:rsidRPr="004C02DD">
          <w:rPr>
            <w:rStyle w:val="Ttulo3Char"/>
            <w:rFonts w:eastAsiaTheme="minorHAnsi"/>
            <w:rPrChange w:id="1791" w:author="EUDERLAN FREIRE DA SILVA ABREU" w:date="2025-07-17T19:39:00Z">
              <w:rPr>
                <w:b w:val="0"/>
                <w:bCs w:val="0"/>
              </w:rPr>
            </w:rPrChange>
          </w:rPr>
          <w:t>Visão Geral dos Administradores</w:t>
        </w:r>
      </w:ins>
    </w:p>
    <w:p w14:paraId="7AB21809" w14:textId="77777777" w:rsidR="00962EAA" w:rsidRPr="007A0C21" w:rsidRDefault="00962EAA" w:rsidP="007A0C21">
      <w:pPr>
        <w:pStyle w:val="whitespace-normal"/>
        <w:numPr>
          <w:ilvl w:val="0"/>
          <w:numId w:val="54"/>
        </w:numPr>
        <w:spacing w:before="240" w:beforeAutospacing="0"/>
        <w:jc w:val="both"/>
        <w:rPr>
          <w:ins w:id="1792" w:author="EUDERLAN FREIRE DA SILVA ABREU" w:date="2025-07-09T13:50:00Z"/>
          <w:rFonts w:ascii="Arial" w:hAnsi="Arial" w:cs="Arial"/>
          <w:rPrChange w:id="1793" w:author="EUDERLAN FREIRE DA SILVA ABREU" w:date="2025-07-17T19:05:00Z">
            <w:rPr>
              <w:ins w:id="1794" w:author="EUDERLAN FREIRE DA SILVA ABREU" w:date="2025-07-09T13:50:00Z"/>
            </w:rPr>
          </w:rPrChange>
        </w:rPr>
        <w:pPrChange w:id="1795" w:author="EUDERLAN FREIRE DA SILVA ABREU" w:date="2025-07-17T19:06:00Z">
          <w:pPr>
            <w:pStyle w:val="whitespace-normal"/>
            <w:numPr>
              <w:numId w:val="54"/>
            </w:numPr>
            <w:tabs>
              <w:tab w:val="num" w:pos="720"/>
            </w:tabs>
            <w:ind w:left="720" w:hanging="360"/>
          </w:pPr>
        </w:pPrChange>
      </w:pPr>
      <w:ins w:id="1796" w:author="EUDERLAN FREIRE DA SILVA ABREU" w:date="2025-07-09T13:50:00Z">
        <w:r w:rsidRPr="007A0C21">
          <w:rPr>
            <w:rStyle w:val="Forte"/>
            <w:rFonts w:ascii="Arial" w:hAnsi="Arial" w:cs="Arial"/>
            <w:rPrChange w:id="1797" w:author="EUDERLAN FREIRE DA SILVA ABREU" w:date="2025-07-17T19:05:00Z">
              <w:rPr>
                <w:rStyle w:val="Forte"/>
              </w:rPr>
            </w:rPrChange>
          </w:rPr>
          <w:t>Informações Exibidas</w:t>
        </w:r>
        <w:r w:rsidRPr="007A0C21">
          <w:rPr>
            <w:rFonts w:ascii="Arial" w:hAnsi="Arial" w:cs="Arial"/>
            <w:rPrChange w:id="1798" w:author="EUDERLAN FREIRE DA SILVA ABREU" w:date="2025-07-17T19:05:00Z">
              <w:rPr/>
            </w:rPrChange>
          </w:rPr>
          <w:t xml:space="preserve">: </w:t>
        </w:r>
      </w:ins>
    </w:p>
    <w:p w14:paraId="1D50F96C" w14:textId="77777777" w:rsidR="00962EAA" w:rsidRPr="007A0C21" w:rsidRDefault="00962EAA" w:rsidP="007A0C21">
      <w:pPr>
        <w:pStyle w:val="whitespace-normal"/>
        <w:numPr>
          <w:ilvl w:val="1"/>
          <w:numId w:val="54"/>
        </w:numPr>
        <w:spacing w:before="240" w:beforeAutospacing="0"/>
        <w:jc w:val="both"/>
        <w:rPr>
          <w:ins w:id="1799" w:author="EUDERLAN FREIRE DA SILVA ABREU" w:date="2025-07-09T13:50:00Z"/>
          <w:rFonts w:ascii="Arial" w:hAnsi="Arial" w:cs="Arial"/>
          <w:rPrChange w:id="1800" w:author="EUDERLAN FREIRE DA SILVA ABREU" w:date="2025-07-17T19:05:00Z">
            <w:rPr>
              <w:ins w:id="1801" w:author="EUDERLAN FREIRE DA SILVA ABREU" w:date="2025-07-09T13:50:00Z"/>
            </w:rPr>
          </w:rPrChange>
        </w:rPr>
        <w:pPrChange w:id="1802" w:author="EUDERLAN FREIRE DA SILVA ABREU" w:date="2025-07-17T19:06:00Z">
          <w:pPr>
            <w:pStyle w:val="whitespace-normal"/>
            <w:numPr>
              <w:ilvl w:val="1"/>
              <w:numId w:val="54"/>
            </w:numPr>
            <w:tabs>
              <w:tab w:val="num" w:pos="1440"/>
            </w:tabs>
            <w:ind w:left="1440" w:hanging="360"/>
          </w:pPr>
        </w:pPrChange>
      </w:pPr>
      <w:ins w:id="1803" w:author="EUDERLAN FREIRE DA SILVA ABREU" w:date="2025-07-09T13:50:00Z">
        <w:r w:rsidRPr="007A0C21">
          <w:rPr>
            <w:rFonts w:ascii="Arial" w:hAnsi="Arial" w:cs="Arial"/>
            <w:rPrChange w:id="1804" w:author="EUDERLAN FREIRE DA SILVA ABREU" w:date="2025-07-17T19:05:00Z">
              <w:rPr/>
            </w:rPrChange>
          </w:rPr>
          <w:t xml:space="preserve">Nome e </w:t>
        </w:r>
        <w:proofErr w:type="spellStart"/>
        <w:r w:rsidRPr="007A0C21">
          <w:rPr>
            <w:rFonts w:ascii="Arial" w:hAnsi="Arial" w:cs="Arial"/>
            <w:rPrChange w:id="1805" w:author="EUDERLAN FREIRE DA SILVA ABREU" w:date="2025-07-17T19:05:00Z">
              <w:rPr/>
            </w:rPrChange>
          </w:rPr>
          <w:t>email</w:t>
        </w:r>
        <w:proofErr w:type="spellEnd"/>
      </w:ins>
    </w:p>
    <w:p w14:paraId="467D6A4B" w14:textId="77777777" w:rsidR="00962EAA" w:rsidRPr="007A0C21" w:rsidRDefault="00962EAA" w:rsidP="007A0C21">
      <w:pPr>
        <w:pStyle w:val="whitespace-normal"/>
        <w:numPr>
          <w:ilvl w:val="1"/>
          <w:numId w:val="54"/>
        </w:numPr>
        <w:spacing w:before="240" w:beforeAutospacing="0"/>
        <w:jc w:val="both"/>
        <w:rPr>
          <w:ins w:id="1806" w:author="EUDERLAN FREIRE DA SILVA ABREU" w:date="2025-07-09T13:50:00Z"/>
          <w:rFonts w:ascii="Arial" w:hAnsi="Arial" w:cs="Arial"/>
          <w:rPrChange w:id="1807" w:author="EUDERLAN FREIRE DA SILVA ABREU" w:date="2025-07-17T19:05:00Z">
            <w:rPr>
              <w:ins w:id="1808" w:author="EUDERLAN FREIRE DA SILVA ABREU" w:date="2025-07-09T13:50:00Z"/>
            </w:rPr>
          </w:rPrChange>
        </w:rPr>
        <w:pPrChange w:id="1809" w:author="EUDERLAN FREIRE DA SILVA ABREU" w:date="2025-07-17T19:06:00Z">
          <w:pPr>
            <w:pStyle w:val="whitespace-normal"/>
            <w:numPr>
              <w:ilvl w:val="1"/>
              <w:numId w:val="54"/>
            </w:numPr>
            <w:tabs>
              <w:tab w:val="num" w:pos="1440"/>
            </w:tabs>
            <w:ind w:left="1440" w:hanging="360"/>
          </w:pPr>
        </w:pPrChange>
      </w:pPr>
      <w:ins w:id="1810" w:author="EUDERLAN FREIRE DA SILVA ABREU" w:date="2025-07-09T13:50:00Z">
        <w:r w:rsidRPr="007A0C21">
          <w:rPr>
            <w:rFonts w:ascii="Arial" w:hAnsi="Arial" w:cs="Arial"/>
            <w:rPrChange w:id="1811" w:author="EUDERLAN FREIRE DA SILVA ABREU" w:date="2025-07-17T19:05:00Z">
              <w:rPr/>
            </w:rPrChange>
          </w:rPr>
          <w:t>Status (Ativo/Suspenso)</w:t>
        </w:r>
      </w:ins>
    </w:p>
    <w:p w14:paraId="546392B7" w14:textId="77777777" w:rsidR="00962EAA" w:rsidRPr="007A0C21" w:rsidRDefault="00962EAA" w:rsidP="007A0C21">
      <w:pPr>
        <w:pStyle w:val="whitespace-normal"/>
        <w:numPr>
          <w:ilvl w:val="1"/>
          <w:numId w:val="54"/>
        </w:numPr>
        <w:spacing w:before="240" w:beforeAutospacing="0"/>
        <w:jc w:val="both"/>
        <w:rPr>
          <w:ins w:id="1812" w:author="EUDERLAN FREIRE DA SILVA ABREU" w:date="2025-07-09T13:50:00Z"/>
          <w:rFonts w:ascii="Arial" w:hAnsi="Arial" w:cs="Arial"/>
          <w:rPrChange w:id="1813" w:author="EUDERLAN FREIRE DA SILVA ABREU" w:date="2025-07-17T19:05:00Z">
            <w:rPr>
              <w:ins w:id="1814" w:author="EUDERLAN FREIRE DA SILVA ABREU" w:date="2025-07-09T13:50:00Z"/>
            </w:rPr>
          </w:rPrChange>
        </w:rPr>
        <w:pPrChange w:id="1815" w:author="EUDERLAN FREIRE DA SILVA ABREU" w:date="2025-07-17T19:06:00Z">
          <w:pPr>
            <w:pStyle w:val="whitespace-normal"/>
            <w:numPr>
              <w:ilvl w:val="1"/>
              <w:numId w:val="54"/>
            </w:numPr>
            <w:tabs>
              <w:tab w:val="num" w:pos="1440"/>
            </w:tabs>
            <w:ind w:left="1440" w:hanging="360"/>
          </w:pPr>
        </w:pPrChange>
      </w:pPr>
      <w:ins w:id="1816" w:author="EUDERLAN FREIRE DA SILVA ABREU" w:date="2025-07-09T13:50:00Z">
        <w:r w:rsidRPr="007A0C21">
          <w:rPr>
            <w:rFonts w:ascii="Arial" w:hAnsi="Arial" w:cs="Arial"/>
            <w:rPrChange w:id="1817" w:author="EUDERLAN FREIRE DA SILVA ABREU" w:date="2025-07-17T19:05:00Z">
              <w:rPr/>
            </w:rPrChange>
          </w:rPr>
          <w:t>Tipo (Super Admin/Admin Regular)</w:t>
        </w:r>
      </w:ins>
    </w:p>
    <w:p w14:paraId="0B005DA9" w14:textId="77777777" w:rsidR="00962EAA" w:rsidRPr="007A0C21" w:rsidRDefault="00962EAA" w:rsidP="007A0C21">
      <w:pPr>
        <w:pStyle w:val="whitespace-normal"/>
        <w:numPr>
          <w:ilvl w:val="1"/>
          <w:numId w:val="54"/>
        </w:numPr>
        <w:spacing w:before="240" w:beforeAutospacing="0"/>
        <w:jc w:val="both"/>
        <w:rPr>
          <w:ins w:id="1818" w:author="EUDERLAN FREIRE DA SILVA ABREU" w:date="2025-07-09T13:50:00Z"/>
          <w:rFonts w:ascii="Arial" w:hAnsi="Arial" w:cs="Arial"/>
          <w:rPrChange w:id="1819" w:author="EUDERLAN FREIRE DA SILVA ABREU" w:date="2025-07-17T19:05:00Z">
            <w:rPr>
              <w:ins w:id="1820" w:author="EUDERLAN FREIRE DA SILVA ABREU" w:date="2025-07-09T13:50:00Z"/>
            </w:rPr>
          </w:rPrChange>
        </w:rPr>
        <w:pPrChange w:id="1821" w:author="EUDERLAN FREIRE DA SILVA ABREU" w:date="2025-07-17T19:06:00Z">
          <w:pPr>
            <w:pStyle w:val="whitespace-normal"/>
            <w:numPr>
              <w:ilvl w:val="1"/>
              <w:numId w:val="54"/>
            </w:numPr>
            <w:tabs>
              <w:tab w:val="num" w:pos="1440"/>
            </w:tabs>
            <w:ind w:left="1440" w:hanging="360"/>
          </w:pPr>
        </w:pPrChange>
      </w:pPr>
      <w:ins w:id="1822" w:author="EUDERLAN FREIRE DA SILVA ABREU" w:date="2025-07-09T13:50:00Z">
        <w:r w:rsidRPr="007A0C21">
          <w:rPr>
            <w:rFonts w:ascii="Arial" w:hAnsi="Arial" w:cs="Arial"/>
            <w:rPrChange w:id="1823" w:author="EUDERLAN FREIRE DA SILVA ABREU" w:date="2025-07-17T19:05:00Z">
              <w:rPr/>
            </w:rPrChange>
          </w:rPr>
          <w:t>Data de criação e promoção</w:t>
        </w:r>
      </w:ins>
    </w:p>
    <w:p w14:paraId="2815D471" w14:textId="77777777" w:rsidR="00962EAA" w:rsidRPr="007A0C21" w:rsidRDefault="00962EAA" w:rsidP="007A0C21">
      <w:pPr>
        <w:pStyle w:val="whitespace-normal"/>
        <w:numPr>
          <w:ilvl w:val="1"/>
          <w:numId w:val="54"/>
        </w:numPr>
        <w:spacing w:before="240" w:beforeAutospacing="0"/>
        <w:jc w:val="both"/>
        <w:rPr>
          <w:ins w:id="1824" w:author="EUDERLAN FREIRE DA SILVA ABREU" w:date="2025-07-09T13:50:00Z"/>
          <w:rFonts w:ascii="Arial" w:hAnsi="Arial" w:cs="Arial"/>
          <w:rPrChange w:id="1825" w:author="EUDERLAN FREIRE DA SILVA ABREU" w:date="2025-07-17T19:05:00Z">
            <w:rPr>
              <w:ins w:id="1826" w:author="EUDERLAN FREIRE DA SILVA ABREU" w:date="2025-07-09T13:50:00Z"/>
            </w:rPr>
          </w:rPrChange>
        </w:rPr>
        <w:pPrChange w:id="1827" w:author="EUDERLAN FREIRE DA SILVA ABREU" w:date="2025-07-17T19:06:00Z">
          <w:pPr>
            <w:pStyle w:val="whitespace-normal"/>
            <w:numPr>
              <w:ilvl w:val="1"/>
              <w:numId w:val="54"/>
            </w:numPr>
            <w:tabs>
              <w:tab w:val="num" w:pos="1440"/>
            </w:tabs>
            <w:ind w:left="1440" w:hanging="360"/>
          </w:pPr>
        </w:pPrChange>
      </w:pPr>
      <w:ins w:id="1828" w:author="EUDERLAN FREIRE DA SILVA ABREU" w:date="2025-07-09T13:50:00Z">
        <w:r w:rsidRPr="007A0C21">
          <w:rPr>
            <w:rFonts w:ascii="Arial" w:hAnsi="Arial" w:cs="Arial"/>
            <w:rPrChange w:id="1829" w:author="EUDERLAN FREIRE DA SILVA ABREU" w:date="2025-07-17T19:05:00Z">
              <w:rPr/>
            </w:rPrChange>
          </w:rPr>
          <w:t>Quem promoveu o usuário</w:t>
        </w:r>
      </w:ins>
    </w:p>
    <w:p w14:paraId="6883C7CB" w14:textId="77777777" w:rsidR="00962EAA" w:rsidRPr="007A0C21" w:rsidRDefault="00962EAA" w:rsidP="007A0C21">
      <w:pPr>
        <w:pStyle w:val="Ttulo4"/>
        <w:spacing w:before="240" w:beforeAutospacing="0"/>
        <w:jc w:val="both"/>
        <w:rPr>
          <w:ins w:id="1830" w:author="EUDERLAN FREIRE DA SILVA ABREU" w:date="2025-07-09T13:50:00Z"/>
          <w:rFonts w:ascii="Arial" w:hAnsi="Arial" w:cs="Arial"/>
          <w:rPrChange w:id="1831" w:author="EUDERLAN FREIRE DA SILVA ABREU" w:date="2025-07-17T19:05:00Z">
            <w:rPr>
              <w:ins w:id="1832" w:author="EUDERLAN FREIRE DA SILVA ABREU" w:date="2025-07-09T13:50:00Z"/>
            </w:rPr>
          </w:rPrChange>
        </w:rPr>
        <w:pPrChange w:id="1833" w:author="EUDERLAN FREIRE DA SILVA ABREU" w:date="2025-07-17T19:06:00Z">
          <w:pPr>
            <w:pStyle w:val="Ttulo4"/>
          </w:pPr>
        </w:pPrChange>
      </w:pPr>
      <w:ins w:id="1834" w:author="EUDERLAN FREIRE DA SILVA ABREU" w:date="2025-07-09T13:50:00Z">
        <w:r w:rsidRPr="007A0C21">
          <w:rPr>
            <w:rFonts w:ascii="Arial" w:hAnsi="Arial" w:cs="Arial"/>
            <w:rPrChange w:id="1835" w:author="EUDERLAN FREIRE DA SILVA ABREU" w:date="2025-07-17T19:05:00Z">
              <w:rPr/>
            </w:rPrChange>
          </w:rPr>
          <w:t>Ações Disponíveis</w:t>
        </w:r>
      </w:ins>
    </w:p>
    <w:p w14:paraId="2294A14C" w14:textId="77777777" w:rsidR="00962EAA" w:rsidRPr="007A0C21" w:rsidRDefault="00962EAA" w:rsidP="007A0C21">
      <w:pPr>
        <w:pStyle w:val="whitespace-normal"/>
        <w:numPr>
          <w:ilvl w:val="0"/>
          <w:numId w:val="55"/>
        </w:numPr>
        <w:spacing w:before="240" w:beforeAutospacing="0"/>
        <w:jc w:val="both"/>
        <w:rPr>
          <w:ins w:id="1836" w:author="EUDERLAN FREIRE DA SILVA ABREU" w:date="2025-07-09T13:50:00Z"/>
          <w:rFonts w:ascii="Arial" w:hAnsi="Arial" w:cs="Arial"/>
          <w:rPrChange w:id="1837" w:author="EUDERLAN FREIRE DA SILVA ABREU" w:date="2025-07-17T19:05:00Z">
            <w:rPr>
              <w:ins w:id="1838" w:author="EUDERLAN FREIRE DA SILVA ABREU" w:date="2025-07-09T13:50:00Z"/>
            </w:rPr>
          </w:rPrChange>
        </w:rPr>
        <w:pPrChange w:id="1839" w:author="EUDERLAN FREIRE DA SILVA ABREU" w:date="2025-07-17T19:06:00Z">
          <w:pPr>
            <w:pStyle w:val="whitespace-normal"/>
            <w:numPr>
              <w:numId w:val="55"/>
            </w:numPr>
            <w:tabs>
              <w:tab w:val="num" w:pos="720"/>
            </w:tabs>
            <w:ind w:left="720" w:hanging="360"/>
          </w:pPr>
        </w:pPrChange>
      </w:pPr>
      <w:ins w:id="1840" w:author="EUDERLAN FREIRE DA SILVA ABREU" w:date="2025-07-09T13:50:00Z">
        <w:r w:rsidRPr="007A0C21">
          <w:rPr>
            <w:rStyle w:val="Forte"/>
            <w:rFonts w:ascii="Arial" w:hAnsi="Arial" w:cs="Arial"/>
            <w:rPrChange w:id="1841" w:author="EUDERLAN FREIRE DA SILVA ABREU" w:date="2025-07-17T19:05:00Z">
              <w:rPr>
                <w:rStyle w:val="Forte"/>
              </w:rPr>
            </w:rPrChange>
          </w:rPr>
          <w:t>Suspender</w:t>
        </w:r>
        <w:r w:rsidRPr="007A0C21">
          <w:rPr>
            <w:rFonts w:ascii="Arial" w:hAnsi="Arial" w:cs="Arial"/>
            <w:rPrChange w:id="1842" w:author="EUDERLAN FREIRE DA SILVA ABREU" w:date="2025-07-17T19:05:00Z">
              <w:rPr/>
            </w:rPrChange>
          </w:rPr>
          <w:t>: Desativa temporariamente</w:t>
        </w:r>
      </w:ins>
    </w:p>
    <w:p w14:paraId="3AFC9F53" w14:textId="77777777" w:rsidR="00962EAA" w:rsidRPr="007A0C21" w:rsidRDefault="00962EAA" w:rsidP="007A0C21">
      <w:pPr>
        <w:pStyle w:val="whitespace-normal"/>
        <w:numPr>
          <w:ilvl w:val="0"/>
          <w:numId w:val="55"/>
        </w:numPr>
        <w:spacing w:before="240" w:beforeAutospacing="0"/>
        <w:jc w:val="both"/>
        <w:rPr>
          <w:ins w:id="1843" w:author="EUDERLAN FREIRE DA SILVA ABREU" w:date="2025-07-09T13:50:00Z"/>
          <w:rFonts w:ascii="Arial" w:hAnsi="Arial" w:cs="Arial"/>
          <w:rPrChange w:id="1844" w:author="EUDERLAN FREIRE DA SILVA ABREU" w:date="2025-07-17T19:05:00Z">
            <w:rPr>
              <w:ins w:id="1845" w:author="EUDERLAN FREIRE DA SILVA ABREU" w:date="2025-07-09T13:50:00Z"/>
            </w:rPr>
          </w:rPrChange>
        </w:rPr>
        <w:pPrChange w:id="1846" w:author="EUDERLAN FREIRE DA SILVA ABREU" w:date="2025-07-17T19:06:00Z">
          <w:pPr>
            <w:pStyle w:val="whitespace-normal"/>
            <w:numPr>
              <w:numId w:val="55"/>
            </w:numPr>
            <w:tabs>
              <w:tab w:val="num" w:pos="720"/>
            </w:tabs>
            <w:ind w:left="720" w:hanging="360"/>
          </w:pPr>
        </w:pPrChange>
      </w:pPr>
      <w:ins w:id="1847" w:author="EUDERLAN FREIRE DA SILVA ABREU" w:date="2025-07-09T13:50:00Z">
        <w:r w:rsidRPr="007A0C21">
          <w:rPr>
            <w:rStyle w:val="Forte"/>
            <w:rFonts w:ascii="Arial" w:hAnsi="Arial" w:cs="Arial"/>
            <w:rPrChange w:id="1848" w:author="EUDERLAN FREIRE DA SILVA ABREU" w:date="2025-07-17T19:05:00Z">
              <w:rPr>
                <w:rStyle w:val="Forte"/>
              </w:rPr>
            </w:rPrChange>
          </w:rPr>
          <w:lastRenderedPageBreak/>
          <w:t>Reativar</w:t>
        </w:r>
        <w:r w:rsidRPr="007A0C21">
          <w:rPr>
            <w:rFonts w:ascii="Arial" w:hAnsi="Arial" w:cs="Arial"/>
            <w:rPrChange w:id="1849" w:author="EUDERLAN FREIRE DA SILVA ABREU" w:date="2025-07-17T19:05:00Z">
              <w:rPr/>
            </w:rPrChange>
          </w:rPr>
          <w:t>: Restaura privilégios suspensos</w:t>
        </w:r>
      </w:ins>
    </w:p>
    <w:p w14:paraId="08790E45" w14:textId="77777777" w:rsidR="00962EAA" w:rsidRPr="007A0C21" w:rsidRDefault="00962EAA" w:rsidP="007A0C21">
      <w:pPr>
        <w:pStyle w:val="whitespace-normal"/>
        <w:numPr>
          <w:ilvl w:val="0"/>
          <w:numId w:val="55"/>
        </w:numPr>
        <w:spacing w:before="240" w:beforeAutospacing="0"/>
        <w:jc w:val="both"/>
        <w:rPr>
          <w:ins w:id="1850" w:author="EUDERLAN FREIRE DA SILVA ABREU" w:date="2025-07-09T13:50:00Z"/>
          <w:rFonts w:ascii="Arial" w:hAnsi="Arial" w:cs="Arial"/>
          <w:rPrChange w:id="1851" w:author="EUDERLAN FREIRE DA SILVA ABREU" w:date="2025-07-17T19:05:00Z">
            <w:rPr>
              <w:ins w:id="1852" w:author="EUDERLAN FREIRE DA SILVA ABREU" w:date="2025-07-09T13:50:00Z"/>
            </w:rPr>
          </w:rPrChange>
        </w:rPr>
        <w:pPrChange w:id="1853" w:author="EUDERLAN FREIRE DA SILVA ABREU" w:date="2025-07-17T19:06:00Z">
          <w:pPr>
            <w:pStyle w:val="whitespace-normal"/>
            <w:numPr>
              <w:numId w:val="55"/>
            </w:numPr>
            <w:tabs>
              <w:tab w:val="num" w:pos="720"/>
            </w:tabs>
            <w:ind w:left="720" w:hanging="360"/>
          </w:pPr>
        </w:pPrChange>
      </w:pPr>
      <w:ins w:id="1854" w:author="EUDERLAN FREIRE DA SILVA ABREU" w:date="2025-07-09T13:50:00Z">
        <w:r w:rsidRPr="007A0C21">
          <w:rPr>
            <w:rStyle w:val="Forte"/>
            <w:rFonts w:ascii="Arial" w:hAnsi="Arial" w:cs="Arial"/>
            <w:rPrChange w:id="1855" w:author="EUDERLAN FREIRE DA SILVA ABREU" w:date="2025-07-17T19:05:00Z">
              <w:rPr>
                <w:rStyle w:val="Forte"/>
              </w:rPr>
            </w:rPrChange>
          </w:rPr>
          <w:t>Remover Admin</w:t>
        </w:r>
        <w:r w:rsidRPr="007A0C21">
          <w:rPr>
            <w:rFonts w:ascii="Arial" w:hAnsi="Arial" w:cs="Arial"/>
            <w:rPrChange w:id="1856" w:author="EUDERLAN FREIRE DA SILVA ABREU" w:date="2025-07-17T19:05:00Z">
              <w:rPr/>
            </w:rPrChange>
          </w:rPr>
          <w:t>: Remove privilégios permanentemente</w:t>
        </w:r>
      </w:ins>
    </w:p>
    <w:p w14:paraId="27251BC0" w14:textId="77777777" w:rsidR="00962EAA" w:rsidRPr="007A0C21" w:rsidRDefault="00962EAA" w:rsidP="007A0C21">
      <w:pPr>
        <w:pStyle w:val="whitespace-normal"/>
        <w:numPr>
          <w:ilvl w:val="0"/>
          <w:numId w:val="55"/>
        </w:numPr>
        <w:spacing w:before="240" w:beforeAutospacing="0"/>
        <w:jc w:val="both"/>
        <w:rPr>
          <w:ins w:id="1857" w:author="EUDERLAN FREIRE DA SILVA ABREU" w:date="2025-07-09T13:50:00Z"/>
          <w:rFonts w:ascii="Arial" w:hAnsi="Arial" w:cs="Arial"/>
          <w:rPrChange w:id="1858" w:author="EUDERLAN FREIRE DA SILVA ABREU" w:date="2025-07-17T19:05:00Z">
            <w:rPr>
              <w:ins w:id="1859" w:author="EUDERLAN FREIRE DA SILVA ABREU" w:date="2025-07-09T13:50:00Z"/>
            </w:rPr>
          </w:rPrChange>
        </w:rPr>
        <w:pPrChange w:id="1860" w:author="EUDERLAN FREIRE DA SILVA ABREU" w:date="2025-07-17T19:06:00Z">
          <w:pPr>
            <w:pStyle w:val="whitespace-normal"/>
            <w:numPr>
              <w:numId w:val="55"/>
            </w:numPr>
            <w:tabs>
              <w:tab w:val="num" w:pos="720"/>
            </w:tabs>
            <w:ind w:left="720" w:hanging="360"/>
          </w:pPr>
        </w:pPrChange>
      </w:pPr>
      <w:ins w:id="1861" w:author="EUDERLAN FREIRE DA SILVA ABREU" w:date="2025-07-09T13:50:00Z">
        <w:r w:rsidRPr="007A0C21">
          <w:rPr>
            <w:rStyle w:val="Forte"/>
            <w:rFonts w:ascii="Arial" w:hAnsi="Arial" w:cs="Arial"/>
            <w:rPrChange w:id="1862" w:author="EUDERLAN FREIRE DA SILVA ABREU" w:date="2025-07-17T19:05:00Z">
              <w:rPr>
                <w:rStyle w:val="Forte"/>
              </w:rPr>
            </w:rPrChange>
          </w:rPr>
          <w:t>Justificativa Obrigatória</w:t>
        </w:r>
        <w:r w:rsidRPr="007A0C21">
          <w:rPr>
            <w:rFonts w:ascii="Arial" w:hAnsi="Arial" w:cs="Arial"/>
            <w:rPrChange w:id="1863" w:author="EUDERLAN FREIRE DA SILVA ABREU" w:date="2025-07-17T19:05:00Z">
              <w:rPr/>
            </w:rPrChange>
          </w:rPr>
          <w:t>: Para suspensões e remoções</w:t>
        </w:r>
      </w:ins>
    </w:p>
    <w:p w14:paraId="55A64E72" w14:textId="15FAD6FC" w:rsidR="00962EAA" w:rsidRPr="007A0C21" w:rsidRDefault="004C02DD" w:rsidP="004C02DD">
      <w:pPr>
        <w:pStyle w:val="Ttulo3"/>
        <w:rPr>
          <w:ins w:id="1864" w:author="EUDERLAN FREIRE DA SILVA ABREU" w:date="2025-07-09T13:50:00Z"/>
          <w:rPrChange w:id="1865" w:author="EUDERLAN FREIRE DA SILVA ABREU" w:date="2025-07-17T19:05:00Z">
            <w:rPr>
              <w:ins w:id="1866" w:author="EUDERLAN FREIRE DA SILVA ABREU" w:date="2025-07-09T13:50:00Z"/>
            </w:rPr>
          </w:rPrChange>
        </w:rPr>
        <w:pPrChange w:id="1867" w:author="EUDERLAN FREIRE DA SILVA ABREU" w:date="2025-07-17T19:40:00Z">
          <w:pPr>
            <w:pStyle w:val="Ttulo4"/>
          </w:pPr>
        </w:pPrChange>
      </w:pPr>
      <w:bookmarkStart w:id="1868" w:name="_Toc203674717"/>
      <w:ins w:id="1869" w:author="EUDERLAN FREIRE DA SILVA ABREU" w:date="2025-07-17T19:40:00Z">
        <w:r>
          <w:t xml:space="preserve">6.5.2 </w:t>
        </w:r>
      </w:ins>
      <w:ins w:id="1870" w:author="EUDERLAN FREIRE DA SILVA ABREU" w:date="2025-07-09T13:50:00Z">
        <w:r w:rsidR="00962EAA" w:rsidRPr="007A0C21">
          <w:rPr>
            <w:rPrChange w:id="1871" w:author="EUDERLAN FREIRE DA SILVA ABREU" w:date="2025-07-17T19:05:00Z">
              <w:rPr/>
            </w:rPrChange>
          </w:rPr>
          <w:t>Promoção de Usuários</w:t>
        </w:r>
        <w:bookmarkEnd w:id="1868"/>
      </w:ins>
    </w:p>
    <w:p w14:paraId="681C4002" w14:textId="77777777" w:rsidR="00962EAA" w:rsidRPr="007A0C21" w:rsidRDefault="00962EAA" w:rsidP="007A0C21">
      <w:pPr>
        <w:pStyle w:val="whitespace-normal"/>
        <w:numPr>
          <w:ilvl w:val="0"/>
          <w:numId w:val="56"/>
        </w:numPr>
        <w:spacing w:before="240" w:beforeAutospacing="0"/>
        <w:jc w:val="both"/>
        <w:rPr>
          <w:ins w:id="1872" w:author="EUDERLAN FREIRE DA SILVA ABREU" w:date="2025-07-09T13:50:00Z"/>
          <w:rFonts w:ascii="Arial" w:hAnsi="Arial" w:cs="Arial"/>
          <w:rPrChange w:id="1873" w:author="EUDERLAN FREIRE DA SILVA ABREU" w:date="2025-07-17T19:05:00Z">
            <w:rPr>
              <w:ins w:id="1874" w:author="EUDERLAN FREIRE DA SILVA ABREU" w:date="2025-07-09T13:50:00Z"/>
            </w:rPr>
          </w:rPrChange>
        </w:rPr>
        <w:pPrChange w:id="1875" w:author="EUDERLAN FREIRE DA SILVA ABREU" w:date="2025-07-17T19:06:00Z">
          <w:pPr>
            <w:pStyle w:val="whitespace-normal"/>
            <w:numPr>
              <w:numId w:val="56"/>
            </w:numPr>
            <w:tabs>
              <w:tab w:val="num" w:pos="720"/>
            </w:tabs>
            <w:ind w:left="720" w:hanging="360"/>
          </w:pPr>
        </w:pPrChange>
      </w:pPr>
      <w:ins w:id="1876" w:author="EUDERLAN FREIRE DA SILVA ABREU" w:date="2025-07-09T13:50:00Z">
        <w:r w:rsidRPr="007A0C21">
          <w:rPr>
            <w:rStyle w:val="Forte"/>
            <w:rFonts w:ascii="Arial" w:hAnsi="Arial" w:cs="Arial"/>
            <w:rPrChange w:id="1877" w:author="EUDERLAN FREIRE DA SILVA ABREU" w:date="2025-07-17T19:05:00Z">
              <w:rPr>
                <w:rStyle w:val="Forte"/>
              </w:rPr>
            </w:rPrChange>
          </w:rPr>
          <w:t>Aba "Promover Usuário"</w:t>
        </w:r>
      </w:ins>
    </w:p>
    <w:p w14:paraId="1ED06957" w14:textId="77777777" w:rsidR="00962EAA" w:rsidRPr="007A0C21" w:rsidRDefault="00962EAA" w:rsidP="007A0C21">
      <w:pPr>
        <w:pStyle w:val="whitespace-normal"/>
        <w:numPr>
          <w:ilvl w:val="0"/>
          <w:numId w:val="56"/>
        </w:numPr>
        <w:spacing w:before="240" w:beforeAutospacing="0"/>
        <w:jc w:val="both"/>
        <w:rPr>
          <w:ins w:id="1878" w:author="EUDERLAN FREIRE DA SILVA ABREU" w:date="2025-07-09T13:50:00Z"/>
          <w:rFonts w:ascii="Arial" w:hAnsi="Arial" w:cs="Arial"/>
          <w:rPrChange w:id="1879" w:author="EUDERLAN FREIRE DA SILVA ABREU" w:date="2025-07-17T19:05:00Z">
            <w:rPr>
              <w:ins w:id="1880" w:author="EUDERLAN FREIRE DA SILVA ABREU" w:date="2025-07-09T13:50:00Z"/>
            </w:rPr>
          </w:rPrChange>
        </w:rPr>
        <w:pPrChange w:id="1881" w:author="EUDERLAN FREIRE DA SILVA ABREU" w:date="2025-07-17T19:06:00Z">
          <w:pPr>
            <w:pStyle w:val="whitespace-normal"/>
            <w:numPr>
              <w:numId w:val="56"/>
            </w:numPr>
            <w:tabs>
              <w:tab w:val="num" w:pos="720"/>
            </w:tabs>
            <w:ind w:left="720" w:hanging="360"/>
          </w:pPr>
        </w:pPrChange>
      </w:pPr>
      <w:ins w:id="1882" w:author="EUDERLAN FREIRE DA SILVA ABREU" w:date="2025-07-09T13:50:00Z">
        <w:r w:rsidRPr="007A0C21">
          <w:rPr>
            <w:rStyle w:val="Forte"/>
            <w:rFonts w:ascii="Arial" w:hAnsi="Arial" w:cs="Arial"/>
            <w:rPrChange w:id="1883" w:author="EUDERLAN FREIRE DA SILVA ABREU" w:date="2025-07-17T19:05:00Z">
              <w:rPr>
                <w:rStyle w:val="Forte"/>
              </w:rPr>
            </w:rPrChange>
          </w:rPr>
          <w:t>Lista de Usuários Elegíveis</w:t>
        </w:r>
        <w:r w:rsidRPr="007A0C21">
          <w:rPr>
            <w:rFonts w:ascii="Arial" w:hAnsi="Arial" w:cs="Arial"/>
            <w:rPrChange w:id="1884" w:author="EUDERLAN FREIRE DA SILVA ABREU" w:date="2025-07-17T19:05:00Z">
              <w:rPr/>
            </w:rPrChange>
          </w:rPr>
          <w:t>: Mostra usuários não-admin</w:t>
        </w:r>
      </w:ins>
    </w:p>
    <w:p w14:paraId="3C65F590" w14:textId="77777777" w:rsidR="00962EAA" w:rsidRPr="007A0C21" w:rsidRDefault="00962EAA" w:rsidP="007A0C21">
      <w:pPr>
        <w:pStyle w:val="whitespace-normal"/>
        <w:numPr>
          <w:ilvl w:val="0"/>
          <w:numId w:val="56"/>
        </w:numPr>
        <w:spacing w:before="240" w:beforeAutospacing="0"/>
        <w:jc w:val="both"/>
        <w:rPr>
          <w:ins w:id="1885" w:author="EUDERLAN FREIRE DA SILVA ABREU" w:date="2025-07-09T13:50:00Z"/>
          <w:rFonts w:ascii="Arial" w:hAnsi="Arial" w:cs="Arial"/>
          <w:rPrChange w:id="1886" w:author="EUDERLAN FREIRE DA SILVA ABREU" w:date="2025-07-17T19:05:00Z">
            <w:rPr>
              <w:ins w:id="1887" w:author="EUDERLAN FREIRE DA SILVA ABREU" w:date="2025-07-09T13:50:00Z"/>
            </w:rPr>
          </w:rPrChange>
        </w:rPr>
        <w:pPrChange w:id="1888" w:author="EUDERLAN FREIRE DA SILVA ABREU" w:date="2025-07-17T19:06:00Z">
          <w:pPr>
            <w:pStyle w:val="whitespace-normal"/>
            <w:numPr>
              <w:numId w:val="56"/>
            </w:numPr>
            <w:tabs>
              <w:tab w:val="num" w:pos="720"/>
            </w:tabs>
            <w:ind w:left="720" w:hanging="360"/>
          </w:pPr>
        </w:pPrChange>
      </w:pPr>
      <w:ins w:id="1889" w:author="EUDERLAN FREIRE DA SILVA ABREU" w:date="2025-07-09T13:50:00Z">
        <w:r w:rsidRPr="007A0C21">
          <w:rPr>
            <w:rStyle w:val="Forte"/>
            <w:rFonts w:ascii="Arial" w:hAnsi="Arial" w:cs="Arial"/>
            <w:rPrChange w:id="1890" w:author="EUDERLAN FREIRE DA SILVA ABREU" w:date="2025-07-17T19:05:00Z">
              <w:rPr>
                <w:rStyle w:val="Forte"/>
              </w:rPr>
            </w:rPrChange>
          </w:rPr>
          <w:t>Informações do Candidato</w:t>
        </w:r>
        <w:r w:rsidRPr="007A0C21">
          <w:rPr>
            <w:rFonts w:ascii="Arial" w:hAnsi="Arial" w:cs="Arial"/>
            <w:rPrChange w:id="1891" w:author="EUDERLAN FREIRE DA SILVA ABREU" w:date="2025-07-17T19:05:00Z">
              <w:rPr/>
            </w:rPrChange>
          </w:rPr>
          <w:t xml:space="preserve">: </w:t>
        </w:r>
      </w:ins>
    </w:p>
    <w:p w14:paraId="2E8A6FAD" w14:textId="77777777" w:rsidR="00962EAA" w:rsidRPr="007A0C21" w:rsidRDefault="00962EAA" w:rsidP="007A0C21">
      <w:pPr>
        <w:pStyle w:val="whitespace-normal"/>
        <w:numPr>
          <w:ilvl w:val="1"/>
          <w:numId w:val="56"/>
        </w:numPr>
        <w:spacing w:before="240" w:beforeAutospacing="0"/>
        <w:jc w:val="both"/>
        <w:rPr>
          <w:ins w:id="1892" w:author="EUDERLAN FREIRE DA SILVA ABREU" w:date="2025-07-09T13:50:00Z"/>
          <w:rFonts w:ascii="Arial" w:hAnsi="Arial" w:cs="Arial"/>
          <w:rPrChange w:id="1893" w:author="EUDERLAN FREIRE DA SILVA ABREU" w:date="2025-07-17T19:05:00Z">
            <w:rPr>
              <w:ins w:id="1894" w:author="EUDERLAN FREIRE DA SILVA ABREU" w:date="2025-07-09T13:50:00Z"/>
            </w:rPr>
          </w:rPrChange>
        </w:rPr>
        <w:pPrChange w:id="1895" w:author="EUDERLAN FREIRE DA SILVA ABREU" w:date="2025-07-17T19:06:00Z">
          <w:pPr>
            <w:pStyle w:val="whitespace-normal"/>
            <w:numPr>
              <w:ilvl w:val="1"/>
              <w:numId w:val="56"/>
            </w:numPr>
            <w:tabs>
              <w:tab w:val="num" w:pos="1440"/>
            </w:tabs>
            <w:ind w:left="1440" w:hanging="360"/>
          </w:pPr>
        </w:pPrChange>
      </w:pPr>
      <w:ins w:id="1896" w:author="EUDERLAN FREIRE DA SILVA ABREU" w:date="2025-07-09T13:50:00Z">
        <w:r w:rsidRPr="007A0C21">
          <w:rPr>
            <w:rFonts w:ascii="Arial" w:hAnsi="Arial" w:cs="Arial"/>
            <w:rPrChange w:id="1897" w:author="EUDERLAN FREIRE DA SILVA ABREU" w:date="2025-07-17T19:05:00Z">
              <w:rPr/>
            </w:rPrChange>
          </w:rPr>
          <w:t xml:space="preserve">Nome e </w:t>
        </w:r>
        <w:proofErr w:type="spellStart"/>
        <w:r w:rsidRPr="007A0C21">
          <w:rPr>
            <w:rFonts w:ascii="Arial" w:hAnsi="Arial" w:cs="Arial"/>
            <w:rPrChange w:id="1898" w:author="EUDERLAN FREIRE DA SILVA ABREU" w:date="2025-07-17T19:05:00Z">
              <w:rPr/>
            </w:rPrChange>
          </w:rPr>
          <w:t>email</w:t>
        </w:r>
        <w:proofErr w:type="spellEnd"/>
      </w:ins>
    </w:p>
    <w:p w14:paraId="0FEB1BF0" w14:textId="77777777" w:rsidR="00962EAA" w:rsidRPr="007A0C21" w:rsidRDefault="00962EAA" w:rsidP="007A0C21">
      <w:pPr>
        <w:pStyle w:val="whitespace-normal"/>
        <w:numPr>
          <w:ilvl w:val="1"/>
          <w:numId w:val="56"/>
        </w:numPr>
        <w:spacing w:before="240" w:beforeAutospacing="0"/>
        <w:jc w:val="both"/>
        <w:rPr>
          <w:ins w:id="1899" w:author="EUDERLAN FREIRE DA SILVA ABREU" w:date="2025-07-09T13:50:00Z"/>
          <w:rFonts w:ascii="Arial" w:hAnsi="Arial" w:cs="Arial"/>
          <w:rPrChange w:id="1900" w:author="EUDERLAN FREIRE DA SILVA ABREU" w:date="2025-07-17T19:05:00Z">
            <w:rPr>
              <w:ins w:id="1901" w:author="EUDERLAN FREIRE DA SILVA ABREU" w:date="2025-07-09T13:50:00Z"/>
            </w:rPr>
          </w:rPrChange>
        </w:rPr>
        <w:pPrChange w:id="1902" w:author="EUDERLAN FREIRE DA SILVA ABREU" w:date="2025-07-17T19:06:00Z">
          <w:pPr>
            <w:pStyle w:val="whitespace-normal"/>
            <w:numPr>
              <w:ilvl w:val="1"/>
              <w:numId w:val="56"/>
            </w:numPr>
            <w:tabs>
              <w:tab w:val="num" w:pos="1440"/>
            </w:tabs>
            <w:ind w:left="1440" w:hanging="360"/>
          </w:pPr>
        </w:pPrChange>
      </w:pPr>
      <w:ins w:id="1903" w:author="EUDERLAN FREIRE DA SILVA ABREU" w:date="2025-07-09T13:50:00Z">
        <w:r w:rsidRPr="007A0C21">
          <w:rPr>
            <w:rFonts w:ascii="Arial" w:hAnsi="Arial" w:cs="Arial"/>
            <w:rPrChange w:id="1904" w:author="EUDERLAN FREIRE DA SILVA ABREU" w:date="2025-07-17T19:05:00Z">
              <w:rPr/>
            </w:rPrChange>
          </w:rPr>
          <w:t>Data de cadastro</w:t>
        </w:r>
      </w:ins>
    </w:p>
    <w:p w14:paraId="499B82BB" w14:textId="77777777" w:rsidR="00962EAA" w:rsidRPr="007A0C21" w:rsidRDefault="00962EAA" w:rsidP="007A0C21">
      <w:pPr>
        <w:pStyle w:val="whitespace-normal"/>
        <w:numPr>
          <w:ilvl w:val="0"/>
          <w:numId w:val="56"/>
        </w:numPr>
        <w:spacing w:before="240" w:beforeAutospacing="0"/>
        <w:jc w:val="both"/>
        <w:rPr>
          <w:ins w:id="1905" w:author="EUDERLAN FREIRE DA SILVA ABREU" w:date="2025-07-09T13:50:00Z"/>
          <w:rFonts w:ascii="Arial" w:hAnsi="Arial" w:cs="Arial"/>
          <w:rPrChange w:id="1906" w:author="EUDERLAN FREIRE DA SILVA ABREU" w:date="2025-07-17T19:05:00Z">
            <w:rPr>
              <w:ins w:id="1907" w:author="EUDERLAN FREIRE DA SILVA ABREU" w:date="2025-07-09T13:50:00Z"/>
            </w:rPr>
          </w:rPrChange>
        </w:rPr>
        <w:pPrChange w:id="1908" w:author="EUDERLAN FREIRE DA SILVA ABREU" w:date="2025-07-17T19:06:00Z">
          <w:pPr>
            <w:pStyle w:val="whitespace-normal"/>
            <w:numPr>
              <w:numId w:val="56"/>
            </w:numPr>
            <w:tabs>
              <w:tab w:val="num" w:pos="720"/>
            </w:tabs>
            <w:ind w:left="720" w:hanging="360"/>
          </w:pPr>
        </w:pPrChange>
      </w:pPr>
      <w:ins w:id="1909" w:author="EUDERLAN FREIRE DA SILVA ABREU" w:date="2025-07-09T13:50:00Z">
        <w:r w:rsidRPr="007A0C21">
          <w:rPr>
            <w:rStyle w:val="Forte"/>
            <w:rFonts w:ascii="Arial" w:hAnsi="Arial" w:cs="Arial"/>
            <w:rPrChange w:id="1910" w:author="EUDERLAN FREIRE DA SILVA ABREU" w:date="2025-07-17T19:05:00Z">
              <w:rPr>
                <w:rStyle w:val="Forte"/>
              </w:rPr>
            </w:rPrChange>
          </w:rPr>
          <w:t>Processo de Promoção</w:t>
        </w:r>
        <w:r w:rsidRPr="007A0C21">
          <w:rPr>
            <w:rFonts w:ascii="Arial" w:hAnsi="Arial" w:cs="Arial"/>
            <w:rPrChange w:id="1911" w:author="EUDERLAN FREIRE DA SILVA ABREU" w:date="2025-07-17T19:05:00Z">
              <w:rPr/>
            </w:rPrChange>
          </w:rPr>
          <w:t xml:space="preserve">: </w:t>
        </w:r>
      </w:ins>
    </w:p>
    <w:p w14:paraId="6DF310C7" w14:textId="77777777" w:rsidR="00962EAA" w:rsidRPr="007A0C21" w:rsidRDefault="00962EAA" w:rsidP="007A0C21">
      <w:pPr>
        <w:pStyle w:val="whitespace-normal"/>
        <w:numPr>
          <w:ilvl w:val="1"/>
          <w:numId w:val="56"/>
        </w:numPr>
        <w:spacing w:before="240" w:beforeAutospacing="0"/>
        <w:jc w:val="both"/>
        <w:rPr>
          <w:ins w:id="1912" w:author="EUDERLAN FREIRE DA SILVA ABREU" w:date="2025-07-09T13:50:00Z"/>
          <w:rFonts w:ascii="Arial" w:hAnsi="Arial" w:cs="Arial"/>
          <w:rPrChange w:id="1913" w:author="EUDERLAN FREIRE DA SILVA ABREU" w:date="2025-07-17T19:05:00Z">
            <w:rPr>
              <w:ins w:id="1914" w:author="EUDERLAN FREIRE DA SILVA ABREU" w:date="2025-07-09T13:50:00Z"/>
            </w:rPr>
          </w:rPrChange>
        </w:rPr>
        <w:pPrChange w:id="1915" w:author="EUDERLAN FREIRE DA SILVA ABREU" w:date="2025-07-17T19:06:00Z">
          <w:pPr>
            <w:pStyle w:val="whitespace-normal"/>
            <w:numPr>
              <w:ilvl w:val="1"/>
              <w:numId w:val="56"/>
            </w:numPr>
            <w:tabs>
              <w:tab w:val="num" w:pos="1440"/>
            </w:tabs>
            <w:ind w:left="1440" w:hanging="360"/>
          </w:pPr>
        </w:pPrChange>
      </w:pPr>
      <w:ins w:id="1916" w:author="EUDERLAN FREIRE DA SILVA ABREU" w:date="2025-07-09T13:50:00Z">
        <w:r w:rsidRPr="007A0C21">
          <w:rPr>
            <w:rFonts w:ascii="Arial" w:hAnsi="Arial" w:cs="Arial"/>
            <w:rPrChange w:id="1917" w:author="EUDERLAN FREIRE DA SILVA ABREU" w:date="2025-07-17T19:05:00Z">
              <w:rPr/>
            </w:rPrChange>
          </w:rPr>
          <w:t>Clique em "Promover a Admin"</w:t>
        </w:r>
      </w:ins>
    </w:p>
    <w:p w14:paraId="20D7A21F" w14:textId="77777777" w:rsidR="00962EAA" w:rsidRPr="007A0C21" w:rsidRDefault="00962EAA" w:rsidP="007A0C21">
      <w:pPr>
        <w:pStyle w:val="whitespace-normal"/>
        <w:numPr>
          <w:ilvl w:val="1"/>
          <w:numId w:val="56"/>
        </w:numPr>
        <w:spacing w:before="240" w:beforeAutospacing="0"/>
        <w:jc w:val="both"/>
        <w:rPr>
          <w:ins w:id="1918" w:author="EUDERLAN FREIRE DA SILVA ABREU" w:date="2025-07-09T13:50:00Z"/>
          <w:rFonts w:ascii="Arial" w:hAnsi="Arial" w:cs="Arial"/>
          <w:rPrChange w:id="1919" w:author="EUDERLAN FREIRE DA SILVA ABREU" w:date="2025-07-17T19:05:00Z">
            <w:rPr>
              <w:ins w:id="1920" w:author="EUDERLAN FREIRE DA SILVA ABREU" w:date="2025-07-09T13:50:00Z"/>
            </w:rPr>
          </w:rPrChange>
        </w:rPr>
        <w:pPrChange w:id="1921" w:author="EUDERLAN FREIRE DA SILVA ABREU" w:date="2025-07-17T19:06:00Z">
          <w:pPr>
            <w:pStyle w:val="whitespace-normal"/>
            <w:numPr>
              <w:ilvl w:val="1"/>
              <w:numId w:val="56"/>
            </w:numPr>
            <w:tabs>
              <w:tab w:val="num" w:pos="1440"/>
            </w:tabs>
            <w:ind w:left="1440" w:hanging="360"/>
          </w:pPr>
        </w:pPrChange>
      </w:pPr>
      <w:ins w:id="1922" w:author="EUDERLAN FREIRE DA SILVA ABREU" w:date="2025-07-09T13:50:00Z">
        <w:r w:rsidRPr="007A0C21">
          <w:rPr>
            <w:rFonts w:ascii="Arial" w:hAnsi="Arial" w:cs="Arial"/>
            <w:rPrChange w:id="1923" w:author="EUDERLAN FREIRE DA SILVA ABREU" w:date="2025-07-17T19:05:00Z">
              <w:rPr/>
            </w:rPrChange>
          </w:rPr>
          <w:t>Digite justificativa obrigatória</w:t>
        </w:r>
      </w:ins>
    </w:p>
    <w:p w14:paraId="0B73549C" w14:textId="77777777" w:rsidR="00962EAA" w:rsidRPr="007A0C21" w:rsidRDefault="00962EAA" w:rsidP="007A0C21">
      <w:pPr>
        <w:pStyle w:val="whitespace-normal"/>
        <w:numPr>
          <w:ilvl w:val="1"/>
          <w:numId w:val="56"/>
        </w:numPr>
        <w:spacing w:before="240" w:beforeAutospacing="0"/>
        <w:jc w:val="both"/>
        <w:rPr>
          <w:ins w:id="1924" w:author="EUDERLAN FREIRE DA SILVA ABREU" w:date="2025-07-09T13:50:00Z"/>
          <w:rFonts w:ascii="Arial" w:hAnsi="Arial" w:cs="Arial"/>
          <w:rPrChange w:id="1925" w:author="EUDERLAN FREIRE DA SILVA ABREU" w:date="2025-07-17T19:05:00Z">
            <w:rPr>
              <w:ins w:id="1926" w:author="EUDERLAN FREIRE DA SILVA ABREU" w:date="2025-07-09T13:50:00Z"/>
            </w:rPr>
          </w:rPrChange>
        </w:rPr>
        <w:pPrChange w:id="1927" w:author="EUDERLAN FREIRE DA SILVA ABREU" w:date="2025-07-17T19:06:00Z">
          <w:pPr>
            <w:pStyle w:val="whitespace-normal"/>
            <w:numPr>
              <w:ilvl w:val="1"/>
              <w:numId w:val="56"/>
            </w:numPr>
            <w:tabs>
              <w:tab w:val="num" w:pos="1440"/>
            </w:tabs>
            <w:ind w:left="1440" w:hanging="360"/>
          </w:pPr>
        </w:pPrChange>
      </w:pPr>
      <w:ins w:id="1928" w:author="EUDERLAN FREIRE DA SILVA ABREU" w:date="2025-07-09T13:50:00Z">
        <w:r w:rsidRPr="007A0C21">
          <w:rPr>
            <w:rFonts w:ascii="Arial" w:hAnsi="Arial" w:cs="Arial"/>
            <w:rPrChange w:id="1929" w:author="EUDERLAN FREIRE DA SILVA ABREU" w:date="2025-07-17T19:05:00Z">
              <w:rPr/>
            </w:rPrChange>
          </w:rPr>
          <w:t>Confirme a promoção</w:t>
        </w:r>
      </w:ins>
    </w:p>
    <w:p w14:paraId="628193E0" w14:textId="77777777" w:rsidR="00962EAA" w:rsidRPr="007A0C21" w:rsidRDefault="00962EAA" w:rsidP="007A0C21">
      <w:pPr>
        <w:pStyle w:val="Ttulo4"/>
        <w:spacing w:before="240" w:beforeAutospacing="0"/>
        <w:jc w:val="both"/>
        <w:rPr>
          <w:ins w:id="1930" w:author="EUDERLAN FREIRE DA SILVA ABREU" w:date="2025-07-09T13:50:00Z"/>
          <w:rFonts w:ascii="Arial" w:hAnsi="Arial" w:cs="Arial"/>
          <w:rPrChange w:id="1931" w:author="EUDERLAN FREIRE DA SILVA ABREU" w:date="2025-07-17T19:05:00Z">
            <w:rPr>
              <w:ins w:id="1932" w:author="EUDERLAN FREIRE DA SILVA ABREU" w:date="2025-07-09T13:50:00Z"/>
            </w:rPr>
          </w:rPrChange>
        </w:rPr>
        <w:pPrChange w:id="1933" w:author="EUDERLAN FREIRE DA SILVA ABREU" w:date="2025-07-17T19:06:00Z">
          <w:pPr>
            <w:pStyle w:val="Ttulo4"/>
          </w:pPr>
        </w:pPrChange>
      </w:pPr>
      <w:ins w:id="1934" w:author="EUDERLAN FREIRE DA SILVA ABREU" w:date="2025-07-09T13:50:00Z">
        <w:r w:rsidRPr="007A0C21">
          <w:rPr>
            <w:rFonts w:ascii="Arial" w:hAnsi="Arial" w:cs="Arial"/>
            <w:rPrChange w:id="1935" w:author="EUDERLAN FREIRE DA SILVA ABREU" w:date="2025-07-17T19:05:00Z">
              <w:rPr/>
            </w:rPrChange>
          </w:rPr>
          <w:t>Log de Atividades</w:t>
        </w:r>
      </w:ins>
    </w:p>
    <w:p w14:paraId="2012E2DA" w14:textId="77777777" w:rsidR="00962EAA" w:rsidRPr="007A0C21" w:rsidRDefault="00962EAA" w:rsidP="007A0C21">
      <w:pPr>
        <w:pStyle w:val="whitespace-normal"/>
        <w:numPr>
          <w:ilvl w:val="0"/>
          <w:numId w:val="57"/>
        </w:numPr>
        <w:spacing w:before="240" w:beforeAutospacing="0"/>
        <w:jc w:val="both"/>
        <w:rPr>
          <w:ins w:id="1936" w:author="EUDERLAN FREIRE DA SILVA ABREU" w:date="2025-07-09T13:50:00Z"/>
          <w:rFonts w:ascii="Arial" w:hAnsi="Arial" w:cs="Arial"/>
          <w:rPrChange w:id="1937" w:author="EUDERLAN FREIRE DA SILVA ABREU" w:date="2025-07-17T19:05:00Z">
            <w:rPr>
              <w:ins w:id="1938" w:author="EUDERLAN FREIRE DA SILVA ABREU" w:date="2025-07-09T13:50:00Z"/>
            </w:rPr>
          </w:rPrChange>
        </w:rPr>
        <w:pPrChange w:id="1939" w:author="EUDERLAN FREIRE DA SILVA ABREU" w:date="2025-07-17T19:06:00Z">
          <w:pPr>
            <w:pStyle w:val="whitespace-normal"/>
            <w:numPr>
              <w:numId w:val="57"/>
            </w:numPr>
            <w:tabs>
              <w:tab w:val="num" w:pos="720"/>
            </w:tabs>
            <w:ind w:left="720" w:hanging="360"/>
          </w:pPr>
        </w:pPrChange>
      </w:pPr>
      <w:ins w:id="1940" w:author="EUDERLAN FREIRE DA SILVA ABREU" w:date="2025-07-09T13:50:00Z">
        <w:r w:rsidRPr="007A0C21">
          <w:rPr>
            <w:rStyle w:val="Forte"/>
            <w:rFonts w:ascii="Arial" w:hAnsi="Arial" w:cs="Arial"/>
            <w:rPrChange w:id="1941" w:author="EUDERLAN FREIRE DA SILVA ABREU" w:date="2025-07-17T19:05:00Z">
              <w:rPr>
                <w:rStyle w:val="Forte"/>
              </w:rPr>
            </w:rPrChange>
          </w:rPr>
          <w:t>Histórico Completo</w:t>
        </w:r>
        <w:r w:rsidRPr="007A0C21">
          <w:rPr>
            <w:rFonts w:ascii="Arial" w:hAnsi="Arial" w:cs="Arial"/>
            <w:rPrChange w:id="1942" w:author="EUDERLAN FREIRE DA SILVA ABREU" w:date="2025-07-17T19:05:00Z">
              <w:rPr/>
            </w:rPrChange>
          </w:rPr>
          <w:t xml:space="preserve"> de todas as ações administrativas: </w:t>
        </w:r>
      </w:ins>
    </w:p>
    <w:p w14:paraId="0F957CF2" w14:textId="77777777" w:rsidR="00962EAA" w:rsidRPr="007A0C21" w:rsidRDefault="00962EAA" w:rsidP="007A0C21">
      <w:pPr>
        <w:pStyle w:val="whitespace-normal"/>
        <w:numPr>
          <w:ilvl w:val="1"/>
          <w:numId w:val="57"/>
        </w:numPr>
        <w:spacing w:before="240" w:beforeAutospacing="0"/>
        <w:jc w:val="both"/>
        <w:rPr>
          <w:ins w:id="1943" w:author="EUDERLAN FREIRE DA SILVA ABREU" w:date="2025-07-09T13:50:00Z"/>
          <w:rFonts w:ascii="Arial" w:hAnsi="Arial" w:cs="Arial"/>
          <w:rPrChange w:id="1944" w:author="EUDERLAN FREIRE DA SILVA ABREU" w:date="2025-07-17T19:05:00Z">
            <w:rPr>
              <w:ins w:id="1945" w:author="EUDERLAN FREIRE DA SILVA ABREU" w:date="2025-07-09T13:50:00Z"/>
            </w:rPr>
          </w:rPrChange>
        </w:rPr>
        <w:pPrChange w:id="1946" w:author="EUDERLAN FREIRE DA SILVA ABREU" w:date="2025-07-17T19:06:00Z">
          <w:pPr>
            <w:pStyle w:val="whitespace-normal"/>
            <w:numPr>
              <w:ilvl w:val="1"/>
              <w:numId w:val="57"/>
            </w:numPr>
            <w:tabs>
              <w:tab w:val="num" w:pos="1440"/>
            </w:tabs>
            <w:ind w:left="1440" w:hanging="360"/>
          </w:pPr>
        </w:pPrChange>
      </w:pPr>
      <w:ins w:id="1947" w:author="EUDERLAN FREIRE DA SILVA ABREU" w:date="2025-07-09T13:50:00Z">
        <w:r w:rsidRPr="007A0C21">
          <w:rPr>
            <w:rFonts w:ascii="Arial" w:hAnsi="Arial" w:cs="Arial"/>
            <w:rPrChange w:id="1948" w:author="EUDERLAN FREIRE DA SILVA ABREU" w:date="2025-07-17T19:05:00Z">
              <w:rPr/>
            </w:rPrChange>
          </w:rPr>
          <w:t>Promoções de usuários</w:t>
        </w:r>
      </w:ins>
    </w:p>
    <w:p w14:paraId="74E708C8" w14:textId="77777777" w:rsidR="00962EAA" w:rsidRPr="007A0C21" w:rsidRDefault="00962EAA" w:rsidP="007A0C21">
      <w:pPr>
        <w:pStyle w:val="whitespace-normal"/>
        <w:numPr>
          <w:ilvl w:val="1"/>
          <w:numId w:val="57"/>
        </w:numPr>
        <w:spacing w:before="240" w:beforeAutospacing="0"/>
        <w:jc w:val="both"/>
        <w:rPr>
          <w:ins w:id="1949" w:author="EUDERLAN FREIRE DA SILVA ABREU" w:date="2025-07-09T13:50:00Z"/>
          <w:rFonts w:ascii="Arial" w:hAnsi="Arial" w:cs="Arial"/>
          <w:rPrChange w:id="1950" w:author="EUDERLAN FREIRE DA SILVA ABREU" w:date="2025-07-17T19:05:00Z">
            <w:rPr>
              <w:ins w:id="1951" w:author="EUDERLAN FREIRE DA SILVA ABREU" w:date="2025-07-09T13:50:00Z"/>
            </w:rPr>
          </w:rPrChange>
        </w:rPr>
        <w:pPrChange w:id="1952" w:author="EUDERLAN FREIRE DA SILVA ABREU" w:date="2025-07-17T19:06:00Z">
          <w:pPr>
            <w:pStyle w:val="whitespace-normal"/>
            <w:numPr>
              <w:ilvl w:val="1"/>
              <w:numId w:val="57"/>
            </w:numPr>
            <w:tabs>
              <w:tab w:val="num" w:pos="1440"/>
            </w:tabs>
            <w:ind w:left="1440" w:hanging="360"/>
          </w:pPr>
        </w:pPrChange>
      </w:pPr>
      <w:ins w:id="1953" w:author="EUDERLAN FREIRE DA SILVA ABREU" w:date="2025-07-09T13:50:00Z">
        <w:r w:rsidRPr="007A0C21">
          <w:rPr>
            <w:rFonts w:ascii="Arial" w:hAnsi="Arial" w:cs="Arial"/>
            <w:rPrChange w:id="1954" w:author="EUDERLAN FREIRE DA SILVA ABREU" w:date="2025-07-17T19:05:00Z">
              <w:rPr/>
            </w:rPrChange>
          </w:rPr>
          <w:t>Suspensões e reativações</w:t>
        </w:r>
      </w:ins>
    </w:p>
    <w:p w14:paraId="5E48DBB0" w14:textId="77777777" w:rsidR="00962EAA" w:rsidRPr="007A0C21" w:rsidRDefault="00962EAA" w:rsidP="007A0C21">
      <w:pPr>
        <w:pStyle w:val="whitespace-normal"/>
        <w:numPr>
          <w:ilvl w:val="1"/>
          <w:numId w:val="57"/>
        </w:numPr>
        <w:spacing w:before="240" w:beforeAutospacing="0"/>
        <w:jc w:val="both"/>
        <w:rPr>
          <w:ins w:id="1955" w:author="EUDERLAN FREIRE DA SILVA ABREU" w:date="2025-07-09T13:50:00Z"/>
          <w:rFonts w:ascii="Arial" w:hAnsi="Arial" w:cs="Arial"/>
          <w:rPrChange w:id="1956" w:author="EUDERLAN FREIRE DA SILVA ABREU" w:date="2025-07-17T19:05:00Z">
            <w:rPr>
              <w:ins w:id="1957" w:author="EUDERLAN FREIRE DA SILVA ABREU" w:date="2025-07-09T13:50:00Z"/>
            </w:rPr>
          </w:rPrChange>
        </w:rPr>
        <w:pPrChange w:id="1958" w:author="EUDERLAN FREIRE DA SILVA ABREU" w:date="2025-07-17T19:06:00Z">
          <w:pPr>
            <w:pStyle w:val="whitespace-normal"/>
            <w:numPr>
              <w:ilvl w:val="1"/>
              <w:numId w:val="57"/>
            </w:numPr>
            <w:tabs>
              <w:tab w:val="num" w:pos="1440"/>
            </w:tabs>
            <w:ind w:left="1440" w:hanging="360"/>
          </w:pPr>
        </w:pPrChange>
      </w:pPr>
      <w:ins w:id="1959" w:author="EUDERLAN FREIRE DA SILVA ABREU" w:date="2025-07-09T13:50:00Z">
        <w:r w:rsidRPr="007A0C21">
          <w:rPr>
            <w:rFonts w:ascii="Arial" w:hAnsi="Arial" w:cs="Arial"/>
            <w:rPrChange w:id="1960" w:author="EUDERLAN FREIRE DA SILVA ABREU" w:date="2025-07-17T19:05:00Z">
              <w:rPr/>
            </w:rPrChange>
          </w:rPr>
          <w:t>Remoções de privilégios</w:t>
        </w:r>
      </w:ins>
    </w:p>
    <w:p w14:paraId="2C20D2AB" w14:textId="77777777" w:rsidR="00962EAA" w:rsidRPr="007A0C21" w:rsidRDefault="00962EAA" w:rsidP="007A0C21">
      <w:pPr>
        <w:pStyle w:val="whitespace-normal"/>
        <w:numPr>
          <w:ilvl w:val="0"/>
          <w:numId w:val="57"/>
        </w:numPr>
        <w:spacing w:before="240" w:beforeAutospacing="0"/>
        <w:jc w:val="both"/>
        <w:rPr>
          <w:ins w:id="1961" w:author="EUDERLAN FREIRE DA SILVA ABREU" w:date="2025-07-09T13:50:00Z"/>
          <w:rFonts w:ascii="Arial" w:hAnsi="Arial" w:cs="Arial"/>
          <w:rPrChange w:id="1962" w:author="EUDERLAN FREIRE DA SILVA ABREU" w:date="2025-07-17T19:05:00Z">
            <w:rPr>
              <w:ins w:id="1963" w:author="EUDERLAN FREIRE DA SILVA ABREU" w:date="2025-07-09T13:50:00Z"/>
            </w:rPr>
          </w:rPrChange>
        </w:rPr>
        <w:pPrChange w:id="1964" w:author="EUDERLAN FREIRE DA SILVA ABREU" w:date="2025-07-17T19:06:00Z">
          <w:pPr>
            <w:pStyle w:val="whitespace-normal"/>
            <w:numPr>
              <w:numId w:val="57"/>
            </w:numPr>
            <w:tabs>
              <w:tab w:val="num" w:pos="720"/>
            </w:tabs>
            <w:ind w:left="720" w:hanging="360"/>
          </w:pPr>
        </w:pPrChange>
      </w:pPr>
      <w:ins w:id="1965" w:author="EUDERLAN FREIRE DA SILVA ABREU" w:date="2025-07-09T13:50:00Z">
        <w:r w:rsidRPr="007A0C21">
          <w:rPr>
            <w:rStyle w:val="Forte"/>
            <w:rFonts w:ascii="Arial" w:hAnsi="Arial" w:cs="Arial"/>
            <w:rPrChange w:id="1966" w:author="EUDERLAN FREIRE DA SILVA ABREU" w:date="2025-07-17T19:05:00Z">
              <w:rPr>
                <w:rStyle w:val="Forte"/>
              </w:rPr>
            </w:rPrChange>
          </w:rPr>
          <w:t>Detalhes de Cada Ação</w:t>
        </w:r>
        <w:r w:rsidRPr="007A0C21">
          <w:rPr>
            <w:rFonts w:ascii="Arial" w:hAnsi="Arial" w:cs="Arial"/>
            <w:rPrChange w:id="1967" w:author="EUDERLAN FREIRE DA SILVA ABREU" w:date="2025-07-17T19:05:00Z">
              <w:rPr/>
            </w:rPrChange>
          </w:rPr>
          <w:t xml:space="preserve">: </w:t>
        </w:r>
      </w:ins>
    </w:p>
    <w:p w14:paraId="023EBAE6" w14:textId="77777777" w:rsidR="00962EAA" w:rsidRPr="007A0C21" w:rsidRDefault="00962EAA" w:rsidP="007A0C21">
      <w:pPr>
        <w:pStyle w:val="whitespace-normal"/>
        <w:numPr>
          <w:ilvl w:val="1"/>
          <w:numId w:val="57"/>
        </w:numPr>
        <w:spacing w:before="240" w:beforeAutospacing="0"/>
        <w:jc w:val="both"/>
        <w:rPr>
          <w:ins w:id="1968" w:author="EUDERLAN FREIRE DA SILVA ABREU" w:date="2025-07-09T13:50:00Z"/>
          <w:rFonts w:ascii="Arial" w:hAnsi="Arial" w:cs="Arial"/>
          <w:rPrChange w:id="1969" w:author="EUDERLAN FREIRE DA SILVA ABREU" w:date="2025-07-17T19:05:00Z">
            <w:rPr>
              <w:ins w:id="1970" w:author="EUDERLAN FREIRE DA SILVA ABREU" w:date="2025-07-09T13:50:00Z"/>
            </w:rPr>
          </w:rPrChange>
        </w:rPr>
        <w:pPrChange w:id="1971" w:author="EUDERLAN FREIRE DA SILVA ABREU" w:date="2025-07-17T19:06:00Z">
          <w:pPr>
            <w:pStyle w:val="whitespace-normal"/>
            <w:numPr>
              <w:ilvl w:val="1"/>
              <w:numId w:val="57"/>
            </w:numPr>
            <w:tabs>
              <w:tab w:val="num" w:pos="1440"/>
            </w:tabs>
            <w:ind w:left="1440" w:hanging="360"/>
          </w:pPr>
        </w:pPrChange>
      </w:pPr>
      <w:ins w:id="1972" w:author="EUDERLAN FREIRE DA SILVA ABREU" w:date="2025-07-09T13:50:00Z">
        <w:r w:rsidRPr="007A0C21">
          <w:rPr>
            <w:rFonts w:ascii="Arial" w:hAnsi="Arial" w:cs="Arial"/>
            <w:rPrChange w:id="1973" w:author="EUDERLAN FREIRE DA SILVA ABREU" w:date="2025-07-17T19:05:00Z">
              <w:rPr/>
            </w:rPrChange>
          </w:rPr>
          <w:t>Descrição da ação</w:t>
        </w:r>
      </w:ins>
    </w:p>
    <w:p w14:paraId="3B94B5B0" w14:textId="77777777" w:rsidR="00962EAA" w:rsidRPr="007A0C21" w:rsidRDefault="00962EAA" w:rsidP="007A0C21">
      <w:pPr>
        <w:pStyle w:val="whitespace-normal"/>
        <w:numPr>
          <w:ilvl w:val="1"/>
          <w:numId w:val="57"/>
        </w:numPr>
        <w:spacing w:before="240" w:beforeAutospacing="0"/>
        <w:jc w:val="both"/>
        <w:rPr>
          <w:ins w:id="1974" w:author="EUDERLAN FREIRE DA SILVA ABREU" w:date="2025-07-09T13:50:00Z"/>
          <w:rFonts w:ascii="Arial" w:hAnsi="Arial" w:cs="Arial"/>
          <w:rPrChange w:id="1975" w:author="EUDERLAN FREIRE DA SILVA ABREU" w:date="2025-07-17T19:05:00Z">
            <w:rPr>
              <w:ins w:id="1976" w:author="EUDERLAN FREIRE DA SILVA ABREU" w:date="2025-07-09T13:50:00Z"/>
            </w:rPr>
          </w:rPrChange>
        </w:rPr>
        <w:pPrChange w:id="1977" w:author="EUDERLAN FREIRE DA SILVA ABREU" w:date="2025-07-17T19:06:00Z">
          <w:pPr>
            <w:pStyle w:val="whitespace-normal"/>
            <w:numPr>
              <w:ilvl w:val="1"/>
              <w:numId w:val="57"/>
            </w:numPr>
            <w:tabs>
              <w:tab w:val="num" w:pos="1440"/>
            </w:tabs>
            <w:ind w:left="1440" w:hanging="360"/>
          </w:pPr>
        </w:pPrChange>
      </w:pPr>
      <w:ins w:id="1978" w:author="EUDERLAN FREIRE DA SILVA ABREU" w:date="2025-07-09T13:50:00Z">
        <w:r w:rsidRPr="007A0C21">
          <w:rPr>
            <w:rFonts w:ascii="Arial" w:hAnsi="Arial" w:cs="Arial"/>
            <w:rPrChange w:id="1979" w:author="EUDERLAN FREIRE DA SILVA ABREU" w:date="2025-07-17T19:05:00Z">
              <w:rPr/>
            </w:rPrChange>
          </w:rPr>
          <w:t>Data/hora</w:t>
        </w:r>
      </w:ins>
    </w:p>
    <w:p w14:paraId="530AFA41" w14:textId="77777777" w:rsidR="00962EAA" w:rsidRPr="007A0C21" w:rsidRDefault="00962EAA" w:rsidP="007A0C21">
      <w:pPr>
        <w:pStyle w:val="whitespace-normal"/>
        <w:numPr>
          <w:ilvl w:val="1"/>
          <w:numId w:val="57"/>
        </w:numPr>
        <w:spacing w:before="240" w:beforeAutospacing="0"/>
        <w:jc w:val="both"/>
        <w:rPr>
          <w:ins w:id="1980" w:author="EUDERLAN FREIRE DA SILVA ABREU" w:date="2025-07-09T13:50:00Z"/>
          <w:rFonts w:ascii="Arial" w:hAnsi="Arial" w:cs="Arial"/>
          <w:rPrChange w:id="1981" w:author="EUDERLAN FREIRE DA SILVA ABREU" w:date="2025-07-17T19:05:00Z">
            <w:rPr>
              <w:ins w:id="1982" w:author="EUDERLAN FREIRE DA SILVA ABREU" w:date="2025-07-09T13:50:00Z"/>
            </w:rPr>
          </w:rPrChange>
        </w:rPr>
        <w:pPrChange w:id="1983" w:author="EUDERLAN FREIRE DA SILVA ABREU" w:date="2025-07-17T19:06:00Z">
          <w:pPr>
            <w:pStyle w:val="whitespace-normal"/>
            <w:numPr>
              <w:ilvl w:val="1"/>
              <w:numId w:val="57"/>
            </w:numPr>
            <w:tabs>
              <w:tab w:val="num" w:pos="1440"/>
            </w:tabs>
            <w:ind w:left="1440" w:hanging="360"/>
          </w:pPr>
        </w:pPrChange>
      </w:pPr>
      <w:ins w:id="1984" w:author="EUDERLAN FREIRE DA SILVA ABREU" w:date="2025-07-09T13:50:00Z">
        <w:r w:rsidRPr="007A0C21">
          <w:rPr>
            <w:rFonts w:ascii="Arial" w:hAnsi="Arial" w:cs="Arial"/>
            <w:rPrChange w:id="1985" w:author="EUDERLAN FREIRE DA SILVA ABREU" w:date="2025-07-17T19:05:00Z">
              <w:rPr/>
            </w:rPrChange>
          </w:rPr>
          <w:t>Administrador responsável</w:t>
        </w:r>
      </w:ins>
    </w:p>
    <w:p w14:paraId="672F6DDF" w14:textId="77777777" w:rsidR="00962EAA" w:rsidRPr="007A0C21" w:rsidRDefault="00962EAA" w:rsidP="007A0C21">
      <w:pPr>
        <w:pStyle w:val="whitespace-normal"/>
        <w:numPr>
          <w:ilvl w:val="1"/>
          <w:numId w:val="57"/>
        </w:numPr>
        <w:spacing w:before="240" w:beforeAutospacing="0"/>
        <w:jc w:val="both"/>
        <w:rPr>
          <w:ins w:id="1986" w:author="EUDERLAN FREIRE DA SILVA ABREU" w:date="2025-07-09T13:50:00Z"/>
          <w:rFonts w:ascii="Arial" w:hAnsi="Arial" w:cs="Arial"/>
          <w:rPrChange w:id="1987" w:author="EUDERLAN FREIRE DA SILVA ABREU" w:date="2025-07-17T19:05:00Z">
            <w:rPr>
              <w:ins w:id="1988" w:author="EUDERLAN FREIRE DA SILVA ABREU" w:date="2025-07-09T13:50:00Z"/>
            </w:rPr>
          </w:rPrChange>
        </w:rPr>
        <w:pPrChange w:id="1989" w:author="EUDERLAN FREIRE DA SILVA ABREU" w:date="2025-07-17T19:06:00Z">
          <w:pPr>
            <w:pStyle w:val="whitespace-normal"/>
            <w:numPr>
              <w:ilvl w:val="1"/>
              <w:numId w:val="57"/>
            </w:numPr>
            <w:tabs>
              <w:tab w:val="num" w:pos="1440"/>
            </w:tabs>
            <w:ind w:left="1440" w:hanging="360"/>
          </w:pPr>
        </w:pPrChange>
      </w:pPr>
      <w:ins w:id="1990" w:author="EUDERLAN FREIRE DA SILVA ABREU" w:date="2025-07-09T13:50:00Z">
        <w:r w:rsidRPr="007A0C21">
          <w:rPr>
            <w:rFonts w:ascii="Arial" w:hAnsi="Arial" w:cs="Arial"/>
            <w:rPrChange w:id="1991" w:author="EUDERLAN FREIRE DA SILVA ABREU" w:date="2025-07-17T19:05:00Z">
              <w:rPr/>
            </w:rPrChange>
          </w:rPr>
          <w:t>Justificativa (quando aplicável)</w:t>
        </w:r>
      </w:ins>
    </w:p>
    <w:p w14:paraId="0273879F" w14:textId="51B9BABB" w:rsidR="637645DF" w:rsidRPr="007A0C21" w:rsidDel="003837F2" w:rsidRDefault="637645DF" w:rsidP="007A0C21">
      <w:pPr>
        <w:spacing w:before="240" w:after="240"/>
        <w:jc w:val="both"/>
        <w:rPr>
          <w:ins w:id="1992" w:author="YURAM ALMEIDA SANTOS" w:date="2025-07-01T04:39:00Z"/>
          <w:del w:id="1993" w:author="EUDERLAN FREIRE DA SILVA ABREU" w:date="2025-07-01T10:51:00Z"/>
          <w:rFonts w:ascii="Arial" w:eastAsia="Arial" w:hAnsi="Arial" w:cs="Arial"/>
          <w:sz w:val="24"/>
          <w:szCs w:val="24"/>
          <w:rPrChange w:id="1994" w:author="EUDERLAN FREIRE DA SILVA ABREU" w:date="2025-07-17T19:05:00Z">
            <w:rPr>
              <w:ins w:id="1995" w:author="YURAM ALMEIDA SANTOS" w:date="2025-07-01T04:39:00Z"/>
              <w:del w:id="1996" w:author="EUDERLAN FREIRE DA SILVA ABREU" w:date="2025-07-01T10:51:00Z"/>
              <w:rFonts w:ascii="Arial" w:eastAsia="Arial" w:hAnsi="Arial" w:cs="Arial"/>
              <w:sz w:val="24"/>
              <w:szCs w:val="24"/>
            </w:rPr>
          </w:rPrChange>
        </w:rPr>
        <w:pPrChange w:id="1997" w:author="EUDERLAN FREIRE DA SILVA ABREU" w:date="2025-07-17T19:06:00Z">
          <w:pPr>
            <w:spacing w:before="240" w:after="240"/>
            <w:jc w:val="both"/>
          </w:pPr>
        </w:pPrChange>
      </w:pPr>
    </w:p>
    <w:p w14:paraId="005A33F2" w14:textId="7ED08EF3" w:rsidR="637645DF" w:rsidRPr="007A0C21" w:rsidDel="003837F2" w:rsidRDefault="637645DF" w:rsidP="007A0C21">
      <w:pPr>
        <w:spacing w:before="240" w:after="240"/>
        <w:jc w:val="both"/>
        <w:rPr>
          <w:ins w:id="1998" w:author="YURAM ALMEIDA SANTOS" w:date="2025-07-01T04:39:00Z"/>
          <w:del w:id="1999" w:author="EUDERLAN FREIRE DA SILVA ABREU" w:date="2025-07-01T10:51:00Z"/>
          <w:rFonts w:ascii="Arial" w:eastAsia="Arial" w:hAnsi="Arial" w:cs="Arial"/>
          <w:sz w:val="24"/>
          <w:szCs w:val="24"/>
          <w:rPrChange w:id="2000" w:author="EUDERLAN FREIRE DA SILVA ABREU" w:date="2025-07-17T19:05:00Z">
            <w:rPr>
              <w:ins w:id="2001" w:author="YURAM ALMEIDA SANTOS" w:date="2025-07-01T04:39:00Z"/>
              <w:del w:id="2002" w:author="EUDERLAN FREIRE DA SILVA ABREU" w:date="2025-07-01T10:51:00Z"/>
              <w:rFonts w:ascii="Arial" w:eastAsia="Arial" w:hAnsi="Arial" w:cs="Arial"/>
              <w:sz w:val="24"/>
              <w:szCs w:val="24"/>
            </w:rPr>
          </w:rPrChange>
        </w:rPr>
        <w:pPrChange w:id="2003" w:author="EUDERLAN FREIRE DA SILVA ABREU" w:date="2025-07-17T19:06:00Z">
          <w:pPr>
            <w:spacing w:before="240" w:after="240"/>
            <w:jc w:val="both"/>
          </w:pPr>
        </w:pPrChange>
      </w:pPr>
    </w:p>
    <w:p w14:paraId="034E27E8" w14:textId="7F60BFA6" w:rsidR="637645DF" w:rsidRPr="007A0C21" w:rsidDel="003837F2" w:rsidRDefault="637645DF" w:rsidP="007A0C21">
      <w:pPr>
        <w:spacing w:before="240" w:after="240"/>
        <w:jc w:val="both"/>
        <w:rPr>
          <w:ins w:id="2004" w:author="YURAM ALMEIDA SANTOS" w:date="2025-07-01T04:39:00Z"/>
          <w:del w:id="2005" w:author="EUDERLAN FREIRE DA SILVA ABREU" w:date="2025-07-01T10:51:00Z"/>
          <w:rFonts w:ascii="Arial" w:eastAsia="Arial" w:hAnsi="Arial" w:cs="Arial"/>
          <w:sz w:val="24"/>
          <w:szCs w:val="24"/>
          <w:rPrChange w:id="2006" w:author="EUDERLAN FREIRE DA SILVA ABREU" w:date="2025-07-17T19:05:00Z">
            <w:rPr>
              <w:ins w:id="2007" w:author="YURAM ALMEIDA SANTOS" w:date="2025-07-01T04:39:00Z"/>
              <w:del w:id="2008" w:author="EUDERLAN FREIRE DA SILVA ABREU" w:date="2025-07-01T10:51:00Z"/>
              <w:rFonts w:ascii="Arial" w:eastAsia="Arial" w:hAnsi="Arial" w:cs="Arial"/>
              <w:sz w:val="24"/>
              <w:szCs w:val="24"/>
            </w:rPr>
          </w:rPrChange>
        </w:rPr>
        <w:pPrChange w:id="2009" w:author="EUDERLAN FREIRE DA SILVA ABREU" w:date="2025-07-17T19:06:00Z">
          <w:pPr>
            <w:spacing w:before="240" w:after="240"/>
            <w:jc w:val="both"/>
          </w:pPr>
        </w:pPrChange>
      </w:pPr>
    </w:p>
    <w:p w14:paraId="3A618278" w14:textId="21876E14" w:rsidR="637645DF" w:rsidRPr="007A0C21" w:rsidDel="003837F2" w:rsidRDefault="637645DF" w:rsidP="007A0C21">
      <w:pPr>
        <w:spacing w:before="240" w:after="240"/>
        <w:jc w:val="both"/>
        <w:rPr>
          <w:ins w:id="2010" w:author="YURAM ALMEIDA SANTOS" w:date="2025-07-01T04:39:00Z"/>
          <w:del w:id="2011" w:author="EUDERLAN FREIRE DA SILVA ABREU" w:date="2025-07-01T10:51:00Z"/>
          <w:rFonts w:ascii="Arial" w:eastAsia="Arial" w:hAnsi="Arial" w:cs="Arial"/>
          <w:sz w:val="24"/>
          <w:szCs w:val="24"/>
          <w:rPrChange w:id="2012" w:author="EUDERLAN FREIRE DA SILVA ABREU" w:date="2025-07-17T19:05:00Z">
            <w:rPr>
              <w:ins w:id="2013" w:author="YURAM ALMEIDA SANTOS" w:date="2025-07-01T04:39:00Z"/>
              <w:del w:id="2014" w:author="EUDERLAN FREIRE DA SILVA ABREU" w:date="2025-07-01T10:51:00Z"/>
              <w:rFonts w:ascii="Arial" w:eastAsia="Arial" w:hAnsi="Arial" w:cs="Arial"/>
              <w:sz w:val="24"/>
              <w:szCs w:val="24"/>
            </w:rPr>
          </w:rPrChange>
        </w:rPr>
        <w:pPrChange w:id="2015" w:author="EUDERLAN FREIRE DA SILVA ABREU" w:date="2025-07-17T19:06:00Z">
          <w:pPr>
            <w:spacing w:before="240" w:after="240"/>
            <w:jc w:val="both"/>
          </w:pPr>
        </w:pPrChange>
      </w:pPr>
    </w:p>
    <w:p w14:paraId="26C9D2AE" w14:textId="518B571B" w:rsidR="637645DF" w:rsidRPr="007A0C21" w:rsidDel="003837F2" w:rsidRDefault="637645DF" w:rsidP="007A0C21">
      <w:pPr>
        <w:spacing w:before="240" w:after="240"/>
        <w:jc w:val="both"/>
        <w:rPr>
          <w:ins w:id="2016" w:author="YURAM ALMEIDA SANTOS" w:date="2025-07-01T04:39:00Z"/>
          <w:del w:id="2017" w:author="EUDERLAN FREIRE DA SILVA ABREU" w:date="2025-07-01T10:51:00Z"/>
          <w:rFonts w:ascii="Arial" w:eastAsia="Arial" w:hAnsi="Arial" w:cs="Arial"/>
          <w:sz w:val="24"/>
          <w:szCs w:val="24"/>
          <w:rPrChange w:id="2018" w:author="EUDERLAN FREIRE DA SILVA ABREU" w:date="2025-07-17T19:05:00Z">
            <w:rPr>
              <w:ins w:id="2019" w:author="YURAM ALMEIDA SANTOS" w:date="2025-07-01T04:39:00Z"/>
              <w:del w:id="2020" w:author="EUDERLAN FREIRE DA SILVA ABREU" w:date="2025-07-01T10:51:00Z"/>
              <w:rFonts w:ascii="Arial" w:eastAsia="Arial" w:hAnsi="Arial" w:cs="Arial"/>
              <w:sz w:val="24"/>
              <w:szCs w:val="24"/>
            </w:rPr>
          </w:rPrChange>
        </w:rPr>
        <w:pPrChange w:id="2021" w:author="EUDERLAN FREIRE DA SILVA ABREU" w:date="2025-07-17T19:06:00Z">
          <w:pPr>
            <w:spacing w:before="240" w:after="240"/>
            <w:jc w:val="both"/>
          </w:pPr>
        </w:pPrChange>
      </w:pPr>
    </w:p>
    <w:p w14:paraId="48EF2DFA" w14:textId="671E1D38" w:rsidR="637645DF" w:rsidRPr="007A0C21" w:rsidDel="003837F2" w:rsidRDefault="637645DF" w:rsidP="007A0C21">
      <w:pPr>
        <w:spacing w:before="240" w:after="240"/>
        <w:jc w:val="both"/>
        <w:rPr>
          <w:ins w:id="2022" w:author="YURAM ALMEIDA SANTOS" w:date="2025-07-01T04:39:00Z"/>
          <w:del w:id="2023" w:author="EUDERLAN FREIRE DA SILVA ABREU" w:date="2025-07-01T10:51:00Z"/>
          <w:rFonts w:ascii="Arial" w:eastAsia="Arial" w:hAnsi="Arial" w:cs="Arial"/>
          <w:sz w:val="24"/>
          <w:szCs w:val="24"/>
          <w:rPrChange w:id="2024" w:author="EUDERLAN FREIRE DA SILVA ABREU" w:date="2025-07-17T19:05:00Z">
            <w:rPr>
              <w:ins w:id="2025" w:author="YURAM ALMEIDA SANTOS" w:date="2025-07-01T04:39:00Z"/>
              <w:del w:id="2026" w:author="EUDERLAN FREIRE DA SILVA ABREU" w:date="2025-07-01T10:51:00Z"/>
              <w:rFonts w:ascii="Arial" w:eastAsia="Arial" w:hAnsi="Arial" w:cs="Arial"/>
              <w:sz w:val="24"/>
              <w:szCs w:val="24"/>
            </w:rPr>
          </w:rPrChange>
        </w:rPr>
        <w:pPrChange w:id="2027" w:author="EUDERLAN FREIRE DA SILVA ABREU" w:date="2025-07-17T19:06:00Z">
          <w:pPr>
            <w:spacing w:before="240" w:after="240"/>
            <w:jc w:val="both"/>
          </w:pPr>
        </w:pPrChange>
      </w:pPr>
    </w:p>
    <w:p w14:paraId="2714F6C4" w14:textId="4A9C98E2" w:rsidR="637645DF" w:rsidRPr="007A0C21" w:rsidRDefault="637645DF" w:rsidP="007A0C21">
      <w:pPr>
        <w:spacing w:before="240" w:after="240"/>
        <w:jc w:val="both"/>
        <w:rPr>
          <w:ins w:id="2028" w:author="YASMIN SEREJO LIMA" w:date="2025-06-30T13:10:00Z"/>
          <w:rFonts w:ascii="Arial" w:eastAsia="Arial" w:hAnsi="Arial" w:cs="Arial"/>
          <w:sz w:val="24"/>
          <w:szCs w:val="24"/>
          <w:rPrChange w:id="2029" w:author="EUDERLAN FREIRE DA SILVA ABREU" w:date="2025-07-17T19:05:00Z">
            <w:rPr>
              <w:ins w:id="2030" w:author="YASMIN SEREJO LIMA" w:date="2025-06-30T13:10:00Z"/>
            </w:rPr>
          </w:rPrChange>
        </w:rPr>
        <w:pPrChange w:id="2031" w:author="EUDERLAN FREIRE DA SILVA ABREU" w:date="2025-07-17T19:06:00Z">
          <w:pPr>
            <w:spacing w:before="240" w:after="240"/>
            <w:jc w:val="both"/>
          </w:pPr>
        </w:pPrChange>
      </w:pPr>
    </w:p>
    <w:p w14:paraId="47EE610B" w14:textId="33EEDF73" w:rsidR="31176F3B" w:rsidRPr="007A0C21" w:rsidRDefault="00AD3B48" w:rsidP="007A0C21">
      <w:pPr>
        <w:pStyle w:val="Ttulo1"/>
        <w:rPr>
          <w:ins w:id="2032" w:author="YASMIN SEREJO LIMA" w:date="2025-06-30T13:11:00Z"/>
          <w:rFonts w:ascii="Arial" w:eastAsia="Arial" w:hAnsi="Arial" w:cs="Arial"/>
          <w:b/>
          <w:bCs/>
          <w:rPrChange w:id="2033" w:author="EUDERLAN FREIRE DA SILVA ABREU" w:date="2025-07-17T19:05:00Z">
            <w:rPr>
              <w:ins w:id="2034" w:author="YASMIN SEREJO LIMA" w:date="2025-06-30T13:11:00Z"/>
              <w:rFonts w:ascii="Arial" w:eastAsia="Arial" w:hAnsi="Arial" w:cs="Arial"/>
            </w:rPr>
          </w:rPrChange>
        </w:rPr>
        <w:pPrChange w:id="2035" w:author="EUDERLAN FREIRE DA SILVA ABREU" w:date="2025-07-17T19:06:00Z">
          <w:pPr>
            <w:spacing w:before="240" w:after="240"/>
            <w:jc w:val="both"/>
          </w:pPr>
        </w:pPrChange>
      </w:pPr>
      <w:bookmarkStart w:id="2036" w:name="_Toc203674718"/>
      <w:ins w:id="2037" w:author="EUDERLAN FREIRE DA SILVA ABREU" w:date="2025-07-09T14:26:00Z">
        <w:r w:rsidRPr="007A0C21">
          <w:rPr>
            <w:rFonts w:ascii="Arial" w:eastAsia="Arial" w:hAnsi="Arial" w:cs="Arial"/>
            <w:b/>
            <w:bCs/>
            <w:rPrChange w:id="2038" w:author="EUDERLAN FREIRE DA SILVA ABREU" w:date="2025-07-17T19:05:00Z">
              <w:rPr/>
            </w:rPrChange>
          </w:rPr>
          <w:t>7</w:t>
        </w:r>
      </w:ins>
      <w:del w:id="2039" w:author="EUDERLAN FREIRE DA SILVA ABREU" w:date="2025-07-09T14:26:00Z">
        <w:r w:rsidR="3823D160" w:rsidRPr="007A0C21" w:rsidDel="00AD3B48">
          <w:rPr>
            <w:rFonts w:ascii="Arial" w:eastAsia="Arial" w:hAnsi="Arial" w:cs="Arial"/>
            <w:b/>
            <w:bCs/>
            <w:rPrChange w:id="2040" w:author="EUDERLAN FREIRE DA SILVA ABREU" w:date="2025-07-17T19:05:00Z">
              <w:rPr/>
            </w:rPrChange>
          </w:rPr>
          <w:delText>6</w:delText>
        </w:r>
      </w:del>
      <w:del w:id="2041" w:author="EUDERLAN FREIRE DA SILVA ABREU" w:date="2025-07-09T14:28:00Z">
        <w:r w:rsidR="3823D160" w:rsidRPr="007A0C21" w:rsidDel="003124C4">
          <w:rPr>
            <w:rFonts w:ascii="Arial" w:eastAsia="Arial" w:hAnsi="Arial" w:cs="Arial"/>
            <w:b/>
            <w:bCs/>
            <w:rPrChange w:id="2042" w:author="EUDERLAN FREIRE DA SILVA ABREU" w:date="2025-07-17T19:05:00Z">
              <w:rPr/>
            </w:rPrChange>
          </w:rPr>
          <w:delText>.</w:delText>
        </w:r>
      </w:del>
      <w:r w:rsidR="3823D160" w:rsidRPr="007A0C21">
        <w:rPr>
          <w:rFonts w:ascii="Arial" w:eastAsia="Arial" w:hAnsi="Arial" w:cs="Arial"/>
          <w:b/>
          <w:bCs/>
          <w:rPrChange w:id="2043" w:author="EUDERLAN FREIRE DA SILVA ABREU" w:date="2025-07-17T19:05:00Z">
            <w:rPr/>
          </w:rPrChange>
        </w:rPr>
        <w:t xml:space="preserve"> </w:t>
      </w:r>
      <w:ins w:id="2044" w:author="YASMIN SEREJO LIMA" w:date="2025-06-30T13:10:00Z">
        <w:r w:rsidR="58E9530E" w:rsidRPr="007A0C21">
          <w:rPr>
            <w:rFonts w:ascii="Arial" w:eastAsia="Arial" w:hAnsi="Arial" w:cs="Arial"/>
            <w:b/>
            <w:bCs/>
            <w:rPrChange w:id="2045" w:author="EUDERLAN FREIRE DA SILVA ABREU" w:date="2025-07-17T19:05:00Z">
              <w:rPr/>
            </w:rPrChange>
          </w:rPr>
          <w:t>Tela Modal</w:t>
        </w:r>
      </w:ins>
      <w:ins w:id="2046" w:author="YASMIN SEREJO LIMA" w:date="2025-06-30T13:11:00Z">
        <w:r w:rsidR="58E9530E" w:rsidRPr="007A0C21">
          <w:rPr>
            <w:rFonts w:ascii="Arial" w:eastAsia="Arial" w:hAnsi="Arial" w:cs="Arial"/>
            <w:b/>
            <w:bCs/>
            <w:rPrChange w:id="2047" w:author="EUDERLAN FREIRE DA SILVA ABREU" w:date="2025-07-17T19:05:00Z">
              <w:rPr/>
            </w:rPrChange>
          </w:rPr>
          <w:t xml:space="preserve"> de Upload de Documento</w:t>
        </w:r>
        <w:bookmarkEnd w:id="2036"/>
      </w:ins>
    </w:p>
    <w:p w14:paraId="6DEF15F8" w14:textId="6DFF188A" w:rsidR="3AC7DDD7" w:rsidRPr="007A0C21" w:rsidDel="00AD3B48" w:rsidRDefault="3AC7DDD7" w:rsidP="007A0C21">
      <w:pPr>
        <w:spacing w:before="240" w:after="240"/>
        <w:jc w:val="center"/>
        <w:rPr>
          <w:ins w:id="2048" w:author="YASMIN SEREJO LIMA" w:date="2025-06-30T13:10:00Z"/>
          <w:del w:id="2049" w:author="EUDERLAN FREIRE DA SILVA ABREU" w:date="2025-07-09T14:26:00Z"/>
          <w:rFonts w:ascii="Arial" w:eastAsia="Arial" w:hAnsi="Arial" w:cs="Arial"/>
          <w:sz w:val="24"/>
          <w:szCs w:val="24"/>
          <w:rPrChange w:id="2050" w:author="EUDERLAN FREIRE DA SILVA ABREU" w:date="2025-07-17T19:05:00Z">
            <w:rPr>
              <w:ins w:id="2051" w:author="YASMIN SEREJO LIMA" w:date="2025-06-30T13:10:00Z"/>
              <w:del w:id="2052" w:author="EUDERLAN FREIRE DA SILVA ABREU" w:date="2025-07-09T14:26:00Z"/>
            </w:rPr>
          </w:rPrChange>
        </w:rPr>
        <w:pPrChange w:id="2053" w:author="EUDERLAN FREIRE DA SILVA ABREU" w:date="2025-07-17T19:06:00Z">
          <w:pPr>
            <w:spacing w:before="240" w:after="240"/>
            <w:jc w:val="both"/>
          </w:pPr>
        </w:pPrChange>
      </w:pPr>
      <w:ins w:id="2054" w:author="YASMIN SEREJO LIMA" w:date="2025-06-30T13:12:00Z">
        <w:r w:rsidRPr="007A0C21">
          <w:rPr>
            <w:rFonts w:ascii="Arial" w:eastAsia="Arial" w:hAnsi="Arial" w:cs="Arial"/>
            <w:b/>
            <w:bCs/>
            <w:sz w:val="24"/>
            <w:szCs w:val="24"/>
            <w:rPrChange w:id="2055" w:author="EUDERLAN FREIRE DA SILVA ABREU" w:date="2025-07-17T19:05:00Z">
              <w:rPr/>
            </w:rPrChange>
          </w:rPr>
          <w:t xml:space="preserve">Figura </w:t>
        </w:r>
      </w:ins>
      <w:ins w:id="2056" w:author="EUDERLAN FREIRE DA SILVA ABREU" w:date="2025-07-09T14:26:00Z">
        <w:r w:rsidR="00AD3B48" w:rsidRPr="007A0C21">
          <w:rPr>
            <w:rFonts w:ascii="Arial" w:eastAsia="Arial" w:hAnsi="Arial" w:cs="Arial"/>
            <w:b/>
            <w:bCs/>
            <w:sz w:val="24"/>
            <w:szCs w:val="24"/>
            <w:rPrChange w:id="2057" w:author="EUDERLAN FREIRE DA SILVA ABREU" w:date="2025-07-17T19:05:00Z">
              <w:rPr>
                <w:rFonts w:ascii="Arial" w:eastAsia="Arial" w:hAnsi="Arial" w:cs="Arial"/>
                <w:b/>
                <w:bCs/>
                <w:sz w:val="24"/>
                <w:szCs w:val="24"/>
              </w:rPr>
            </w:rPrChange>
          </w:rPr>
          <w:t>7</w:t>
        </w:r>
      </w:ins>
      <w:ins w:id="2058" w:author="YASMIN SEREJO LIMA" w:date="2025-06-30T13:12:00Z">
        <w:del w:id="2059" w:author="EUDERLAN FREIRE DA SILVA ABREU" w:date="2025-07-09T14:26:00Z">
          <w:r w:rsidRPr="007A0C21" w:rsidDel="00AD3B48">
            <w:rPr>
              <w:rFonts w:ascii="Arial" w:eastAsia="Arial" w:hAnsi="Arial" w:cs="Arial"/>
              <w:b/>
              <w:bCs/>
              <w:sz w:val="24"/>
              <w:szCs w:val="24"/>
              <w:rPrChange w:id="2060" w:author="EUDERLAN FREIRE DA SILVA ABREU" w:date="2025-07-17T19:05:00Z">
                <w:rPr/>
              </w:rPrChange>
            </w:rPr>
            <w:delText>6</w:delText>
          </w:r>
        </w:del>
        <w:r w:rsidRPr="007A0C21">
          <w:rPr>
            <w:rFonts w:ascii="Arial" w:eastAsia="Arial" w:hAnsi="Arial" w:cs="Arial"/>
            <w:sz w:val="24"/>
            <w:szCs w:val="24"/>
            <w:rPrChange w:id="2061" w:author="EUDERLAN FREIRE DA SILVA ABREU" w:date="2025-07-17T19:05:00Z">
              <w:rPr/>
            </w:rPrChange>
          </w:rPr>
          <w:t xml:space="preserve"> - Janela de Upload</w:t>
        </w:r>
      </w:ins>
    </w:p>
    <w:p w14:paraId="68F7A0EA" w14:textId="3E3F1F6D" w:rsidR="20BFAC80" w:rsidRPr="007A0C21" w:rsidRDefault="20BFAC80" w:rsidP="007A0C21">
      <w:pPr>
        <w:spacing w:before="240" w:after="240"/>
        <w:jc w:val="center"/>
        <w:rPr>
          <w:rFonts w:ascii="Arial" w:eastAsia="Arial" w:hAnsi="Arial" w:cs="Arial"/>
          <w:sz w:val="24"/>
          <w:szCs w:val="24"/>
          <w:rPrChange w:id="2062" w:author="EUDERLAN FREIRE DA SILVA ABREU" w:date="2025-07-17T19:05:00Z">
            <w:rPr/>
          </w:rPrChange>
        </w:rPr>
        <w:pPrChange w:id="2063" w:author="EUDERLAN FREIRE DA SILVA ABREU" w:date="2025-07-17T19:06:00Z">
          <w:pPr>
            <w:pStyle w:val="PargrafodaLista"/>
            <w:spacing w:before="240" w:after="240"/>
            <w:ind w:left="708"/>
            <w:jc w:val="both"/>
          </w:pPr>
        </w:pPrChange>
      </w:pPr>
      <w:del w:id="2064" w:author="YASMIN SEREJO LIMA" w:date="2025-06-30T13:10:00Z">
        <w:r w:rsidRPr="007A0C21" w:rsidDel="468D1089">
          <w:rPr>
            <w:rFonts w:ascii="Arial" w:eastAsia="Arial" w:hAnsi="Arial" w:cs="Arial"/>
            <w:sz w:val="24"/>
            <w:szCs w:val="24"/>
            <w:rPrChange w:id="2065" w:author="EUDERLAN FREIRE DA SILVA ABREU" w:date="2025-07-17T19:05:00Z">
              <w:rPr/>
            </w:rPrChange>
          </w:rPr>
          <w:delText>Te</w:delText>
        </w:r>
      </w:del>
    </w:p>
    <w:p w14:paraId="3E256DF3" w14:textId="075860C6" w:rsidR="5D706305" w:rsidRPr="007A0C21" w:rsidRDefault="5D706305" w:rsidP="007A0C21">
      <w:pPr>
        <w:pStyle w:val="PargrafodaLista"/>
        <w:numPr>
          <w:ilvl w:val="0"/>
          <w:numId w:val="19"/>
        </w:numPr>
        <w:spacing w:before="240" w:after="240"/>
        <w:jc w:val="both"/>
        <w:rPr>
          <w:del w:id="2066" w:author="ANDERSON RODRIGO DINIZ OLIVEIRA" w:date="2025-06-29T20:38:00Z"/>
          <w:rFonts w:ascii="Arial" w:eastAsia="Arial" w:hAnsi="Arial" w:cs="Arial"/>
          <w:sz w:val="24"/>
          <w:szCs w:val="24"/>
          <w:rPrChange w:id="2067" w:author="EUDERLAN FREIRE DA SILVA ABREU" w:date="2025-07-17T19:05:00Z">
            <w:rPr>
              <w:del w:id="2068" w:author="ANDERSON RODRIGO DINIZ OLIVEIRA" w:date="2025-06-29T20:38:00Z"/>
            </w:rPr>
          </w:rPrChange>
        </w:rPr>
        <w:pPrChange w:id="2069" w:author="EUDERLAN FREIRE DA SILVA ABREU" w:date="2025-07-17T19:06:00Z">
          <w:pPr>
            <w:spacing w:before="240" w:after="240"/>
            <w:jc w:val="both"/>
          </w:pPr>
        </w:pPrChange>
      </w:pPr>
    </w:p>
    <w:p w14:paraId="2A4C717E" w14:textId="3E9C8E8E" w:rsidR="5D706305" w:rsidRPr="007A0C21" w:rsidRDefault="1D381229" w:rsidP="007A0C21">
      <w:pPr>
        <w:spacing w:before="240" w:after="240"/>
        <w:jc w:val="center"/>
        <w:rPr>
          <w:ins w:id="2070" w:author="YASMIN SEREJO LIMA" w:date="2025-06-30T13:10:00Z"/>
          <w:rFonts w:ascii="Arial" w:eastAsia="Arial" w:hAnsi="Arial" w:cs="Arial"/>
          <w:sz w:val="24"/>
          <w:szCs w:val="24"/>
          <w:rPrChange w:id="2071" w:author="EUDERLAN FREIRE DA SILVA ABREU" w:date="2025-07-17T19:05:00Z">
            <w:rPr>
              <w:ins w:id="2072" w:author="YASMIN SEREJO LIMA" w:date="2025-06-30T13:10:00Z"/>
            </w:rPr>
          </w:rPrChange>
        </w:rPr>
        <w:pPrChange w:id="2073" w:author="EUDERLAN FREIRE DA SILVA ABREU" w:date="2025-07-17T19:06:00Z">
          <w:pPr>
            <w:spacing w:before="240" w:after="240"/>
            <w:jc w:val="both"/>
          </w:pPr>
        </w:pPrChange>
      </w:pPr>
      <w:ins w:id="2074" w:author="YASMIN SEREJO LIMA" w:date="2025-06-30T13:12:00Z">
        <w:r w:rsidRPr="007A0C21">
          <w:rPr>
            <w:rFonts w:ascii="Arial" w:hAnsi="Arial" w:cs="Arial"/>
            <w:noProof/>
            <w:sz w:val="24"/>
            <w:szCs w:val="24"/>
            <w:rPrChange w:id="2075" w:author="EUDERLAN FREIRE DA SILVA ABREU" w:date="2025-07-17T19:05:00Z">
              <w:rPr>
                <w:noProof/>
              </w:rPr>
            </w:rPrChange>
          </w:rPr>
          <w:drawing>
            <wp:inline distT="0" distB="0" distL="0" distR="0" wp14:anchorId="4C1CAB53" wp14:editId="03DC0F4F">
              <wp:extent cx="3685309" cy="2804207"/>
              <wp:effectExtent l="0" t="0" r="0" b="0"/>
              <wp:docPr id="214763926" name="Imagem 21476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94235" cy="2810999"/>
                      </a:xfrm>
                      <a:prstGeom prst="rect">
                        <a:avLst/>
                      </a:prstGeom>
                    </pic:spPr>
                  </pic:pic>
                </a:graphicData>
              </a:graphic>
            </wp:inline>
          </w:drawing>
        </w:r>
      </w:ins>
    </w:p>
    <w:p w14:paraId="6362FF82" w14:textId="32B8267F" w:rsidR="20BFAC80" w:rsidRPr="007A0C21" w:rsidRDefault="20BFAC80" w:rsidP="007A0C21">
      <w:pPr>
        <w:pStyle w:val="PargrafodaLista"/>
        <w:numPr>
          <w:ilvl w:val="0"/>
          <w:numId w:val="15"/>
        </w:numPr>
        <w:spacing w:before="240" w:after="240"/>
        <w:jc w:val="both"/>
        <w:rPr>
          <w:ins w:id="2076" w:author="YASMIN SEREJO LIMA" w:date="2025-06-30T13:09:00Z"/>
          <w:del w:id="2077" w:author="YASMIN SEREJO LIMA" w:date="2025-06-30T13:10:00Z"/>
          <w:rFonts w:ascii="Arial" w:eastAsia="Arial" w:hAnsi="Arial" w:cs="Arial"/>
          <w:sz w:val="24"/>
          <w:szCs w:val="24"/>
          <w:rPrChange w:id="2078" w:author="EUDERLAN FREIRE DA SILVA ABREU" w:date="2025-07-17T19:05:00Z">
            <w:rPr>
              <w:ins w:id="2079" w:author="YASMIN SEREJO LIMA" w:date="2025-06-30T13:09:00Z"/>
              <w:del w:id="2080" w:author="YASMIN SEREJO LIMA" w:date="2025-06-30T13:10:00Z"/>
            </w:rPr>
          </w:rPrChange>
        </w:rPr>
        <w:pPrChange w:id="2081" w:author="EUDERLAN FREIRE DA SILVA ABREU" w:date="2025-07-17T19:06:00Z">
          <w:pPr>
            <w:spacing w:before="240" w:after="240"/>
            <w:jc w:val="both"/>
          </w:pPr>
        </w:pPrChange>
      </w:pPr>
      <w:del w:id="2082" w:author="YASMIN SEREJO LIMA" w:date="2025-06-30T13:10:00Z">
        <w:r w:rsidRPr="007A0C21" w:rsidDel="468D1089">
          <w:rPr>
            <w:rFonts w:ascii="Arial" w:eastAsia="Arial" w:hAnsi="Arial" w:cs="Arial"/>
            <w:sz w:val="24"/>
            <w:szCs w:val="24"/>
            <w:rPrChange w:id="2083" w:author="EUDERLAN FREIRE DA SILVA ABREU" w:date="2025-07-17T19:05:00Z">
              <w:rPr/>
            </w:rPrChange>
          </w:rPr>
          <w:delText xml:space="preserve"> 6</w:delText>
        </w:r>
      </w:del>
    </w:p>
    <w:p w14:paraId="4A484B74" w14:textId="090E5D74" w:rsidR="20BFAC80" w:rsidRPr="007A0C21" w:rsidRDefault="20BFAC80" w:rsidP="007A0C21">
      <w:pPr>
        <w:spacing w:before="240" w:after="240"/>
        <w:jc w:val="both"/>
        <w:rPr>
          <w:del w:id="2084" w:author="ANDERSON RODRIGO DINIZ OLIVEIRA" w:date="2025-06-29T20:38:00Z"/>
          <w:rFonts w:ascii="Arial" w:eastAsia="Arial" w:hAnsi="Arial" w:cs="Arial"/>
          <w:sz w:val="24"/>
          <w:szCs w:val="24"/>
          <w:rPrChange w:id="2085" w:author="EUDERLAN FREIRE DA SILVA ABREU" w:date="2025-07-17T19:05:00Z">
            <w:rPr>
              <w:del w:id="2086" w:author="ANDERSON RODRIGO DINIZ OLIVEIRA" w:date="2025-06-29T20:38:00Z"/>
            </w:rPr>
          </w:rPrChange>
        </w:rPr>
        <w:pPrChange w:id="2087" w:author="EUDERLAN FREIRE DA SILVA ABREU" w:date="2025-07-17T19:06:00Z">
          <w:pPr>
            <w:spacing w:before="240" w:after="240"/>
            <w:jc w:val="both"/>
          </w:pPr>
        </w:pPrChange>
      </w:pPr>
    </w:p>
    <w:p w14:paraId="72FB562F" w14:textId="6280B3F2" w:rsidR="12107D53" w:rsidRPr="007A0C21" w:rsidRDefault="12107D53" w:rsidP="007A0C21">
      <w:pPr>
        <w:spacing w:before="240" w:after="240"/>
        <w:jc w:val="both"/>
        <w:rPr>
          <w:ins w:id="2088" w:author="HISSA BARBARA OLIVEIRA" w:date="2025-06-29T01:07:00Z"/>
          <w:del w:id="2089" w:author="YASMIN SEREJO LIMA" w:date="2025-06-30T13:09:00Z"/>
          <w:rFonts w:ascii="Arial" w:eastAsia="Arial" w:hAnsi="Arial" w:cs="Arial"/>
          <w:sz w:val="24"/>
          <w:szCs w:val="24"/>
          <w:rPrChange w:id="2090" w:author="EUDERLAN FREIRE DA SILVA ABREU" w:date="2025-07-17T19:05:00Z">
            <w:rPr>
              <w:ins w:id="2091" w:author="HISSA BARBARA OLIVEIRA" w:date="2025-06-29T01:07:00Z"/>
              <w:del w:id="2092" w:author="YASMIN SEREJO LIMA" w:date="2025-06-30T13:09:00Z"/>
              <w:rFonts w:ascii="Arial" w:eastAsia="Arial" w:hAnsi="Arial" w:cs="Arial"/>
            </w:rPr>
          </w:rPrChange>
        </w:rPr>
        <w:pPrChange w:id="2093" w:author="EUDERLAN FREIRE DA SILVA ABREU" w:date="2025-07-17T19:06:00Z">
          <w:pPr>
            <w:spacing w:before="240" w:after="240"/>
            <w:jc w:val="both"/>
          </w:pPr>
        </w:pPrChange>
      </w:pPr>
      <w:del w:id="2094" w:author="ANDERSON RODRIGO DINIZ OLIVEIRA" w:date="2025-06-29T20:09:00Z">
        <w:r w:rsidRPr="007A0C21" w:rsidDel="4D6CF3FC">
          <w:rPr>
            <w:rFonts w:ascii="Arial" w:eastAsia="Arial" w:hAnsi="Arial" w:cs="Arial"/>
            <w:sz w:val="24"/>
            <w:szCs w:val="24"/>
            <w:rPrChange w:id="2095" w:author="EUDERLAN FREIRE DA SILVA ABREU" w:date="2025-07-17T19:05:00Z">
              <w:rPr/>
            </w:rPrChange>
          </w:rPr>
          <w:delText xml:space="preserve"> </w:delText>
        </w:r>
      </w:del>
    </w:p>
    <w:p w14:paraId="48469F36" w14:textId="355D4142" w:rsidR="0B681068" w:rsidRPr="007A0C21" w:rsidRDefault="0B681068" w:rsidP="007A0C21">
      <w:pPr>
        <w:spacing w:before="240"/>
        <w:rPr>
          <w:ins w:id="2096" w:author="EUDERLAN FREIRE DA SILVA ABREU" w:date="2025-06-29T12:35:00Z"/>
          <w:del w:id="2097" w:author="YASMIN SEREJO LIMA" w:date="2025-06-30T13:09:00Z"/>
          <w:rFonts w:ascii="Arial" w:eastAsia="Arial" w:hAnsi="Arial" w:cs="Arial"/>
          <w:sz w:val="24"/>
          <w:szCs w:val="24"/>
          <w:rPrChange w:id="2098" w:author="EUDERLAN FREIRE DA SILVA ABREU" w:date="2025-07-17T19:05:00Z">
            <w:rPr>
              <w:ins w:id="2099" w:author="EUDERLAN FREIRE DA SILVA ABREU" w:date="2025-06-29T12:35:00Z"/>
              <w:del w:id="2100" w:author="YASMIN SEREJO LIMA" w:date="2025-06-30T13:09:00Z"/>
            </w:rPr>
          </w:rPrChange>
        </w:rPr>
        <w:pPrChange w:id="2101" w:author="EUDERLAN FREIRE DA SILVA ABREU" w:date="2025-07-17T19:06:00Z">
          <w:pPr/>
        </w:pPrChange>
      </w:pPr>
      <w:del w:id="2102" w:author="YASMIN SEREJO LIMA" w:date="2025-06-30T13:09:00Z">
        <w:r w:rsidRPr="007A0C21" w:rsidDel="42DC6D58">
          <w:rPr>
            <w:rFonts w:ascii="Arial" w:eastAsia="Arial" w:hAnsi="Arial" w:cs="Arial"/>
            <w:sz w:val="24"/>
            <w:szCs w:val="24"/>
            <w:rPrChange w:id="2103" w:author="EUDERLAN FREIRE DA SILVA ABREU" w:date="2025-07-17T19:05:00Z">
              <w:rPr/>
            </w:rPrChange>
          </w:rPr>
          <w:delText xml:space="preserve">5. </w:delText>
        </w:r>
      </w:del>
    </w:p>
    <w:p w14:paraId="37219401" w14:textId="77777777" w:rsidR="00E33009" w:rsidRPr="007A0C21" w:rsidRDefault="00E33009" w:rsidP="007A0C21">
      <w:pPr>
        <w:spacing w:before="240"/>
        <w:rPr>
          <w:ins w:id="2104" w:author="EUDERLAN FREIRE DA SILVA ABREU" w:date="2025-06-29T12:35:00Z"/>
          <w:del w:id="2105" w:author="YASMIN SEREJO LIMA" w:date="2025-06-30T13:09:00Z"/>
          <w:rFonts w:ascii="Arial" w:eastAsia="Arial" w:hAnsi="Arial" w:cs="Arial"/>
          <w:sz w:val="24"/>
          <w:szCs w:val="24"/>
          <w:rPrChange w:id="2106" w:author="EUDERLAN FREIRE DA SILVA ABREU" w:date="2025-07-17T19:05:00Z">
            <w:rPr>
              <w:ins w:id="2107" w:author="EUDERLAN FREIRE DA SILVA ABREU" w:date="2025-06-29T12:35:00Z"/>
              <w:del w:id="2108" w:author="YASMIN SEREJO LIMA" w:date="2025-06-30T13:09:00Z"/>
            </w:rPr>
          </w:rPrChange>
        </w:rPr>
        <w:pPrChange w:id="2109" w:author="EUDERLAN FREIRE DA SILVA ABREU" w:date="2025-07-17T19:06:00Z">
          <w:pPr/>
        </w:pPrChange>
      </w:pPr>
    </w:p>
    <w:p w14:paraId="0BA9DF65" w14:textId="628A97B7" w:rsidR="00E33009" w:rsidRPr="007A0C21" w:rsidRDefault="44DE3174" w:rsidP="007A0C21">
      <w:pPr>
        <w:spacing w:before="240"/>
        <w:rPr>
          <w:ins w:id="2110" w:author="YASMIN SEREJO LIMA" w:date="2025-06-30T13:13:00Z"/>
          <w:rFonts w:ascii="Arial" w:eastAsia="Arial" w:hAnsi="Arial" w:cs="Arial"/>
          <w:sz w:val="24"/>
          <w:szCs w:val="24"/>
          <w:rPrChange w:id="2111" w:author="EUDERLAN FREIRE DA SILVA ABREU" w:date="2025-07-17T19:05:00Z">
            <w:rPr>
              <w:ins w:id="2112" w:author="YASMIN SEREJO LIMA" w:date="2025-06-30T13:13:00Z"/>
              <w:rFonts w:ascii="Arial" w:eastAsia="Arial" w:hAnsi="Arial" w:cs="Arial"/>
              <w:sz w:val="24"/>
              <w:szCs w:val="24"/>
            </w:rPr>
          </w:rPrChange>
        </w:rPr>
        <w:pPrChange w:id="2113" w:author="EUDERLAN FREIRE DA SILVA ABREU" w:date="2025-07-17T19:06:00Z">
          <w:pPr/>
        </w:pPrChange>
      </w:pPr>
      <w:ins w:id="2114" w:author="YASMIN SEREJO LIMA" w:date="2025-06-30T13:12:00Z">
        <w:r w:rsidRPr="007A0C21">
          <w:rPr>
            <w:rFonts w:ascii="Arial" w:eastAsia="Arial" w:hAnsi="Arial" w:cs="Arial"/>
            <w:sz w:val="24"/>
            <w:szCs w:val="24"/>
            <w:rPrChange w:id="2115" w:author="EUDERLAN FREIRE DA SILVA ABREU" w:date="2025-07-17T19:05:00Z">
              <w:rPr/>
            </w:rPrChange>
          </w:rPr>
          <w:t xml:space="preserve">Descrição da tela: </w:t>
        </w:r>
      </w:ins>
      <w:ins w:id="2116" w:author="YASMIN SEREJO LIMA" w:date="2025-06-30T13:13:00Z">
        <w:r w:rsidRPr="007A0C21">
          <w:rPr>
            <w:rFonts w:ascii="Arial" w:eastAsia="Arial" w:hAnsi="Arial" w:cs="Arial"/>
            <w:sz w:val="24"/>
            <w:szCs w:val="24"/>
            <w:rPrChange w:id="2117" w:author="EUDERLAN FREIRE DA SILVA ABREU" w:date="2025-07-17T19:05:00Z">
              <w:rPr>
                <w:sz w:val="24"/>
                <w:szCs w:val="24"/>
              </w:rPr>
            </w:rPrChange>
          </w:rPr>
          <w:t>Modal que aparece ao clicar em “Adicionar Documento”.</w:t>
        </w:r>
      </w:ins>
    </w:p>
    <w:p w14:paraId="1DC6EB0D" w14:textId="264B5073" w:rsidR="00E33009" w:rsidRPr="007A0C21" w:rsidRDefault="004C02DD" w:rsidP="004C02DD">
      <w:pPr>
        <w:pStyle w:val="Ttulo1"/>
        <w:rPr>
          <w:ins w:id="2118" w:author="YASMIN SEREJO LIMA" w:date="2025-06-30T13:13:00Z"/>
          <w:rFonts w:eastAsia="Arial"/>
          <w:rPrChange w:id="2119" w:author="EUDERLAN FREIRE DA SILVA ABREU" w:date="2025-07-17T19:05:00Z">
            <w:rPr>
              <w:ins w:id="2120" w:author="YASMIN SEREJO LIMA" w:date="2025-06-30T13:13:00Z"/>
              <w:rFonts w:ascii="Arial" w:eastAsia="Arial" w:hAnsi="Arial" w:cs="Arial"/>
              <w:sz w:val="24"/>
              <w:szCs w:val="24"/>
            </w:rPr>
          </w:rPrChange>
        </w:rPr>
        <w:pPrChange w:id="2121" w:author="EUDERLAN FREIRE DA SILVA ABREU" w:date="2025-07-17T19:40:00Z">
          <w:pPr/>
        </w:pPrChange>
      </w:pPr>
      <w:bookmarkStart w:id="2122" w:name="_Toc203674719"/>
      <w:ins w:id="2123" w:author="EUDERLAN FREIRE DA SILVA ABREU" w:date="2025-07-17T19:40:00Z">
        <w:r>
          <w:rPr>
            <w:rFonts w:eastAsia="Arial"/>
          </w:rPr>
          <w:t xml:space="preserve">7.1 </w:t>
        </w:r>
      </w:ins>
      <w:ins w:id="2124" w:author="YASMIN SEREJO LIMA" w:date="2025-06-30T13:13:00Z">
        <w:r w:rsidR="44DE3174" w:rsidRPr="007A0C21">
          <w:rPr>
            <w:rFonts w:eastAsia="Arial"/>
            <w:rPrChange w:id="2125" w:author="EUDERLAN FREIRE DA SILVA ABREU" w:date="2025-07-17T19:05:00Z">
              <w:rPr>
                <w:sz w:val="24"/>
                <w:szCs w:val="24"/>
              </w:rPr>
            </w:rPrChange>
          </w:rPr>
          <w:t>Cabeçalho do Modal</w:t>
        </w:r>
        <w:bookmarkEnd w:id="2122"/>
        <w:del w:id="2126" w:author="EUDERLAN FREIRE DA SILVA ABREU" w:date="2025-07-17T19:40:00Z">
          <w:r w:rsidR="44DE3174" w:rsidRPr="007A0C21" w:rsidDel="004C02DD">
            <w:rPr>
              <w:rFonts w:eastAsia="Arial"/>
              <w:rPrChange w:id="2127" w:author="EUDERLAN FREIRE DA SILVA ABREU" w:date="2025-07-17T19:05:00Z">
                <w:rPr>
                  <w:sz w:val="24"/>
                  <w:szCs w:val="24"/>
                </w:rPr>
              </w:rPrChange>
            </w:rPr>
            <w:delText xml:space="preserve">: </w:delText>
          </w:r>
        </w:del>
      </w:ins>
    </w:p>
    <w:p w14:paraId="55AB49F8" w14:textId="6C1719BA" w:rsidR="00E33009" w:rsidRPr="007A0C21" w:rsidRDefault="44DE3174" w:rsidP="007A0C21">
      <w:pPr>
        <w:pStyle w:val="PargrafodaLista"/>
        <w:numPr>
          <w:ilvl w:val="0"/>
          <w:numId w:val="36"/>
        </w:numPr>
        <w:spacing w:before="240"/>
        <w:rPr>
          <w:ins w:id="2128" w:author="YASMIN SEREJO LIMA" w:date="2025-06-30T13:13:00Z"/>
          <w:rFonts w:ascii="Arial" w:eastAsia="Arial" w:hAnsi="Arial" w:cs="Arial"/>
          <w:sz w:val="24"/>
          <w:szCs w:val="24"/>
          <w:rPrChange w:id="2129" w:author="EUDERLAN FREIRE DA SILVA ABREU" w:date="2025-07-17T19:05:00Z">
            <w:rPr>
              <w:ins w:id="2130" w:author="YASMIN SEREJO LIMA" w:date="2025-06-30T13:13:00Z"/>
            </w:rPr>
          </w:rPrChange>
        </w:rPr>
        <w:pPrChange w:id="2131" w:author="EUDERLAN FREIRE DA SILVA ABREU" w:date="2025-07-17T19:06:00Z">
          <w:pPr/>
        </w:pPrChange>
      </w:pPr>
      <w:ins w:id="2132" w:author="YASMIN SEREJO LIMA" w:date="2025-06-30T13:13:00Z">
        <w:r w:rsidRPr="007A0C21">
          <w:rPr>
            <w:rFonts w:ascii="Arial" w:eastAsia="Arial" w:hAnsi="Arial" w:cs="Arial"/>
            <w:sz w:val="24"/>
            <w:szCs w:val="24"/>
            <w:rPrChange w:id="2133" w:author="EUDERLAN FREIRE DA SILVA ABREU" w:date="2025-07-17T19:05:00Z">
              <w:rPr>
                <w:sz w:val="24"/>
                <w:szCs w:val="24"/>
              </w:rPr>
            </w:rPrChange>
          </w:rPr>
          <w:t>Título: “Adicionar Novo Documento”.</w:t>
        </w:r>
      </w:ins>
    </w:p>
    <w:p w14:paraId="3D356EE7" w14:textId="77F90678" w:rsidR="00E33009" w:rsidRPr="007A0C21" w:rsidRDefault="44DE3174" w:rsidP="007A0C21">
      <w:pPr>
        <w:pStyle w:val="PargrafodaLista"/>
        <w:numPr>
          <w:ilvl w:val="0"/>
          <w:numId w:val="36"/>
        </w:numPr>
        <w:spacing w:before="240"/>
        <w:rPr>
          <w:ins w:id="2134" w:author="YASMIN SEREJO LIMA" w:date="2025-06-30T13:13:00Z"/>
          <w:rFonts w:ascii="Arial" w:eastAsia="Arial" w:hAnsi="Arial" w:cs="Arial"/>
          <w:sz w:val="24"/>
          <w:szCs w:val="24"/>
          <w:rPrChange w:id="2135" w:author="EUDERLAN FREIRE DA SILVA ABREU" w:date="2025-07-17T19:05:00Z">
            <w:rPr>
              <w:ins w:id="2136" w:author="YASMIN SEREJO LIMA" w:date="2025-06-30T13:13:00Z"/>
            </w:rPr>
          </w:rPrChange>
        </w:rPr>
        <w:pPrChange w:id="2137" w:author="EUDERLAN FREIRE DA SILVA ABREU" w:date="2025-07-17T19:06:00Z">
          <w:pPr/>
        </w:pPrChange>
      </w:pPr>
      <w:ins w:id="2138" w:author="YASMIN SEREJO LIMA" w:date="2025-06-30T13:13:00Z">
        <w:r w:rsidRPr="007A0C21">
          <w:rPr>
            <w:rFonts w:ascii="Arial" w:eastAsia="Arial" w:hAnsi="Arial" w:cs="Arial"/>
            <w:sz w:val="24"/>
            <w:szCs w:val="24"/>
            <w:rPrChange w:id="2139" w:author="EUDERLAN FREIRE DA SILVA ABREU" w:date="2025-07-17T19:05:00Z">
              <w:rPr>
                <w:sz w:val="24"/>
                <w:szCs w:val="24"/>
              </w:rPr>
            </w:rPrChange>
          </w:rPr>
          <w:t>Botão “X” para fechar.</w:t>
        </w:r>
      </w:ins>
    </w:p>
    <w:p w14:paraId="76A685BD" w14:textId="1E7FE0D3" w:rsidR="00E33009" w:rsidRPr="007A0C21" w:rsidRDefault="44DE3174" w:rsidP="007A0C21">
      <w:pPr>
        <w:spacing w:before="240"/>
        <w:rPr>
          <w:ins w:id="2140" w:author="YASMIN SEREJO LIMA" w:date="2025-06-30T13:14:00Z"/>
          <w:rFonts w:ascii="Arial" w:eastAsia="Arial" w:hAnsi="Arial" w:cs="Arial"/>
          <w:sz w:val="24"/>
          <w:szCs w:val="24"/>
          <w:rPrChange w:id="2141" w:author="EUDERLAN FREIRE DA SILVA ABREU" w:date="2025-07-17T19:05:00Z">
            <w:rPr>
              <w:ins w:id="2142" w:author="YASMIN SEREJO LIMA" w:date="2025-06-30T13:14:00Z"/>
              <w:rFonts w:ascii="Arial" w:eastAsia="Arial" w:hAnsi="Arial" w:cs="Arial"/>
              <w:sz w:val="24"/>
              <w:szCs w:val="24"/>
            </w:rPr>
          </w:rPrChange>
        </w:rPr>
        <w:pPrChange w:id="2143" w:author="EUDERLAN FREIRE DA SILVA ABREU" w:date="2025-07-17T19:06:00Z">
          <w:pPr/>
        </w:pPrChange>
      </w:pPr>
      <w:ins w:id="2144" w:author="YASMIN SEREJO LIMA" w:date="2025-06-30T13:13:00Z">
        <w:r w:rsidRPr="007A0C21">
          <w:rPr>
            <w:rFonts w:ascii="Arial" w:eastAsia="Arial" w:hAnsi="Arial" w:cs="Arial"/>
            <w:sz w:val="24"/>
            <w:szCs w:val="24"/>
            <w:rPrChange w:id="2145" w:author="EUDERLAN FREIRE DA SILVA ABREU" w:date="2025-07-17T19:05:00Z">
              <w:rPr>
                <w:sz w:val="24"/>
                <w:szCs w:val="24"/>
              </w:rPr>
            </w:rPrChange>
          </w:rPr>
          <w:t>F</w:t>
        </w:r>
      </w:ins>
      <w:ins w:id="2146" w:author="YASMIN SEREJO LIMA" w:date="2025-06-30T13:14:00Z">
        <w:r w:rsidRPr="007A0C21">
          <w:rPr>
            <w:rFonts w:ascii="Arial" w:eastAsia="Arial" w:hAnsi="Arial" w:cs="Arial"/>
            <w:sz w:val="24"/>
            <w:szCs w:val="24"/>
            <w:rPrChange w:id="2147" w:author="EUDERLAN FREIRE DA SILVA ABREU" w:date="2025-07-17T19:05:00Z">
              <w:rPr>
                <w:sz w:val="24"/>
                <w:szCs w:val="24"/>
              </w:rPr>
            </w:rPrChange>
          </w:rPr>
          <w:t>ormulário de Upload:</w:t>
        </w:r>
      </w:ins>
    </w:p>
    <w:p w14:paraId="235FB13E" w14:textId="591A055B" w:rsidR="00E33009" w:rsidRPr="007A0C21" w:rsidRDefault="44DE3174" w:rsidP="007A0C21">
      <w:pPr>
        <w:pStyle w:val="PargrafodaLista"/>
        <w:numPr>
          <w:ilvl w:val="0"/>
          <w:numId w:val="35"/>
        </w:numPr>
        <w:spacing w:before="240"/>
        <w:rPr>
          <w:ins w:id="2148" w:author="YASMIN SEREJO LIMA" w:date="2025-06-30T13:14:00Z"/>
          <w:rFonts w:ascii="Arial" w:eastAsia="Arial" w:hAnsi="Arial" w:cs="Arial"/>
          <w:sz w:val="24"/>
          <w:szCs w:val="24"/>
          <w:rPrChange w:id="2149" w:author="EUDERLAN FREIRE DA SILVA ABREU" w:date="2025-07-17T19:05:00Z">
            <w:rPr>
              <w:ins w:id="2150" w:author="YASMIN SEREJO LIMA" w:date="2025-06-30T13:14:00Z"/>
            </w:rPr>
          </w:rPrChange>
        </w:rPr>
        <w:pPrChange w:id="2151" w:author="EUDERLAN FREIRE DA SILVA ABREU" w:date="2025-07-17T19:06:00Z">
          <w:pPr/>
        </w:pPrChange>
      </w:pPr>
      <w:ins w:id="2152" w:author="YASMIN SEREJO LIMA" w:date="2025-06-30T13:14:00Z">
        <w:r w:rsidRPr="007A0C21">
          <w:rPr>
            <w:rFonts w:ascii="Arial" w:eastAsia="Arial" w:hAnsi="Arial" w:cs="Arial"/>
            <w:b/>
            <w:bCs/>
            <w:sz w:val="24"/>
            <w:szCs w:val="24"/>
            <w:rPrChange w:id="2153" w:author="EUDERLAN FREIRE DA SILVA ABREU" w:date="2025-07-17T19:05:00Z">
              <w:rPr>
                <w:sz w:val="24"/>
                <w:szCs w:val="24"/>
              </w:rPr>
            </w:rPrChange>
          </w:rPr>
          <w:t xml:space="preserve">Campo “Título”: </w:t>
        </w:r>
        <w:r w:rsidRPr="007A0C21">
          <w:rPr>
            <w:rFonts w:ascii="Arial" w:eastAsia="Arial" w:hAnsi="Arial" w:cs="Arial"/>
            <w:sz w:val="24"/>
            <w:szCs w:val="24"/>
            <w:rPrChange w:id="2154" w:author="EUDERLAN FREIRE DA SILVA ABREU" w:date="2025-07-17T19:05:00Z">
              <w:rPr>
                <w:sz w:val="24"/>
                <w:szCs w:val="24"/>
              </w:rPr>
            </w:rPrChange>
          </w:rPr>
          <w:t>Nome do documento (opcional).</w:t>
        </w:r>
      </w:ins>
    </w:p>
    <w:p w14:paraId="6ECA24CA" w14:textId="6C5D0D73" w:rsidR="00E33009" w:rsidRPr="007A0C21" w:rsidRDefault="44DE3174" w:rsidP="007A0C21">
      <w:pPr>
        <w:pStyle w:val="PargrafodaLista"/>
        <w:numPr>
          <w:ilvl w:val="0"/>
          <w:numId w:val="35"/>
        </w:numPr>
        <w:spacing w:before="240"/>
        <w:rPr>
          <w:ins w:id="2155" w:author="YASMIN SEREJO LIMA" w:date="2025-06-30T13:14:00Z"/>
          <w:rFonts w:ascii="Arial" w:eastAsia="Arial" w:hAnsi="Arial" w:cs="Arial"/>
          <w:sz w:val="24"/>
          <w:szCs w:val="24"/>
          <w:rPrChange w:id="2156" w:author="EUDERLAN FREIRE DA SILVA ABREU" w:date="2025-07-17T19:05:00Z">
            <w:rPr>
              <w:ins w:id="2157" w:author="YASMIN SEREJO LIMA" w:date="2025-06-30T13:14:00Z"/>
            </w:rPr>
          </w:rPrChange>
        </w:rPr>
        <w:pPrChange w:id="2158" w:author="EUDERLAN FREIRE DA SILVA ABREU" w:date="2025-07-17T19:06:00Z">
          <w:pPr/>
        </w:pPrChange>
      </w:pPr>
      <w:ins w:id="2159" w:author="YASMIN SEREJO LIMA" w:date="2025-06-30T13:14:00Z">
        <w:r w:rsidRPr="007A0C21">
          <w:rPr>
            <w:rFonts w:ascii="Arial" w:eastAsia="Arial" w:hAnsi="Arial" w:cs="Arial"/>
            <w:b/>
            <w:bCs/>
            <w:sz w:val="24"/>
            <w:szCs w:val="24"/>
            <w:rPrChange w:id="2160" w:author="EUDERLAN FREIRE DA SILVA ABREU" w:date="2025-07-17T19:05:00Z">
              <w:rPr>
                <w:sz w:val="24"/>
                <w:szCs w:val="24"/>
              </w:rPr>
            </w:rPrChange>
          </w:rPr>
          <w:t xml:space="preserve">Campo “Versão”: </w:t>
        </w:r>
        <w:r w:rsidRPr="007A0C21">
          <w:rPr>
            <w:rFonts w:ascii="Arial" w:eastAsia="Arial" w:hAnsi="Arial" w:cs="Arial"/>
            <w:sz w:val="24"/>
            <w:szCs w:val="24"/>
            <w:rPrChange w:id="2161" w:author="EUDERLAN FREIRE DA SILVA ABREU" w:date="2025-07-17T19:05:00Z">
              <w:rPr>
                <w:sz w:val="24"/>
                <w:szCs w:val="24"/>
              </w:rPr>
            </w:rPrChange>
          </w:rPr>
          <w:t>Versão do documento (opcional).</w:t>
        </w:r>
      </w:ins>
    </w:p>
    <w:p w14:paraId="45F00374" w14:textId="7DAF4C9B" w:rsidR="00E33009" w:rsidRPr="007A0C21" w:rsidRDefault="44DE3174" w:rsidP="007A0C21">
      <w:pPr>
        <w:pStyle w:val="PargrafodaLista"/>
        <w:numPr>
          <w:ilvl w:val="0"/>
          <w:numId w:val="35"/>
        </w:numPr>
        <w:spacing w:before="240"/>
        <w:rPr>
          <w:ins w:id="2162" w:author="YASMIN SEREJO LIMA" w:date="2025-06-30T13:15:00Z"/>
          <w:rFonts w:ascii="Arial" w:eastAsia="Arial" w:hAnsi="Arial" w:cs="Arial"/>
          <w:sz w:val="24"/>
          <w:szCs w:val="24"/>
          <w:rPrChange w:id="2163" w:author="EUDERLAN FREIRE DA SILVA ABREU" w:date="2025-07-17T19:05:00Z">
            <w:rPr>
              <w:ins w:id="2164" w:author="YASMIN SEREJO LIMA" w:date="2025-06-30T13:15:00Z"/>
            </w:rPr>
          </w:rPrChange>
        </w:rPr>
        <w:pPrChange w:id="2165" w:author="EUDERLAN FREIRE DA SILVA ABREU" w:date="2025-07-17T19:06:00Z">
          <w:pPr/>
        </w:pPrChange>
      </w:pPr>
      <w:ins w:id="2166" w:author="YASMIN SEREJO LIMA" w:date="2025-06-30T13:15:00Z">
        <w:r w:rsidRPr="007A0C21">
          <w:rPr>
            <w:rFonts w:ascii="Arial" w:eastAsia="Arial" w:hAnsi="Arial" w:cs="Arial"/>
            <w:b/>
            <w:bCs/>
            <w:sz w:val="24"/>
            <w:szCs w:val="24"/>
            <w:rPrChange w:id="2167" w:author="EUDERLAN FREIRE DA SILVA ABREU" w:date="2025-07-17T19:05:00Z">
              <w:rPr>
                <w:sz w:val="24"/>
                <w:szCs w:val="24"/>
              </w:rPr>
            </w:rPrChange>
          </w:rPr>
          <w:t xml:space="preserve">Seletor de arquivo: </w:t>
        </w:r>
        <w:r w:rsidRPr="007A0C21">
          <w:rPr>
            <w:rFonts w:ascii="Arial" w:eastAsia="Arial" w:hAnsi="Arial" w:cs="Arial"/>
            <w:sz w:val="24"/>
            <w:szCs w:val="24"/>
            <w:rPrChange w:id="2168" w:author="EUDERLAN FREIRE DA SILVA ABREU" w:date="2025-07-17T19:05:00Z">
              <w:rPr>
                <w:sz w:val="24"/>
                <w:szCs w:val="24"/>
              </w:rPr>
            </w:rPrChange>
          </w:rPr>
          <w:t>“Arquivo PDF” (obrigatório).</w:t>
        </w:r>
      </w:ins>
    </w:p>
    <w:p w14:paraId="6F336451" w14:textId="2504E322" w:rsidR="00E33009" w:rsidRPr="007A0C21" w:rsidRDefault="44DE3174" w:rsidP="007A0C21">
      <w:pPr>
        <w:pStyle w:val="PargrafodaLista"/>
        <w:numPr>
          <w:ilvl w:val="0"/>
          <w:numId w:val="35"/>
        </w:numPr>
        <w:spacing w:before="240"/>
        <w:rPr>
          <w:ins w:id="2169" w:author="YASMIN SEREJO LIMA" w:date="2025-06-30T13:13:00Z"/>
          <w:rFonts w:ascii="Arial" w:eastAsia="Arial" w:hAnsi="Arial" w:cs="Arial"/>
          <w:sz w:val="24"/>
          <w:szCs w:val="24"/>
          <w:rPrChange w:id="2170" w:author="EUDERLAN FREIRE DA SILVA ABREU" w:date="2025-07-17T19:05:00Z">
            <w:rPr>
              <w:ins w:id="2171" w:author="YASMIN SEREJO LIMA" w:date="2025-06-30T13:13:00Z"/>
            </w:rPr>
          </w:rPrChange>
        </w:rPr>
        <w:pPrChange w:id="2172" w:author="EUDERLAN FREIRE DA SILVA ABREU" w:date="2025-07-17T19:06:00Z">
          <w:pPr/>
        </w:pPrChange>
      </w:pPr>
      <w:ins w:id="2173" w:author="YASMIN SEREJO LIMA" w:date="2025-06-30T13:15:00Z">
        <w:r w:rsidRPr="007A0C21">
          <w:rPr>
            <w:rFonts w:ascii="Arial" w:eastAsia="Arial" w:hAnsi="Arial" w:cs="Arial"/>
            <w:b/>
            <w:bCs/>
            <w:sz w:val="24"/>
            <w:szCs w:val="24"/>
            <w:rPrChange w:id="2174" w:author="EUDERLAN FREIRE DA SILVA ABREU" w:date="2025-07-17T19:05:00Z">
              <w:rPr>
                <w:sz w:val="24"/>
                <w:szCs w:val="24"/>
              </w:rPr>
            </w:rPrChange>
          </w:rPr>
          <w:t>Arquivo selecionado:</w:t>
        </w:r>
        <w:r w:rsidRPr="007A0C21">
          <w:rPr>
            <w:rFonts w:ascii="Arial" w:eastAsia="Arial" w:hAnsi="Arial" w:cs="Arial"/>
            <w:sz w:val="24"/>
            <w:szCs w:val="24"/>
            <w:rPrChange w:id="2175" w:author="EUDERLAN FREIRE DA SILVA ABREU" w:date="2025-07-17T19:05:00Z">
              <w:rPr>
                <w:sz w:val="24"/>
                <w:szCs w:val="24"/>
              </w:rPr>
            </w:rPrChange>
          </w:rPr>
          <w:t xml:space="preserve"> Mostra o nome do arquivo escolhido.</w:t>
        </w:r>
      </w:ins>
    </w:p>
    <w:p w14:paraId="6191C4D6" w14:textId="5B57AF95" w:rsidR="00E33009" w:rsidRPr="007A0C21" w:rsidRDefault="44DE3174" w:rsidP="007A0C21">
      <w:pPr>
        <w:spacing w:before="240"/>
        <w:rPr>
          <w:ins w:id="2176" w:author="YASMIN SEREJO LIMA" w:date="2025-06-30T13:16:00Z"/>
          <w:rFonts w:ascii="Arial" w:eastAsia="Arial" w:hAnsi="Arial" w:cs="Arial"/>
          <w:sz w:val="24"/>
          <w:szCs w:val="24"/>
          <w:rPrChange w:id="2177" w:author="EUDERLAN FREIRE DA SILVA ABREU" w:date="2025-07-17T19:05:00Z">
            <w:rPr>
              <w:ins w:id="2178" w:author="YASMIN SEREJO LIMA" w:date="2025-06-30T13:16:00Z"/>
              <w:rFonts w:ascii="Arial" w:eastAsia="Arial" w:hAnsi="Arial" w:cs="Arial"/>
              <w:sz w:val="24"/>
              <w:szCs w:val="24"/>
            </w:rPr>
          </w:rPrChange>
        </w:rPr>
        <w:pPrChange w:id="2179" w:author="EUDERLAN FREIRE DA SILVA ABREU" w:date="2025-07-17T19:06:00Z">
          <w:pPr/>
        </w:pPrChange>
      </w:pPr>
      <w:ins w:id="2180" w:author="YASMIN SEREJO LIMA" w:date="2025-06-30T13:16:00Z">
        <w:r w:rsidRPr="007A0C21">
          <w:rPr>
            <w:rFonts w:ascii="Arial" w:eastAsia="Arial" w:hAnsi="Arial" w:cs="Arial"/>
            <w:sz w:val="24"/>
            <w:szCs w:val="24"/>
            <w:rPrChange w:id="2181" w:author="EUDERLAN FREIRE DA SILVA ABREU" w:date="2025-07-17T19:05:00Z">
              <w:rPr>
                <w:sz w:val="24"/>
                <w:szCs w:val="24"/>
              </w:rPr>
            </w:rPrChange>
          </w:rPr>
          <w:t>Barra de Progresso:</w:t>
        </w:r>
      </w:ins>
    </w:p>
    <w:p w14:paraId="49B56C0F" w14:textId="634E3719" w:rsidR="44DE3174" w:rsidRPr="007A0C21" w:rsidRDefault="44DE3174" w:rsidP="007A0C21">
      <w:pPr>
        <w:spacing w:before="240"/>
        <w:rPr>
          <w:ins w:id="2182" w:author="YASMIN SEREJO LIMA" w:date="2025-06-30T13:16:00Z"/>
          <w:rFonts w:ascii="Arial" w:eastAsia="Arial" w:hAnsi="Arial" w:cs="Arial"/>
          <w:sz w:val="24"/>
          <w:szCs w:val="24"/>
          <w:rPrChange w:id="2183" w:author="EUDERLAN FREIRE DA SILVA ABREU" w:date="2025-07-17T19:05:00Z">
            <w:rPr>
              <w:ins w:id="2184" w:author="YASMIN SEREJO LIMA" w:date="2025-06-30T13:16:00Z"/>
              <w:rFonts w:ascii="Arial" w:eastAsia="Arial" w:hAnsi="Arial" w:cs="Arial"/>
              <w:sz w:val="24"/>
              <w:szCs w:val="24"/>
            </w:rPr>
          </w:rPrChange>
        </w:rPr>
        <w:pPrChange w:id="2185" w:author="EUDERLAN FREIRE DA SILVA ABREU" w:date="2025-07-17T19:06:00Z">
          <w:pPr/>
        </w:pPrChange>
      </w:pPr>
      <w:ins w:id="2186" w:author="YASMIN SEREJO LIMA" w:date="2025-06-30T13:16:00Z">
        <w:r w:rsidRPr="007A0C21">
          <w:rPr>
            <w:rFonts w:ascii="Arial" w:eastAsia="Arial" w:hAnsi="Arial" w:cs="Arial"/>
            <w:sz w:val="24"/>
            <w:szCs w:val="24"/>
            <w:rPrChange w:id="2187" w:author="EUDERLAN FREIRE DA SILVA ABREU" w:date="2025-07-17T19:05:00Z">
              <w:rPr>
                <w:sz w:val="24"/>
                <w:szCs w:val="24"/>
              </w:rPr>
            </w:rPrChange>
          </w:rPr>
          <w:t xml:space="preserve">Durante o upload: </w:t>
        </w:r>
      </w:ins>
    </w:p>
    <w:p w14:paraId="6DCCF7F0" w14:textId="7EB6E552" w:rsidR="44DE3174" w:rsidRPr="007A0C21" w:rsidRDefault="44DE3174" w:rsidP="007A0C21">
      <w:pPr>
        <w:pStyle w:val="PargrafodaLista"/>
        <w:numPr>
          <w:ilvl w:val="0"/>
          <w:numId w:val="34"/>
        </w:numPr>
        <w:spacing w:before="240"/>
        <w:rPr>
          <w:ins w:id="2188" w:author="YASMIN SEREJO LIMA" w:date="2025-06-30T13:16:00Z"/>
          <w:rFonts w:ascii="Arial" w:eastAsia="Arial" w:hAnsi="Arial" w:cs="Arial"/>
          <w:sz w:val="24"/>
          <w:szCs w:val="24"/>
          <w:rPrChange w:id="2189" w:author="EUDERLAN FREIRE DA SILVA ABREU" w:date="2025-07-17T19:05:00Z">
            <w:rPr>
              <w:ins w:id="2190" w:author="YASMIN SEREJO LIMA" w:date="2025-06-30T13:16:00Z"/>
            </w:rPr>
          </w:rPrChange>
        </w:rPr>
        <w:pPrChange w:id="2191" w:author="EUDERLAN FREIRE DA SILVA ABREU" w:date="2025-07-17T19:06:00Z">
          <w:pPr/>
        </w:pPrChange>
      </w:pPr>
      <w:ins w:id="2192" w:author="YASMIN SEREJO LIMA" w:date="2025-06-30T13:16:00Z">
        <w:r w:rsidRPr="007A0C21">
          <w:rPr>
            <w:rFonts w:ascii="Arial" w:eastAsia="Arial" w:hAnsi="Arial" w:cs="Arial"/>
            <w:sz w:val="24"/>
            <w:szCs w:val="24"/>
            <w:rPrChange w:id="2193" w:author="EUDERLAN FREIRE DA SILVA ABREU" w:date="2025-07-17T19:05:00Z">
              <w:rPr>
                <w:sz w:val="24"/>
                <w:szCs w:val="24"/>
              </w:rPr>
            </w:rPrChange>
          </w:rPr>
          <w:t>Barra visual de progresso.</w:t>
        </w:r>
      </w:ins>
    </w:p>
    <w:p w14:paraId="28786549" w14:textId="3EF6A3B1" w:rsidR="44DE3174" w:rsidRPr="007A0C21" w:rsidRDefault="44DE3174" w:rsidP="007A0C21">
      <w:pPr>
        <w:pStyle w:val="PargrafodaLista"/>
        <w:numPr>
          <w:ilvl w:val="0"/>
          <w:numId w:val="34"/>
        </w:numPr>
        <w:spacing w:before="240"/>
        <w:rPr>
          <w:ins w:id="2194" w:author="YASMIN SEREJO LIMA" w:date="2025-06-30T13:16:00Z"/>
          <w:rFonts w:ascii="Arial" w:eastAsia="Arial" w:hAnsi="Arial" w:cs="Arial"/>
          <w:sz w:val="24"/>
          <w:szCs w:val="24"/>
          <w:rPrChange w:id="2195" w:author="EUDERLAN FREIRE DA SILVA ABREU" w:date="2025-07-17T19:05:00Z">
            <w:rPr>
              <w:ins w:id="2196" w:author="YASMIN SEREJO LIMA" w:date="2025-06-30T13:16:00Z"/>
            </w:rPr>
          </w:rPrChange>
        </w:rPr>
        <w:pPrChange w:id="2197" w:author="EUDERLAN FREIRE DA SILVA ABREU" w:date="2025-07-17T19:06:00Z">
          <w:pPr/>
        </w:pPrChange>
      </w:pPr>
      <w:ins w:id="2198" w:author="YASMIN SEREJO LIMA" w:date="2025-06-30T13:16:00Z">
        <w:r w:rsidRPr="007A0C21">
          <w:rPr>
            <w:rFonts w:ascii="Arial" w:eastAsia="Arial" w:hAnsi="Arial" w:cs="Arial"/>
            <w:sz w:val="24"/>
            <w:szCs w:val="24"/>
            <w:rPrChange w:id="2199" w:author="EUDERLAN FREIRE DA SILVA ABREU" w:date="2025-07-17T19:05:00Z">
              <w:rPr>
                <w:sz w:val="24"/>
                <w:szCs w:val="24"/>
              </w:rPr>
            </w:rPrChange>
          </w:rPr>
          <w:t>Porcentagem de conclusão.</w:t>
        </w:r>
      </w:ins>
    </w:p>
    <w:p w14:paraId="0795E39E" w14:textId="07910CF0" w:rsidR="44DE3174" w:rsidRPr="007A0C21" w:rsidRDefault="44DE3174" w:rsidP="007A0C21">
      <w:pPr>
        <w:pStyle w:val="PargrafodaLista"/>
        <w:numPr>
          <w:ilvl w:val="0"/>
          <w:numId w:val="34"/>
        </w:numPr>
        <w:spacing w:before="240"/>
        <w:rPr>
          <w:ins w:id="2200" w:author="YASMIN SEREJO LIMA" w:date="2025-06-30T13:19:00Z"/>
          <w:rFonts w:ascii="Arial" w:eastAsia="Arial" w:hAnsi="Arial" w:cs="Arial"/>
          <w:sz w:val="24"/>
          <w:szCs w:val="24"/>
          <w:rPrChange w:id="2201" w:author="EUDERLAN FREIRE DA SILVA ABREU" w:date="2025-07-17T19:05:00Z">
            <w:rPr>
              <w:ins w:id="2202" w:author="YASMIN SEREJO LIMA" w:date="2025-06-30T13:19:00Z"/>
            </w:rPr>
          </w:rPrChange>
        </w:rPr>
        <w:pPrChange w:id="2203" w:author="EUDERLAN FREIRE DA SILVA ABREU" w:date="2025-07-17T19:06:00Z">
          <w:pPr/>
        </w:pPrChange>
      </w:pPr>
      <w:ins w:id="2204" w:author="YASMIN SEREJO LIMA" w:date="2025-06-30T13:16:00Z">
        <w:r w:rsidRPr="007A0C21">
          <w:rPr>
            <w:rFonts w:ascii="Arial" w:eastAsia="Arial" w:hAnsi="Arial" w:cs="Arial"/>
            <w:sz w:val="24"/>
            <w:szCs w:val="24"/>
            <w:rPrChange w:id="2205" w:author="EUDERLAN FREIRE DA SILVA ABREU" w:date="2025-07-17T19:05:00Z">
              <w:rPr>
                <w:sz w:val="24"/>
                <w:szCs w:val="24"/>
              </w:rPr>
            </w:rPrChange>
          </w:rPr>
          <w:t>Texto: “Enviando...X%”.</w:t>
        </w:r>
      </w:ins>
    </w:p>
    <w:p w14:paraId="06AB73C3" w14:textId="7F19625C" w:rsidR="3EA0BE31" w:rsidRPr="007A0C21" w:rsidRDefault="3EA0BE31" w:rsidP="007A0C21">
      <w:pPr>
        <w:pStyle w:val="PargrafodaLista"/>
        <w:spacing w:before="240"/>
        <w:rPr>
          <w:ins w:id="2206" w:author="YASMIN SEREJO LIMA" w:date="2025-06-30T13:17:00Z"/>
          <w:rFonts w:ascii="Arial" w:eastAsia="Arial" w:hAnsi="Arial" w:cs="Arial"/>
          <w:sz w:val="24"/>
          <w:szCs w:val="24"/>
          <w:rPrChange w:id="2207" w:author="EUDERLAN FREIRE DA SILVA ABREU" w:date="2025-07-17T19:05:00Z">
            <w:rPr>
              <w:ins w:id="2208" w:author="YASMIN SEREJO LIMA" w:date="2025-06-30T13:17:00Z"/>
            </w:rPr>
          </w:rPrChange>
        </w:rPr>
        <w:pPrChange w:id="2209" w:author="EUDERLAN FREIRE DA SILVA ABREU" w:date="2025-07-17T19:06:00Z">
          <w:pPr/>
        </w:pPrChange>
      </w:pPr>
    </w:p>
    <w:p w14:paraId="305AD091" w14:textId="5291F0DF" w:rsidR="44DE3174" w:rsidRPr="007A0C21" w:rsidRDefault="44DE3174" w:rsidP="007A0C21">
      <w:pPr>
        <w:spacing w:before="240"/>
        <w:rPr>
          <w:ins w:id="2210" w:author="YASMIN SEREJO LIMA" w:date="2025-06-30T13:17:00Z"/>
          <w:rFonts w:ascii="Arial" w:eastAsia="Arial" w:hAnsi="Arial" w:cs="Arial"/>
          <w:sz w:val="24"/>
          <w:szCs w:val="24"/>
          <w:rPrChange w:id="2211" w:author="EUDERLAN FREIRE DA SILVA ABREU" w:date="2025-07-17T19:05:00Z">
            <w:rPr>
              <w:ins w:id="2212" w:author="YASMIN SEREJO LIMA" w:date="2025-06-30T13:17:00Z"/>
              <w:rFonts w:ascii="Arial" w:eastAsia="Arial" w:hAnsi="Arial" w:cs="Arial"/>
              <w:sz w:val="24"/>
              <w:szCs w:val="24"/>
            </w:rPr>
          </w:rPrChange>
        </w:rPr>
        <w:pPrChange w:id="2213" w:author="EUDERLAN FREIRE DA SILVA ABREU" w:date="2025-07-17T19:06:00Z">
          <w:pPr/>
        </w:pPrChange>
      </w:pPr>
      <w:ins w:id="2214" w:author="YASMIN SEREJO LIMA" w:date="2025-06-30T13:17:00Z">
        <w:r w:rsidRPr="007A0C21">
          <w:rPr>
            <w:rFonts w:ascii="Arial" w:eastAsia="Arial" w:hAnsi="Arial" w:cs="Arial"/>
            <w:sz w:val="24"/>
            <w:szCs w:val="24"/>
            <w:rPrChange w:id="2215" w:author="EUDERLAN FREIRE DA SILVA ABREU" w:date="2025-07-17T19:05:00Z">
              <w:rPr>
                <w:sz w:val="24"/>
                <w:szCs w:val="24"/>
              </w:rPr>
            </w:rPrChange>
          </w:rPr>
          <w:t>Botões de Ação:</w:t>
        </w:r>
      </w:ins>
    </w:p>
    <w:p w14:paraId="4CF2BBDD" w14:textId="18B6B857" w:rsidR="44DE3174" w:rsidRPr="007A0C21" w:rsidRDefault="44DE3174" w:rsidP="007A0C21">
      <w:pPr>
        <w:pStyle w:val="PargrafodaLista"/>
        <w:numPr>
          <w:ilvl w:val="0"/>
          <w:numId w:val="33"/>
        </w:numPr>
        <w:spacing w:before="240"/>
        <w:rPr>
          <w:ins w:id="2216" w:author="YASMIN SEREJO LIMA" w:date="2025-06-30T13:18:00Z"/>
          <w:rFonts w:ascii="Arial" w:eastAsia="Arial" w:hAnsi="Arial" w:cs="Arial"/>
          <w:sz w:val="24"/>
          <w:szCs w:val="24"/>
          <w:rPrChange w:id="2217" w:author="EUDERLAN FREIRE DA SILVA ABREU" w:date="2025-07-17T19:05:00Z">
            <w:rPr>
              <w:ins w:id="2218" w:author="YASMIN SEREJO LIMA" w:date="2025-06-30T13:18:00Z"/>
            </w:rPr>
          </w:rPrChange>
        </w:rPr>
        <w:pPrChange w:id="2219" w:author="EUDERLAN FREIRE DA SILVA ABREU" w:date="2025-07-17T19:06:00Z">
          <w:pPr/>
        </w:pPrChange>
      </w:pPr>
      <w:ins w:id="2220" w:author="YASMIN SEREJO LIMA" w:date="2025-06-30T13:17:00Z">
        <w:r w:rsidRPr="007A0C21">
          <w:rPr>
            <w:rFonts w:ascii="Arial" w:eastAsia="Arial" w:hAnsi="Arial" w:cs="Arial"/>
            <w:b/>
            <w:bCs/>
            <w:sz w:val="24"/>
            <w:szCs w:val="24"/>
            <w:rPrChange w:id="2221" w:author="EUDERLAN FREIRE DA SILVA ABREU" w:date="2025-07-17T19:05:00Z">
              <w:rPr>
                <w:sz w:val="24"/>
                <w:szCs w:val="24"/>
              </w:rPr>
            </w:rPrChange>
          </w:rPr>
          <w:t xml:space="preserve">“Cancelar”: </w:t>
        </w:r>
        <w:r w:rsidRPr="007A0C21">
          <w:rPr>
            <w:rFonts w:ascii="Arial" w:eastAsia="Arial" w:hAnsi="Arial" w:cs="Arial"/>
            <w:sz w:val="24"/>
            <w:szCs w:val="24"/>
            <w:rPrChange w:id="2222" w:author="EUDERLAN FREIRE DA SILVA ABREU" w:date="2025-07-17T19:05:00Z">
              <w:rPr>
                <w:sz w:val="24"/>
                <w:szCs w:val="24"/>
              </w:rPr>
            </w:rPrChange>
          </w:rPr>
          <w:t>Fecha o modal</w:t>
        </w:r>
      </w:ins>
      <w:ins w:id="2223" w:author="YASMIN SEREJO LIMA" w:date="2025-06-30T13:18:00Z">
        <w:r w:rsidRPr="007A0C21">
          <w:rPr>
            <w:rFonts w:ascii="Arial" w:eastAsia="Arial" w:hAnsi="Arial" w:cs="Arial"/>
            <w:sz w:val="24"/>
            <w:szCs w:val="24"/>
            <w:rPrChange w:id="2224" w:author="EUDERLAN FREIRE DA SILVA ABREU" w:date="2025-07-17T19:05:00Z">
              <w:rPr>
                <w:sz w:val="24"/>
                <w:szCs w:val="24"/>
              </w:rPr>
            </w:rPrChange>
          </w:rPr>
          <w:t xml:space="preserve"> sem salvar.</w:t>
        </w:r>
      </w:ins>
    </w:p>
    <w:p w14:paraId="3BD55450" w14:textId="6C5965A6" w:rsidR="44DE3174" w:rsidRPr="007A0C21" w:rsidRDefault="44DE3174" w:rsidP="007A0C21">
      <w:pPr>
        <w:pStyle w:val="PargrafodaLista"/>
        <w:numPr>
          <w:ilvl w:val="0"/>
          <w:numId w:val="33"/>
        </w:numPr>
        <w:spacing w:before="240"/>
        <w:rPr>
          <w:ins w:id="2225" w:author="YASMIN SEREJO LIMA" w:date="2025-06-30T13:19:00Z"/>
          <w:rFonts w:ascii="Arial" w:eastAsia="Arial" w:hAnsi="Arial" w:cs="Arial"/>
          <w:sz w:val="24"/>
          <w:szCs w:val="24"/>
          <w:rPrChange w:id="2226" w:author="EUDERLAN FREIRE DA SILVA ABREU" w:date="2025-07-17T19:05:00Z">
            <w:rPr>
              <w:ins w:id="2227" w:author="YASMIN SEREJO LIMA" w:date="2025-06-30T13:19:00Z"/>
            </w:rPr>
          </w:rPrChange>
        </w:rPr>
        <w:pPrChange w:id="2228" w:author="EUDERLAN FREIRE DA SILVA ABREU" w:date="2025-07-17T19:06:00Z">
          <w:pPr/>
        </w:pPrChange>
      </w:pPr>
      <w:ins w:id="2229" w:author="YASMIN SEREJO LIMA" w:date="2025-06-30T13:18:00Z">
        <w:r w:rsidRPr="007A0C21">
          <w:rPr>
            <w:rFonts w:ascii="Arial" w:eastAsia="Arial" w:hAnsi="Arial" w:cs="Arial"/>
            <w:b/>
            <w:bCs/>
            <w:sz w:val="24"/>
            <w:szCs w:val="24"/>
            <w:rPrChange w:id="2230" w:author="EUDERLAN FREIRE DA SILVA ABREU" w:date="2025-07-17T19:05:00Z">
              <w:rPr>
                <w:sz w:val="24"/>
                <w:szCs w:val="24"/>
              </w:rPr>
            </w:rPrChange>
          </w:rPr>
          <w:t xml:space="preserve">“+ Enviar Documento”: </w:t>
        </w:r>
        <w:r w:rsidRPr="007A0C21">
          <w:rPr>
            <w:rFonts w:ascii="Arial" w:eastAsia="Arial" w:hAnsi="Arial" w:cs="Arial"/>
            <w:sz w:val="24"/>
            <w:szCs w:val="24"/>
            <w:rPrChange w:id="2231" w:author="EUDERLAN FREIRE DA SILVA ABREU" w:date="2025-07-17T19:05:00Z">
              <w:rPr>
                <w:sz w:val="24"/>
                <w:szCs w:val="24"/>
              </w:rPr>
            </w:rPrChange>
          </w:rPr>
          <w:t>Confirma o upload.</w:t>
        </w:r>
      </w:ins>
    </w:p>
    <w:p w14:paraId="255E3C35" w14:textId="459034A9" w:rsidR="3EA0BE31" w:rsidRPr="007A0C21" w:rsidRDefault="3EA0BE31" w:rsidP="007A0C21">
      <w:pPr>
        <w:pStyle w:val="PargrafodaLista"/>
        <w:spacing w:before="240"/>
        <w:rPr>
          <w:ins w:id="2232" w:author="YASMIN SEREJO LIMA" w:date="2025-06-30T13:19:00Z"/>
          <w:rFonts w:ascii="Arial" w:eastAsia="Arial" w:hAnsi="Arial" w:cs="Arial"/>
          <w:sz w:val="24"/>
          <w:szCs w:val="24"/>
          <w:rPrChange w:id="2233" w:author="EUDERLAN FREIRE DA SILVA ABREU" w:date="2025-07-17T19:05:00Z">
            <w:rPr>
              <w:ins w:id="2234" w:author="YASMIN SEREJO LIMA" w:date="2025-06-30T13:19:00Z"/>
            </w:rPr>
          </w:rPrChange>
        </w:rPr>
        <w:pPrChange w:id="2235" w:author="EUDERLAN FREIRE DA SILVA ABREU" w:date="2025-07-17T19:06:00Z">
          <w:pPr/>
        </w:pPrChange>
      </w:pPr>
    </w:p>
    <w:p w14:paraId="6439F200" w14:textId="2B5D30BC" w:rsidR="44DE3174" w:rsidRPr="007A0C21" w:rsidRDefault="44DE3174" w:rsidP="007A0C21">
      <w:pPr>
        <w:spacing w:before="240"/>
        <w:rPr>
          <w:ins w:id="2236" w:author="YASMIN SEREJO LIMA" w:date="2025-06-30T13:19:00Z"/>
          <w:rFonts w:ascii="Arial" w:eastAsia="Arial" w:hAnsi="Arial" w:cs="Arial"/>
          <w:sz w:val="24"/>
          <w:szCs w:val="24"/>
          <w:rPrChange w:id="2237" w:author="EUDERLAN FREIRE DA SILVA ABREU" w:date="2025-07-17T19:05:00Z">
            <w:rPr>
              <w:ins w:id="2238" w:author="YASMIN SEREJO LIMA" w:date="2025-06-30T13:19:00Z"/>
              <w:rFonts w:ascii="Arial" w:eastAsia="Arial" w:hAnsi="Arial" w:cs="Arial"/>
              <w:sz w:val="24"/>
              <w:szCs w:val="24"/>
            </w:rPr>
          </w:rPrChange>
        </w:rPr>
        <w:pPrChange w:id="2239" w:author="EUDERLAN FREIRE DA SILVA ABREU" w:date="2025-07-17T19:06:00Z">
          <w:pPr/>
        </w:pPrChange>
      </w:pPr>
      <w:ins w:id="2240" w:author="YASMIN SEREJO LIMA" w:date="2025-06-30T13:19:00Z">
        <w:r w:rsidRPr="007A0C21">
          <w:rPr>
            <w:rFonts w:ascii="Arial" w:eastAsia="Arial" w:hAnsi="Arial" w:cs="Arial"/>
            <w:sz w:val="24"/>
            <w:szCs w:val="24"/>
            <w:rPrChange w:id="2241" w:author="EUDERLAN FREIRE DA SILVA ABREU" w:date="2025-07-17T19:05:00Z">
              <w:rPr>
                <w:sz w:val="24"/>
                <w:szCs w:val="24"/>
              </w:rPr>
            </w:rPrChange>
          </w:rPr>
          <w:t>Validações:</w:t>
        </w:r>
      </w:ins>
    </w:p>
    <w:p w14:paraId="0F75F60C" w14:textId="3C759924" w:rsidR="44DE3174" w:rsidRPr="007A0C21" w:rsidRDefault="44DE3174" w:rsidP="007A0C21">
      <w:pPr>
        <w:pStyle w:val="PargrafodaLista"/>
        <w:numPr>
          <w:ilvl w:val="0"/>
          <w:numId w:val="32"/>
        </w:numPr>
        <w:spacing w:before="240"/>
        <w:rPr>
          <w:ins w:id="2242" w:author="YASMIN SEREJO LIMA" w:date="2025-06-30T13:19:00Z"/>
          <w:rFonts w:ascii="Arial" w:eastAsia="Arial" w:hAnsi="Arial" w:cs="Arial"/>
          <w:sz w:val="24"/>
          <w:szCs w:val="24"/>
          <w:rPrChange w:id="2243" w:author="EUDERLAN FREIRE DA SILVA ABREU" w:date="2025-07-17T19:05:00Z">
            <w:rPr>
              <w:ins w:id="2244" w:author="YASMIN SEREJO LIMA" w:date="2025-06-30T13:19:00Z"/>
            </w:rPr>
          </w:rPrChange>
        </w:rPr>
        <w:pPrChange w:id="2245" w:author="EUDERLAN FREIRE DA SILVA ABREU" w:date="2025-07-17T19:06:00Z">
          <w:pPr/>
        </w:pPrChange>
      </w:pPr>
      <w:ins w:id="2246" w:author="YASMIN SEREJO LIMA" w:date="2025-06-30T13:19:00Z">
        <w:r w:rsidRPr="007A0C21">
          <w:rPr>
            <w:rFonts w:ascii="Arial" w:eastAsia="Arial" w:hAnsi="Arial" w:cs="Arial"/>
            <w:sz w:val="24"/>
            <w:szCs w:val="24"/>
            <w:rPrChange w:id="2247" w:author="EUDERLAN FREIRE DA SILVA ABREU" w:date="2025-07-17T19:05:00Z">
              <w:rPr>
                <w:sz w:val="24"/>
                <w:szCs w:val="24"/>
              </w:rPr>
            </w:rPrChange>
          </w:rPr>
          <w:t>Apenas arquivos PDF são aceitos.</w:t>
        </w:r>
      </w:ins>
    </w:p>
    <w:p w14:paraId="439DBC48" w14:textId="080E2B6F" w:rsidR="44DE3174" w:rsidRPr="007A0C21" w:rsidRDefault="44DE3174" w:rsidP="007A0C21">
      <w:pPr>
        <w:pStyle w:val="PargrafodaLista"/>
        <w:numPr>
          <w:ilvl w:val="0"/>
          <w:numId w:val="32"/>
        </w:numPr>
        <w:spacing w:before="240"/>
        <w:rPr>
          <w:ins w:id="2248" w:author="YASMIN SEREJO LIMA" w:date="2025-06-30T13:19:00Z"/>
          <w:rFonts w:ascii="Arial" w:eastAsia="Arial" w:hAnsi="Arial" w:cs="Arial"/>
          <w:sz w:val="24"/>
          <w:szCs w:val="24"/>
          <w:rPrChange w:id="2249" w:author="EUDERLAN FREIRE DA SILVA ABREU" w:date="2025-07-17T19:05:00Z">
            <w:rPr>
              <w:ins w:id="2250" w:author="YASMIN SEREJO LIMA" w:date="2025-06-30T13:19:00Z"/>
            </w:rPr>
          </w:rPrChange>
        </w:rPr>
        <w:pPrChange w:id="2251" w:author="EUDERLAN FREIRE DA SILVA ABREU" w:date="2025-07-17T19:06:00Z">
          <w:pPr/>
        </w:pPrChange>
      </w:pPr>
      <w:ins w:id="2252" w:author="YASMIN SEREJO LIMA" w:date="2025-06-30T13:19:00Z">
        <w:r w:rsidRPr="007A0C21">
          <w:rPr>
            <w:rFonts w:ascii="Arial" w:eastAsia="Arial" w:hAnsi="Arial" w:cs="Arial"/>
            <w:sz w:val="24"/>
            <w:szCs w:val="24"/>
            <w:rPrChange w:id="2253" w:author="EUDERLAN FREIRE DA SILVA ABREU" w:date="2025-07-17T19:05:00Z">
              <w:rPr>
                <w:sz w:val="24"/>
                <w:szCs w:val="24"/>
              </w:rPr>
            </w:rPrChange>
          </w:rPr>
          <w:lastRenderedPageBreak/>
          <w:t>Arquivo é obrigatório.</w:t>
        </w:r>
      </w:ins>
    </w:p>
    <w:p w14:paraId="0ED0E684" w14:textId="459EDE1C" w:rsidR="44DE3174" w:rsidRPr="007A0C21" w:rsidDel="00E058F1" w:rsidRDefault="44DE3174" w:rsidP="007A0C21">
      <w:pPr>
        <w:pStyle w:val="PargrafodaLista"/>
        <w:numPr>
          <w:ilvl w:val="0"/>
          <w:numId w:val="32"/>
        </w:numPr>
        <w:spacing w:before="240"/>
        <w:rPr>
          <w:ins w:id="2254" w:author="YASMIN SEREJO LIMA" w:date="2025-06-30T13:12:00Z"/>
          <w:del w:id="2255" w:author="EUDERLAN FREIRE DA SILVA ABREU" w:date="2025-07-09T14:27:00Z"/>
          <w:rFonts w:ascii="Arial" w:eastAsia="Arial" w:hAnsi="Arial" w:cs="Arial"/>
          <w:sz w:val="24"/>
          <w:szCs w:val="24"/>
          <w:rPrChange w:id="2256" w:author="EUDERLAN FREIRE DA SILVA ABREU" w:date="2025-07-17T19:05:00Z">
            <w:rPr>
              <w:ins w:id="2257" w:author="YASMIN SEREJO LIMA" w:date="2025-06-30T13:12:00Z"/>
              <w:del w:id="2258" w:author="EUDERLAN FREIRE DA SILVA ABREU" w:date="2025-07-09T14:27:00Z"/>
            </w:rPr>
          </w:rPrChange>
        </w:rPr>
        <w:pPrChange w:id="2259" w:author="EUDERLAN FREIRE DA SILVA ABREU" w:date="2025-07-17T19:06:00Z">
          <w:pPr/>
        </w:pPrChange>
      </w:pPr>
      <w:ins w:id="2260" w:author="YASMIN SEREJO LIMA" w:date="2025-06-30T13:19:00Z">
        <w:r w:rsidRPr="007A0C21">
          <w:rPr>
            <w:rFonts w:ascii="Arial" w:eastAsia="Arial" w:hAnsi="Arial" w:cs="Arial"/>
            <w:sz w:val="24"/>
            <w:szCs w:val="24"/>
            <w:rPrChange w:id="2261" w:author="EUDERLAN FREIRE DA SILVA ABREU" w:date="2025-07-17T19:05:00Z">
              <w:rPr>
                <w:sz w:val="24"/>
                <w:szCs w:val="24"/>
              </w:rPr>
            </w:rPrChange>
          </w:rPr>
          <w:t>Campos opcionais podem ficar vazios.</w:t>
        </w:r>
      </w:ins>
    </w:p>
    <w:p w14:paraId="20A07478" w14:textId="7A1575FE" w:rsidR="3EA0BE31" w:rsidRPr="007A0C21" w:rsidRDefault="3EA0BE31" w:rsidP="007A0C21">
      <w:pPr>
        <w:pStyle w:val="PargrafodaLista"/>
        <w:numPr>
          <w:ilvl w:val="0"/>
          <w:numId w:val="32"/>
        </w:numPr>
        <w:spacing w:before="240"/>
        <w:rPr>
          <w:ins w:id="2262" w:author="EUDERLAN FREIRE DA SILVA ABREU" w:date="2025-06-29T12:35:00Z"/>
          <w:del w:id="2263" w:author="YASMIN SEREJO LIMA" w:date="2025-06-30T13:13:00Z"/>
          <w:rFonts w:ascii="Arial" w:eastAsia="Arial" w:hAnsi="Arial" w:cs="Arial"/>
          <w:sz w:val="24"/>
          <w:szCs w:val="24"/>
          <w:rPrChange w:id="2264" w:author="EUDERLAN FREIRE DA SILVA ABREU" w:date="2025-07-17T19:05:00Z">
            <w:rPr>
              <w:ins w:id="2265" w:author="EUDERLAN FREIRE DA SILVA ABREU" w:date="2025-06-29T12:35:00Z"/>
              <w:del w:id="2266" w:author="YASMIN SEREJO LIMA" w:date="2025-06-30T13:13:00Z"/>
            </w:rPr>
          </w:rPrChange>
        </w:rPr>
        <w:pPrChange w:id="2267" w:author="EUDERLAN FREIRE DA SILVA ABREU" w:date="2025-07-17T19:06:00Z">
          <w:pPr/>
        </w:pPrChange>
      </w:pPr>
    </w:p>
    <w:p w14:paraId="1BB0FAF7" w14:textId="77777777" w:rsidR="00E33009" w:rsidRPr="007A0C21" w:rsidRDefault="00E33009" w:rsidP="007A0C21">
      <w:pPr>
        <w:pStyle w:val="PargrafodaLista"/>
        <w:numPr>
          <w:ilvl w:val="0"/>
          <w:numId w:val="32"/>
        </w:numPr>
        <w:spacing w:before="240"/>
        <w:rPr>
          <w:ins w:id="2268" w:author="EUDERLAN FREIRE DA SILVA ABREU" w:date="2025-06-29T12:35:00Z"/>
          <w:rFonts w:ascii="Arial" w:hAnsi="Arial" w:cs="Arial"/>
          <w:rPrChange w:id="2269" w:author="EUDERLAN FREIRE DA SILVA ABREU" w:date="2025-07-17T19:05:00Z">
            <w:rPr>
              <w:ins w:id="2270" w:author="EUDERLAN FREIRE DA SILVA ABREU" w:date="2025-06-29T12:35:00Z"/>
            </w:rPr>
          </w:rPrChange>
        </w:rPr>
        <w:pPrChange w:id="2271" w:author="EUDERLAN FREIRE DA SILVA ABREU" w:date="2025-07-17T19:06:00Z">
          <w:pPr/>
        </w:pPrChange>
      </w:pPr>
    </w:p>
    <w:p w14:paraId="4CABC735" w14:textId="5726AD58" w:rsidR="00E33009" w:rsidRPr="007A0C21" w:rsidRDefault="00E058F1" w:rsidP="007A0C21">
      <w:pPr>
        <w:pStyle w:val="Ttulo1"/>
        <w:rPr>
          <w:ins w:id="2272" w:author="YASMIN SEREJO LIMA" w:date="2025-06-30T14:15:00Z"/>
          <w:rFonts w:ascii="Arial" w:eastAsia="Arial" w:hAnsi="Arial" w:cs="Arial"/>
          <w:b/>
          <w:bCs/>
          <w:rPrChange w:id="2273" w:author="EUDERLAN FREIRE DA SILVA ABREU" w:date="2025-07-17T19:05:00Z">
            <w:rPr>
              <w:ins w:id="2274" w:author="YASMIN SEREJO LIMA" w:date="2025-06-30T14:15:00Z"/>
            </w:rPr>
          </w:rPrChange>
        </w:rPr>
        <w:pPrChange w:id="2275" w:author="EUDERLAN FREIRE DA SILVA ABREU" w:date="2025-07-17T19:06:00Z">
          <w:pPr/>
        </w:pPrChange>
      </w:pPr>
      <w:bookmarkStart w:id="2276" w:name="_Toc203674720"/>
      <w:ins w:id="2277" w:author="EUDERLAN FREIRE DA SILVA ABREU" w:date="2025-07-09T14:27:00Z">
        <w:r w:rsidRPr="007A0C21">
          <w:rPr>
            <w:rFonts w:ascii="Arial" w:eastAsia="Arial" w:hAnsi="Arial" w:cs="Arial"/>
            <w:b/>
            <w:bCs/>
            <w:rPrChange w:id="2278" w:author="EUDERLAN FREIRE DA SILVA ABREU" w:date="2025-07-17T19:05:00Z">
              <w:rPr>
                <w:rFonts w:ascii="Arial" w:eastAsia="Arial" w:hAnsi="Arial" w:cs="Arial"/>
                <w:sz w:val="24"/>
                <w:szCs w:val="24"/>
              </w:rPr>
            </w:rPrChange>
          </w:rPr>
          <w:t>8</w:t>
        </w:r>
      </w:ins>
      <w:del w:id="2279" w:author="EUDERLAN FREIRE DA SILVA ABREU" w:date="2025-07-09T14:27:00Z">
        <w:r w:rsidR="3EA0BE31" w:rsidRPr="007A0C21" w:rsidDel="00E058F1">
          <w:rPr>
            <w:rFonts w:ascii="Arial" w:eastAsia="Arial" w:hAnsi="Arial" w:cs="Arial"/>
            <w:b/>
            <w:bCs/>
            <w:rPrChange w:id="2280" w:author="EUDERLAN FREIRE DA SILVA ABREU" w:date="2025-07-17T19:05:00Z">
              <w:rPr/>
            </w:rPrChange>
          </w:rPr>
          <w:delText>7</w:delText>
        </w:r>
      </w:del>
      <w:del w:id="2281" w:author="EUDERLAN FREIRE DA SILVA ABREU" w:date="2025-07-09T14:28:00Z">
        <w:r w:rsidR="3EA0BE31" w:rsidRPr="007A0C21" w:rsidDel="003124C4">
          <w:rPr>
            <w:rFonts w:ascii="Arial" w:eastAsia="Arial" w:hAnsi="Arial" w:cs="Arial"/>
            <w:b/>
            <w:bCs/>
            <w:rPrChange w:id="2282" w:author="EUDERLAN FREIRE DA SILVA ABREU" w:date="2025-07-17T19:05:00Z">
              <w:rPr/>
            </w:rPrChange>
          </w:rPr>
          <w:delText>.</w:delText>
        </w:r>
      </w:del>
      <w:r w:rsidR="3EA0BE31" w:rsidRPr="007A0C21">
        <w:rPr>
          <w:rFonts w:ascii="Arial" w:eastAsia="Arial" w:hAnsi="Arial" w:cs="Arial"/>
          <w:b/>
          <w:bCs/>
          <w:rPrChange w:id="2283" w:author="EUDERLAN FREIRE DA SILVA ABREU" w:date="2025-07-17T19:05:00Z">
            <w:rPr/>
          </w:rPrChange>
        </w:rPr>
        <w:t xml:space="preserve"> </w:t>
      </w:r>
      <w:ins w:id="2284" w:author="YASMIN SEREJO LIMA" w:date="2025-06-30T14:14:00Z">
        <w:r w:rsidR="12A74D2B" w:rsidRPr="007A0C21">
          <w:rPr>
            <w:rFonts w:ascii="Arial" w:eastAsia="Arial" w:hAnsi="Arial" w:cs="Arial"/>
            <w:b/>
            <w:bCs/>
            <w:rPrChange w:id="2285" w:author="EUDERLAN FREIRE DA SILVA ABREU" w:date="2025-07-17T19:05:00Z">
              <w:rPr/>
            </w:rPrChange>
          </w:rPr>
          <w:t>Navegação Entre Telas</w:t>
        </w:r>
      </w:ins>
      <w:bookmarkEnd w:id="2276"/>
    </w:p>
    <w:p w14:paraId="671909DF" w14:textId="03258BE1" w:rsidR="12A74D2B" w:rsidRPr="007A0C21" w:rsidRDefault="12A74D2B" w:rsidP="007A0C21">
      <w:pPr>
        <w:spacing w:before="240"/>
        <w:rPr>
          <w:ins w:id="2286" w:author="YASMIN SEREJO LIMA" w:date="2025-06-30T14:15:00Z"/>
          <w:rFonts w:ascii="Arial" w:eastAsia="Arial" w:hAnsi="Arial" w:cs="Arial"/>
          <w:sz w:val="24"/>
          <w:szCs w:val="24"/>
          <w:rPrChange w:id="2287" w:author="EUDERLAN FREIRE DA SILVA ABREU" w:date="2025-07-17T19:05:00Z">
            <w:rPr>
              <w:ins w:id="2288" w:author="YASMIN SEREJO LIMA" w:date="2025-06-30T14:15:00Z"/>
              <w:rFonts w:ascii="Arial" w:eastAsia="Arial" w:hAnsi="Arial" w:cs="Arial"/>
            </w:rPr>
          </w:rPrChange>
        </w:rPr>
        <w:pPrChange w:id="2289" w:author="EUDERLAN FREIRE DA SILVA ABREU" w:date="2025-07-17T19:06:00Z">
          <w:pPr/>
        </w:pPrChange>
      </w:pPr>
      <w:ins w:id="2290" w:author="YASMIN SEREJO LIMA" w:date="2025-06-30T14:15:00Z">
        <w:r w:rsidRPr="007A0C21">
          <w:rPr>
            <w:rFonts w:ascii="Arial" w:eastAsia="Arial" w:hAnsi="Arial" w:cs="Arial"/>
            <w:sz w:val="24"/>
            <w:szCs w:val="24"/>
            <w:rPrChange w:id="2291" w:author="EUDERLAN FREIRE DA SILVA ABREU" w:date="2025-07-17T19:05:00Z">
              <w:rPr/>
            </w:rPrChange>
          </w:rPr>
          <w:t>Fluxo Principal:</w:t>
        </w:r>
      </w:ins>
    </w:p>
    <w:p w14:paraId="1172FF94" w14:textId="0FC9D1A5" w:rsidR="12A74D2B" w:rsidRPr="007A0C21" w:rsidRDefault="12A74D2B" w:rsidP="007A0C21">
      <w:pPr>
        <w:pStyle w:val="PargrafodaLista"/>
        <w:numPr>
          <w:ilvl w:val="0"/>
          <w:numId w:val="31"/>
        </w:numPr>
        <w:spacing w:before="240"/>
        <w:rPr>
          <w:ins w:id="2292" w:author="YASMIN SEREJO LIMA" w:date="2025-06-30T14:15:00Z"/>
          <w:rFonts w:ascii="Arial" w:eastAsia="Arial" w:hAnsi="Arial" w:cs="Arial"/>
          <w:sz w:val="24"/>
          <w:szCs w:val="24"/>
          <w:rPrChange w:id="2293" w:author="EUDERLAN FREIRE DA SILVA ABREU" w:date="2025-07-17T19:05:00Z">
            <w:rPr>
              <w:ins w:id="2294" w:author="YASMIN SEREJO LIMA" w:date="2025-06-30T14:15:00Z"/>
            </w:rPr>
          </w:rPrChange>
        </w:rPr>
        <w:pPrChange w:id="2295" w:author="EUDERLAN FREIRE DA SILVA ABREU" w:date="2025-07-17T19:06:00Z">
          <w:pPr/>
        </w:pPrChange>
      </w:pPr>
      <w:ins w:id="2296" w:author="YASMIN SEREJO LIMA" w:date="2025-06-30T14:15:00Z">
        <w:r w:rsidRPr="007A0C21">
          <w:rPr>
            <w:rFonts w:ascii="Arial" w:eastAsia="Arial" w:hAnsi="Arial" w:cs="Arial"/>
            <w:sz w:val="24"/>
            <w:szCs w:val="24"/>
            <w:rPrChange w:id="2297" w:author="EUDERLAN FREIRE DA SILVA ABREU" w:date="2025-07-17T19:05:00Z">
              <w:rPr/>
            </w:rPrChange>
          </w:rPr>
          <w:t xml:space="preserve">Login </w:t>
        </w:r>
      </w:ins>
      <w:ins w:id="2298" w:author="YASMIN SEREJO LIMA" w:date="2025-06-30T14:29:00Z">
        <w:r w:rsidR="368F9941" w:rsidRPr="007A0C21">
          <w:rPr>
            <w:rFonts w:ascii="Arial" w:eastAsia="Arial" w:hAnsi="Arial" w:cs="Arial"/>
            <w:color w:val="000000" w:themeColor="text1"/>
            <w:sz w:val="24"/>
            <w:szCs w:val="24"/>
            <w:rPrChange w:id="2299" w:author="EUDERLAN FREIRE DA SILVA ABREU" w:date="2025-07-17T19:05:00Z">
              <w:rPr>
                <w:rFonts w:ascii="Arial" w:eastAsia="Arial" w:hAnsi="Arial" w:cs="Arial"/>
                <w:color w:val="000000" w:themeColor="text1"/>
                <w:sz w:val="24"/>
                <w:szCs w:val="24"/>
              </w:rPr>
            </w:rPrChange>
          </w:rPr>
          <w:t>→</w:t>
        </w:r>
      </w:ins>
      <w:ins w:id="2300" w:author="YASMIN SEREJO LIMA" w:date="2025-06-30T14:15:00Z">
        <w:r w:rsidRPr="007A0C21">
          <w:rPr>
            <w:rFonts w:ascii="Arial" w:eastAsia="Arial" w:hAnsi="Arial" w:cs="Arial"/>
            <w:sz w:val="24"/>
            <w:szCs w:val="24"/>
            <w:rPrChange w:id="2301" w:author="EUDERLAN FREIRE DA SILVA ABREU" w:date="2025-07-17T19:05:00Z">
              <w:rPr/>
            </w:rPrChange>
          </w:rPr>
          <w:t xml:space="preserve"> Chat Principal</w:t>
        </w:r>
      </w:ins>
    </w:p>
    <w:p w14:paraId="54A7D528" w14:textId="67FFCA2E" w:rsidR="12A74D2B" w:rsidRPr="007A0C21" w:rsidRDefault="12A74D2B" w:rsidP="007A0C21">
      <w:pPr>
        <w:pStyle w:val="PargrafodaLista"/>
        <w:numPr>
          <w:ilvl w:val="0"/>
          <w:numId w:val="31"/>
        </w:numPr>
        <w:spacing w:before="240"/>
        <w:rPr>
          <w:ins w:id="2302" w:author="YASMIN SEREJO LIMA" w:date="2025-06-30T14:15:00Z"/>
          <w:rFonts w:ascii="Arial" w:eastAsia="Arial" w:hAnsi="Arial" w:cs="Arial"/>
          <w:sz w:val="24"/>
          <w:szCs w:val="24"/>
          <w:rPrChange w:id="2303" w:author="EUDERLAN FREIRE DA SILVA ABREU" w:date="2025-07-17T19:05:00Z">
            <w:rPr>
              <w:ins w:id="2304" w:author="YASMIN SEREJO LIMA" w:date="2025-06-30T14:15:00Z"/>
            </w:rPr>
          </w:rPrChange>
        </w:rPr>
        <w:pPrChange w:id="2305" w:author="EUDERLAN FREIRE DA SILVA ABREU" w:date="2025-07-17T19:06:00Z">
          <w:pPr/>
        </w:pPrChange>
      </w:pPr>
      <w:ins w:id="2306" w:author="YASMIN SEREJO LIMA" w:date="2025-06-30T14:15:00Z">
        <w:r w:rsidRPr="007A0C21">
          <w:rPr>
            <w:rFonts w:ascii="Arial" w:eastAsia="Arial" w:hAnsi="Arial" w:cs="Arial"/>
            <w:sz w:val="24"/>
            <w:szCs w:val="24"/>
            <w:rPrChange w:id="2307" w:author="EUDERLAN FREIRE DA SILVA ABREU" w:date="2025-07-17T19:05:00Z">
              <w:rPr/>
            </w:rPrChange>
          </w:rPr>
          <w:t xml:space="preserve">Chat Principal </w:t>
        </w:r>
      </w:ins>
      <w:ins w:id="2308" w:author="YASMIN SEREJO LIMA" w:date="2025-06-30T14:29:00Z">
        <w:r w:rsidR="3E50E0A8" w:rsidRPr="007A0C21">
          <w:rPr>
            <w:rFonts w:ascii="Arial" w:eastAsia="Arial" w:hAnsi="Arial" w:cs="Arial"/>
            <w:color w:val="000000" w:themeColor="text1"/>
            <w:sz w:val="24"/>
            <w:szCs w:val="24"/>
            <w:rPrChange w:id="2309" w:author="EUDERLAN FREIRE DA SILVA ABREU" w:date="2025-07-17T19:05:00Z">
              <w:rPr>
                <w:rFonts w:ascii="Arial" w:eastAsia="Arial" w:hAnsi="Arial" w:cs="Arial"/>
                <w:color w:val="000000" w:themeColor="text1"/>
                <w:sz w:val="24"/>
                <w:szCs w:val="24"/>
              </w:rPr>
            </w:rPrChange>
          </w:rPr>
          <w:t>→</w:t>
        </w:r>
      </w:ins>
      <w:ins w:id="2310" w:author="YASMIN SEREJO LIMA" w:date="2025-06-30T14:15:00Z">
        <w:r w:rsidRPr="007A0C21">
          <w:rPr>
            <w:rFonts w:ascii="Arial" w:eastAsia="Arial" w:hAnsi="Arial" w:cs="Arial"/>
            <w:sz w:val="24"/>
            <w:szCs w:val="24"/>
            <w:rPrChange w:id="2311" w:author="EUDERLAN FREIRE DA SILVA ABREU" w:date="2025-07-17T19:05:00Z">
              <w:rPr/>
            </w:rPrChange>
          </w:rPr>
          <w:t xml:space="preserve"> Histórico (via botão histórico)</w:t>
        </w:r>
      </w:ins>
    </w:p>
    <w:p w14:paraId="0724D92F" w14:textId="75D17C10" w:rsidR="12A74D2B" w:rsidRPr="007A0C21" w:rsidRDefault="12A74D2B" w:rsidP="007A0C21">
      <w:pPr>
        <w:pStyle w:val="PargrafodaLista"/>
        <w:numPr>
          <w:ilvl w:val="0"/>
          <w:numId w:val="31"/>
        </w:numPr>
        <w:spacing w:before="240"/>
        <w:rPr>
          <w:ins w:id="2312" w:author="YASMIN SEREJO LIMA" w:date="2025-06-30T14:16:00Z"/>
          <w:rFonts w:ascii="Arial" w:eastAsia="Arial" w:hAnsi="Arial" w:cs="Arial"/>
          <w:sz w:val="24"/>
          <w:szCs w:val="24"/>
          <w:rPrChange w:id="2313" w:author="EUDERLAN FREIRE DA SILVA ABREU" w:date="2025-07-17T19:05:00Z">
            <w:rPr>
              <w:ins w:id="2314" w:author="YASMIN SEREJO LIMA" w:date="2025-06-30T14:16:00Z"/>
            </w:rPr>
          </w:rPrChange>
        </w:rPr>
        <w:pPrChange w:id="2315" w:author="EUDERLAN FREIRE DA SILVA ABREU" w:date="2025-07-17T19:06:00Z">
          <w:pPr/>
        </w:pPrChange>
      </w:pPr>
      <w:ins w:id="2316" w:author="YASMIN SEREJO LIMA" w:date="2025-06-30T14:15:00Z">
        <w:r w:rsidRPr="007A0C21">
          <w:rPr>
            <w:rFonts w:ascii="Arial" w:eastAsia="Arial" w:hAnsi="Arial" w:cs="Arial"/>
            <w:sz w:val="24"/>
            <w:szCs w:val="24"/>
            <w:rPrChange w:id="2317" w:author="EUDERLAN FREIRE DA SILVA ABREU" w:date="2025-07-17T19:05:00Z">
              <w:rPr/>
            </w:rPrChange>
          </w:rPr>
          <w:t>C</w:t>
        </w:r>
      </w:ins>
      <w:ins w:id="2318" w:author="YASMIN SEREJO LIMA" w:date="2025-06-30T14:16:00Z">
        <w:r w:rsidRPr="007A0C21">
          <w:rPr>
            <w:rFonts w:ascii="Arial" w:eastAsia="Arial" w:hAnsi="Arial" w:cs="Arial"/>
            <w:sz w:val="24"/>
            <w:szCs w:val="24"/>
            <w:rPrChange w:id="2319" w:author="EUDERLAN FREIRE DA SILVA ABREU" w:date="2025-07-17T19:05:00Z">
              <w:rPr/>
            </w:rPrChange>
          </w:rPr>
          <w:t xml:space="preserve">hat Principal </w:t>
        </w:r>
      </w:ins>
      <w:ins w:id="2320" w:author="YASMIN SEREJO LIMA" w:date="2025-06-30T14:29:00Z">
        <w:r w:rsidR="0568A32F" w:rsidRPr="007A0C21">
          <w:rPr>
            <w:rFonts w:ascii="Arial" w:eastAsia="Arial" w:hAnsi="Arial" w:cs="Arial"/>
            <w:color w:val="000000" w:themeColor="text1"/>
            <w:sz w:val="24"/>
            <w:szCs w:val="24"/>
            <w:rPrChange w:id="2321" w:author="EUDERLAN FREIRE DA SILVA ABREU" w:date="2025-07-17T19:05:00Z">
              <w:rPr>
                <w:rFonts w:ascii="Arial" w:eastAsia="Arial" w:hAnsi="Arial" w:cs="Arial"/>
                <w:color w:val="000000" w:themeColor="text1"/>
                <w:sz w:val="24"/>
                <w:szCs w:val="24"/>
              </w:rPr>
            </w:rPrChange>
          </w:rPr>
          <w:t>→</w:t>
        </w:r>
      </w:ins>
      <w:ins w:id="2322" w:author="YASMIN SEREJO LIMA" w:date="2025-06-30T14:16:00Z">
        <w:r w:rsidRPr="007A0C21">
          <w:rPr>
            <w:rFonts w:ascii="Arial" w:eastAsia="Arial" w:hAnsi="Arial" w:cs="Arial"/>
            <w:sz w:val="24"/>
            <w:szCs w:val="24"/>
            <w:rPrChange w:id="2323" w:author="EUDERLAN FREIRE DA SILVA ABREU" w:date="2025-07-17T19:05:00Z">
              <w:rPr/>
            </w:rPrChange>
          </w:rPr>
          <w:t xml:space="preserve"> Admin (via botão admin, apenas administradores).</w:t>
        </w:r>
      </w:ins>
    </w:p>
    <w:p w14:paraId="5903C9A8" w14:textId="473B0FC4" w:rsidR="12A74D2B" w:rsidRPr="007A0C21" w:rsidRDefault="12A74D2B" w:rsidP="007A0C21">
      <w:pPr>
        <w:pStyle w:val="PargrafodaLista"/>
        <w:numPr>
          <w:ilvl w:val="0"/>
          <w:numId w:val="31"/>
        </w:numPr>
        <w:spacing w:before="240"/>
        <w:rPr>
          <w:ins w:id="2324" w:author="EUDERLAN FREIRE DA SILVA ABREU" w:date="2025-06-29T12:35:00Z"/>
          <w:rFonts w:ascii="Arial" w:eastAsia="Arial" w:hAnsi="Arial" w:cs="Arial"/>
          <w:sz w:val="24"/>
          <w:szCs w:val="24"/>
          <w:rPrChange w:id="2325" w:author="EUDERLAN FREIRE DA SILVA ABREU" w:date="2025-07-17T19:05:00Z">
            <w:rPr>
              <w:ins w:id="2326" w:author="EUDERLAN FREIRE DA SILVA ABREU" w:date="2025-06-29T12:35:00Z"/>
            </w:rPr>
          </w:rPrChange>
        </w:rPr>
        <w:pPrChange w:id="2327" w:author="EUDERLAN FREIRE DA SILVA ABREU" w:date="2025-07-17T19:06:00Z">
          <w:pPr/>
        </w:pPrChange>
      </w:pPr>
      <w:ins w:id="2328" w:author="YASMIN SEREJO LIMA" w:date="2025-06-30T14:16:00Z">
        <w:r w:rsidRPr="007A0C21">
          <w:rPr>
            <w:rFonts w:ascii="Arial" w:eastAsia="Arial" w:hAnsi="Arial" w:cs="Arial"/>
            <w:sz w:val="24"/>
            <w:szCs w:val="24"/>
            <w:rPrChange w:id="2329" w:author="EUDERLAN FREIRE DA SILVA ABREU" w:date="2025-07-17T19:05:00Z">
              <w:rPr/>
            </w:rPrChange>
          </w:rPr>
          <w:t xml:space="preserve">Qualquer tela </w:t>
        </w:r>
      </w:ins>
      <w:ins w:id="2330" w:author="YASMIN SEREJO LIMA" w:date="2025-06-30T14:29:00Z">
        <w:r w:rsidR="0F37D100" w:rsidRPr="007A0C21">
          <w:rPr>
            <w:rFonts w:ascii="Arial" w:eastAsia="Arial" w:hAnsi="Arial" w:cs="Arial"/>
            <w:color w:val="000000" w:themeColor="text1"/>
            <w:sz w:val="24"/>
            <w:szCs w:val="24"/>
            <w:rPrChange w:id="2331" w:author="EUDERLAN FREIRE DA SILVA ABREU" w:date="2025-07-17T19:05:00Z">
              <w:rPr>
                <w:rFonts w:ascii="Arial" w:eastAsia="Arial" w:hAnsi="Arial" w:cs="Arial"/>
                <w:color w:val="000000" w:themeColor="text1"/>
                <w:sz w:val="24"/>
                <w:szCs w:val="24"/>
              </w:rPr>
            </w:rPrChange>
          </w:rPr>
          <w:t>→</w:t>
        </w:r>
      </w:ins>
      <w:ins w:id="2332" w:author="YASMIN SEREJO LIMA" w:date="2025-06-30T14:16:00Z">
        <w:r w:rsidRPr="007A0C21">
          <w:rPr>
            <w:rFonts w:ascii="Arial" w:eastAsia="Arial" w:hAnsi="Arial" w:cs="Arial"/>
            <w:sz w:val="24"/>
            <w:szCs w:val="24"/>
            <w:rPrChange w:id="2333" w:author="EUDERLAN FREIRE DA SILVA ABREU" w:date="2025-07-17T19:05:00Z">
              <w:rPr/>
            </w:rPrChange>
          </w:rPr>
          <w:t xml:space="preserve"> Logout (via botão logout)</w:t>
        </w:r>
      </w:ins>
    </w:p>
    <w:p w14:paraId="047674CF" w14:textId="32E7BB4C" w:rsidR="00E33009" w:rsidRPr="007A0C21" w:rsidRDefault="1CC0DD12" w:rsidP="007A0C21">
      <w:pPr>
        <w:spacing w:before="240"/>
        <w:rPr>
          <w:ins w:id="2334" w:author="YASMIN SEREJO LIMA" w:date="2025-06-30T14:18:00Z"/>
          <w:rFonts w:ascii="Arial" w:eastAsia="Arial" w:hAnsi="Arial" w:cs="Arial"/>
          <w:sz w:val="24"/>
          <w:szCs w:val="24"/>
          <w:rPrChange w:id="2335" w:author="EUDERLAN FREIRE DA SILVA ABREU" w:date="2025-07-17T19:05:00Z">
            <w:rPr>
              <w:ins w:id="2336" w:author="YASMIN SEREJO LIMA" w:date="2025-06-30T14:18:00Z"/>
            </w:rPr>
          </w:rPrChange>
        </w:rPr>
        <w:pPrChange w:id="2337" w:author="EUDERLAN FREIRE DA SILVA ABREU" w:date="2025-07-17T19:06:00Z">
          <w:pPr/>
        </w:pPrChange>
      </w:pPr>
      <w:ins w:id="2338" w:author="YASMIN SEREJO LIMA" w:date="2025-06-30T14:18:00Z">
        <w:r w:rsidRPr="007A0C21">
          <w:rPr>
            <w:rFonts w:ascii="Arial" w:eastAsia="Arial" w:hAnsi="Arial" w:cs="Arial"/>
            <w:sz w:val="24"/>
            <w:szCs w:val="24"/>
            <w:rPrChange w:id="2339" w:author="EUDERLAN FREIRE DA SILVA ABREU" w:date="2025-07-17T19:05:00Z">
              <w:rPr/>
            </w:rPrChange>
          </w:rPr>
          <w:t>Botões de Navegação:</w:t>
        </w:r>
      </w:ins>
    </w:p>
    <w:p w14:paraId="6DC1AE6D" w14:textId="723C85F6" w:rsidR="1CC0DD12" w:rsidRPr="007A0C21" w:rsidRDefault="1CC0DD12" w:rsidP="007A0C21">
      <w:pPr>
        <w:pStyle w:val="PargrafodaLista"/>
        <w:numPr>
          <w:ilvl w:val="0"/>
          <w:numId w:val="30"/>
        </w:numPr>
        <w:spacing w:before="240"/>
        <w:rPr>
          <w:ins w:id="2340" w:author="YASMIN SEREJO LIMA" w:date="2025-06-30T14:18:00Z"/>
          <w:rFonts w:ascii="Arial" w:eastAsia="Arial" w:hAnsi="Arial" w:cs="Arial"/>
          <w:sz w:val="24"/>
          <w:szCs w:val="24"/>
          <w:rPrChange w:id="2341" w:author="EUDERLAN FREIRE DA SILVA ABREU" w:date="2025-07-17T19:05:00Z">
            <w:rPr>
              <w:ins w:id="2342" w:author="YASMIN SEREJO LIMA" w:date="2025-06-30T14:18:00Z"/>
            </w:rPr>
          </w:rPrChange>
        </w:rPr>
        <w:pPrChange w:id="2343" w:author="EUDERLAN FREIRE DA SILVA ABREU" w:date="2025-07-17T19:06:00Z">
          <w:pPr/>
        </w:pPrChange>
      </w:pPr>
      <w:ins w:id="2344" w:author="YASMIN SEREJO LIMA" w:date="2025-06-30T14:18:00Z">
        <w:r w:rsidRPr="007A0C21">
          <w:rPr>
            <w:rFonts w:ascii="Arial" w:eastAsia="Arial" w:hAnsi="Arial" w:cs="Arial"/>
            <w:sz w:val="24"/>
            <w:szCs w:val="24"/>
            <w:rPrChange w:id="2345" w:author="EUDERLAN FREIRE DA SILVA ABREU" w:date="2025-07-17T19:05:00Z">
              <w:rPr/>
            </w:rPrChange>
          </w:rPr>
          <w:t xml:space="preserve">Sempre há um botão de “Voltar” </w:t>
        </w:r>
        <w:proofErr w:type="gramStart"/>
        <w:r w:rsidRPr="007A0C21">
          <w:rPr>
            <w:rFonts w:ascii="Arial" w:eastAsia="Arial" w:hAnsi="Arial" w:cs="Arial"/>
            <w:sz w:val="24"/>
            <w:szCs w:val="24"/>
            <w:rPrChange w:id="2346" w:author="EUDERLAN FREIRE DA SILVA ABREU" w:date="2025-07-17T19:05:00Z">
              <w:rPr/>
            </w:rPrChange>
          </w:rPr>
          <w:t>na telas secundárias</w:t>
        </w:r>
        <w:proofErr w:type="gramEnd"/>
        <w:r w:rsidRPr="007A0C21">
          <w:rPr>
            <w:rFonts w:ascii="Arial" w:eastAsia="Arial" w:hAnsi="Arial" w:cs="Arial"/>
            <w:sz w:val="24"/>
            <w:szCs w:val="24"/>
            <w:rPrChange w:id="2347" w:author="EUDERLAN FREIRE DA SILVA ABREU" w:date="2025-07-17T19:05:00Z">
              <w:rPr/>
            </w:rPrChange>
          </w:rPr>
          <w:t>.</w:t>
        </w:r>
      </w:ins>
    </w:p>
    <w:p w14:paraId="69A9E9AB" w14:textId="44F70B88" w:rsidR="1CC0DD12" w:rsidRPr="007A0C21" w:rsidRDefault="1CC0DD12" w:rsidP="007A0C21">
      <w:pPr>
        <w:pStyle w:val="PargrafodaLista"/>
        <w:numPr>
          <w:ilvl w:val="0"/>
          <w:numId w:val="30"/>
        </w:numPr>
        <w:spacing w:before="240"/>
        <w:rPr>
          <w:ins w:id="2348" w:author="YASMIN SEREJO LIMA" w:date="2025-06-30T14:18:00Z"/>
          <w:rFonts w:ascii="Arial" w:eastAsia="Arial" w:hAnsi="Arial" w:cs="Arial"/>
          <w:sz w:val="24"/>
          <w:szCs w:val="24"/>
          <w:rPrChange w:id="2349" w:author="EUDERLAN FREIRE DA SILVA ABREU" w:date="2025-07-17T19:05:00Z">
            <w:rPr>
              <w:ins w:id="2350" w:author="YASMIN SEREJO LIMA" w:date="2025-06-30T14:18:00Z"/>
            </w:rPr>
          </w:rPrChange>
        </w:rPr>
        <w:pPrChange w:id="2351" w:author="EUDERLAN FREIRE DA SILVA ABREU" w:date="2025-07-17T19:06:00Z">
          <w:pPr/>
        </w:pPrChange>
      </w:pPr>
      <w:ins w:id="2352" w:author="YASMIN SEREJO LIMA" w:date="2025-06-30T14:18:00Z">
        <w:r w:rsidRPr="007A0C21">
          <w:rPr>
            <w:rFonts w:ascii="Arial" w:eastAsia="Arial" w:hAnsi="Arial" w:cs="Arial"/>
            <w:sz w:val="24"/>
            <w:szCs w:val="24"/>
            <w:rPrChange w:id="2353" w:author="EUDERLAN FREIRE DA SILVA ABREU" w:date="2025-07-17T19:05:00Z">
              <w:rPr/>
            </w:rPrChange>
          </w:rPr>
          <w:t xml:space="preserve">O </w:t>
        </w:r>
      </w:ins>
      <w:ins w:id="2354" w:author="YASMIN SEREJO LIMA" w:date="2025-06-30T14:19:00Z">
        <w:r w:rsidRPr="007A0C21">
          <w:rPr>
            <w:rFonts w:ascii="Arial" w:eastAsia="Arial" w:hAnsi="Arial" w:cs="Arial"/>
            <w:sz w:val="24"/>
            <w:szCs w:val="24"/>
            <w:rPrChange w:id="2355" w:author="EUDERLAN FREIRE DA SILVA ABREU" w:date="2025-07-17T19:05:00Z">
              <w:rPr/>
            </w:rPrChange>
          </w:rPr>
          <w:t>botão</w:t>
        </w:r>
      </w:ins>
      <w:ins w:id="2356" w:author="YASMIN SEREJO LIMA" w:date="2025-06-30T14:18:00Z">
        <w:r w:rsidRPr="007A0C21">
          <w:rPr>
            <w:rFonts w:ascii="Arial" w:eastAsia="Arial" w:hAnsi="Arial" w:cs="Arial"/>
            <w:sz w:val="24"/>
            <w:szCs w:val="24"/>
            <w:rPrChange w:id="2357" w:author="EUDERLAN FREIRE DA SILVA ABREU" w:date="2025-07-17T19:05:00Z">
              <w:rPr/>
            </w:rPrChange>
          </w:rPr>
          <w:t xml:space="preserve"> de logout </w:t>
        </w:r>
      </w:ins>
      <w:ins w:id="2358" w:author="YASMIN SEREJO LIMA" w:date="2025-06-30T14:19:00Z">
        <w:r w:rsidRPr="007A0C21">
          <w:rPr>
            <w:rFonts w:ascii="Arial" w:eastAsia="Arial" w:hAnsi="Arial" w:cs="Arial"/>
            <w:sz w:val="24"/>
            <w:szCs w:val="24"/>
            <w:rPrChange w:id="2359" w:author="EUDERLAN FREIRE DA SILVA ABREU" w:date="2025-07-17T19:05:00Z">
              <w:rPr/>
            </w:rPrChange>
          </w:rPr>
          <w:t>está</w:t>
        </w:r>
      </w:ins>
      <w:ins w:id="2360" w:author="YASMIN SEREJO LIMA" w:date="2025-06-30T14:18:00Z">
        <w:r w:rsidRPr="007A0C21">
          <w:rPr>
            <w:rFonts w:ascii="Arial" w:eastAsia="Arial" w:hAnsi="Arial" w:cs="Arial"/>
            <w:sz w:val="24"/>
            <w:szCs w:val="24"/>
            <w:rPrChange w:id="2361" w:author="EUDERLAN FREIRE DA SILVA ABREU" w:date="2025-07-17T19:05:00Z">
              <w:rPr/>
            </w:rPrChange>
          </w:rPr>
          <w:t xml:space="preserve"> sempre </w:t>
        </w:r>
      </w:ins>
      <w:ins w:id="2362" w:author="YASMIN SEREJO LIMA" w:date="2025-06-30T14:19:00Z">
        <w:r w:rsidRPr="007A0C21">
          <w:rPr>
            <w:rFonts w:ascii="Arial" w:eastAsia="Arial" w:hAnsi="Arial" w:cs="Arial"/>
            <w:sz w:val="24"/>
            <w:szCs w:val="24"/>
            <w:rPrChange w:id="2363" w:author="EUDERLAN FREIRE DA SILVA ABREU" w:date="2025-07-17T19:05:00Z">
              <w:rPr/>
            </w:rPrChange>
          </w:rPr>
          <w:t>visível</w:t>
        </w:r>
      </w:ins>
      <w:ins w:id="2364" w:author="YASMIN SEREJO LIMA" w:date="2025-06-30T14:18:00Z">
        <w:r w:rsidRPr="007A0C21">
          <w:rPr>
            <w:rFonts w:ascii="Arial" w:eastAsia="Arial" w:hAnsi="Arial" w:cs="Arial"/>
            <w:sz w:val="24"/>
            <w:szCs w:val="24"/>
            <w:rPrChange w:id="2365" w:author="EUDERLAN FREIRE DA SILVA ABREU" w:date="2025-07-17T19:05:00Z">
              <w:rPr/>
            </w:rPrChange>
          </w:rPr>
          <w:t>.</w:t>
        </w:r>
      </w:ins>
    </w:p>
    <w:p w14:paraId="58D90C74" w14:textId="49148532" w:rsidR="1CC0DD12" w:rsidRPr="007A0C21" w:rsidDel="00E058F1" w:rsidRDefault="1CC0DD12" w:rsidP="007A0C21">
      <w:pPr>
        <w:pStyle w:val="PargrafodaLista"/>
        <w:numPr>
          <w:ilvl w:val="0"/>
          <w:numId w:val="30"/>
        </w:numPr>
        <w:spacing w:before="240"/>
        <w:rPr>
          <w:ins w:id="2366" w:author="YASMIN SEREJO LIMA" w:date="2025-06-30T14:19:00Z"/>
          <w:del w:id="2367" w:author="EUDERLAN FREIRE DA SILVA ABREU" w:date="2025-07-09T14:27:00Z"/>
          <w:rFonts w:ascii="Arial" w:eastAsia="Arial" w:hAnsi="Arial" w:cs="Arial"/>
          <w:sz w:val="24"/>
          <w:szCs w:val="24"/>
          <w:rPrChange w:id="2368" w:author="EUDERLAN FREIRE DA SILVA ABREU" w:date="2025-07-17T19:05:00Z">
            <w:rPr>
              <w:ins w:id="2369" w:author="YASMIN SEREJO LIMA" w:date="2025-06-30T14:19:00Z"/>
              <w:del w:id="2370" w:author="EUDERLAN FREIRE DA SILVA ABREU" w:date="2025-07-09T14:27:00Z"/>
            </w:rPr>
          </w:rPrChange>
        </w:rPr>
        <w:pPrChange w:id="2371" w:author="EUDERLAN FREIRE DA SILVA ABREU" w:date="2025-07-17T19:06:00Z">
          <w:pPr/>
        </w:pPrChange>
      </w:pPr>
      <w:ins w:id="2372" w:author="YASMIN SEREJO LIMA" w:date="2025-06-30T14:18:00Z">
        <w:r w:rsidRPr="007A0C21">
          <w:rPr>
            <w:rFonts w:ascii="Arial" w:eastAsia="Arial" w:hAnsi="Arial" w:cs="Arial"/>
            <w:sz w:val="24"/>
            <w:szCs w:val="24"/>
            <w:rPrChange w:id="2373" w:author="EUDERLAN FREIRE DA SILVA ABREU" w:date="2025-07-17T19:05:00Z">
              <w:rPr/>
            </w:rPrChange>
          </w:rPr>
          <w:t>Navegação é intuitiva e consistente.</w:t>
        </w:r>
      </w:ins>
    </w:p>
    <w:p w14:paraId="07472102" w14:textId="6FF66A1E" w:rsidR="3EA0BE31" w:rsidRPr="007A0C21" w:rsidRDefault="3EA0BE31" w:rsidP="007A0C21">
      <w:pPr>
        <w:pStyle w:val="PargrafodaLista"/>
        <w:numPr>
          <w:ilvl w:val="0"/>
          <w:numId w:val="30"/>
        </w:numPr>
        <w:spacing w:before="240"/>
        <w:rPr>
          <w:ins w:id="2374" w:author="YASMIN SEREJO LIMA" w:date="2025-06-30T14:19:00Z"/>
          <w:rFonts w:ascii="Arial" w:eastAsia="Arial" w:hAnsi="Arial" w:cs="Arial"/>
          <w:sz w:val="24"/>
          <w:szCs w:val="24"/>
          <w:rPrChange w:id="2375" w:author="EUDERLAN FREIRE DA SILVA ABREU" w:date="2025-07-17T19:05:00Z">
            <w:rPr>
              <w:ins w:id="2376" w:author="YASMIN SEREJO LIMA" w:date="2025-06-30T14:19:00Z"/>
            </w:rPr>
          </w:rPrChange>
        </w:rPr>
        <w:pPrChange w:id="2377" w:author="EUDERLAN FREIRE DA SILVA ABREU" w:date="2025-07-17T19:06:00Z">
          <w:pPr/>
        </w:pPrChange>
      </w:pPr>
    </w:p>
    <w:p w14:paraId="27CFC0E2" w14:textId="03849F49" w:rsidR="1CC0DD12" w:rsidRPr="007A0C21" w:rsidRDefault="1CC0DD12" w:rsidP="007A0C21">
      <w:pPr>
        <w:spacing w:before="240"/>
        <w:rPr>
          <w:ins w:id="2378" w:author="YASMIN SEREJO LIMA" w:date="2025-06-30T14:19:00Z"/>
          <w:rFonts w:ascii="Arial" w:eastAsia="Arial" w:hAnsi="Arial" w:cs="Arial"/>
          <w:sz w:val="24"/>
          <w:szCs w:val="24"/>
          <w:rPrChange w:id="2379" w:author="EUDERLAN FREIRE DA SILVA ABREU" w:date="2025-07-17T19:05:00Z">
            <w:rPr>
              <w:ins w:id="2380" w:author="YASMIN SEREJO LIMA" w:date="2025-06-30T14:19:00Z"/>
              <w:rFonts w:ascii="Arial" w:eastAsia="Arial" w:hAnsi="Arial" w:cs="Arial"/>
            </w:rPr>
          </w:rPrChange>
        </w:rPr>
        <w:pPrChange w:id="2381" w:author="EUDERLAN FREIRE DA SILVA ABREU" w:date="2025-07-17T19:06:00Z">
          <w:pPr/>
        </w:pPrChange>
      </w:pPr>
      <w:ins w:id="2382" w:author="YASMIN SEREJO LIMA" w:date="2025-06-30T14:19:00Z">
        <w:r w:rsidRPr="007A0C21">
          <w:rPr>
            <w:rFonts w:ascii="Arial" w:eastAsia="Arial" w:hAnsi="Arial" w:cs="Arial"/>
            <w:sz w:val="24"/>
            <w:szCs w:val="24"/>
            <w:rPrChange w:id="2383" w:author="EUDERLAN FREIRE DA SILVA ABREU" w:date="2025-07-17T19:05:00Z">
              <w:rPr/>
            </w:rPrChange>
          </w:rPr>
          <w:t>Dicas de Uso</w:t>
        </w:r>
      </w:ins>
    </w:p>
    <w:p w14:paraId="538F2D54" w14:textId="407C502C" w:rsidR="1CC0DD12" w:rsidRPr="007A0C21" w:rsidRDefault="1CC0DD12" w:rsidP="007A0C21">
      <w:pPr>
        <w:spacing w:before="240"/>
        <w:rPr>
          <w:ins w:id="2384" w:author="YASMIN SEREJO LIMA" w:date="2025-06-30T14:19:00Z"/>
          <w:rFonts w:ascii="Arial" w:eastAsia="Arial" w:hAnsi="Arial" w:cs="Arial"/>
          <w:sz w:val="24"/>
          <w:szCs w:val="24"/>
          <w:rPrChange w:id="2385" w:author="EUDERLAN FREIRE DA SILVA ABREU" w:date="2025-07-17T19:05:00Z">
            <w:rPr>
              <w:ins w:id="2386" w:author="YASMIN SEREJO LIMA" w:date="2025-06-30T14:19:00Z"/>
              <w:rFonts w:ascii="Arial" w:eastAsia="Arial" w:hAnsi="Arial" w:cs="Arial"/>
            </w:rPr>
          </w:rPrChange>
        </w:rPr>
        <w:pPrChange w:id="2387" w:author="EUDERLAN FREIRE DA SILVA ABREU" w:date="2025-07-17T19:06:00Z">
          <w:pPr/>
        </w:pPrChange>
      </w:pPr>
      <w:ins w:id="2388" w:author="YASMIN SEREJO LIMA" w:date="2025-06-30T14:19:00Z">
        <w:r w:rsidRPr="007A0C21">
          <w:rPr>
            <w:rFonts w:ascii="Arial" w:eastAsia="Arial" w:hAnsi="Arial" w:cs="Arial"/>
            <w:sz w:val="24"/>
            <w:szCs w:val="24"/>
            <w:rPrChange w:id="2389" w:author="EUDERLAN FREIRE DA SILVA ABREU" w:date="2025-07-17T19:05:00Z">
              <w:rPr/>
            </w:rPrChange>
          </w:rPr>
          <w:t>Para melhores resultados:</w:t>
        </w:r>
      </w:ins>
    </w:p>
    <w:p w14:paraId="3D8DB4FC" w14:textId="59AB3AE3" w:rsidR="1CC0DD12" w:rsidRPr="007A0C21" w:rsidRDefault="1CC0DD12" w:rsidP="007A0C21">
      <w:pPr>
        <w:pStyle w:val="PargrafodaLista"/>
        <w:numPr>
          <w:ilvl w:val="0"/>
          <w:numId w:val="29"/>
        </w:numPr>
        <w:spacing w:before="240"/>
        <w:rPr>
          <w:ins w:id="2390" w:author="YASMIN SEREJO LIMA" w:date="2025-06-30T14:19:00Z"/>
          <w:rFonts w:ascii="Arial" w:eastAsia="Arial" w:hAnsi="Arial" w:cs="Arial"/>
          <w:sz w:val="24"/>
          <w:szCs w:val="24"/>
          <w:rPrChange w:id="2391" w:author="EUDERLAN FREIRE DA SILVA ABREU" w:date="2025-07-17T19:05:00Z">
            <w:rPr>
              <w:ins w:id="2392" w:author="YASMIN SEREJO LIMA" w:date="2025-06-30T14:19:00Z"/>
            </w:rPr>
          </w:rPrChange>
        </w:rPr>
        <w:pPrChange w:id="2393" w:author="EUDERLAN FREIRE DA SILVA ABREU" w:date="2025-07-17T19:06:00Z">
          <w:pPr/>
        </w:pPrChange>
      </w:pPr>
      <w:ins w:id="2394" w:author="YASMIN SEREJO LIMA" w:date="2025-06-30T14:19:00Z">
        <w:r w:rsidRPr="007A0C21">
          <w:rPr>
            <w:rFonts w:ascii="Arial" w:eastAsia="Arial" w:hAnsi="Arial" w:cs="Arial"/>
            <w:b/>
            <w:bCs/>
            <w:sz w:val="24"/>
            <w:szCs w:val="24"/>
            <w:rPrChange w:id="2395" w:author="EUDERLAN FREIRE DA SILVA ABREU" w:date="2025-07-17T19:05:00Z">
              <w:rPr/>
            </w:rPrChange>
          </w:rPr>
          <w:t xml:space="preserve">Seja </w:t>
        </w:r>
      </w:ins>
      <w:ins w:id="2396" w:author="YASMIN SEREJO LIMA" w:date="2025-06-30T14:21:00Z">
        <w:r w:rsidR="03006759" w:rsidRPr="007A0C21">
          <w:rPr>
            <w:rFonts w:ascii="Arial" w:eastAsia="Arial" w:hAnsi="Arial" w:cs="Arial"/>
            <w:b/>
            <w:bCs/>
            <w:sz w:val="24"/>
            <w:szCs w:val="24"/>
            <w:rPrChange w:id="2397" w:author="EUDERLAN FREIRE DA SILVA ABREU" w:date="2025-07-17T19:05:00Z">
              <w:rPr/>
            </w:rPrChange>
          </w:rPr>
          <w:t>específico</w:t>
        </w:r>
      </w:ins>
      <w:ins w:id="2398" w:author="YASMIN SEREJO LIMA" w:date="2025-06-30T14:19:00Z">
        <w:r w:rsidRPr="007A0C21">
          <w:rPr>
            <w:rFonts w:ascii="Arial" w:eastAsia="Arial" w:hAnsi="Arial" w:cs="Arial"/>
            <w:b/>
            <w:bCs/>
            <w:sz w:val="24"/>
            <w:szCs w:val="24"/>
            <w:rPrChange w:id="2399" w:author="EUDERLAN FREIRE DA SILVA ABREU" w:date="2025-07-17T19:05:00Z">
              <w:rPr/>
            </w:rPrChange>
          </w:rPr>
          <w:t xml:space="preserve">: </w:t>
        </w:r>
        <w:r w:rsidRPr="007A0C21">
          <w:rPr>
            <w:rFonts w:ascii="Arial" w:eastAsia="Arial" w:hAnsi="Arial" w:cs="Arial"/>
            <w:sz w:val="24"/>
            <w:szCs w:val="24"/>
            <w:rPrChange w:id="2400" w:author="EUDERLAN FREIRE DA SILVA ABREU" w:date="2025-07-17T19:05:00Z">
              <w:rPr/>
            </w:rPrChange>
          </w:rPr>
          <w:t>Faça perguntas claras e diretas</w:t>
        </w:r>
      </w:ins>
    </w:p>
    <w:p w14:paraId="3FBED787" w14:textId="509E4DF6" w:rsidR="1CC0DD12" w:rsidRPr="007A0C21" w:rsidRDefault="1CC0DD12" w:rsidP="007A0C21">
      <w:pPr>
        <w:pStyle w:val="PargrafodaLista"/>
        <w:numPr>
          <w:ilvl w:val="0"/>
          <w:numId w:val="29"/>
        </w:numPr>
        <w:spacing w:before="240"/>
        <w:rPr>
          <w:ins w:id="2401" w:author="YASMIN SEREJO LIMA" w:date="2025-06-30T14:19:00Z"/>
          <w:rFonts w:ascii="Arial" w:eastAsia="Arial" w:hAnsi="Arial" w:cs="Arial"/>
          <w:sz w:val="24"/>
          <w:szCs w:val="24"/>
          <w:rPrChange w:id="2402" w:author="EUDERLAN FREIRE DA SILVA ABREU" w:date="2025-07-17T19:05:00Z">
            <w:rPr>
              <w:ins w:id="2403" w:author="YASMIN SEREJO LIMA" w:date="2025-06-30T14:19:00Z"/>
            </w:rPr>
          </w:rPrChange>
        </w:rPr>
        <w:pPrChange w:id="2404" w:author="EUDERLAN FREIRE DA SILVA ABREU" w:date="2025-07-17T19:06:00Z">
          <w:pPr/>
        </w:pPrChange>
      </w:pPr>
      <w:ins w:id="2405" w:author="YASMIN SEREJO LIMA" w:date="2025-06-30T14:19:00Z">
        <w:r w:rsidRPr="007A0C21">
          <w:rPr>
            <w:rFonts w:ascii="Arial" w:eastAsia="Arial" w:hAnsi="Arial" w:cs="Arial"/>
            <w:b/>
            <w:bCs/>
            <w:sz w:val="24"/>
            <w:szCs w:val="24"/>
            <w:rPrChange w:id="2406" w:author="EUDERLAN FREIRE DA SILVA ABREU" w:date="2025-07-17T19:05:00Z">
              <w:rPr/>
            </w:rPrChange>
          </w:rPr>
          <w:t xml:space="preserve">Use termos técnicos: </w:t>
        </w:r>
        <w:r w:rsidRPr="007A0C21">
          <w:rPr>
            <w:rFonts w:ascii="Arial" w:eastAsia="Arial" w:hAnsi="Arial" w:cs="Arial"/>
            <w:sz w:val="24"/>
            <w:szCs w:val="24"/>
            <w:rPrChange w:id="2407" w:author="EUDERLAN FREIRE DA SILVA ABREU" w:date="2025-07-17T19:05:00Z">
              <w:rPr/>
            </w:rPrChange>
          </w:rPr>
          <w:t xml:space="preserve">O sistema conhece a terminologia </w:t>
        </w:r>
      </w:ins>
      <w:ins w:id="2408" w:author="YASMIN SEREJO LIMA" w:date="2025-06-30T14:21:00Z">
        <w:r w:rsidR="2570359C" w:rsidRPr="007A0C21">
          <w:rPr>
            <w:rFonts w:ascii="Arial" w:eastAsia="Arial" w:hAnsi="Arial" w:cs="Arial"/>
            <w:sz w:val="24"/>
            <w:szCs w:val="24"/>
            <w:rPrChange w:id="2409" w:author="EUDERLAN FREIRE DA SILVA ABREU" w:date="2025-07-17T19:05:00Z">
              <w:rPr/>
            </w:rPrChange>
          </w:rPr>
          <w:t>acadêmica</w:t>
        </w:r>
      </w:ins>
      <w:ins w:id="2410" w:author="YASMIN SEREJO LIMA" w:date="2025-06-30T14:19:00Z">
        <w:r w:rsidRPr="007A0C21">
          <w:rPr>
            <w:rFonts w:ascii="Arial" w:eastAsia="Arial" w:hAnsi="Arial" w:cs="Arial"/>
            <w:sz w:val="24"/>
            <w:szCs w:val="24"/>
            <w:rPrChange w:id="2411" w:author="EUDERLAN FREIRE DA SILVA ABREU" w:date="2025-07-17T19:05:00Z">
              <w:rPr/>
            </w:rPrChange>
          </w:rPr>
          <w:t xml:space="preserve"> da UMFA.</w:t>
        </w:r>
      </w:ins>
    </w:p>
    <w:p w14:paraId="43451D57" w14:textId="77A2059A" w:rsidR="1CC0DD12" w:rsidRPr="007A0C21" w:rsidRDefault="1CC0DD12" w:rsidP="007A0C21">
      <w:pPr>
        <w:pStyle w:val="PargrafodaLista"/>
        <w:numPr>
          <w:ilvl w:val="0"/>
          <w:numId w:val="29"/>
        </w:numPr>
        <w:spacing w:before="240"/>
        <w:rPr>
          <w:ins w:id="2412" w:author="YASMIN SEREJO LIMA" w:date="2025-06-30T14:20:00Z"/>
          <w:rFonts w:ascii="Arial" w:eastAsia="Arial" w:hAnsi="Arial" w:cs="Arial"/>
          <w:sz w:val="24"/>
          <w:szCs w:val="24"/>
          <w:rPrChange w:id="2413" w:author="EUDERLAN FREIRE DA SILVA ABREU" w:date="2025-07-17T19:05:00Z">
            <w:rPr>
              <w:ins w:id="2414" w:author="YASMIN SEREJO LIMA" w:date="2025-06-30T14:20:00Z"/>
            </w:rPr>
          </w:rPrChange>
        </w:rPr>
        <w:pPrChange w:id="2415" w:author="EUDERLAN FREIRE DA SILVA ABREU" w:date="2025-07-17T19:06:00Z">
          <w:pPr/>
        </w:pPrChange>
      </w:pPr>
      <w:ins w:id="2416" w:author="YASMIN SEREJO LIMA" w:date="2025-06-30T14:19:00Z">
        <w:r w:rsidRPr="007A0C21">
          <w:rPr>
            <w:rFonts w:ascii="Arial" w:eastAsia="Arial" w:hAnsi="Arial" w:cs="Arial"/>
            <w:b/>
            <w:bCs/>
            <w:sz w:val="24"/>
            <w:szCs w:val="24"/>
            <w:rPrChange w:id="2417" w:author="EUDERLAN FREIRE DA SILVA ABREU" w:date="2025-07-17T19:05:00Z">
              <w:rPr/>
            </w:rPrChange>
          </w:rPr>
          <w:t>C</w:t>
        </w:r>
      </w:ins>
      <w:ins w:id="2418" w:author="YASMIN SEREJO LIMA" w:date="2025-06-30T14:20:00Z">
        <w:r w:rsidRPr="007A0C21">
          <w:rPr>
            <w:rFonts w:ascii="Arial" w:eastAsia="Arial" w:hAnsi="Arial" w:cs="Arial"/>
            <w:b/>
            <w:bCs/>
            <w:sz w:val="24"/>
            <w:szCs w:val="24"/>
            <w:rPrChange w:id="2419" w:author="EUDERLAN FREIRE DA SILVA ABREU" w:date="2025-07-17T19:05:00Z">
              <w:rPr/>
            </w:rPrChange>
          </w:rPr>
          <w:t xml:space="preserve">onsulte o histórico: </w:t>
        </w:r>
        <w:r w:rsidRPr="007A0C21">
          <w:rPr>
            <w:rFonts w:ascii="Arial" w:eastAsia="Arial" w:hAnsi="Arial" w:cs="Arial"/>
            <w:sz w:val="24"/>
            <w:szCs w:val="24"/>
            <w:rPrChange w:id="2420" w:author="EUDERLAN FREIRE DA SILVA ABREU" w:date="2025-07-17T19:05:00Z">
              <w:rPr/>
            </w:rPrChange>
          </w:rPr>
          <w:t>Revise consultas anteriores quando necessário.</w:t>
        </w:r>
      </w:ins>
    </w:p>
    <w:p w14:paraId="0588CF7E" w14:textId="46A2C985" w:rsidR="3EA0BE31" w:rsidRPr="007A0C21" w:rsidRDefault="1CC0DD12" w:rsidP="007A0C21">
      <w:pPr>
        <w:pStyle w:val="PargrafodaLista"/>
        <w:numPr>
          <w:ilvl w:val="0"/>
          <w:numId w:val="29"/>
        </w:numPr>
        <w:spacing w:before="240"/>
        <w:rPr>
          <w:ins w:id="2421" w:author="YASMIN SEREJO LIMA" w:date="2025-06-30T14:22:00Z"/>
          <w:rFonts w:ascii="Arial" w:eastAsia="Arial" w:hAnsi="Arial" w:cs="Arial"/>
          <w:sz w:val="24"/>
          <w:szCs w:val="24"/>
          <w:rPrChange w:id="2422" w:author="EUDERLAN FREIRE DA SILVA ABREU" w:date="2025-07-17T19:05:00Z">
            <w:rPr>
              <w:ins w:id="2423" w:author="YASMIN SEREJO LIMA" w:date="2025-06-30T14:22:00Z"/>
            </w:rPr>
          </w:rPrChange>
        </w:rPr>
        <w:pPrChange w:id="2424" w:author="EUDERLAN FREIRE DA SILVA ABREU" w:date="2025-07-17T19:06:00Z">
          <w:pPr/>
        </w:pPrChange>
      </w:pPr>
      <w:ins w:id="2425" w:author="YASMIN SEREJO LIMA" w:date="2025-06-30T14:20:00Z">
        <w:r w:rsidRPr="007A0C21">
          <w:rPr>
            <w:rFonts w:ascii="Arial" w:eastAsia="Arial" w:hAnsi="Arial" w:cs="Arial"/>
            <w:b/>
            <w:bCs/>
            <w:sz w:val="24"/>
            <w:szCs w:val="24"/>
            <w:rPrChange w:id="2426" w:author="EUDERLAN FREIRE DA SILVA ABREU" w:date="2025-07-17T19:05:00Z">
              <w:rPr/>
            </w:rPrChange>
          </w:rPr>
          <w:t>D</w:t>
        </w:r>
      </w:ins>
      <w:ins w:id="2427" w:author="YASMIN SEREJO LIMA" w:date="2025-06-30T14:21:00Z">
        <w:r w:rsidR="2E5E9741" w:rsidRPr="007A0C21">
          <w:rPr>
            <w:rFonts w:ascii="Arial" w:eastAsia="Arial" w:hAnsi="Arial" w:cs="Arial"/>
            <w:b/>
            <w:bCs/>
            <w:sz w:val="24"/>
            <w:szCs w:val="24"/>
            <w:rPrChange w:id="2428" w:author="EUDERLAN FREIRE DA SILVA ABREU" w:date="2025-07-17T19:05:00Z">
              <w:rPr>
                <w:b/>
                <w:bCs/>
              </w:rPr>
            </w:rPrChange>
          </w:rPr>
          <w:t>ê</w:t>
        </w:r>
      </w:ins>
      <w:ins w:id="2429" w:author="YASMIN SEREJO LIMA" w:date="2025-06-30T14:20:00Z">
        <w:r w:rsidRPr="007A0C21">
          <w:rPr>
            <w:rFonts w:ascii="Arial" w:eastAsia="Arial" w:hAnsi="Arial" w:cs="Arial"/>
            <w:b/>
            <w:bCs/>
            <w:sz w:val="24"/>
            <w:szCs w:val="24"/>
            <w:rPrChange w:id="2430" w:author="EUDERLAN FREIRE DA SILVA ABREU" w:date="2025-07-17T19:05:00Z">
              <w:rPr/>
            </w:rPrChange>
          </w:rPr>
          <w:t xml:space="preserve"> feedback: </w:t>
        </w:r>
        <w:r w:rsidRPr="007A0C21">
          <w:rPr>
            <w:rFonts w:ascii="Arial" w:eastAsia="Arial" w:hAnsi="Arial" w:cs="Arial"/>
            <w:sz w:val="24"/>
            <w:szCs w:val="24"/>
            <w:rPrChange w:id="2431" w:author="EUDERLAN FREIRE DA SILVA ABREU" w:date="2025-07-17T19:05:00Z">
              <w:rPr/>
            </w:rPrChange>
          </w:rPr>
          <w:t xml:space="preserve">Use os </w:t>
        </w:r>
      </w:ins>
      <w:ins w:id="2432" w:author="YASMIN SEREJO LIMA" w:date="2025-06-30T14:21:00Z">
        <w:r w:rsidR="44BBCD6C" w:rsidRPr="007A0C21">
          <w:rPr>
            <w:rFonts w:ascii="Arial" w:eastAsia="Arial" w:hAnsi="Arial" w:cs="Arial"/>
            <w:sz w:val="24"/>
            <w:szCs w:val="24"/>
            <w:rPrChange w:id="2433" w:author="EUDERLAN FREIRE DA SILVA ABREU" w:date="2025-07-17T19:05:00Z">
              <w:rPr/>
            </w:rPrChange>
          </w:rPr>
          <w:t>botões</w:t>
        </w:r>
      </w:ins>
      <w:ins w:id="2434" w:author="YASMIN SEREJO LIMA" w:date="2025-06-30T14:20:00Z">
        <w:r w:rsidRPr="007A0C21">
          <w:rPr>
            <w:rFonts w:ascii="Arial" w:eastAsia="Arial" w:hAnsi="Arial" w:cs="Arial"/>
            <w:sz w:val="24"/>
            <w:szCs w:val="24"/>
            <w:rPrChange w:id="2435" w:author="EUDERLAN FREIRE DA SILVA ABREU" w:date="2025-07-17T19:05:00Z">
              <w:rPr/>
            </w:rPrChange>
          </w:rPr>
          <w:t xml:space="preserve"> de </w:t>
        </w:r>
        <w:r w:rsidRPr="007A0C21">
          <w:rPr>
            <w:rFonts w:ascii="Segoe UI Emoji" w:eastAsia="Arial" w:hAnsi="Segoe UI Emoji" w:cs="Segoe UI Emoji"/>
            <w:color w:val="000000" w:themeColor="text1"/>
            <w:sz w:val="24"/>
            <w:szCs w:val="24"/>
            <w:rPrChange w:id="2436" w:author="EUDERLAN FREIRE DA SILVA ABREU" w:date="2025-07-17T19:05:00Z">
              <w:rPr>
                <w:rFonts w:ascii="Arial" w:eastAsia="Arial" w:hAnsi="Arial" w:cs="Arial"/>
                <w:color w:val="000000" w:themeColor="text1"/>
                <w:sz w:val="24"/>
                <w:szCs w:val="24"/>
              </w:rPr>
            </w:rPrChange>
          </w:rPr>
          <w:t>👍</w:t>
        </w:r>
        <w:r w:rsidRPr="007A0C21">
          <w:rPr>
            <w:rFonts w:ascii="Arial" w:eastAsia="Arial" w:hAnsi="Arial" w:cs="Arial"/>
            <w:color w:val="000000" w:themeColor="text1"/>
            <w:sz w:val="24"/>
            <w:szCs w:val="24"/>
            <w:rPrChange w:id="2437" w:author="EUDERLAN FREIRE DA SILVA ABREU" w:date="2025-07-17T19:05:00Z">
              <w:rPr>
                <w:rFonts w:ascii="Arial" w:eastAsia="Arial" w:hAnsi="Arial" w:cs="Arial"/>
                <w:color w:val="000000" w:themeColor="text1"/>
                <w:sz w:val="24"/>
                <w:szCs w:val="24"/>
              </w:rPr>
            </w:rPrChange>
          </w:rPr>
          <w:t>(</w:t>
        </w:r>
        <w:r w:rsidRPr="007A0C21">
          <w:rPr>
            <w:rFonts w:ascii="Arial" w:eastAsia="Arial" w:hAnsi="Arial" w:cs="Arial"/>
            <w:i/>
            <w:iCs/>
            <w:sz w:val="24"/>
            <w:szCs w:val="24"/>
            <w:rPrChange w:id="2438" w:author="EUDERLAN FREIRE DA SILVA ABREU" w:date="2025-07-17T19:05:00Z">
              <w:rPr>
                <w:i/>
                <w:iCs/>
              </w:rPr>
            </w:rPrChange>
          </w:rPr>
          <w:t xml:space="preserve">like) </w:t>
        </w:r>
      </w:ins>
      <w:ins w:id="2439" w:author="YASMIN SEREJO LIMA" w:date="2025-06-30T14:21:00Z">
        <w:r w:rsidRPr="007A0C21">
          <w:rPr>
            <w:rFonts w:ascii="Arial" w:eastAsia="Arial" w:hAnsi="Arial" w:cs="Arial"/>
            <w:i/>
            <w:iCs/>
            <w:sz w:val="24"/>
            <w:szCs w:val="24"/>
            <w:rPrChange w:id="2440" w:author="EUDERLAN FREIRE DA SILVA ABREU" w:date="2025-07-17T19:05:00Z">
              <w:rPr>
                <w:i/>
                <w:iCs/>
              </w:rPr>
            </w:rPrChange>
          </w:rPr>
          <w:t>ou</w:t>
        </w:r>
      </w:ins>
      <w:ins w:id="2441" w:author="YASMIN SEREJO LIMA" w:date="2025-06-30T14:20:00Z">
        <w:r w:rsidRPr="007A0C21">
          <w:rPr>
            <w:rFonts w:ascii="Segoe UI Emoji" w:eastAsia="Arial" w:hAnsi="Segoe UI Emoji" w:cs="Segoe UI Emoji"/>
            <w:color w:val="000000" w:themeColor="text1"/>
            <w:sz w:val="24"/>
            <w:szCs w:val="24"/>
            <w:rPrChange w:id="2442" w:author="EUDERLAN FREIRE DA SILVA ABREU" w:date="2025-07-17T19:05:00Z">
              <w:rPr>
                <w:rFonts w:ascii="Arial" w:eastAsia="Arial" w:hAnsi="Arial" w:cs="Arial"/>
                <w:color w:val="000000" w:themeColor="text1"/>
                <w:sz w:val="24"/>
                <w:szCs w:val="24"/>
              </w:rPr>
            </w:rPrChange>
          </w:rPr>
          <w:t>👎</w:t>
        </w:r>
        <w:r w:rsidRPr="007A0C21">
          <w:rPr>
            <w:rFonts w:ascii="Arial" w:eastAsia="Arial" w:hAnsi="Arial" w:cs="Arial"/>
            <w:sz w:val="24"/>
            <w:szCs w:val="24"/>
            <w:rPrChange w:id="2443" w:author="EUDERLAN FREIRE DA SILVA ABREU" w:date="2025-07-17T19:05:00Z">
              <w:rPr/>
            </w:rPrChange>
          </w:rPr>
          <w:t xml:space="preserve"> </w:t>
        </w:r>
      </w:ins>
      <w:ins w:id="2444" w:author="YASMIN SEREJO LIMA" w:date="2025-06-30T14:21:00Z">
        <w:r w:rsidR="36F52A35" w:rsidRPr="007A0C21">
          <w:rPr>
            <w:rFonts w:ascii="Arial" w:eastAsia="Arial" w:hAnsi="Arial" w:cs="Arial"/>
            <w:sz w:val="24"/>
            <w:szCs w:val="24"/>
            <w:rPrChange w:id="2445" w:author="EUDERLAN FREIRE DA SILVA ABREU" w:date="2025-07-17T19:05:00Z">
              <w:rPr/>
            </w:rPrChange>
          </w:rPr>
          <w:t>(</w:t>
        </w:r>
        <w:proofErr w:type="spellStart"/>
        <w:r w:rsidRPr="007A0C21">
          <w:rPr>
            <w:rFonts w:ascii="Arial" w:eastAsia="Arial" w:hAnsi="Arial" w:cs="Arial"/>
            <w:i/>
            <w:iCs/>
            <w:sz w:val="24"/>
            <w:szCs w:val="24"/>
            <w:rPrChange w:id="2446" w:author="EUDERLAN FREIRE DA SILVA ABREU" w:date="2025-07-17T19:05:00Z">
              <w:rPr>
                <w:i/>
                <w:iCs/>
              </w:rPr>
            </w:rPrChange>
          </w:rPr>
          <w:t>deslike</w:t>
        </w:r>
        <w:proofErr w:type="spellEnd"/>
        <w:r w:rsidRPr="007A0C21">
          <w:rPr>
            <w:rFonts w:ascii="Arial" w:eastAsia="Arial" w:hAnsi="Arial" w:cs="Arial"/>
            <w:i/>
            <w:iCs/>
            <w:sz w:val="24"/>
            <w:szCs w:val="24"/>
            <w:rPrChange w:id="2447" w:author="EUDERLAN FREIRE DA SILVA ABREU" w:date="2025-07-17T19:05:00Z">
              <w:rPr>
                <w:i/>
                <w:iCs/>
              </w:rPr>
            </w:rPrChange>
          </w:rPr>
          <w:t>)</w:t>
        </w:r>
        <w:r w:rsidRPr="007A0C21">
          <w:rPr>
            <w:rFonts w:ascii="Arial" w:eastAsia="Arial" w:hAnsi="Arial" w:cs="Arial"/>
            <w:sz w:val="24"/>
            <w:szCs w:val="24"/>
            <w:rPrChange w:id="2448" w:author="EUDERLAN FREIRE DA SILVA ABREU" w:date="2025-07-17T19:05:00Z">
              <w:rPr/>
            </w:rPrChange>
          </w:rPr>
          <w:t xml:space="preserve"> </w:t>
        </w:r>
      </w:ins>
      <w:ins w:id="2449" w:author="YASMIN SEREJO LIMA" w:date="2025-06-30T14:20:00Z">
        <w:r w:rsidRPr="007A0C21">
          <w:rPr>
            <w:rFonts w:ascii="Arial" w:eastAsia="Arial" w:hAnsi="Arial" w:cs="Arial"/>
            <w:sz w:val="24"/>
            <w:szCs w:val="24"/>
            <w:rPrChange w:id="2450" w:author="EUDERLAN FREIRE DA SILVA ABREU" w:date="2025-07-17T19:05:00Z">
              <w:rPr/>
            </w:rPrChange>
          </w:rPr>
          <w:t>para melhorar o sistema</w:t>
        </w:r>
      </w:ins>
      <w:ins w:id="2451" w:author="YASMIN SEREJO LIMA" w:date="2025-06-30T14:21:00Z">
        <w:r w:rsidR="66F938D0" w:rsidRPr="007A0C21">
          <w:rPr>
            <w:rFonts w:ascii="Arial" w:eastAsia="Arial" w:hAnsi="Arial" w:cs="Arial"/>
            <w:sz w:val="24"/>
            <w:szCs w:val="24"/>
            <w:rPrChange w:id="2452" w:author="EUDERLAN FREIRE DA SILVA ABREU" w:date="2025-07-17T19:05:00Z">
              <w:rPr/>
            </w:rPrChange>
          </w:rPr>
          <w:t>.</w:t>
        </w:r>
      </w:ins>
    </w:p>
    <w:p w14:paraId="245634EB" w14:textId="72E50AA3" w:rsidR="07D7485A" w:rsidRPr="007A0C21" w:rsidRDefault="07D7485A" w:rsidP="007A0C21">
      <w:pPr>
        <w:spacing w:before="240"/>
        <w:rPr>
          <w:ins w:id="2453" w:author="YASMIN SEREJO LIMA" w:date="2025-06-30T14:22:00Z"/>
          <w:rFonts w:ascii="Arial" w:eastAsia="Arial" w:hAnsi="Arial" w:cs="Arial"/>
          <w:sz w:val="24"/>
          <w:szCs w:val="24"/>
          <w:rPrChange w:id="2454" w:author="EUDERLAN FREIRE DA SILVA ABREU" w:date="2025-07-17T19:05:00Z">
            <w:rPr>
              <w:ins w:id="2455" w:author="YASMIN SEREJO LIMA" w:date="2025-06-30T14:22:00Z"/>
              <w:rFonts w:ascii="Arial" w:eastAsia="Arial" w:hAnsi="Arial" w:cs="Arial"/>
            </w:rPr>
          </w:rPrChange>
        </w:rPr>
        <w:pPrChange w:id="2456" w:author="EUDERLAN FREIRE DA SILVA ABREU" w:date="2025-07-17T19:06:00Z">
          <w:pPr/>
        </w:pPrChange>
      </w:pPr>
      <w:ins w:id="2457" w:author="YASMIN SEREJO LIMA" w:date="2025-06-30T14:22:00Z">
        <w:r w:rsidRPr="007A0C21">
          <w:rPr>
            <w:rFonts w:ascii="Arial" w:eastAsia="Arial" w:hAnsi="Arial" w:cs="Arial"/>
            <w:sz w:val="24"/>
            <w:szCs w:val="24"/>
            <w:rPrChange w:id="2458" w:author="EUDERLAN FREIRE DA SILVA ABREU" w:date="2025-07-17T19:05:00Z">
              <w:rPr/>
            </w:rPrChange>
          </w:rPr>
          <w:t>Recursos de Acessibilidade:</w:t>
        </w:r>
      </w:ins>
    </w:p>
    <w:p w14:paraId="7F6597A1" w14:textId="27D96D8E" w:rsidR="07D7485A" w:rsidRPr="007A0C21" w:rsidRDefault="07D7485A" w:rsidP="007A0C21">
      <w:pPr>
        <w:pStyle w:val="PargrafodaLista"/>
        <w:numPr>
          <w:ilvl w:val="0"/>
          <w:numId w:val="28"/>
        </w:numPr>
        <w:spacing w:before="240"/>
        <w:rPr>
          <w:ins w:id="2459" w:author="YASMIN SEREJO LIMA" w:date="2025-06-30T14:23:00Z"/>
          <w:rFonts w:ascii="Arial" w:eastAsia="Arial" w:hAnsi="Arial" w:cs="Arial"/>
          <w:sz w:val="24"/>
          <w:szCs w:val="24"/>
          <w:rPrChange w:id="2460" w:author="EUDERLAN FREIRE DA SILVA ABREU" w:date="2025-07-17T19:05:00Z">
            <w:rPr>
              <w:ins w:id="2461" w:author="YASMIN SEREJO LIMA" w:date="2025-06-30T14:23:00Z"/>
            </w:rPr>
          </w:rPrChange>
        </w:rPr>
        <w:pPrChange w:id="2462" w:author="EUDERLAN FREIRE DA SILVA ABREU" w:date="2025-07-17T19:06:00Z">
          <w:pPr/>
        </w:pPrChange>
      </w:pPr>
      <w:ins w:id="2463" w:author="YASMIN SEREJO LIMA" w:date="2025-06-30T14:22:00Z">
        <w:r w:rsidRPr="007A0C21">
          <w:rPr>
            <w:rFonts w:ascii="Arial" w:eastAsia="Arial" w:hAnsi="Arial" w:cs="Arial"/>
            <w:sz w:val="24"/>
            <w:szCs w:val="24"/>
            <w:rPrChange w:id="2464" w:author="EUDERLAN FREIRE DA SILVA ABREU" w:date="2025-07-17T19:05:00Z">
              <w:rPr/>
            </w:rPrChange>
          </w:rPr>
          <w:t>Interface responsiva para mobile e deskto</w:t>
        </w:r>
      </w:ins>
      <w:ins w:id="2465" w:author="YASMIN SEREJO LIMA" w:date="2025-06-30T14:23:00Z">
        <w:r w:rsidRPr="007A0C21">
          <w:rPr>
            <w:rFonts w:ascii="Arial" w:eastAsia="Arial" w:hAnsi="Arial" w:cs="Arial"/>
            <w:sz w:val="24"/>
            <w:szCs w:val="24"/>
            <w:rPrChange w:id="2466" w:author="EUDERLAN FREIRE DA SILVA ABREU" w:date="2025-07-17T19:05:00Z">
              <w:rPr/>
            </w:rPrChange>
          </w:rPr>
          <w:t>p.</w:t>
        </w:r>
      </w:ins>
    </w:p>
    <w:p w14:paraId="60C5E285" w14:textId="07631931" w:rsidR="07D7485A" w:rsidRPr="007A0C21" w:rsidRDefault="07D7485A" w:rsidP="007A0C21">
      <w:pPr>
        <w:pStyle w:val="PargrafodaLista"/>
        <w:numPr>
          <w:ilvl w:val="0"/>
          <w:numId w:val="28"/>
        </w:numPr>
        <w:spacing w:before="240"/>
        <w:rPr>
          <w:ins w:id="2467" w:author="YASMIN SEREJO LIMA" w:date="2025-06-30T14:23:00Z"/>
          <w:rFonts w:ascii="Arial" w:eastAsia="Arial" w:hAnsi="Arial" w:cs="Arial"/>
          <w:sz w:val="24"/>
          <w:szCs w:val="24"/>
          <w:rPrChange w:id="2468" w:author="EUDERLAN FREIRE DA SILVA ABREU" w:date="2025-07-17T19:05:00Z">
            <w:rPr>
              <w:ins w:id="2469" w:author="YASMIN SEREJO LIMA" w:date="2025-06-30T14:23:00Z"/>
            </w:rPr>
          </w:rPrChange>
        </w:rPr>
        <w:pPrChange w:id="2470" w:author="EUDERLAN FREIRE DA SILVA ABREU" w:date="2025-07-17T19:06:00Z">
          <w:pPr/>
        </w:pPrChange>
      </w:pPr>
      <w:ins w:id="2471" w:author="YASMIN SEREJO LIMA" w:date="2025-06-30T14:23:00Z">
        <w:r w:rsidRPr="007A0C21">
          <w:rPr>
            <w:rFonts w:ascii="Arial" w:eastAsia="Arial" w:hAnsi="Arial" w:cs="Arial"/>
            <w:sz w:val="24"/>
            <w:szCs w:val="24"/>
            <w:rPrChange w:id="2472" w:author="EUDERLAN FREIRE DA SILVA ABREU" w:date="2025-07-17T19:05:00Z">
              <w:rPr/>
            </w:rPrChange>
          </w:rPr>
          <w:t>Design com alto contraste.</w:t>
        </w:r>
      </w:ins>
    </w:p>
    <w:p w14:paraId="2FF1BDD4" w14:textId="7117A5E1" w:rsidR="07D7485A" w:rsidRPr="007A0C21" w:rsidRDefault="07D7485A" w:rsidP="007A0C21">
      <w:pPr>
        <w:pStyle w:val="PargrafodaLista"/>
        <w:numPr>
          <w:ilvl w:val="0"/>
          <w:numId w:val="28"/>
        </w:numPr>
        <w:spacing w:before="240"/>
        <w:rPr>
          <w:ins w:id="2473" w:author="YASMIN SEREJO LIMA" w:date="2025-06-30T14:23:00Z"/>
          <w:rFonts w:ascii="Arial" w:eastAsia="Arial" w:hAnsi="Arial" w:cs="Arial"/>
          <w:sz w:val="24"/>
          <w:szCs w:val="24"/>
          <w:rPrChange w:id="2474" w:author="EUDERLAN FREIRE DA SILVA ABREU" w:date="2025-07-17T19:05:00Z">
            <w:rPr>
              <w:ins w:id="2475" w:author="YASMIN SEREJO LIMA" w:date="2025-06-30T14:23:00Z"/>
            </w:rPr>
          </w:rPrChange>
        </w:rPr>
        <w:pPrChange w:id="2476" w:author="EUDERLAN FREIRE DA SILVA ABREU" w:date="2025-07-17T19:06:00Z">
          <w:pPr/>
        </w:pPrChange>
      </w:pPr>
      <w:ins w:id="2477" w:author="YASMIN SEREJO LIMA" w:date="2025-06-30T14:23:00Z">
        <w:r w:rsidRPr="007A0C21">
          <w:rPr>
            <w:rFonts w:ascii="Arial" w:eastAsia="Arial" w:hAnsi="Arial" w:cs="Arial"/>
            <w:sz w:val="24"/>
            <w:szCs w:val="24"/>
            <w:rPrChange w:id="2478" w:author="EUDERLAN FREIRE DA SILVA ABREU" w:date="2025-07-17T19:05:00Z">
              <w:rPr/>
            </w:rPrChange>
          </w:rPr>
          <w:t>Navegação por teclado suportada.</w:t>
        </w:r>
      </w:ins>
    </w:p>
    <w:p w14:paraId="6F6C8280" w14:textId="2777FC17" w:rsidR="07D7485A" w:rsidRPr="007A0C21" w:rsidRDefault="07D7485A" w:rsidP="007A0C21">
      <w:pPr>
        <w:pStyle w:val="PargrafodaLista"/>
        <w:numPr>
          <w:ilvl w:val="0"/>
          <w:numId w:val="28"/>
        </w:numPr>
        <w:spacing w:before="240"/>
        <w:rPr>
          <w:ins w:id="2479" w:author="EUDERLAN FREIRE DA SILVA ABREU" w:date="2025-06-29T12:35:00Z"/>
          <w:rFonts w:ascii="Arial" w:eastAsia="Arial" w:hAnsi="Arial" w:cs="Arial"/>
          <w:sz w:val="24"/>
          <w:szCs w:val="24"/>
          <w:rPrChange w:id="2480" w:author="EUDERLAN FREIRE DA SILVA ABREU" w:date="2025-07-17T19:05:00Z">
            <w:rPr>
              <w:ins w:id="2481" w:author="EUDERLAN FREIRE DA SILVA ABREU" w:date="2025-06-29T12:35:00Z"/>
            </w:rPr>
          </w:rPrChange>
        </w:rPr>
        <w:pPrChange w:id="2482" w:author="EUDERLAN FREIRE DA SILVA ABREU" w:date="2025-07-17T19:06:00Z">
          <w:pPr/>
        </w:pPrChange>
      </w:pPr>
      <w:proofErr w:type="spellStart"/>
      <w:ins w:id="2483" w:author="YASMIN SEREJO LIMA" w:date="2025-06-30T14:23:00Z">
        <w:r w:rsidRPr="007A0C21">
          <w:rPr>
            <w:rFonts w:ascii="Arial" w:eastAsia="Arial" w:hAnsi="Arial" w:cs="Arial"/>
            <w:sz w:val="24"/>
            <w:szCs w:val="24"/>
            <w:rPrChange w:id="2484" w:author="EUDERLAN FREIRE DA SILVA ABREU" w:date="2025-07-17T19:05:00Z">
              <w:rPr/>
            </w:rPrChange>
          </w:rPr>
          <w:t>VLibras</w:t>
        </w:r>
        <w:proofErr w:type="spellEnd"/>
        <w:r w:rsidRPr="007A0C21">
          <w:rPr>
            <w:rFonts w:ascii="Arial" w:eastAsia="Arial" w:hAnsi="Arial" w:cs="Arial"/>
            <w:sz w:val="24"/>
            <w:szCs w:val="24"/>
            <w:rPrChange w:id="2485" w:author="EUDERLAN FREIRE DA SILVA ABREU" w:date="2025-07-17T19:05:00Z">
              <w:rPr/>
            </w:rPrChange>
          </w:rPr>
          <w:t xml:space="preserve"> integrado para acessibilidade.</w:t>
        </w:r>
      </w:ins>
    </w:p>
    <w:p w14:paraId="28C792B0" w14:textId="0FB92289" w:rsidR="00E33009" w:rsidRPr="007A0C21" w:rsidRDefault="07D7485A" w:rsidP="007A0C21">
      <w:pPr>
        <w:spacing w:before="240"/>
        <w:rPr>
          <w:ins w:id="2486" w:author="YASMIN SEREJO LIMA" w:date="2025-06-30T14:23:00Z"/>
          <w:rFonts w:ascii="Arial" w:eastAsia="Arial" w:hAnsi="Arial" w:cs="Arial"/>
          <w:sz w:val="24"/>
          <w:szCs w:val="24"/>
          <w:rPrChange w:id="2487" w:author="EUDERLAN FREIRE DA SILVA ABREU" w:date="2025-07-17T19:05:00Z">
            <w:rPr>
              <w:ins w:id="2488" w:author="YASMIN SEREJO LIMA" w:date="2025-06-30T14:23:00Z"/>
            </w:rPr>
          </w:rPrChange>
        </w:rPr>
        <w:pPrChange w:id="2489" w:author="EUDERLAN FREIRE DA SILVA ABREU" w:date="2025-07-17T19:06:00Z">
          <w:pPr/>
        </w:pPrChange>
      </w:pPr>
      <w:ins w:id="2490" w:author="YASMIN SEREJO LIMA" w:date="2025-06-30T14:23:00Z">
        <w:r w:rsidRPr="007A0C21">
          <w:rPr>
            <w:rFonts w:ascii="Arial" w:eastAsia="Arial" w:hAnsi="Arial" w:cs="Arial"/>
            <w:sz w:val="24"/>
            <w:szCs w:val="24"/>
            <w:rPrChange w:id="2491" w:author="EUDERLAN FREIRE DA SILVA ABREU" w:date="2025-07-17T19:05:00Z">
              <w:rPr/>
            </w:rPrChange>
          </w:rPr>
          <w:t xml:space="preserve">Suporte: </w:t>
        </w:r>
      </w:ins>
    </w:p>
    <w:p w14:paraId="5A345450" w14:textId="6C6E943D" w:rsidR="07D7485A" w:rsidRPr="007A0C21" w:rsidRDefault="07D7485A" w:rsidP="007A0C21">
      <w:pPr>
        <w:pStyle w:val="PargrafodaLista"/>
        <w:numPr>
          <w:ilvl w:val="0"/>
          <w:numId w:val="27"/>
        </w:numPr>
        <w:spacing w:before="240"/>
        <w:rPr>
          <w:ins w:id="2492" w:author="YASMIN SEREJO LIMA" w:date="2025-06-30T14:24:00Z"/>
          <w:rFonts w:ascii="Arial" w:eastAsia="Arial" w:hAnsi="Arial" w:cs="Arial"/>
          <w:sz w:val="24"/>
          <w:szCs w:val="24"/>
          <w:rPrChange w:id="2493" w:author="EUDERLAN FREIRE DA SILVA ABREU" w:date="2025-07-17T19:05:00Z">
            <w:rPr>
              <w:ins w:id="2494" w:author="YASMIN SEREJO LIMA" w:date="2025-06-30T14:24:00Z"/>
            </w:rPr>
          </w:rPrChange>
        </w:rPr>
        <w:pPrChange w:id="2495" w:author="EUDERLAN FREIRE DA SILVA ABREU" w:date="2025-07-17T19:06:00Z">
          <w:pPr/>
        </w:pPrChange>
      </w:pPr>
      <w:ins w:id="2496" w:author="YASMIN SEREJO LIMA" w:date="2025-06-30T14:23:00Z">
        <w:r w:rsidRPr="007A0C21">
          <w:rPr>
            <w:rFonts w:ascii="Arial" w:eastAsia="Arial" w:hAnsi="Arial" w:cs="Arial"/>
            <w:sz w:val="24"/>
            <w:szCs w:val="24"/>
            <w:rPrChange w:id="2497" w:author="EUDERLAN FREIRE DA SILVA ABREU" w:date="2025-07-17T19:05:00Z">
              <w:rPr/>
            </w:rPrChange>
          </w:rPr>
          <w:t xml:space="preserve">Sistema inclui </w:t>
        </w:r>
        <w:proofErr w:type="spellStart"/>
        <w:r w:rsidRPr="007A0C21">
          <w:rPr>
            <w:rFonts w:ascii="Arial" w:eastAsia="Arial" w:hAnsi="Arial" w:cs="Arial"/>
            <w:i/>
            <w:iCs/>
            <w:sz w:val="24"/>
            <w:szCs w:val="24"/>
            <w:rPrChange w:id="2498" w:author="EUDERLAN FREIRE DA SILVA ABREU" w:date="2025-07-17T19:05:00Z">
              <w:rPr/>
            </w:rPrChange>
          </w:rPr>
          <w:t>disclaimers</w:t>
        </w:r>
        <w:proofErr w:type="spellEnd"/>
        <w:r w:rsidRPr="007A0C21">
          <w:rPr>
            <w:rFonts w:ascii="Arial" w:eastAsia="Arial" w:hAnsi="Arial" w:cs="Arial"/>
            <w:sz w:val="24"/>
            <w:szCs w:val="24"/>
            <w:rPrChange w:id="2499" w:author="EUDERLAN FREIRE DA SILVA ABREU" w:date="2025-07-17T19:05:00Z">
              <w:rPr/>
            </w:rPrChange>
          </w:rPr>
          <w:t xml:space="preserve"> sobre precisão das r</w:t>
        </w:r>
      </w:ins>
      <w:ins w:id="2500" w:author="YASMIN SEREJO LIMA" w:date="2025-06-30T14:24:00Z">
        <w:r w:rsidRPr="007A0C21">
          <w:rPr>
            <w:rFonts w:ascii="Arial" w:eastAsia="Arial" w:hAnsi="Arial" w:cs="Arial"/>
            <w:sz w:val="24"/>
            <w:szCs w:val="24"/>
            <w:rPrChange w:id="2501" w:author="EUDERLAN FREIRE DA SILVA ABREU" w:date="2025-07-17T19:05:00Z">
              <w:rPr/>
            </w:rPrChange>
          </w:rPr>
          <w:t>espostas.</w:t>
        </w:r>
      </w:ins>
    </w:p>
    <w:p w14:paraId="69D0A71B" w14:textId="4CEB708A" w:rsidR="07D7485A" w:rsidRPr="007A0C21" w:rsidRDefault="07D7485A" w:rsidP="007A0C21">
      <w:pPr>
        <w:pStyle w:val="PargrafodaLista"/>
        <w:numPr>
          <w:ilvl w:val="0"/>
          <w:numId w:val="27"/>
        </w:numPr>
        <w:spacing w:before="240"/>
        <w:rPr>
          <w:ins w:id="2502" w:author="YASMIN SEREJO LIMA" w:date="2025-06-30T14:24:00Z"/>
          <w:rFonts w:ascii="Arial" w:eastAsia="Arial" w:hAnsi="Arial" w:cs="Arial"/>
          <w:sz w:val="24"/>
          <w:szCs w:val="24"/>
          <w:rPrChange w:id="2503" w:author="EUDERLAN FREIRE DA SILVA ABREU" w:date="2025-07-17T19:05:00Z">
            <w:rPr>
              <w:ins w:id="2504" w:author="YASMIN SEREJO LIMA" w:date="2025-06-30T14:24:00Z"/>
            </w:rPr>
          </w:rPrChange>
        </w:rPr>
        <w:pPrChange w:id="2505" w:author="EUDERLAN FREIRE DA SILVA ABREU" w:date="2025-07-17T19:06:00Z">
          <w:pPr/>
        </w:pPrChange>
      </w:pPr>
      <w:ins w:id="2506" w:author="YASMIN SEREJO LIMA" w:date="2025-06-30T14:24:00Z">
        <w:r w:rsidRPr="007A0C21">
          <w:rPr>
            <w:rFonts w:ascii="Arial" w:eastAsia="Arial" w:hAnsi="Arial" w:cs="Arial"/>
            <w:sz w:val="24"/>
            <w:szCs w:val="24"/>
            <w:rPrChange w:id="2507" w:author="EUDERLAN FREIRE DA SILVA ABREU" w:date="2025-07-17T19:05:00Z">
              <w:rPr/>
            </w:rPrChange>
          </w:rPr>
          <w:t>Sempre consulte documentos oficiais para decisões importantes.</w:t>
        </w:r>
      </w:ins>
    </w:p>
    <w:p w14:paraId="744DAF21" w14:textId="0DED7DE4" w:rsidR="07D7485A" w:rsidRPr="007A0C21" w:rsidRDefault="07D7485A" w:rsidP="007A0C21">
      <w:pPr>
        <w:pStyle w:val="PargrafodaLista"/>
        <w:numPr>
          <w:ilvl w:val="0"/>
          <w:numId w:val="27"/>
        </w:numPr>
        <w:spacing w:before="240"/>
        <w:rPr>
          <w:ins w:id="2508" w:author="EUDERLAN FREIRE DA SILVA ABREU" w:date="2025-06-29T12:35:00Z"/>
          <w:rFonts w:ascii="Arial" w:eastAsia="Arial" w:hAnsi="Arial" w:cs="Arial"/>
          <w:sz w:val="24"/>
          <w:szCs w:val="24"/>
          <w:rPrChange w:id="2509" w:author="EUDERLAN FREIRE DA SILVA ABREU" w:date="2025-07-17T19:05:00Z">
            <w:rPr>
              <w:ins w:id="2510" w:author="EUDERLAN FREIRE DA SILVA ABREU" w:date="2025-06-29T12:35:00Z"/>
            </w:rPr>
          </w:rPrChange>
        </w:rPr>
        <w:pPrChange w:id="2511" w:author="EUDERLAN FREIRE DA SILVA ABREU" w:date="2025-07-17T19:06:00Z">
          <w:pPr/>
        </w:pPrChange>
      </w:pPr>
      <w:ins w:id="2512" w:author="YASMIN SEREJO LIMA" w:date="2025-06-30T14:24:00Z">
        <w:r w:rsidRPr="007A0C21">
          <w:rPr>
            <w:rFonts w:ascii="Arial" w:eastAsia="Arial" w:hAnsi="Arial" w:cs="Arial"/>
            <w:sz w:val="24"/>
            <w:szCs w:val="24"/>
            <w:rPrChange w:id="2513" w:author="EUDERLAN FREIRE DA SILVA ABREU" w:date="2025-07-17T19:05:00Z">
              <w:rPr/>
            </w:rPrChange>
          </w:rPr>
          <w:t xml:space="preserve">Feedback é valorizado para melhorias contínuas. </w:t>
        </w:r>
      </w:ins>
    </w:p>
    <w:p w14:paraId="11737C77" w14:textId="77777777" w:rsidR="00E33009" w:rsidRDefault="00E33009">
      <w:pPr>
        <w:rPr>
          <w:ins w:id="2514" w:author="EUDERLAN FREIRE DA SILVA ABREU" w:date="2025-06-29T12:35:00Z"/>
        </w:rPr>
      </w:pPr>
    </w:p>
    <w:p w14:paraId="04DE3F34" w14:textId="77777777" w:rsidR="00250C34" w:rsidDel="007A0C21" w:rsidRDefault="00250C34">
      <w:pPr>
        <w:rPr>
          <w:ins w:id="2515" w:author="HISSA BARBARA OLIVEIRA" w:date="2025-06-29T01:07:00Z"/>
          <w:del w:id="2516" w:author="EUDERLAN FREIRE DA SILVA ABREU" w:date="2025-07-17T19:07:00Z"/>
        </w:rPr>
        <w:pPrChange w:id="2517" w:author="HISSA BARBARA OLIVEIRA" w:date="2025-06-29T01:07:00Z">
          <w:pPr>
            <w:numPr>
              <w:numId w:val="1"/>
            </w:numPr>
            <w:ind w:left="720" w:hanging="360"/>
          </w:pPr>
        </w:pPrChange>
      </w:pPr>
    </w:p>
    <w:p w14:paraId="1BC9D166" w14:textId="3D2BD236" w:rsidR="0B681068" w:rsidRDefault="0B681068">
      <w:pPr>
        <w:rPr>
          <w:ins w:id="2518" w:author="HISSA BARBARA OLIVEIRA" w:date="2025-06-29T01:07:00Z"/>
        </w:rPr>
      </w:pPr>
    </w:p>
    <w:p w14:paraId="0390FB9D" w14:textId="77777777" w:rsidR="000C3E93" w:rsidRPr="00AA733F" w:rsidRDefault="000C3E93">
      <w:pPr>
        <w:spacing w:after="0"/>
        <w:jc w:val="both"/>
        <w:rPr>
          <w:ins w:id="2519" w:author="EUDERLAN FREIRE DA SILVA ABREU" w:date="2025-06-29T12:33:00Z"/>
          <w:rFonts w:ascii="Arial" w:hAnsi="Arial" w:cs="Arial"/>
          <w:b/>
          <w:bCs/>
          <w:color w:val="000000" w:themeColor="text1"/>
          <w:rPrChange w:id="2520" w:author="EUDERLAN FREIRE DA SILVA ABREU" w:date="2025-07-01T10:52:00Z">
            <w:rPr>
              <w:ins w:id="2521" w:author="EUDERLAN FREIRE DA SILVA ABREU" w:date="2025-06-29T12:33:00Z"/>
              <w:rFonts w:ascii="Arial" w:hAnsi="Arial" w:cs="Arial"/>
              <w:b/>
              <w:bCs/>
              <w:color w:val="000000" w:themeColor="text1"/>
              <w:sz w:val="24"/>
              <w:szCs w:val="24"/>
            </w:rPr>
          </w:rPrChange>
        </w:rPr>
        <w:pPrChange w:id="2522" w:author="EUDERLAN FREIRE DA SILVA ABREU" w:date="2025-06-29T12:35:00Z">
          <w:pPr/>
        </w:pPrChange>
      </w:pPr>
      <w:ins w:id="2523" w:author="EUDERLAN FREIRE DA SILVA ABREU" w:date="2025-06-29T12:33:00Z">
        <w:r w:rsidRPr="00AA733F">
          <w:rPr>
            <w:rFonts w:ascii="Arial" w:hAnsi="Arial" w:cs="Arial"/>
            <w:b/>
            <w:bCs/>
            <w:color w:val="000000" w:themeColor="text1"/>
            <w:rPrChange w:id="2524" w:author="EUDERLAN FREIRE DA SILVA ABREU" w:date="2025-07-01T10:52:00Z">
              <w:rPr>
                <w:rFonts w:ascii="Arial" w:hAnsi="Arial" w:cs="Arial"/>
                <w:b/>
                <w:bCs/>
                <w:color w:val="000000" w:themeColor="text1"/>
                <w:sz w:val="24"/>
                <w:szCs w:val="24"/>
              </w:rPr>
            </w:rPrChange>
          </w:rPr>
          <w:t>Reconhecimentos e Direitos Autorais</w:t>
        </w:r>
      </w:ins>
    </w:p>
    <w:p w14:paraId="729CB24D" w14:textId="3B0340C6" w:rsidR="00B9476F" w:rsidRPr="00EB600C" w:rsidRDefault="000C3E93" w:rsidP="00EB600C">
      <w:pPr>
        <w:spacing w:after="0"/>
        <w:rPr>
          <w:ins w:id="2525" w:author="EUDERLAN FREIRE DA SILVA ABREU" w:date="2025-06-29T12:33:00Z"/>
          <w:rFonts w:ascii="Arial" w:hAnsi="Arial" w:cs="Arial"/>
          <w:b/>
          <w:bCs/>
          <w:color w:val="000000" w:themeColor="text1"/>
          <w:rPrChange w:id="2526" w:author="EUDERLAN FREIRE DA SILVA ABREU" w:date="2025-07-17T15:55:00Z">
            <w:rPr>
              <w:ins w:id="2527" w:author="EUDERLAN FREIRE DA SILVA ABREU" w:date="2025-06-29T12:33:00Z"/>
              <w:rFonts w:ascii="Arial" w:hAnsi="Arial" w:cs="Arial"/>
              <w:b/>
              <w:bCs/>
              <w:color w:val="000000" w:themeColor="text1"/>
              <w:sz w:val="24"/>
              <w:szCs w:val="24"/>
            </w:rPr>
          </w:rPrChange>
        </w:rPr>
        <w:pPrChange w:id="2528" w:author="EUDERLAN FREIRE DA SILVA ABREU" w:date="2025-07-17T15:54:00Z">
          <w:pPr/>
        </w:pPrChange>
      </w:pPr>
      <w:bookmarkStart w:id="2529" w:name="_Hlk203669413"/>
      <w:ins w:id="2530" w:author="EUDERLAN FREIRE DA SILVA ABREU" w:date="2025-06-29T12:33:00Z">
        <w:r w:rsidRPr="00EB600C">
          <w:rPr>
            <w:rFonts w:ascii="Arial" w:hAnsi="Arial" w:cs="Arial"/>
            <w:b/>
            <w:bCs/>
            <w:color w:val="000000" w:themeColor="text1"/>
            <w:rPrChange w:id="2531" w:author="EUDERLAN FREIRE DA SILVA ABREU" w:date="2025-07-17T15:55:00Z">
              <w:rPr>
                <w:rFonts w:ascii="Arial" w:hAnsi="Arial" w:cs="Arial"/>
                <w:b/>
                <w:bCs/>
                <w:color w:val="000000" w:themeColor="text1"/>
                <w:sz w:val="24"/>
                <w:szCs w:val="24"/>
              </w:rPr>
            </w:rPrChange>
          </w:rPr>
          <w:t xml:space="preserve">@autor: </w:t>
        </w:r>
      </w:ins>
      <w:ins w:id="2532" w:author="EUDERLAN FREIRE DA SILVA ABREU" w:date="2025-07-17T15:53:00Z">
        <w:r w:rsidR="00EB600C" w:rsidRPr="00EB600C">
          <w:rPr>
            <w:rFonts w:ascii="Arial" w:hAnsi="Arial" w:cs="Arial"/>
            <w:b/>
            <w:bCs/>
            <w:color w:val="000000" w:themeColor="text1"/>
            <w:rPrChange w:id="2533" w:author="EUDERLAN FREIRE DA SILVA ABREU" w:date="2025-07-17T15:55:00Z">
              <w:rPr>
                <w:rFonts w:ascii="Arial" w:hAnsi="Arial" w:cs="Arial"/>
                <w:b/>
                <w:bCs/>
                <w:color w:val="000000" w:themeColor="text1"/>
              </w:rPr>
            </w:rPrChange>
          </w:rPr>
          <w:t>[</w:t>
        </w:r>
      </w:ins>
      <w:ins w:id="2534" w:author="EUDERLAN FREIRE DA SILVA ABREU" w:date="2025-07-17T15:51:00Z">
        <w:r w:rsidR="00B9476F" w:rsidRPr="00EB600C">
          <w:rPr>
            <w:rFonts w:ascii="Arial" w:hAnsi="Arial" w:cs="Arial"/>
            <w:b/>
            <w:bCs/>
            <w:color w:val="000000" w:themeColor="text1"/>
            <w:rPrChange w:id="2535" w:author="EUDERLAN FREIRE DA SILVA ABREU" w:date="2025-07-17T15:55:00Z">
              <w:rPr>
                <w:rFonts w:ascii="Arial" w:hAnsi="Arial" w:cs="Arial"/>
                <w:b/>
                <w:bCs/>
                <w:color w:val="000000" w:themeColor="text1"/>
              </w:rPr>
            </w:rPrChange>
          </w:rPr>
          <w:t>Anderson Rodrigo Diniz Oliveira,</w:t>
        </w:r>
      </w:ins>
      <w:ins w:id="2536" w:author="EUDERLAN FREIRE DA SILVA ABREU" w:date="2025-07-17T15:54:00Z">
        <w:r w:rsidR="00EB600C" w:rsidRPr="00EB600C">
          <w:rPr>
            <w:rFonts w:ascii="Arial" w:hAnsi="Arial" w:cs="Arial"/>
            <w:b/>
            <w:bCs/>
            <w:color w:val="000000" w:themeColor="text1"/>
            <w:rPrChange w:id="2537" w:author="EUDERLAN FREIRE DA SILVA ABREU" w:date="2025-07-17T15:55:00Z">
              <w:rPr>
                <w:rFonts w:ascii="Arial" w:hAnsi="Arial" w:cs="Arial"/>
                <w:b/>
                <w:bCs/>
                <w:color w:val="000000" w:themeColor="text1"/>
              </w:rPr>
            </w:rPrChange>
          </w:rPr>
          <w:t xml:space="preserve"> </w:t>
        </w:r>
      </w:ins>
      <w:ins w:id="2538" w:author="EUDERLAN FREIRE DA SILVA ABREU" w:date="2025-07-17T15:51:00Z">
        <w:r w:rsidR="00B9476F" w:rsidRPr="00EB600C">
          <w:rPr>
            <w:rFonts w:ascii="Arial" w:hAnsi="Arial" w:cs="Arial"/>
            <w:b/>
            <w:bCs/>
            <w:color w:val="000000" w:themeColor="text1"/>
            <w:rPrChange w:id="2539" w:author="EUDERLAN FREIRE DA SILVA ABREU" w:date="2025-07-17T15:55:00Z">
              <w:rPr>
                <w:rFonts w:ascii="Arial" w:hAnsi="Arial" w:cs="Arial"/>
                <w:b/>
                <w:bCs/>
                <w:color w:val="000000" w:themeColor="text1"/>
              </w:rPr>
            </w:rPrChange>
          </w:rPr>
          <w:t xml:space="preserve">Euderlan Freire da Silva Abreu, Hissa Bárbara Oliveira, Yasmin </w:t>
        </w:r>
        <w:proofErr w:type="spellStart"/>
        <w:r w:rsidR="00B9476F" w:rsidRPr="00EB600C">
          <w:rPr>
            <w:rFonts w:ascii="Arial" w:hAnsi="Arial" w:cs="Arial"/>
            <w:b/>
            <w:bCs/>
            <w:color w:val="000000" w:themeColor="text1"/>
            <w:rPrChange w:id="2540" w:author="EUDERLAN FREIRE DA SILVA ABREU" w:date="2025-07-17T15:55:00Z">
              <w:rPr>
                <w:rFonts w:ascii="Arial" w:hAnsi="Arial" w:cs="Arial"/>
                <w:b/>
                <w:bCs/>
                <w:color w:val="000000" w:themeColor="text1"/>
              </w:rPr>
            </w:rPrChange>
          </w:rPr>
          <w:t>Serejo</w:t>
        </w:r>
        <w:proofErr w:type="spellEnd"/>
        <w:r w:rsidR="00B9476F" w:rsidRPr="00EB600C">
          <w:rPr>
            <w:rFonts w:ascii="Arial" w:hAnsi="Arial" w:cs="Arial"/>
            <w:b/>
            <w:bCs/>
            <w:color w:val="000000" w:themeColor="text1"/>
            <w:rPrChange w:id="2541" w:author="EUDERLAN FREIRE DA SILVA ABREU" w:date="2025-07-17T15:55:00Z">
              <w:rPr>
                <w:rFonts w:ascii="Arial" w:hAnsi="Arial" w:cs="Arial"/>
                <w:b/>
                <w:bCs/>
                <w:color w:val="000000" w:themeColor="text1"/>
              </w:rPr>
            </w:rPrChange>
          </w:rPr>
          <w:t xml:space="preserve"> Lima, </w:t>
        </w:r>
        <w:proofErr w:type="spellStart"/>
        <w:r w:rsidR="00B9476F" w:rsidRPr="00EB600C">
          <w:rPr>
            <w:rFonts w:ascii="Arial" w:hAnsi="Arial" w:cs="Arial"/>
            <w:b/>
            <w:bCs/>
            <w:color w:val="000000" w:themeColor="text1"/>
            <w:rPrChange w:id="2542" w:author="EUDERLAN FREIRE DA SILVA ABREU" w:date="2025-07-17T15:55:00Z">
              <w:rPr>
                <w:rFonts w:ascii="Arial" w:hAnsi="Arial" w:cs="Arial"/>
                <w:b/>
                <w:bCs/>
                <w:color w:val="000000" w:themeColor="text1"/>
              </w:rPr>
            </w:rPrChange>
          </w:rPr>
          <w:t>Yuram</w:t>
        </w:r>
        <w:proofErr w:type="spellEnd"/>
        <w:r w:rsidR="00B9476F" w:rsidRPr="00EB600C">
          <w:rPr>
            <w:rFonts w:ascii="Arial" w:hAnsi="Arial" w:cs="Arial"/>
            <w:b/>
            <w:bCs/>
            <w:color w:val="000000" w:themeColor="text1"/>
            <w:rPrChange w:id="2543" w:author="EUDERLAN FREIRE DA SILVA ABREU" w:date="2025-07-17T15:55:00Z">
              <w:rPr>
                <w:rFonts w:ascii="Arial" w:hAnsi="Arial" w:cs="Arial"/>
                <w:b/>
                <w:bCs/>
                <w:color w:val="000000" w:themeColor="text1"/>
              </w:rPr>
            </w:rPrChange>
          </w:rPr>
          <w:t xml:space="preserve"> Almeida Santos</w:t>
        </w:r>
      </w:ins>
      <w:ins w:id="2544" w:author="EUDERLAN FREIRE DA SILVA ABREU" w:date="2025-07-17T15:55:00Z">
        <w:r w:rsidR="00EB600C" w:rsidRPr="00EB600C">
          <w:rPr>
            <w:rFonts w:ascii="Arial" w:hAnsi="Arial" w:cs="Arial"/>
            <w:b/>
            <w:bCs/>
            <w:color w:val="000000" w:themeColor="text1"/>
            <w:rPrChange w:id="2545" w:author="EUDERLAN FREIRE DA SILVA ABREU" w:date="2025-07-17T15:55:00Z">
              <w:rPr>
                <w:rFonts w:ascii="Arial" w:hAnsi="Arial" w:cs="Arial"/>
                <w:color w:val="000000" w:themeColor="text1"/>
              </w:rPr>
            </w:rPrChange>
          </w:rPr>
          <w:t>]</w:t>
        </w:r>
      </w:ins>
    </w:p>
    <w:p w14:paraId="7196C8F1" w14:textId="7331BA97" w:rsidR="000C3E93" w:rsidRPr="00250C34" w:rsidRDefault="000C3E93">
      <w:pPr>
        <w:spacing w:after="0"/>
        <w:jc w:val="both"/>
        <w:rPr>
          <w:ins w:id="2546" w:author="EUDERLAN FREIRE DA SILVA ABREU" w:date="2025-06-29T12:33:00Z"/>
          <w:rFonts w:ascii="Times New Roman" w:hAnsi="Times New Roman" w:cs="Times New Roman"/>
          <w:b/>
          <w:bCs/>
          <w:color w:val="000000" w:themeColor="text1"/>
          <w:sz w:val="24"/>
          <w:szCs w:val="24"/>
          <w:rPrChange w:id="2547" w:author="EUDERLAN FREIRE DA SILVA ABREU" w:date="2025-07-17T18:24:00Z">
            <w:rPr>
              <w:ins w:id="2548" w:author="EUDERLAN FREIRE DA SILVA ABREU" w:date="2025-06-29T12:33:00Z"/>
              <w:rFonts w:ascii="Arial" w:hAnsi="Arial" w:cs="Arial"/>
              <w:b/>
              <w:bCs/>
              <w:color w:val="000000" w:themeColor="text1"/>
              <w:sz w:val="24"/>
              <w:szCs w:val="24"/>
            </w:rPr>
          </w:rPrChange>
        </w:rPr>
        <w:pPrChange w:id="2549" w:author="EUDERLAN FREIRE DA SILVA ABREU" w:date="2025-06-29T12:35:00Z">
          <w:pPr/>
        </w:pPrChange>
      </w:pPr>
      <w:ins w:id="2550" w:author="EUDERLAN FREIRE DA SILVA ABREU" w:date="2025-06-29T12:33:00Z">
        <w:r w:rsidRPr="00250C34">
          <w:rPr>
            <w:rFonts w:ascii="Arial" w:hAnsi="Arial" w:cs="Arial"/>
            <w:b/>
            <w:bCs/>
            <w:color w:val="000000" w:themeColor="text1"/>
            <w:rPrChange w:id="2551" w:author="EUDERLAN FREIRE DA SILVA ABREU" w:date="2025-07-17T18:24:00Z">
              <w:rPr>
                <w:rFonts w:ascii="Arial" w:hAnsi="Arial" w:cs="Arial"/>
                <w:b/>
                <w:bCs/>
                <w:color w:val="000000" w:themeColor="text1"/>
                <w:sz w:val="24"/>
                <w:szCs w:val="24"/>
              </w:rPr>
            </w:rPrChange>
          </w:rPr>
          <w:lastRenderedPageBreak/>
          <w:t>@contato</w:t>
        </w:r>
        <w:proofErr w:type="gramStart"/>
        <w:r w:rsidRPr="00250C34">
          <w:rPr>
            <w:rFonts w:ascii="Arial" w:hAnsi="Arial" w:cs="Arial"/>
            <w:b/>
            <w:bCs/>
            <w:color w:val="000000" w:themeColor="text1"/>
            <w:rPrChange w:id="2552" w:author="EUDERLAN FREIRE DA SILVA ABREU" w:date="2025-07-17T18:24:00Z">
              <w:rPr>
                <w:rFonts w:ascii="Arial" w:hAnsi="Arial" w:cs="Arial"/>
                <w:b/>
                <w:bCs/>
                <w:color w:val="000000" w:themeColor="text1"/>
                <w:sz w:val="24"/>
                <w:szCs w:val="24"/>
              </w:rPr>
            </w:rPrChange>
          </w:rPr>
          <w:t>:[</w:t>
        </w:r>
      </w:ins>
      <w:proofErr w:type="gramEnd"/>
      <w:ins w:id="2553" w:author="EUDERLAN FREIRE DA SILVA ABREU" w:date="2025-07-17T15:57:00Z">
        <w:r w:rsidR="00EB600C" w:rsidRPr="00250C34">
          <w:rPr>
            <w:rFonts w:ascii="Times New Roman" w:hAnsi="Times New Roman" w:cs="Times New Roman"/>
            <w:b/>
            <w:bCs/>
            <w:color w:val="000000" w:themeColor="text1"/>
            <w:sz w:val="24"/>
            <w:szCs w:val="24"/>
            <w:rPrChange w:id="2554" w:author="EUDERLAN FREIRE DA SILVA ABREU" w:date="2025-07-17T18:24:00Z">
              <w:rPr>
                <w:rFonts w:ascii="Times New Roman" w:hAnsi="Times New Roman" w:cs="Times New Roman"/>
                <w:b/>
                <w:bCs/>
                <w:color w:val="000000" w:themeColor="text1"/>
                <w:sz w:val="24"/>
                <w:szCs w:val="24"/>
              </w:rPr>
            </w:rPrChange>
          </w:rPr>
          <w:t>rodrigo.carvalhau@</w:t>
        </w:r>
      </w:ins>
      <w:ins w:id="2555" w:author="EUDERLAN FREIRE DA SILVA ABREU" w:date="2025-07-17T15:58:00Z">
        <w:r w:rsidR="00EB600C" w:rsidRPr="00250C34">
          <w:rPr>
            <w:rFonts w:ascii="Times New Roman" w:hAnsi="Times New Roman" w:cs="Times New Roman"/>
            <w:b/>
            <w:bCs/>
            <w:color w:val="000000" w:themeColor="text1"/>
            <w:sz w:val="24"/>
            <w:szCs w:val="24"/>
            <w:rPrChange w:id="2556" w:author="EUDERLAN FREIRE DA SILVA ABREU" w:date="2025-07-17T18:24:00Z">
              <w:rPr>
                <w:rFonts w:ascii="Times New Roman" w:hAnsi="Times New Roman" w:cs="Times New Roman"/>
                <w:b/>
                <w:bCs/>
                <w:color w:val="000000" w:themeColor="text1"/>
                <w:sz w:val="24"/>
                <w:szCs w:val="24"/>
              </w:rPr>
            </w:rPrChange>
          </w:rPr>
          <w:t>gmail.com,</w:t>
        </w:r>
        <w:r w:rsidR="00EB600C" w:rsidRPr="00250C34">
          <w:rPr>
            <w:rFonts w:ascii="Times New Roman" w:hAnsi="Times New Roman" w:cs="Times New Roman"/>
            <w:b/>
            <w:bCs/>
            <w:color w:val="000000" w:themeColor="text1"/>
            <w:sz w:val="24"/>
            <w:szCs w:val="24"/>
            <w:rPrChange w:id="2557" w:author="EUDERLAN FREIRE DA SILVA ABREU" w:date="2025-07-17T18:24:00Z">
              <w:rPr>
                <w:rFonts w:ascii="Times New Roman" w:hAnsi="Times New Roman" w:cs="Times New Roman"/>
                <w:b/>
                <w:bCs/>
                <w:color w:val="000000" w:themeColor="text1"/>
                <w:sz w:val="24"/>
                <w:szCs w:val="24"/>
              </w:rPr>
            </w:rPrChange>
          </w:rPr>
          <w:t>euderlanfeire@gmail.com,</w:t>
        </w:r>
        <w:r w:rsidR="00EB600C" w:rsidRPr="00250C34">
          <w:rPr>
            <w:rFonts w:ascii="Times New Roman" w:hAnsi="Times New Roman" w:cs="Times New Roman"/>
            <w:b/>
            <w:bCs/>
            <w:color w:val="000000" w:themeColor="text1"/>
            <w:sz w:val="24"/>
            <w:szCs w:val="24"/>
            <w:rPrChange w:id="2558" w:author="EUDERLAN FREIRE DA SILVA ABREU" w:date="2025-07-17T18:24:00Z">
              <w:rPr>
                <w:rFonts w:ascii="Times New Roman" w:hAnsi="Times New Roman" w:cs="Times New Roman"/>
                <w:b/>
                <w:bCs/>
                <w:color w:val="000000" w:themeColor="text1"/>
                <w:sz w:val="24"/>
                <w:szCs w:val="24"/>
              </w:rPr>
            </w:rPrChange>
          </w:rPr>
          <w:t xml:space="preserve"> </w:t>
        </w:r>
      </w:ins>
      <w:ins w:id="2559" w:author="EUDERLAN FREIRE DA SILVA ABREU" w:date="2025-07-17T18:23:00Z">
        <w:r w:rsidR="00250C34" w:rsidRPr="00250C34">
          <w:rPr>
            <w:rFonts w:ascii="Times New Roman" w:hAnsi="Times New Roman" w:cs="Times New Roman"/>
            <w:b/>
            <w:bCs/>
            <w:color w:val="000000" w:themeColor="text1"/>
            <w:sz w:val="24"/>
            <w:szCs w:val="24"/>
            <w:rPrChange w:id="2560" w:author="EUDERLAN FREIRE DA SILVA ABREU" w:date="2025-07-17T18:24:00Z">
              <w:rPr>
                <w:rFonts w:ascii="Times New Roman" w:hAnsi="Times New Roman" w:cs="Times New Roman"/>
                <w:b/>
                <w:bCs/>
                <w:color w:val="000000" w:themeColor="text1"/>
                <w:sz w:val="24"/>
                <w:szCs w:val="24"/>
              </w:rPr>
            </w:rPrChange>
          </w:rPr>
          <w:t>hi</w:t>
        </w:r>
        <w:r w:rsidR="00250C34" w:rsidRPr="00250C34">
          <w:rPr>
            <w:rFonts w:ascii="Times New Roman" w:hAnsi="Times New Roman" w:cs="Times New Roman"/>
            <w:b/>
            <w:bCs/>
            <w:color w:val="000000" w:themeColor="text1"/>
            <w:sz w:val="24"/>
            <w:szCs w:val="24"/>
            <w:rPrChange w:id="2561" w:author="EUDERLAN FREIRE DA SILVA ABREU" w:date="2025-07-17T18:24:00Z">
              <w:rPr>
                <w:rFonts w:ascii="Times New Roman" w:hAnsi="Times New Roman" w:cs="Times New Roman"/>
                <w:b/>
                <w:bCs/>
                <w:color w:val="000000" w:themeColor="text1"/>
                <w:sz w:val="24"/>
                <w:szCs w:val="24"/>
                <w:lang w:val="en-US"/>
              </w:rPr>
            </w:rPrChange>
          </w:rPr>
          <w:t>ssab</w:t>
        </w:r>
        <w:r w:rsidR="00250C34" w:rsidRPr="00250C34">
          <w:rPr>
            <w:rFonts w:ascii="Times New Roman" w:hAnsi="Times New Roman" w:cs="Times New Roman"/>
            <w:b/>
            <w:bCs/>
            <w:color w:val="000000" w:themeColor="text1"/>
            <w:sz w:val="24"/>
            <w:szCs w:val="24"/>
            <w:rPrChange w:id="2562" w:author="EUDERLAN FREIRE DA SILVA ABREU" w:date="2025-07-17T18:24:00Z">
              <w:rPr>
                <w:rStyle w:val="Hyperlink"/>
                <w:rFonts w:ascii="Times New Roman" w:hAnsi="Times New Roman" w:cs="Times New Roman"/>
                <w:b/>
                <w:bCs/>
                <w:sz w:val="24"/>
                <w:szCs w:val="24"/>
              </w:rPr>
            </w:rPrChange>
          </w:rPr>
          <w:t>arbara@icloud.com</w:t>
        </w:r>
      </w:ins>
      <w:ins w:id="2563" w:author="EUDERLAN FREIRE DA SILVA ABREU" w:date="2025-07-17T15:59:00Z">
        <w:r w:rsidR="00EB600C" w:rsidRPr="00250C34">
          <w:rPr>
            <w:rFonts w:ascii="Times New Roman" w:hAnsi="Times New Roman" w:cs="Times New Roman"/>
            <w:b/>
            <w:bCs/>
            <w:color w:val="000000" w:themeColor="text1"/>
            <w:sz w:val="24"/>
            <w:szCs w:val="24"/>
            <w:rPrChange w:id="2564" w:author="EUDERLAN FREIRE DA SILVA ABREU" w:date="2025-07-17T18:24:00Z">
              <w:rPr>
                <w:rFonts w:ascii="Times New Roman" w:hAnsi="Times New Roman" w:cs="Times New Roman"/>
                <w:b/>
                <w:bCs/>
                <w:color w:val="000000" w:themeColor="text1"/>
                <w:sz w:val="24"/>
                <w:szCs w:val="24"/>
              </w:rPr>
            </w:rPrChange>
          </w:rPr>
          <w:t>,</w:t>
        </w:r>
      </w:ins>
      <w:ins w:id="2565" w:author="EUDERLAN FREIRE DA SILVA ABREU" w:date="2025-07-17T18:23:00Z">
        <w:r w:rsidR="00250C34" w:rsidRPr="00250C34">
          <w:rPr>
            <w:rFonts w:ascii="Times New Roman" w:hAnsi="Times New Roman" w:cs="Times New Roman"/>
            <w:b/>
            <w:bCs/>
            <w:color w:val="000000" w:themeColor="text1"/>
            <w:sz w:val="24"/>
            <w:szCs w:val="24"/>
            <w:rPrChange w:id="2566" w:author="EUDERLAN FREIRE DA SILVA ABREU" w:date="2025-07-17T18:24:00Z">
              <w:rPr>
                <w:rFonts w:ascii="Times New Roman" w:hAnsi="Times New Roman" w:cs="Times New Roman"/>
                <w:b/>
                <w:bCs/>
                <w:color w:val="000000" w:themeColor="text1"/>
                <w:sz w:val="24"/>
                <w:szCs w:val="24"/>
              </w:rPr>
            </w:rPrChange>
          </w:rPr>
          <w:t xml:space="preserve"> </w:t>
        </w:r>
      </w:ins>
      <w:ins w:id="2567" w:author="EUDERLAN FREIRE DA SILVA ABREU" w:date="2025-07-17T18:24:00Z">
        <w:r w:rsidR="00250C34" w:rsidRPr="00250C34">
          <w:rPr>
            <w:rFonts w:ascii="Times New Roman" w:hAnsi="Times New Roman" w:cs="Times New Roman"/>
            <w:b/>
            <w:bCs/>
            <w:color w:val="000000" w:themeColor="text1"/>
            <w:sz w:val="24"/>
            <w:szCs w:val="24"/>
            <w:rPrChange w:id="2568" w:author="EUDERLAN FREIRE DA SILVA ABREU" w:date="2025-07-17T18:24:00Z">
              <w:rPr>
                <w:rFonts w:ascii="Times New Roman" w:hAnsi="Times New Roman" w:cs="Times New Roman"/>
                <w:b/>
                <w:bCs/>
                <w:color w:val="000000" w:themeColor="text1"/>
                <w:sz w:val="24"/>
                <w:szCs w:val="24"/>
              </w:rPr>
            </w:rPrChange>
          </w:rPr>
          <w:t>ya</w:t>
        </w:r>
        <w:r w:rsidR="00250C34" w:rsidRPr="00250C34">
          <w:rPr>
            <w:rFonts w:ascii="Times New Roman" w:hAnsi="Times New Roman" w:cs="Times New Roman"/>
            <w:b/>
            <w:bCs/>
            <w:color w:val="000000" w:themeColor="text1"/>
            <w:sz w:val="24"/>
            <w:szCs w:val="24"/>
            <w:rPrChange w:id="2569" w:author="EUDERLAN FREIRE DA SILVA ABREU" w:date="2025-07-17T18:24:00Z">
              <w:rPr>
                <w:rFonts w:ascii="Times New Roman" w:hAnsi="Times New Roman" w:cs="Times New Roman"/>
                <w:b/>
                <w:bCs/>
                <w:color w:val="000000" w:themeColor="text1"/>
                <w:sz w:val="24"/>
                <w:szCs w:val="24"/>
                <w:lang w:val="en-US"/>
              </w:rPr>
            </w:rPrChange>
          </w:rPr>
          <w:t>sminserejo</w:t>
        </w:r>
        <w:r w:rsidR="00250C34" w:rsidRPr="00250C34">
          <w:rPr>
            <w:rFonts w:ascii="Times New Roman" w:hAnsi="Times New Roman" w:cs="Times New Roman"/>
            <w:b/>
            <w:bCs/>
            <w:color w:val="000000" w:themeColor="text1"/>
            <w:sz w:val="24"/>
            <w:szCs w:val="24"/>
            <w:rPrChange w:id="2570" w:author="EUDERLAN FREIRE DA SILVA ABREU" w:date="2025-07-17T18:24:00Z">
              <w:rPr>
                <w:rStyle w:val="Hyperlink"/>
                <w:rFonts w:ascii="Times New Roman" w:hAnsi="Times New Roman" w:cs="Times New Roman"/>
                <w:b/>
                <w:bCs/>
                <w:sz w:val="24"/>
                <w:szCs w:val="24"/>
              </w:rPr>
            </w:rPrChange>
          </w:rPr>
          <w:t>@gmail.com</w:t>
        </w:r>
        <w:r w:rsidR="00250C34" w:rsidRPr="00250C34">
          <w:rPr>
            <w:rFonts w:ascii="Times New Roman" w:hAnsi="Times New Roman" w:cs="Times New Roman"/>
            <w:b/>
            <w:bCs/>
            <w:color w:val="000000" w:themeColor="text1"/>
            <w:sz w:val="24"/>
            <w:szCs w:val="24"/>
            <w:rPrChange w:id="2571" w:author="EUDERLAN FREIRE DA SILVA ABREU" w:date="2025-07-17T18:24:00Z">
              <w:rPr>
                <w:rFonts w:ascii="Times New Roman" w:hAnsi="Times New Roman" w:cs="Times New Roman"/>
                <w:b/>
                <w:bCs/>
                <w:color w:val="000000" w:themeColor="text1"/>
                <w:sz w:val="24"/>
                <w:szCs w:val="24"/>
              </w:rPr>
            </w:rPrChange>
          </w:rPr>
          <w:t>, yu</w:t>
        </w:r>
        <w:r w:rsidR="00250C34" w:rsidRPr="00250C34">
          <w:rPr>
            <w:rFonts w:ascii="Times New Roman" w:hAnsi="Times New Roman" w:cs="Times New Roman"/>
            <w:b/>
            <w:bCs/>
            <w:color w:val="000000" w:themeColor="text1"/>
            <w:sz w:val="24"/>
            <w:szCs w:val="24"/>
            <w:rPrChange w:id="2572" w:author="EUDERLAN FREIRE DA SILVA ABREU" w:date="2025-07-17T18:24:00Z">
              <w:rPr>
                <w:rFonts w:ascii="Times New Roman" w:hAnsi="Times New Roman" w:cs="Times New Roman"/>
                <w:b/>
                <w:bCs/>
                <w:color w:val="000000" w:themeColor="text1"/>
                <w:sz w:val="24"/>
                <w:szCs w:val="24"/>
                <w:lang w:val="en-US"/>
              </w:rPr>
            </w:rPrChange>
          </w:rPr>
          <w:t>ra</w:t>
        </w:r>
        <w:r w:rsidR="00250C34">
          <w:rPr>
            <w:rFonts w:ascii="Times New Roman" w:hAnsi="Times New Roman" w:cs="Times New Roman"/>
            <w:b/>
            <w:bCs/>
            <w:color w:val="000000" w:themeColor="text1"/>
            <w:sz w:val="24"/>
            <w:szCs w:val="24"/>
          </w:rPr>
          <w:t>malmeida1@gmail.com</w:t>
        </w:r>
      </w:ins>
      <w:ins w:id="2573" w:author="EUDERLAN FREIRE DA SILVA ABREU" w:date="2025-07-17T15:55:00Z">
        <w:r w:rsidR="00EB600C" w:rsidRPr="00250C34">
          <w:rPr>
            <w:rFonts w:ascii="Times New Roman" w:hAnsi="Times New Roman" w:cs="Times New Roman"/>
            <w:b/>
            <w:bCs/>
            <w:color w:val="000000" w:themeColor="text1"/>
            <w:sz w:val="24"/>
            <w:szCs w:val="24"/>
            <w:rPrChange w:id="2574" w:author="EUDERLAN FREIRE DA SILVA ABREU" w:date="2025-07-17T18:24:00Z">
              <w:rPr>
                <w:rFonts w:ascii="Times New Roman" w:hAnsi="Times New Roman" w:cs="Times New Roman"/>
                <w:b/>
                <w:bCs/>
                <w:color w:val="000000" w:themeColor="text1"/>
                <w:sz w:val="24"/>
                <w:szCs w:val="24"/>
              </w:rPr>
            </w:rPrChange>
          </w:rPr>
          <w:t>]</w:t>
        </w:r>
      </w:ins>
    </w:p>
    <w:p w14:paraId="40A7BFE9" w14:textId="29170E7B" w:rsidR="000C3E93" w:rsidRPr="00AA733F" w:rsidRDefault="000C3E93">
      <w:pPr>
        <w:spacing w:after="0"/>
        <w:jc w:val="both"/>
        <w:rPr>
          <w:ins w:id="2575" w:author="EUDERLAN FREIRE DA SILVA ABREU" w:date="2025-06-29T12:33:00Z"/>
          <w:rFonts w:ascii="Arial" w:hAnsi="Arial" w:cs="Arial"/>
          <w:b/>
          <w:bCs/>
          <w:color w:val="000000" w:themeColor="text1"/>
          <w:rPrChange w:id="2576" w:author="EUDERLAN FREIRE DA SILVA ABREU" w:date="2025-07-01T10:52:00Z">
            <w:rPr>
              <w:ins w:id="2577" w:author="EUDERLAN FREIRE DA SILVA ABREU" w:date="2025-06-29T12:33:00Z"/>
              <w:rFonts w:ascii="Arial" w:hAnsi="Arial" w:cs="Arial"/>
              <w:b/>
              <w:bCs/>
              <w:color w:val="000000" w:themeColor="text1"/>
              <w:sz w:val="24"/>
              <w:szCs w:val="24"/>
            </w:rPr>
          </w:rPrChange>
        </w:rPr>
        <w:pPrChange w:id="2578" w:author="EUDERLAN FREIRE DA SILVA ABREU" w:date="2025-06-29T12:35:00Z">
          <w:pPr/>
        </w:pPrChange>
      </w:pPr>
      <w:ins w:id="2579" w:author="EUDERLAN FREIRE DA SILVA ABREU" w:date="2025-06-29T12:33:00Z">
        <w:r w:rsidRPr="00AA733F">
          <w:rPr>
            <w:rFonts w:ascii="Arial" w:hAnsi="Arial" w:cs="Arial"/>
            <w:b/>
            <w:bCs/>
            <w:color w:val="000000" w:themeColor="text1"/>
            <w:rPrChange w:id="2580" w:author="EUDERLAN FREIRE DA SILVA ABREU" w:date="2025-07-01T10:52:00Z">
              <w:rPr>
                <w:rFonts w:ascii="Arial" w:hAnsi="Arial" w:cs="Arial"/>
                <w:b/>
                <w:bCs/>
                <w:color w:val="000000" w:themeColor="text1"/>
                <w:sz w:val="24"/>
                <w:szCs w:val="24"/>
              </w:rPr>
            </w:rPrChange>
          </w:rPr>
          <w:t xml:space="preserve">@data última versão: </w:t>
        </w:r>
      </w:ins>
      <w:ins w:id="2581" w:author="EUDERLAN FREIRE DA SILVA ABREU" w:date="2025-07-17T15:49:00Z">
        <w:r w:rsidR="00B9476F">
          <w:rPr>
            <w:rFonts w:ascii="Arial" w:hAnsi="Arial" w:cs="Arial"/>
            <w:b/>
            <w:bCs/>
            <w:color w:val="000000" w:themeColor="text1"/>
          </w:rPr>
          <w:t>18</w:t>
        </w:r>
      </w:ins>
      <w:ins w:id="2582" w:author="EUDERLAN FREIRE DA SILVA ABREU" w:date="2025-06-29T12:33:00Z">
        <w:r w:rsidRPr="00AA733F">
          <w:rPr>
            <w:rFonts w:ascii="Arial" w:hAnsi="Arial" w:cs="Arial"/>
            <w:b/>
            <w:bCs/>
            <w:color w:val="000000" w:themeColor="text1"/>
            <w:rPrChange w:id="2583" w:author="EUDERLAN FREIRE DA SILVA ABREU" w:date="2025-07-01T10:52:00Z">
              <w:rPr>
                <w:rFonts w:ascii="Arial" w:hAnsi="Arial" w:cs="Arial"/>
                <w:b/>
                <w:bCs/>
                <w:color w:val="000000" w:themeColor="text1"/>
                <w:sz w:val="24"/>
                <w:szCs w:val="24"/>
              </w:rPr>
            </w:rPrChange>
          </w:rPr>
          <w:t xml:space="preserve"> de ju</w:t>
        </w:r>
      </w:ins>
      <w:ins w:id="2584" w:author="EUDERLAN FREIRE DA SILVA ABREU" w:date="2025-07-17T15:50:00Z">
        <w:r w:rsidR="00B9476F">
          <w:rPr>
            <w:rFonts w:ascii="Arial" w:hAnsi="Arial" w:cs="Arial"/>
            <w:b/>
            <w:bCs/>
            <w:color w:val="000000" w:themeColor="text1"/>
          </w:rPr>
          <w:t>l</w:t>
        </w:r>
      </w:ins>
      <w:ins w:id="2585" w:author="EUDERLAN FREIRE DA SILVA ABREU" w:date="2025-06-29T12:33:00Z">
        <w:r w:rsidRPr="00AA733F">
          <w:rPr>
            <w:rFonts w:ascii="Arial" w:hAnsi="Arial" w:cs="Arial"/>
            <w:b/>
            <w:bCs/>
            <w:color w:val="000000" w:themeColor="text1"/>
            <w:rPrChange w:id="2586" w:author="EUDERLAN FREIRE DA SILVA ABREU" w:date="2025-07-01T10:52:00Z">
              <w:rPr>
                <w:rFonts w:ascii="Arial" w:hAnsi="Arial" w:cs="Arial"/>
                <w:b/>
                <w:bCs/>
                <w:color w:val="000000" w:themeColor="text1"/>
                <w:sz w:val="24"/>
                <w:szCs w:val="24"/>
              </w:rPr>
            </w:rPrChange>
          </w:rPr>
          <w:t>ho de 2025</w:t>
        </w:r>
      </w:ins>
    </w:p>
    <w:bookmarkEnd w:id="2529"/>
    <w:p w14:paraId="7E7A18F2" w14:textId="77777777" w:rsidR="000C3E93" w:rsidRPr="00AA733F" w:rsidRDefault="000C3E93">
      <w:pPr>
        <w:spacing w:after="0"/>
        <w:jc w:val="both"/>
        <w:rPr>
          <w:ins w:id="2587" w:author="EUDERLAN FREIRE DA SILVA ABREU" w:date="2025-06-29T12:33:00Z"/>
          <w:rFonts w:ascii="Arial" w:hAnsi="Arial" w:cs="Arial"/>
          <w:b/>
          <w:bCs/>
          <w:color w:val="000000" w:themeColor="text1"/>
          <w:rPrChange w:id="2588" w:author="EUDERLAN FREIRE DA SILVA ABREU" w:date="2025-07-01T10:52:00Z">
            <w:rPr>
              <w:ins w:id="2589" w:author="EUDERLAN FREIRE DA SILVA ABREU" w:date="2025-06-29T12:33:00Z"/>
              <w:rFonts w:ascii="Arial" w:hAnsi="Arial" w:cs="Arial"/>
              <w:b/>
              <w:bCs/>
              <w:color w:val="000000" w:themeColor="text1"/>
              <w:sz w:val="24"/>
              <w:szCs w:val="24"/>
            </w:rPr>
          </w:rPrChange>
        </w:rPr>
        <w:pPrChange w:id="2590" w:author="EUDERLAN FREIRE DA SILVA ABREU" w:date="2025-06-29T12:35:00Z">
          <w:pPr/>
        </w:pPrChange>
      </w:pPr>
      <w:ins w:id="2591" w:author="EUDERLAN FREIRE DA SILVA ABREU" w:date="2025-06-29T12:33:00Z">
        <w:r w:rsidRPr="00AA733F">
          <w:rPr>
            <w:rFonts w:ascii="Arial" w:hAnsi="Arial" w:cs="Arial"/>
            <w:b/>
            <w:bCs/>
            <w:color w:val="000000" w:themeColor="text1"/>
            <w:rPrChange w:id="2592" w:author="EUDERLAN FREIRE DA SILVA ABREU" w:date="2025-07-01T10:52:00Z">
              <w:rPr>
                <w:rFonts w:ascii="Arial" w:hAnsi="Arial" w:cs="Arial"/>
                <w:b/>
                <w:bCs/>
                <w:color w:val="000000" w:themeColor="text1"/>
                <w:sz w:val="24"/>
                <w:szCs w:val="24"/>
              </w:rPr>
            </w:rPrChange>
          </w:rPr>
          <w:t>@versão: 1.0</w:t>
        </w:r>
      </w:ins>
    </w:p>
    <w:p w14:paraId="2D1BEACF" w14:textId="47CCFA2D" w:rsidR="000C3E93" w:rsidRPr="00EB600C" w:rsidRDefault="000C3E93">
      <w:pPr>
        <w:spacing w:after="0"/>
        <w:jc w:val="both"/>
        <w:rPr>
          <w:ins w:id="2593" w:author="EUDERLAN FREIRE DA SILVA ABREU" w:date="2025-06-29T12:33:00Z"/>
          <w:rFonts w:ascii="Arial" w:hAnsi="Arial" w:cs="Arial"/>
          <w:b/>
          <w:bCs/>
          <w:color w:val="000000" w:themeColor="text1"/>
          <w:rPrChange w:id="2594" w:author="EUDERLAN FREIRE DA SILVA ABREU" w:date="2025-07-17T15:56:00Z">
            <w:rPr>
              <w:ins w:id="2595" w:author="EUDERLAN FREIRE DA SILVA ABREU" w:date="2025-06-29T12:33:00Z"/>
              <w:rFonts w:ascii="Arial" w:hAnsi="Arial" w:cs="Arial"/>
              <w:b/>
              <w:bCs/>
              <w:color w:val="000000" w:themeColor="text1"/>
              <w:sz w:val="24"/>
              <w:szCs w:val="24"/>
            </w:rPr>
          </w:rPrChange>
        </w:rPr>
        <w:pPrChange w:id="2596" w:author="EUDERLAN FREIRE DA SILVA ABREU" w:date="2025-06-29T12:35:00Z">
          <w:pPr/>
        </w:pPrChange>
      </w:pPr>
      <w:ins w:id="2597" w:author="EUDERLAN FREIRE DA SILVA ABREU" w:date="2025-06-29T12:33:00Z">
        <w:r w:rsidRPr="00AA733F">
          <w:rPr>
            <w:rFonts w:ascii="Arial" w:hAnsi="Arial" w:cs="Arial"/>
            <w:b/>
            <w:bCs/>
            <w:color w:val="000000" w:themeColor="text1"/>
            <w:rPrChange w:id="2598" w:author="EUDERLAN FREIRE DA SILVA ABREU" w:date="2025-07-01T10:52:00Z">
              <w:rPr>
                <w:rFonts w:ascii="Arial" w:hAnsi="Arial" w:cs="Arial"/>
                <w:b/>
                <w:bCs/>
                <w:color w:val="000000" w:themeColor="text1"/>
                <w:sz w:val="24"/>
                <w:szCs w:val="24"/>
              </w:rPr>
            </w:rPrChange>
          </w:rPr>
          <w:t>@</w:t>
        </w:r>
        <w:r w:rsidRPr="00EB600C">
          <w:rPr>
            <w:rFonts w:ascii="Arial" w:hAnsi="Arial" w:cs="Arial"/>
            <w:b/>
            <w:bCs/>
            <w:color w:val="000000" w:themeColor="text1"/>
            <w:rPrChange w:id="2599" w:author="EUDERLAN FREIRE DA SILVA ABREU" w:date="2025-07-17T15:56:00Z">
              <w:rPr>
                <w:rFonts w:ascii="Arial" w:hAnsi="Arial" w:cs="Arial"/>
                <w:b/>
                <w:bCs/>
                <w:color w:val="000000" w:themeColor="text1"/>
                <w:sz w:val="24"/>
                <w:szCs w:val="24"/>
              </w:rPr>
            </w:rPrChange>
          </w:rPr>
          <w:t>outros repositórios: [</w:t>
        </w:r>
      </w:ins>
      <w:ins w:id="2600" w:author="EUDERLAN FREIRE DA SILVA ABREU" w:date="2025-07-17T15:56:00Z">
        <w:r w:rsidR="00EB600C" w:rsidRPr="00EB600C">
          <w:rPr>
            <w:rFonts w:ascii="Times New Roman" w:hAnsi="Times New Roman" w:cs="Times New Roman"/>
            <w:b/>
            <w:bCs/>
            <w:color w:val="000000" w:themeColor="text1"/>
            <w:sz w:val="24"/>
            <w:szCs w:val="24"/>
            <w:rPrChange w:id="2601" w:author="EUDERLAN FREIRE DA SILVA ABREU" w:date="2025-07-17T15:56:00Z">
              <w:rPr>
                <w:rFonts w:ascii="Times New Roman" w:hAnsi="Times New Roman" w:cs="Times New Roman"/>
                <w:color w:val="000000" w:themeColor="text1"/>
                <w:sz w:val="24"/>
                <w:szCs w:val="24"/>
              </w:rPr>
            </w:rPrChange>
          </w:rPr>
          <w:t>Euderlan - https://github.com/Euderlan</w:t>
        </w:r>
        <w:r w:rsidR="00EB600C" w:rsidRPr="00EB600C">
          <w:rPr>
            <w:rFonts w:ascii="Times New Roman" w:hAnsi="Times New Roman" w:cs="Times New Roman"/>
            <w:b/>
            <w:bCs/>
            <w:color w:val="000000" w:themeColor="text1"/>
            <w:sz w:val="24"/>
            <w:szCs w:val="24"/>
            <w:rPrChange w:id="2602" w:author="EUDERLAN FREIRE DA SILVA ABREU" w:date="2025-07-17T15:56:00Z">
              <w:rPr>
                <w:rFonts w:ascii="Times New Roman" w:hAnsi="Times New Roman" w:cs="Times New Roman"/>
                <w:color w:val="000000" w:themeColor="text1"/>
                <w:sz w:val="24"/>
                <w:szCs w:val="24"/>
              </w:rPr>
            </w:rPrChange>
          </w:rPr>
          <w:t>]</w:t>
        </w:r>
      </w:ins>
    </w:p>
    <w:p w14:paraId="18C819B0" w14:textId="1282EF18" w:rsidR="000C3E93" w:rsidRPr="00AA733F" w:rsidRDefault="000C3E93">
      <w:pPr>
        <w:spacing w:after="0"/>
        <w:jc w:val="both"/>
        <w:rPr>
          <w:ins w:id="2603" w:author="EUDERLAN FREIRE DA SILVA ABREU" w:date="2025-06-29T12:33:00Z"/>
          <w:rFonts w:ascii="Arial" w:hAnsi="Arial" w:cs="Arial"/>
          <w:b/>
          <w:bCs/>
          <w:color w:val="000000" w:themeColor="text1"/>
          <w:rPrChange w:id="2604" w:author="EUDERLAN FREIRE DA SILVA ABREU" w:date="2025-07-01T10:52:00Z">
            <w:rPr>
              <w:ins w:id="2605" w:author="EUDERLAN FREIRE DA SILVA ABREU" w:date="2025-06-29T12:33:00Z"/>
              <w:rFonts w:ascii="Arial" w:hAnsi="Arial" w:cs="Arial"/>
              <w:b/>
              <w:bCs/>
              <w:color w:val="000000" w:themeColor="text1"/>
              <w:sz w:val="24"/>
              <w:szCs w:val="24"/>
            </w:rPr>
          </w:rPrChange>
        </w:rPr>
        <w:pPrChange w:id="2606" w:author="EUDERLAN FREIRE DA SILVA ABREU" w:date="2025-06-29T12:35:00Z">
          <w:pPr/>
        </w:pPrChange>
      </w:pPr>
      <w:ins w:id="2607" w:author="EUDERLAN FREIRE DA SILVA ABREU" w:date="2025-06-29T12:33:00Z">
        <w:r w:rsidRPr="00AA733F">
          <w:rPr>
            <w:rFonts w:ascii="Arial" w:hAnsi="Arial" w:cs="Arial"/>
            <w:b/>
            <w:bCs/>
            <w:color w:val="000000" w:themeColor="text1"/>
            <w:rPrChange w:id="2608" w:author="EUDERLAN FREIRE DA SILVA ABREU" w:date="2025-07-01T10:52:00Z">
              <w:rPr>
                <w:rFonts w:ascii="Arial" w:hAnsi="Arial" w:cs="Arial"/>
                <w:b/>
                <w:bCs/>
                <w:color w:val="000000" w:themeColor="text1"/>
                <w:sz w:val="24"/>
                <w:szCs w:val="24"/>
              </w:rPr>
            </w:rPrChange>
          </w:rPr>
          <w:t>@Agradecimentos: Universidade Federal do Maranhão (UFMA), Professor Doutor Thales Levi Azevedo Valente, e colegas de curso.</w:t>
        </w:r>
      </w:ins>
    </w:p>
    <w:p w14:paraId="4F8E3959" w14:textId="77777777" w:rsidR="000C3E93" w:rsidRPr="00AA733F" w:rsidRDefault="000C3E93">
      <w:pPr>
        <w:jc w:val="both"/>
        <w:rPr>
          <w:ins w:id="2609" w:author="EUDERLAN FREIRE DA SILVA ABREU" w:date="2025-06-29T12:33:00Z"/>
          <w:rFonts w:ascii="Arial" w:hAnsi="Arial" w:cs="Arial"/>
          <w:b/>
          <w:bCs/>
          <w:color w:val="000000" w:themeColor="text1"/>
          <w:rPrChange w:id="2610" w:author="EUDERLAN FREIRE DA SILVA ABREU" w:date="2025-07-01T10:52:00Z">
            <w:rPr>
              <w:ins w:id="2611" w:author="EUDERLAN FREIRE DA SILVA ABREU" w:date="2025-06-29T12:33:00Z"/>
              <w:rFonts w:ascii="Arial" w:hAnsi="Arial" w:cs="Arial"/>
              <w:b/>
              <w:bCs/>
              <w:color w:val="000000" w:themeColor="text1"/>
              <w:sz w:val="24"/>
              <w:szCs w:val="24"/>
            </w:rPr>
          </w:rPrChange>
        </w:rPr>
        <w:pPrChange w:id="2612" w:author="EUDERLAN FREIRE DA SILVA ABREU" w:date="2025-06-29T12:34:00Z">
          <w:pPr/>
        </w:pPrChange>
      </w:pPr>
      <w:ins w:id="2613" w:author="EUDERLAN FREIRE DA SILVA ABREU" w:date="2025-06-29T12:33:00Z">
        <w:r w:rsidRPr="00AA733F">
          <w:rPr>
            <w:rFonts w:ascii="Arial" w:hAnsi="Arial" w:cs="Arial"/>
            <w:b/>
            <w:bCs/>
            <w:color w:val="000000" w:themeColor="text1"/>
            <w:rPrChange w:id="2614" w:author="EUDERLAN FREIRE DA SILVA ABREU" w:date="2025-07-01T10:52:00Z">
              <w:rPr>
                <w:rFonts w:ascii="Arial" w:hAnsi="Arial" w:cs="Arial"/>
                <w:b/>
                <w:bCs/>
                <w:color w:val="000000" w:themeColor="text1"/>
                <w:sz w:val="24"/>
                <w:szCs w:val="24"/>
              </w:rPr>
            </w:rPrChange>
          </w:rPr>
          <w:t>Copyright/</w:t>
        </w:r>
        <w:proofErr w:type="spellStart"/>
        <w:r w:rsidRPr="00AA733F">
          <w:rPr>
            <w:rFonts w:ascii="Arial" w:hAnsi="Arial" w:cs="Arial"/>
            <w:b/>
            <w:bCs/>
            <w:color w:val="000000" w:themeColor="text1"/>
            <w:rPrChange w:id="2615" w:author="EUDERLAN FREIRE DA SILVA ABREU" w:date="2025-07-01T10:52:00Z">
              <w:rPr>
                <w:rFonts w:ascii="Arial" w:hAnsi="Arial" w:cs="Arial"/>
                <w:b/>
                <w:bCs/>
                <w:color w:val="000000" w:themeColor="text1"/>
                <w:sz w:val="24"/>
                <w:szCs w:val="24"/>
              </w:rPr>
            </w:rPrChange>
          </w:rPr>
          <w:t>License</w:t>
        </w:r>
        <w:proofErr w:type="spellEnd"/>
      </w:ins>
    </w:p>
    <w:p w14:paraId="53880564" w14:textId="605DF07D" w:rsidR="000C3E93" w:rsidRPr="00AA733F" w:rsidRDefault="000C3E93">
      <w:pPr>
        <w:jc w:val="both"/>
        <w:rPr>
          <w:ins w:id="2616" w:author="EUDERLAN FREIRE DA SILVA ABREU" w:date="2025-06-29T12:33:00Z"/>
          <w:rFonts w:ascii="Arial" w:hAnsi="Arial" w:cs="Arial"/>
          <w:b/>
          <w:bCs/>
          <w:color w:val="000000" w:themeColor="text1"/>
          <w:rPrChange w:id="2617" w:author="EUDERLAN FREIRE DA SILVA ABREU" w:date="2025-07-01T10:52:00Z">
            <w:rPr>
              <w:ins w:id="2618" w:author="EUDERLAN FREIRE DA SILVA ABREU" w:date="2025-06-29T12:33:00Z"/>
              <w:rFonts w:ascii="Arial" w:hAnsi="Arial" w:cs="Arial"/>
              <w:b/>
              <w:bCs/>
              <w:color w:val="000000" w:themeColor="text1"/>
              <w:sz w:val="24"/>
              <w:szCs w:val="24"/>
            </w:rPr>
          </w:rPrChange>
        </w:rPr>
        <w:pPrChange w:id="2619" w:author="EUDERLAN FREIRE DA SILVA ABREU" w:date="2025-06-29T12:34:00Z">
          <w:pPr/>
        </w:pPrChange>
      </w:pPr>
      <w:ins w:id="2620" w:author="EUDERLAN FREIRE DA SILVA ABREU" w:date="2025-06-29T12:33:00Z">
        <w:r w:rsidRPr="00AA733F">
          <w:rPr>
            <w:rFonts w:ascii="Arial" w:hAnsi="Arial" w:cs="Arial"/>
            <w:b/>
            <w:bCs/>
            <w:color w:val="000000" w:themeColor="text1"/>
            <w:rPrChange w:id="2621" w:author="EUDERLAN FREIRE DA SILVA ABREU" w:date="2025-07-01T10:52:00Z">
              <w:rPr>
                <w:rFonts w:ascii="Arial" w:hAnsi="Arial" w:cs="Arial"/>
                <w:b/>
                <w:bCs/>
                <w:color w:val="000000" w:themeColor="text1"/>
                <w:sz w:val="24"/>
                <w:szCs w:val="24"/>
              </w:rPr>
            </w:rPrChange>
          </w:rPr>
          <w:t>Este material é resultado de um trabalho acadêmico para a disciplina PROJETO DE DESENVOLVIMENTO DE SOFTWARE, sob a orientação do professor Dr. THALES LEVI AZEVEDO VALENTE, semestre letivo 2025.1, curso Engenharia da Computação, na Universidade Federal do Maranhão (UFMA).</w:t>
        </w:r>
      </w:ins>
    </w:p>
    <w:p w14:paraId="51E414A1" w14:textId="26955726" w:rsidR="000C3E93" w:rsidRPr="00AA733F" w:rsidRDefault="000C3E93">
      <w:pPr>
        <w:jc w:val="both"/>
        <w:rPr>
          <w:ins w:id="2622" w:author="EUDERLAN FREIRE DA SILVA ABREU" w:date="2025-06-29T12:33:00Z"/>
          <w:rFonts w:ascii="Arial" w:hAnsi="Arial" w:cs="Arial"/>
          <w:b/>
          <w:bCs/>
          <w:color w:val="000000" w:themeColor="text1"/>
          <w:rPrChange w:id="2623" w:author="EUDERLAN FREIRE DA SILVA ABREU" w:date="2025-07-01T10:52:00Z">
            <w:rPr>
              <w:ins w:id="2624" w:author="EUDERLAN FREIRE DA SILVA ABREU" w:date="2025-06-29T12:33:00Z"/>
              <w:rFonts w:ascii="Arial" w:hAnsi="Arial" w:cs="Arial"/>
              <w:b/>
              <w:bCs/>
              <w:color w:val="000000" w:themeColor="text1"/>
              <w:sz w:val="24"/>
              <w:szCs w:val="24"/>
            </w:rPr>
          </w:rPrChange>
        </w:rPr>
        <w:pPrChange w:id="2625" w:author="EUDERLAN FREIRE DA SILVA ABREU" w:date="2025-06-29T12:34:00Z">
          <w:pPr/>
        </w:pPrChange>
      </w:pPr>
      <w:ins w:id="2626" w:author="EUDERLAN FREIRE DA SILVA ABREU" w:date="2025-06-29T12:33:00Z">
        <w:r w:rsidRPr="00AA733F">
          <w:rPr>
            <w:rFonts w:ascii="Arial" w:hAnsi="Arial" w:cs="Arial"/>
            <w:b/>
            <w:bCs/>
            <w:color w:val="000000" w:themeColor="text1"/>
            <w:rPrChange w:id="2627" w:author="EUDERLAN FREIRE DA SILVA ABREU" w:date="2025-07-01T10:52:00Z">
              <w:rPr>
                <w:rFonts w:ascii="Arial" w:hAnsi="Arial" w:cs="Arial"/>
                <w:b/>
                <w:bCs/>
                <w:color w:val="000000" w:themeColor="text1"/>
                <w:sz w:val="24"/>
                <w:szCs w:val="24"/>
              </w:rPr>
            </w:rPrChange>
          </w:rPr>
          <w:t>Todo o material sob esta licença é software livre: pode ser usado para fins acadêmicos e comerciais sem nenhum custo. Não há papelada, nem royalties, nem restrições de "</w:t>
        </w:r>
        <w:proofErr w:type="spellStart"/>
        <w:r w:rsidRPr="00AA733F">
          <w:rPr>
            <w:rFonts w:ascii="Arial" w:hAnsi="Arial" w:cs="Arial"/>
            <w:b/>
            <w:bCs/>
            <w:color w:val="000000" w:themeColor="text1"/>
            <w:rPrChange w:id="2628" w:author="EUDERLAN FREIRE DA SILVA ABREU" w:date="2025-07-01T10:52:00Z">
              <w:rPr>
                <w:rFonts w:ascii="Arial" w:hAnsi="Arial" w:cs="Arial"/>
                <w:b/>
                <w:bCs/>
                <w:color w:val="000000" w:themeColor="text1"/>
                <w:sz w:val="24"/>
                <w:szCs w:val="24"/>
              </w:rPr>
            </w:rPrChange>
          </w:rPr>
          <w:t>copyleft</w:t>
        </w:r>
        <w:proofErr w:type="spellEnd"/>
        <w:r w:rsidRPr="00AA733F">
          <w:rPr>
            <w:rFonts w:ascii="Arial" w:hAnsi="Arial" w:cs="Arial"/>
            <w:b/>
            <w:bCs/>
            <w:color w:val="000000" w:themeColor="text1"/>
            <w:rPrChange w:id="2629" w:author="EUDERLAN FREIRE DA SILVA ABREU" w:date="2025-07-01T10:52:00Z">
              <w:rPr>
                <w:rFonts w:ascii="Arial" w:hAnsi="Arial" w:cs="Arial"/>
                <w:b/>
                <w:bCs/>
                <w:color w:val="000000" w:themeColor="text1"/>
                <w:sz w:val="24"/>
                <w:szCs w:val="24"/>
              </w:rPr>
            </w:rPrChange>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00AA733F">
          <w:rPr>
            <w:rFonts w:ascii="Arial" w:hAnsi="Arial" w:cs="Arial"/>
            <w:b/>
            <w:bCs/>
            <w:color w:val="000000" w:themeColor="text1"/>
            <w:rPrChange w:id="2630" w:author="EUDERLAN FREIRE DA SILVA ABREU" w:date="2025-07-01T10:52:00Z">
              <w:rPr>
                <w:rFonts w:ascii="Arial" w:hAnsi="Arial" w:cs="Arial"/>
                <w:b/>
                <w:bCs/>
                <w:color w:val="000000" w:themeColor="text1"/>
                <w:sz w:val="24"/>
                <w:szCs w:val="24"/>
              </w:rPr>
            </w:rPrChange>
          </w:rPr>
          <w:t>usá-los</w:t>
        </w:r>
        <w:proofErr w:type="gramEnd"/>
        <w:r w:rsidRPr="00AA733F">
          <w:rPr>
            <w:rFonts w:ascii="Arial" w:hAnsi="Arial" w:cs="Arial"/>
            <w:b/>
            <w:bCs/>
            <w:color w:val="000000" w:themeColor="text1"/>
            <w:rPrChange w:id="2631" w:author="EUDERLAN FREIRE DA SILVA ABREU" w:date="2025-07-01T10:52:00Z">
              <w:rPr>
                <w:rFonts w:ascii="Arial" w:hAnsi="Arial" w:cs="Arial"/>
                <w:b/>
                <w:bCs/>
                <w:color w:val="000000" w:themeColor="text1"/>
                <w:sz w:val="24"/>
                <w:szCs w:val="24"/>
              </w:rPr>
            </w:rPrChange>
          </w:rPr>
          <w:t>, nos dê crédito.</w:t>
        </w:r>
      </w:ins>
    </w:p>
    <w:p w14:paraId="35F847FE" w14:textId="77777777" w:rsidR="000C3E93" w:rsidRPr="00AA733F" w:rsidRDefault="000C3E93">
      <w:pPr>
        <w:jc w:val="both"/>
        <w:rPr>
          <w:ins w:id="2632" w:author="EUDERLAN FREIRE DA SILVA ABREU" w:date="2025-06-29T12:33:00Z"/>
          <w:rFonts w:ascii="Arial" w:hAnsi="Arial" w:cs="Arial"/>
          <w:b/>
          <w:bCs/>
          <w:color w:val="000000" w:themeColor="text1"/>
          <w:rPrChange w:id="2633" w:author="EUDERLAN FREIRE DA SILVA ABREU" w:date="2025-07-01T10:52:00Z">
            <w:rPr>
              <w:ins w:id="2634" w:author="EUDERLAN FREIRE DA SILVA ABREU" w:date="2025-06-29T12:33:00Z"/>
              <w:rFonts w:ascii="Arial" w:hAnsi="Arial" w:cs="Arial"/>
              <w:b/>
              <w:bCs/>
              <w:color w:val="000000" w:themeColor="text1"/>
              <w:sz w:val="24"/>
              <w:szCs w:val="24"/>
            </w:rPr>
          </w:rPrChange>
        </w:rPr>
        <w:pPrChange w:id="2635" w:author="EUDERLAN FREIRE DA SILVA ABREU" w:date="2025-06-29T12:34:00Z">
          <w:pPr/>
        </w:pPrChange>
      </w:pPr>
      <w:ins w:id="2636" w:author="EUDERLAN FREIRE DA SILVA ABREU" w:date="2025-06-29T12:33:00Z">
        <w:r w:rsidRPr="00AA733F">
          <w:rPr>
            <w:rFonts w:ascii="Arial" w:hAnsi="Arial" w:cs="Arial"/>
            <w:b/>
            <w:bCs/>
            <w:color w:val="000000" w:themeColor="text1"/>
            <w:rPrChange w:id="2637" w:author="EUDERLAN FREIRE DA SILVA ABREU" w:date="2025-07-01T10:52:00Z">
              <w:rPr>
                <w:rFonts w:ascii="Arial" w:hAnsi="Arial" w:cs="Arial"/>
                <w:b/>
                <w:bCs/>
                <w:color w:val="000000" w:themeColor="text1"/>
                <w:sz w:val="24"/>
                <w:szCs w:val="24"/>
              </w:rPr>
            </w:rPrChange>
          </w:rPr>
          <w:t>Licença MIT</w:t>
        </w:r>
      </w:ins>
    </w:p>
    <w:p w14:paraId="31E8DCB9" w14:textId="079A5F71" w:rsidR="000C3E93" w:rsidRPr="00AA733F" w:rsidRDefault="000C3E93">
      <w:pPr>
        <w:jc w:val="both"/>
        <w:rPr>
          <w:ins w:id="2638" w:author="EUDERLAN FREIRE DA SILVA ABREU" w:date="2025-06-29T12:33:00Z"/>
          <w:rFonts w:ascii="Arial" w:hAnsi="Arial" w:cs="Arial"/>
          <w:b/>
          <w:bCs/>
          <w:color w:val="000000" w:themeColor="text1"/>
          <w:rPrChange w:id="2639" w:author="EUDERLAN FREIRE DA SILVA ABREU" w:date="2025-07-01T10:52:00Z">
            <w:rPr>
              <w:ins w:id="2640" w:author="EUDERLAN FREIRE DA SILVA ABREU" w:date="2025-06-29T12:33:00Z"/>
              <w:rFonts w:ascii="Arial" w:hAnsi="Arial" w:cs="Arial"/>
              <w:b/>
              <w:bCs/>
              <w:color w:val="000000" w:themeColor="text1"/>
              <w:sz w:val="24"/>
              <w:szCs w:val="24"/>
            </w:rPr>
          </w:rPrChange>
        </w:rPr>
        <w:pPrChange w:id="2641" w:author="EUDERLAN FREIRE DA SILVA ABREU" w:date="2025-06-29T12:34:00Z">
          <w:pPr/>
        </w:pPrChange>
      </w:pPr>
      <w:ins w:id="2642" w:author="EUDERLAN FREIRE DA SILVA ABREU" w:date="2025-06-29T12:33:00Z">
        <w:r w:rsidRPr="00AA733F">
          <w:rPr>
            <w:rFonts w:ascii="Arial" w:hAnsi="Arial" w:cs="Arial"/>
            <w:b/>
            <w:bCs/>
            <w:color w:val="000000" w:themeColor="text1"/>
            <w:rPrChange w:id="2643" w:author="EUDERLAN FREIRE DA SILVA ABREU" w:date="2025-07-01T10:52:00Z">
              <w:rPr>
                <w:rFonts w:ascii="Arial" w:hAnsi="Arial" w:cs="Arial"/>
                <w:b/>
                <w:bCs/>
                <w:color w:val="000000" w:themeColor="text1"/>
                <w:sz w:val="24"/>
                <w:szCs w:val="24"/>
              </w:rPr>
            </w:rPrChange>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14:paraId="3C9F83E0" w14:textId="742ACBF9" w:rsidR="000C3E93" w:rsidRPr="00AA733F" w:rsidRDefault="000C3E93">
      <w:pPr>
        <w:jc w:val="both"/>
        <w:rPr>
          <w:ins w:id="2644" w:author="EUDERLAN FREIRE DA SILVA ABREU" w:date="2025-06-29T12:33:00Z"/>
          <w:rFonts w:ascii="Arial" w:hAnsi="Arial" w:cs="Arial"/>
          <w:b/>
          <w:bCs/>
          <w:color w:val="000000" w:themeColor="text1"/>
          <w:rPrChange w:id="2645" w:author="EUDERLAN FREIRE DA SILVA ABREU" w:date="2025-07-01T10:52:00Z">
            <w:rPr>
              <w:ins w:id="2646" w:author="EUDERLAN FREIRE DA SILVA ABREU" w:date="2025-06-29T12:33:00Z"/>
              <w:rFonts w:ascii="Arial" w:hAnsi="Arial" w:cs="Arial"/>
              <w:b/>
              <w:bCs/>
              <w:color w:val="000000" w:themeColor="text1"/>
              <w:sz w:val="24"/>
              <w:szCs w:val="24"/>
            </w:rPr>
          </w:rPrChange>
        </w:rPr>
        <w:pPrChange w:id="2647" w:author="EUDERLAN FREIRE DA SILVA ABREU" w:date="2025-06-29T12:34:00Z">
          <w:pPr/>
        </w:pPrChange>
      </w:pPr>
      <w:ins w:id="2648" w:author="EUDERLAN FREIRE DA SILVA ABREU" w:date="2025-06-29T12:33:00Z">
        <w:r w:rsidRPr="00AA733F">
          <w:rPr>
            <w:rFonts w:ascii="Arial" w:hAnsi="Arial" w:cs="Arial"/>
            <w:b/>
            <w:bCs/>
            <w:color w:val="000000" w:themeColor="text1"/>
            <w:rPrChange w:id="2649" w:author="EUDERLAN FREIRE DA SILVA ABREU" w:date="2025-07-01T10:52:00Z">
              <w:rPr>
                <w:rFonts w:ascii="Arial" w:hAnsi="Arial" w:cs="Arial"/>
                <w:b/>
                <w:bCs/>
                <w:color w:val="000000" w:themeColor="text1"/>
                <w:sz w:val="24"/>
                <w:szCs w:val="24"/>
              </w:rPr>
            </w:rPrChange>
          </w:rPr>
          <w:t>Este aviso de direitos autorais e este aviso de permissão devem ser incluídos em todas as cópias ou partes substanciais do Software.</w:t>
        </w:r>
      </w:ins>
    </w:p>
    <w:p w14:paraId="7ACE325F" w14:textId="51CACEF0" w:rsidR="000C3E93" w:rsidRPr="00AA733F" w:rsidRDefault="000C3E93">
      <w:pPr>
        <w:jc w:val="both"/>
        <w:rPr>
          <w:ins w:id="2650" w:author="EUDERLAN FREIRE DA SILVA ABREU" w:date="2025-06-29T12:33:00Z"/>
          <w:rFonts w:ascii="Arial" w:hAnsi="Arial" w:cs="Arial"/>
          <w:b/>
          <w:bCs/>
          <w:color w:val="000000" w:themeColor="text1"/>
          <w:rPrChange w:id="2651" w:author="EUDERLAN FREIRE DA SILVA ABREU" w:date="2025-07-01T10:52:00Z">
            <w:rPr>
              <w:ins w:id="2652" w:author="EUDERLAN FREIRE DA SILVA ABREU" w:date="2025-06-29T12:33:00Z"/>
              <w:rFonts w:ascii="Arial" w:hAnsi="Arial" w:cs="Arial"/>
              <w:b/>
              <w:bCs/>
              <w:color w:val="000000" w:themeColor="text1"/>
              <w:sz w:val="24"/>
              <w:szCs w:val="24"/>
            </w:rPr>
          </w:rPrChange>
        </w:rPr>
        <w:pPrChange w:id="2653" w:author="EUDERLAN FREIRE DA SILVA ABREU" w:date="2025-06-29T12:34:00Z">
          <w:pPr/>
        </w:pPrChange>
      </w:pPr>
      <w:ins w:id="2654" w:author="EUDERLAN FREIRE DA SILVA ABREU" w:date="2025-06-29T12:33:00Z">
        <w:r w:rsidRPr="00AA733F">
          <w:rPr>
            <w:rFonts w:ascii="Arial" w:hAnsi="Arial" w:cs="Arial"/>
            <w:b/>
            <w:bCs/>
            <w:color w:val="000000" w:themeColor="text1"/>
            <w:rPrChange w:id="2655" w:author="EUDERLAN FREIRE DA SILVA ABREU" w:date="2025-07-01T10:52:00Z">
              <w:rPr>
                <w:rFonts w:ascii="Arial" w:hAnsi="Arial" w:cs="Arial"/>
                <w:b/>
                <w:bCs/>
                <w:color w:val="000000" w:themeColor="text1"/>
                <w:sz w:val="24"/>
                <w:szCs w:val="24"/>
              </w:rPr>
            </w:rPrChange>
          </w:rPr>
          <w:t xml:space="preserve">O SOFTWARE É FORNECIDO "COMO ESTÁ", SEM GARANTIA DE QUALQUER TIPO, EXPRESSA OU IMPLÍCITA, </w:t>
        </w:r>
        <w:proofErr w:type="gramStart"/>
        <w:r w:rsidRPr="00AA733F">
          <w:rPr>
            <w:rFonts w:ascii="Arial" w:hAnsi="Arial" w:cs="Arial"/>
            <w:b/>
            <w:bCs/>
            <w:color w:val="000000" w:themeColor="text1"/>
            <w:rPrChange w:id="2656" w:author="EUDERLAN FREIRE DA SILVA ABREU" w:date="2025-07-01T10:52:00Z">
              <w:rPr>
                <w:rFonts w:ascii="Arial" w:hAnsi="Arial" w:cs="Arial"/>
                <w:b/>
                <w:bCs/>
                <w:color w:val="000000" w:themeColor="text1"/>
                <w:sz w:val="24"/>
                <w:szCs w:val="24"/>
              </w:rPr>
            </w:rPrChange>
          </w:rPr>
          <w:t>INCLUINDO</w:t>
        </w:r>
        <w:proofErr w:type="gramEnd"/>
        <w:r w:rsidRPr="00AA733F">
          <w:rPr>
            <w:rFonts w:ascii="Arial" w:hAnsi="Arial" w:cs="Arial"/>
            <w:b/>
            <w:bCs/>
            <w:color w:val="000000" w:themeColor="text1"/>
            <w:rPrChange w:id="2657" w:author="EUDERLAN FREIRE DA SILVA ABREU" w:date="2025-07-01T10:52:00Z">
              <w:rPr>
                <w:rFonts w:ascii="Arial" w:hAnsi="Arial" w:cs="Arial"/>
                <w:b/>
                <w:bCs/>
                <w:color w:val="000000" w:themeColor="text1"/>
                <w:sz w:val="24"/>
                <w:szCs w:val="24"/>
              </w:rPr>
            </w:rPrChange>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14:paraId="790AD42F" w14:textId="536F5960" w:rsidR="00574C1C" w:rsidRPr="00AA733F" w:rsidRDefault="000C3E93">
      <w:pPr>
        <w:jc w:val="both"/>
        <w:rPr>
          <w:rFonts w:ascii="Arial" w:hAnsi="Arial" w:cs="Arial"/>
          <w:b/>
          <w:color w:val="000000" w:themeColor="text1"/>
          <w:sz w:val="20"/>
          <w:szCs w:val="20"/>
          <w:rPrChange w:id="2658" w:author="EUDERLAN FREIRE DA SILVA ABREU" w:date="2025-07-01T10:52:00Z">
            <w:rPr>
              <w:rFonts w:ascii="Arial" w:hAnsi="Arial" w:cs="Arial"/>
              <w:color w:val="000000"/>
            </w:rPr>
          </w:rPrChange>
        </w:rPr>
        <w:pPrChange w:id="2659" w:author="EUDERLAN FREIRE DA SILVA ABREU" w:date="2025-06-29T12:34:00Z">
          <w:pPr/>
        </w:pPrChange>
      </w:pPr>
      <w:ins w:id="2660" w:author="EUDERLAN FREIRE DA SILVA ABREU" w:date="2025-06-29T12:33:00Z">
        <w:r w:rsidRPr="00AA733F">
          <w:rPr>
            <w:rFonts w:ascii="Arial" w:hAnsi="Arial" w:cs="Arial"/>
            <w:b/>
            <w:bCs/>
            <w:color w:val="000000" w:themeColor="text1"/>
            <w:rPrChange w:id="2661" w:author="EUDERLAN FREIRE DA SILVA ABREU" w:date="2025-07-01T10:52:00Z">
              <w:rPr>
                <w:rFonts w:ascii="Arial" w:hAnsi="Arial" w:cs="Arial"/>
                <w:b/>
                <w:bCs/>
                <w:color w:val="000000" w:themeColor="text1"/>
                <w:sz w:val="24"/>
                <w:szCs w:val="24"/>
              </w:rPr>
            </w:rPrChange>
          </w:rPr>
          <w:t>Para mais informações sobre a Licença MIT: https://opensource.org/licenses/MIT</w:t>
        </w:r>
      </w:ins>
      <w:del w:id="2662" w:author="HISSA BARBARA OLIVEIRA" w:date="2025-06-29T01:07:00Z">
        <w:r w:rsidR="0B681068" w:rsidRPr="00AA733F" w:rsidDel="0B681068">
          <w:rPr>
            <w:rFonts w:ascii="Arial" w:hAnsi="Arial" w:cs="Arial"/>
            <w:b/>
            <w:bCs/>
            <w:color w:val="000000" w:themeColor="text1"/>
            <w:rPrChange w:id="2663" w:author="EUDERLAN FREIRE DA SILVA ABREU" w:date="2025-07-01T10:52:00Z">
              <w:rPr>
                <w:rFonts w:ascii="Arial" w:hAnsi="Arial" w:cs="Arial"/>
                <w:b/>
                <w:bCs/>
                <w:color w:val="000000" w:themeColor="text1"/>
                <w:sz w:val="24"/>
                <w:szCs w:val="24"/>
              </w:rPr>
            </w:rPrChange>
          </w:rPr>
          <w:delText xml:space="preserve">2. </w:delText>
        </w:r>
      </w:del>
    </w:p>
    <w:sectPr w:rsidR="00574C1C" w:rsidRPr="00AA73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pto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intelligence2.xml><?xml version="1.0" encoding="utf-8"?>
<int2:intelligence xmlns:int2="http://schemas.microsoft.com/office/intelligence/2020/intelligence">
  <int2:observations>
    <int2:textHash int2:hashCode="PjrS290WgDlSrl" int2:id="KP2ltwx9">
      <int2:state int2:type="spell" int2:value="Rejected"/>
    </int2:textHash>
    <int2:textHash int2:hashCode="NnSVHsJkpyFoyy" int2:id="JJzl2wVl">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59E"/>
    <w:multiLevelType w:val="multilevel"/>
    <w:tmpl w:val="75D2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5286"/>
    <w:multiLevelType w:val="hybridMultilevel"/>
    <w:tmpl w:val="1FC8BDC6"/>
    <w:lvl w:ilvl="0" w:tplc="F0F0BE04">
      <w:start w:val="1"/>
      <w:numFmt w:val="bullet"/>
      <w:lvlText w:val=""/>
      <w:lvlJc w:val="left"/>
      <w:pPr>
        <w:ind w:left="720" w:hanging="360"/>
      </w:pPr>
      <w:rPr>
        <w:rFonts w:ascii="Symbol" w:hAnsi="Symbol" w:hint="default"/>
      </w:rPr>
    </w:lvl>
    <w:lvl w:ilvl="1" w:tplc="4CC47EAE">
      <w:start w:val="1"/>
      <w:numFmt w:val="bullet"/>
      <w:lvlText w:val="o"/>
      <w:lvlJc w:val="left"/>
      <w:pPr>
        <w:ind w:left="1440" w:hanging="360"/>
      </w:pPr>
      <w:rPr>
        <w:rFonts w:ascii="Courier New" w:hAnsi="Courier New" w:hint="default"/>
      </w:rPr>
    </w:lvl>
    <w:lvl w:ilvl="2" w:tplc="7B74979A">
      <w:start w:val="1"/>
      <w:numFmt w:val="bullet"/>
      <w:lvlText w:val=""/>
      <w:lvlJc w:val="left"/>
      <w:pPr>
        <w:ind w:left="2160" w:hanging="360"/>
      </w:pPr>
      <w:rPr>
        <w:rFonts w:ascii="Wingdings" w:hAnsi="Wingdings" w:hint="default"/>
      </w:rPr>
    </w:lvl>
    <w:lvl w:ilvl="3" w:tplc="64904290">
      <w:start w:val="1"/>
      <w:numFmt w:val="bullet"/>
      <w:lvlText w:val=""/>
      <w:lvlJc w:val="left"/>
      <w:pPr>
        <w:ind w:left="2880" w:hanging="360"/>
      </w:pPr>
      <w:rPr>
        <w:rFonts w:ascii="Symbol" w:hAnsi="Symbol" w:hint="default"/>
      </w:rPr>
    </w:lvl>
    <w:lvl w:ilvl="4" w:tplc="E7869706">
      <w:start w:val="1"/>
      <w:numFmt w:val="bullet"/>
      <w:lvlText w:val="o"/>
      <w:lvlJc w:val="left"/>
      <w:pPr>
        <w:ind w:left="3600" w:hanging="360"/>
      </w:pPr>
      <w:rPr>
        <w:rFonts w:ascii="Courier New" w:hAnsi="Courier New" w:hint="default"/>
      </w:rPr>
    </w:lvl>
    <w:lvl w:ilvl="5" w:tplc="6E5E8316">
      <w:start w:val="1"/>
      <w:numFmt w:val="bullet"/>
      <w:lvlText w:val=""/>
      <w:lvlJc w:val="left"/>
      <w:pPr>
        <w:ind w:left="4320" w:hanging="360"/>
      </w:pPr>
      <w:rPr>
        <w:rFonts w:ascii="Wingdings" w:hAnsi="Wingdings" w:hint="default"/>
      </w:rPr>
    </w:lvl>
    <w:lvl w:ilvl="6" w:tplc="7D68A3D0">
      <w:start w:val="1"/>
      <w:numFmt w:val="bullet"/>
      <w:lvlText w:val=""/>
      <w:lvlJc w:val="left"/>
      <w:pPr>
        <w:ind w:left="5040" w:hanging="360"/>
      </w:pPr>
      <w:rPr>
        <w:rFonts w:ascii="Symbol" w:hAnsi="Symbol" w:hint="default"/>
      </w:rPr>
    </w:lvl>
    <w:lvl w:ilvl="7" w:tplc="12743C60">
      <w:start w:val="1"/>
      <w:numFmt w:val="bullet"/>
      <w:lvlText w:val="o"/>
      <w:lvlJc w:val="left"/>
      <w:pPr>
        <w:ind w:left="5760" w:hanging="360"/>
      </w:pPr>
      <w:rPr>
        <w:rFonts w:ascii="Courier New" w:hAnsi="Courier New" w:hint="default"/>
      </w:rPr>
    </w:lvl>
    <w:lvl w:ilvl="8" w:tplc="8A1A864C">
      <w:start w:val="1"/>
      <w:numFmt w:val="bullet"/>
      <w:lvlText w:val=""/>
      <w:lvlJc w:val="left"/>
      <w:pPr>
        <w:ind w:left="6480" w:hanging="360"/>
      </w:pPr>
      <w:rPr>
        <w:rFonts w:ascii="Wingdings" w:hAnsi="Wingdings" w:hint="default"/>
      </w:rPr>
    </w:lvl>
  </w:abstractNum>
  <w:abstractNum w:abstractNumId="2" w15:restartNumberingAfterBreak="0">
    <w:nsid w:val="0C4C7CF2"/>
    <w:multiLevelType w:val="hybridMultilevel"/>
    <w:tmpl w:val="B5FE45D2"/>
    <w:lvl w:ilvl="0" w:tplc="E744B83C">
      <w:start w:val="1"/>
      <w:numFmt w:val="bullet"/>
      <w:lvlText w:val=""/>
      <w:lvlJc w:val="left"/>
      <w:pPr>
        <w:ind w:left="720" w:hanging="360"/>
      </w:pPr>
      <w:rPr>
        <w:rFonts w:ascii="Symbol" w:hAnsi="Symbol" w:hint="default"/>
      </w:rPr>
    </w:lvl>
    <w:lvl w:ilvl="1" w:tplc="550C18A0">
      <w:start w:val="1"/>
      <w:numFmt w:val="bullet"/>
      <w:lvlText w:val="o"/>
      <w:lvlJc w:val="left"/>
      <w:pPr>
        <w:ind w:left="1440" w:hanging="360"/>
      </w:pPr>
      <w:rPr>
        <w:rFonts w:ascii="Courier New" w:hAnsi="Courier New" w:hint="default"/>
      </w:rPr>
    </w:lvl>
    <w:lvl w:ilvl="2" w:tplc="1BD637BC">
      <w:start w:val="1"/>
      <w:numFmt w:val="bullet"/>
      <w:lvlText w:val=""/>
      <w:lvlJc w:val="left"/>
      <w:pPr>
        <w:ind w:left="2160" w:hanging="360"/>
      </w:pPr>
      <w:rPr>
        <w:rFonts w:ascii="Wingdings" w:hAnsi="Wingdings" w:hint="default"/>
      </w:rPr>
    </w:lvl>
    <w:lvl w:ilvl="3" w:tplc="7FC293D2">
      <w:start w:val="1"/>
      <w:numFmt w:val="bullet"/>
      <w:lvlText w:val=""/>
      <w:lvlJc w:val="left"/>
      <w:pPr>
        <w:ind w:left="2880" w:hanging="360"/>
      </w:pPr>
      <w:rPr>
        <w:rFonts w:ascii="Symbol" w:hAnsi="Symbol" w:hint="default"/>
      </w:rPr>
    </w:lvl>
    <w:lvl w:ilvl="4" w:tplc="646AC1A0">
      <w:start w:val="1"/>
      <w:numFmt w:val="bullet"/>
      <w:lvlText w:val="o"/>
      <w:lvlJc w:val="left"/>
      <w:pPr>
        <w:ind w:left="3600" w:hanging="360"/>
      </w:pPr>
      <w:rPr>
        <w:rFonts w:ascii="Courier New" w:hAnsi="Courier New" w:hint="default"/>
      </w:rPr>
    </w:lvl>
    <w:lvl w:ilvl="5" w:tplc="ADB6918A">
      <w:start w:val="1"/>
      <w:numFmt w:val="bullet"/>
      <w:lvlText w:val=""/>
      <w:lvlJc w:val="left"/>
      <w:pPr>
        <w:ind w:left="4320" w:hanging="360"/>
      </w:pPr>
      <w:rPr>
        <w:rFonts w:ascii="Wingdings" w:hAnsi="Wingdings" w:hint="default"/>
      </w:rPr>
    </w:lvl>
    <w:lvl w:ilvl="6" w:tplc="DB2A568C">
      <w:start w:val="1"/>
      <w:numFmt w:val="bullet"/>
      <w:lvlText w:val=""/>
      <w:lvlJc w:val="left"/>
      <w:pPr>
        <w:ind w:left="5040" w:hanging="360"/>
      </w:pPr>
      <w:rPr>
        <w:rFonts w:ascii="Symbol" w:hAnsi="Symbol" w:hint="default"/>
      </w:rPr>
    </w:lvl>
    <w:lvl w:ilvl="7" w:tplc="90BCE33E">
      <w:start w:val="1"/>
      <w:numFmt w:val="bullet"/>
      <w:lvlText w:val="o"/>
      <w:lvlJc w:val="left"/>
      <w:pPr>
        <w:ind w:left="5760" w:hanging="360"/>
      </w:pPr>
      <w:rPr>
        <w:rFonts w:ascii="Courier New" w:hAnsi="Courier New" w:hint="default"/>
      </w:rPr>
    </w:lvl>
    <w:lvl w:ilvl="8" w:tplc="4720F520">
      <w:start w:val="1"/>
      <w:numFmt w:val="bullet"/>
      <w:lvlText w:val=""/>
      <w:lvlJc w:val="left"/>
      <w:pPr>
        <w:ind w:left="6480" w:hanging="360"/>
      </w:pPr>
      <w:rPr>
        <w:rFonts w:ascii="Wingdings" w:hAnsi="Wingdings" w:hint="default"/>
      </w:rPr>
    </w:lvl>
  </w:abstractNum>
  <w:abstractNum w:abstractNumId="3" w15:restartNumberingAfterBreak="0">
    <w:nsid w:val="0F3B9C53"/>
    <w:multiLevelType w:val="hybridMultilevel"/>
    <w:tmpl w:val="5EF40D4C"/>
    <w:lvl w:ilvl="0" w:tplc="5FFA7082">
      <w:start w:val="1"/>
      <w:numFmt w:val="bullet"/>
      <w:lvlText w:val=""/>
      <w:lvlJc w:val="left"/>
      <w:pPr>
        <w:ind w:left="720" w:hanging="360"/>
      </w:pPr>
      <w:rPr>
        <w:rFonts w:ascii="Symbol" w:hAnsi="Symbol" w:hint="default"/>
      </w:rPr>
    </w:lvl>
    <w:lvl w:ilvl="1" w:tplc="9E4E9462">
      <w:start w:val="1"/>
      <w:numFmt w:val="bullet"/>
      <w:lvlText w:val="o"/>
      <w:lvlJc w:val="left"/>
      <w:pPr>
        <w:ind w:left="1440" w:hanging="360"/>
      </w:pPr>
      <w:rPr>
        <w:rFonts w:ascii="Courier New" w:hAnsi="Courier New" w:hint="default"/>
      </w:rPr>
    </w:lvl>
    <w:lvl w:ilvl="2" w:tplc="E16435F2">
      <w:start w:val="1"/>
      <w:numFmt w:val="bullet"/>
      <w:lvlText w:val=""/>
      <w:lvlJc w:val="left"/>
      <w:pPr>
        <w:ind w:left="2160" w:hanging="360"/>
      </w:pPr>
      <w:rPr>
        <w:rFonts w:ascii="Wingdings" w:hAnsi="Wingdings" w:hint="default"/>
      </w:rPr>
    </w:lvl>
    <w:lvl w:ilvl="3" w:tplc="08445200">
      <w:start w:val="1"/>
      <w:numFmt w:val="bullet"/>
      <w:lvlText w:val=""/>
      <w:lvlJc w:val="left"/>
      <w:pPr>
        <w:ind w:left="2880" w:hanging="360"/>
      </w:pPr>
      <w:rPr>
        <w:rFonts w:ascii="Symbol" w:hAnsi="Symbol" w:hint="default"/>
      </w:rPr>
    </w:lvl>
    <w:lvl w:ilvl="4" w:tplc="1EBA5158">
      <w:start w:val="1"/>
      <w:numFmt w:val="bullet"/>
      <w:lvlText w:val="o"/>
      <w:lvlJc w:val="left"/>
      <w:pPr>
        <w:ind w:left="3600" w:hanging="360"/>
      </w:pPr>
      <w:rPr>
        <w:rFonts w:ascii="Courier New" w:hAnsi="Courier New" w:hint="default"/>
      </w:rPr>
    </w:lvl>
    <w:lvl w:ilvl="5" w:tplc="2264AE18">
      <w:start w:val="1"/>
      <w:numFmt w:val="bullet"/>
      <w:lvlText w:val=""/>
      <w:lvlJc w:val="left"/>
      <w:pPr>
        <w:ind w:left="4320" w:hanging="360"/>
      </w:pPr>
      <w:rPr>
        <w:rFonts w:ascii="Wingdings" w:hAnsi="Wingdings" w:hint="default"/>
      </w:rPr>
    </w:lvl>
    <w:lvl w:ilvl="6" w:tplc="441E8F5C">
      <w:start w:val="1"/>
      <w:numFmt w:val="bullet"/>
      <w:lvlText w:val=""/>
      <w:lvlJc w:val="left"/>
      <w:pPr>
        <w:ind w:left="5040" w:hanging="360"/>
      </w:pPr>
      <w:rPr>
        <w:rFonts w:ascii="Symbol" w:hAnsi="Symbol" w:hint="default"/>
      </w:rPr>
    </w:lvl>
    <w:lvl w:ilvl="7" w:tplc="648241AE">
      <w:start w:val="1"/>
      <w:numFmt w:val="bullet"/>
      <w:lvlText w:val="o"/>
      <w:lvlJc w:val="left"/>
      <w:pPr>
        <w:ind w:left="5760" w:hanging="360"/>
      </w:pPr>
      <w:rPr>
        <w:rFonts w:ascii="Courier New" w:hAnsi="Courier New" w:hint="default"/>
      </w:rPr>
    </w:lvl>
    <w:lvl w:ilvl="8" w:tplc="0B68F81A">
      <w:start w:val="1"/>
      <w:numFmt w:val="bullet"/>
      <w:lvlText w:val=""/>
      <w:lvlJc w:val="left"/>
      <w:pPr>
        <w:ind w:left="6480" w:hanging="360"/>
      </w:pPr>
      <w:rPr>
        <w:rFonts w:ascii="Wingdings" w:hAnsi="Wingdings" w:hint="default"/>
      </w:rPr>
    </w:lvl>
  </w:abstractNum>
  <w:abstractNum w:abstractNumId="4" w15:restartNumberingAfterBreak="0">
    <w:nsid w:val="1322DFE0"/>
    <w:multiLevelType w:val="hybridMultilevel"/>
    <w:tmpl w:val="762857E6"/>
    <w:lvl w:ilvl="0" w:tplc="AC4A1B3A">
      <w:start w:val="1"/>
      <w:numFmt w:val="bullet"/>
      <w:lvlText w:val=""/>
      <w:lvlJc w:val="left"/>
      <w:pPr>
        <w:ind w:left="720" w:hanging="360"/>
      </w:pPr>
      <w:rPr>
        <w:rFonts w:ascii="Symbol" w:hAnsi="Symbol" w:hint="default"/>
      </w:rPr>
    </w:lvl>
    <w:lvl w:ilvl="1" w:tplc="E79CD416">
      <w:start w:val="1"/>
      <w:numFmt w:val="bullet"/>
      <w:lvlText w:val="o"/>
      <w:lvlJc w:val="left"/>
      <w:pPr>
        <w:ind w:left="1440" w:hanging="360"/>
      </w:pPr>
      <w:rPr>
        <w:rFonts w:ascii="Courier New" w:hAnsi="Courier New" w:hint="default"/>
      </w:rPr>
    </w:lvl>
    <w:lvl w:ilvl="2" w:tplc="CC1E105E">
      <w:start w:val="1"/>
      <w:numFmt w:val="bullet"/>
      <w:lvlText w:val=""/>
      <w:lvlJc w:val="left"/>
      <w:pPr>
        <w:ind w:left="2160" w:hanging="360"/>
      </w:pPr>
      <w:rPr>
        <w:rFonts w:ascii="Wingdings" w:hAnsi="Wingdings" w:hint="default"/>
      </w:rPr>
    </w:lvl>
    <w:lvl w:ilvl="3" w:tplc="2342F9E6">
      <w:start w:val="1"/>
      <w:numFmt w:val="bullet"/>
      <w:lvlText w:val=""/>
      <w:lvlJc w:val="left"/>
      <w:pPr>
        <w:ind w:left="2880" w:hanging="360"/>
      </w:pPr>
      <w:rPr>
        <w:rFonts w:ascii="Symbol" w:hAnsi="Symbol" w:hint="default"/>
      </w:rPr>
    </w:lvl>
    <w:lvl w:ilvl="4" w:tplc="80C43F22">
      <w:start w:val="1"/>
      <w:numFmt w:val="bullet"/>
      <w:lvlText w:val="o"/>
      <w:lvlJc w:val="left"/>
      <w:pPr>
        <w:ind w:left="3600" w:hanging="360"/>
      </w:pPr>
      <w:rPr>
        <w:rFonts w:ascii="Courier New" w:hAnsi="Courier New" w:hint="default"/>
      </w:rPr>
    </w:lvl>
    <w:lvl w:ilvl="5" w:tplc="7152E8BA">
      <w:start w:val="1"/>
      <w:numFmt w:val="bullet"/>
      <w:lvlText w:val=""/>
      <w:lvlJc w:val="left"/>
      <w:pPr>
        <w:ind w:left="4320" w:hanging="360"/>
      </w:pPr>
      <w:rPr>
        <w:rFonts w:ascii="Wingdings" w:hAnsi="Wingdings" w:hint="default"/>
      </w:rPr>
    </w:lvl>
    <w:lvl w:ilvl="6" w:tplc="B6AC7D38">
      <w:start w:val="1"/>
      <w:numFmt w:val="bullet"/>
      <w:lvlText w:val=""/>
      <w:lvlJc w:val="left"/>
      <w:pPr>
        <w:ind w:left="5040" w:hanging="360"/>
      </w:pPr>
      <w:rPr>
        <w:rFonts w:ascii="Symbol" w:hAnsi="Symbol" w:hint="default"/>
      </w:rPr>
    </w:lvl>
    <w:lvl w:ilvl="7" w:tplc="61D49BC0">
      <w:start w:val="1"/>
      <w:numFmt w:val="bullet"/>
      <w:lvlText w:val="o"/>
      <w:lvlJc w:val="left"/>
      <w:pPr>
        <w:ind w:left="5760" w:hanging="360"/>
      </w:pPr>
      <w:rPr>
        <w:rFonts w:ascii="Courier New" w:hAnsi="Courier New" w:hint="default"/>
      </w:rPr>
    </w:lvl>
    <w:lvl w:ilvl="8" w:tplc="842ABEA4">
      <w:start w:val="1"/>
      <w:numFmt w:val="bullet"/>
      <w:lvlText w:val=""/>
      <w:lvlJc w:val="left"/>
      <w:pPr>
        <w:ind w:left="6480" w:hanging="360"/>
      </w:pPr>
      <w:rPr>
        <w:rFonts w:ascii="Wingdings" w:hAnsi="Wingdings" w:hint="default"/>
      </w:rPr>
    </w:lvl>
  </w:abstractNum>
  <w:abstractNum w:abstractNumId="5" w15:restartNumberingAfterBreak="0">
    <w:nsid w:val="154E03BC"/>
    <w:multiLevelType w:val="multilevel"/>
    <w:tmpl w:val="E746F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01C75"/>
    <w:multiLevelType w:val="hybridMultilevel"/>
    <w:tmpl w:val="E4426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9EE9D2"/>
    <w:multiLevelType w:val="hybridMultilevel"/>
    <w:tmpl w:val="A01840F2"/>
    <w:lvl w:ilvl="0" w:tplc="0B089826">
      <w:start w:val="1"/>
      <w:numFmt w:val="bullet"/>
      <w:lvlText w:val=""/>
      <w:lvlJc w:val="left"/>
      <w:pPr>
        <w:ind w:left="720" w:hanging="360"/>
      </w:pPr>
      <w:rPr>
        <w:rFonts w:ascii="Symbol" w:hAnsi="Symbol" w:hint="default"/>
      </w:rPr>
    </w:lvl>
    <w:lvl w:ilvl="1" w:tplc="730402BA">
      <w:start w:val="1"/>
      <w:numFmt w:val="bullet"/>
      <w:lvlText w:val="o"/>
      <w:lvlJc w:val="left"/>
      <w:pPr>
        <w:ind w:left="1440" w:hanging="360"/>
      </w:pPr>
      <w:rPr>
        <w:rFonts w:ascii="Courier New" w:hAnsi="Courier New" w:hint="default"/>
      </w:rPr>
    </w:lvl>
    <w:lvl w:ilvl="2" w:tplc="15F6F98A">
      <w:start w:val="1"/>
      <w:numFmt w:val="bullet"/>
      <w:lvlText w:val=""/>
      <w:lvlJc w:val="left"/>
      <w:pPr>
        <w:ind w:left="2160" w:hanging="360"/>
      </w:pPr>
      <w:rPr>
        <w:rFonts w:ascii="Wingdings" w:hAnsi="Wingdings" w:hint="default"/>
      </w:rPr>
    </w:lvl>
    <w:lvl w:ilvl="3" w:tplc="EB4EBFF6">
      <w:start w:val="1"/>
      <w:numFmt w:val="bullet"/>
      <w:lvlText w:val=""/>
      <w:lvlJc w:val="left"/>
      <w:pPr>
        <w:ind w:left="2880" w:hanging="360"/>
      </w:pPr>
      <w:rPr>
        <w:rFonts w:ascii="Symbol" w:hAnsi="Symbol" w:hint="default"/>
      </w:rPr>
    </w:lvl>
    <w:lvl w:ilvl="4" w:tplc="F1F6F10E">
      <w:start w:val="1"/>
      <w:numFmt w:val="bullet"/>
      <w:lvlText w:val="o"/>
      <w:lvlJc w:val="left"/>
      <w:pPr>
        <w:ind w:left="3600" w:hanging="360"/>
      </w:pPr>
      <w:rPr>
        <w:rFonts w:ascii="Courier New" w:hAnsi="Courier New" w:hint="default"/>
      </w:rPr>
    </w:lvl>
    <w:lvl w:ilvl="5" w:tplc="4EA69470">
      <w:start w:val="1"/>
      <w:numFmt w:val="bullet"/>
      <w:lvlText w:val=""/>
      <w:lvlJc w:val="left"/>
      <w:pPr>
        <w:ind w:left="4320" w:hanging="360"/>
      </w:pPr>
      <w:rPr>
        <w:rFonts w:ascii="Wingdings" w:hAnsi="Wingdings" w:hint="default"/>
      </w:rPr>
    </w:lvl>
    <w:lvl w:ilvl="6" w:tplc="1B6AF0BE">
      <w:start w:val="1"/>
      <w:numFmt w:val="bullet"/>
      <w:lvlText w:val=""/>
      <w:lvlJc w:val="left"/>
      <w:pPr>
        <w:ind w:left="5040" w:hanging="360"/>
      </w:pPr>
      <w:rPr>
        <w:rFonts w:ascii="Symbol" w:hAnsi="Symbol" w:hint="default"/>
      </w:rPr>
    </w:lvl>
    <w:lvl w:ilvl="7" w:tplc="6C64BADE">
      <w:start w:val="1"/>
      <w:numFmt w:val="bullet"/>
      <w:lvlText w:val="o"/>
      <w:lvlJc w:val="left"/>
      <w:pPr>
        <w:ind w:left="5760" w:hanging="360"/>
      </w:pPr>
      <w:rPr>
        <w:rFonts w:ascii="Courier New" w:hAnsi="Courier New" w:hint="default"/>
      </w:rPr>
    </w:lvl>
    <w:lvl w:ilvl="8" w:tplc="721647C6">
      <w:start w:val="1"/>
      <w:numFmt w:val="bullet"/>
      <w:lvlText w:val=""/>
      <w:lvlJc w:val="left"/>
      <w:pPr>
        <w:ind w:left="6480" w:hanging="360"/>
      </w:pPr>
      <w:rPr>
        <w:rFonts w:ascii="Wingdings" w:hAnsi="Wingdings" w:hint="default"/>
      </w:rPr>
    </w:lvl>
  </w:abstractNum>
  <w:abstractNum w:abstractNumId="8" w15:restartNumberingAfterBreak="0">
    <w:nsid w:val="1CEE0E96"/>
    <w:multiLevelType w:val="multilevel"/>
    <w:tmpl w:val="9282F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D3958"/>
    <w:multiLevelType w:val="hybridMultilevel"/>
    <w:tmpl w:val="8F228F0C"/>
    <w:lvl w:ilvl="0" w:tplc="4594D2D8">
      <w:start w:val="1"/>
      <w:numFmt w:val="bullet"/>
      <w:lvlText w:val=""/>
      <w:lvlJc w:val="left"/>
      <w:pPr>
        <w:ind w:left="720" w:hanging="360"/>
      </w:pPr>
      <w:rPr>
        <w:rFonts w:ascii="Symbol" w:hAnsi="Symbol" w:hint="default"/>
      </w:rPr>
    </w:lvl>
    <w:lvl w:ilvl="1" w:tplc="2E7EF964">
      <w:start w:val="1"/>
      <w:numFmt w:val="bullet"/>
      <w:lvlText w:val="o"/>
      <w:lvlJc w:val="left"/>
      <w:pPr>
        <w:ind w:left="1440" w:hanging="360"/>
      </w:pPr>
      <w:rPr>
        <w:rFonts w:ascii="Courier New" w:hAnsi="Courier New" w:hint="default"/>
      </w:rPr>
    </w:lvl>
    <w:lvl w:ilvl="2" w:tplc="FA08AB10">
      <w:start w:val="1"/>
      <w:numFmt w:val="bullet"/>
      <w:lvlText w:val=""/>
      <w:lvlJc w:val="left"/>
      <w:pPr>
        <w:ind w:left="2160" w:hanging="360"/>
      </w:pPr>
      <w:rPr>
        <w:rFonts w:ascii="Wingdings" w:hAnsi="Wingdings" w:hint="default"/>
      </w:rPr>
    </w:lvl>
    <w:lvl w:ilvl="3" w:tplc="1C485076">
      <w:start w:val="1"/>
      <w:numFmt w:val="bullet"/>
      <w:lvlText w:val=""/>
      <w:lvlJc w:val="left"/>
      <w:pPr>
        <w:ind w:left="2880" w:hanging="360"/>
      </w:pPr>
      <w:rPr>
        <w:rFonts w:ascii="Symbol" w:hAnsi="Symbol" w:hint="default"/>
      </w:rPr>
    </w:lvl>
    <w:lvl w:ilvl="4" w:tplc="52781840">
      <w:start w:val="1"/>
      <w:numFmt w:val="bullet"/>
      <w:lvlText w:val="o"/>
      <w:lvlJc w:val="left"/>
      <w:pPr>
        <w:ind w:left="3600" w:hanging="360"/>
      </w:pPr>
      <w:rPr>
        <w:rFonts w:ascii="Courier New" w:hAnsi="Courier New" w:hint="default"/>
      </w:rPr>
    </w:lvl>
    <w:lvl w:ilvl="5" w:tplc="AC5CCFB6">
      <w:start w:val="1"/>
      <w:numFmt w:val="bullet"/>
      <w:lvlText w:val=""/>
      <w:lvlJc w:val="left"/>
      <w:pPr>
        <w:ind w:left="4320" w:hanging="360"/>
      </w:pPr>
      <w:rPr>
        <w:rFonts w:ascii="Wingdings" w:hAnsi="Wingdings" w:hint="default"/>
      </w:rPr>
    </w:lvl>
    <w:lvl w:ilvl="6" w:tplc="EE748088">
      <w:start w:val="1"/>
      <w:numFmt w:val="bullet"/>
      <w:lvlText w:val=""/>
      <w:lvlJc w:val="left"/>
      <w:pPr>
        <w:ind w:left="5040" w:hanging="360"/>
      </w:pPr>
      <w:rPr>
        <w:rFonts w:ascii="Symbol" w:hAnsi="Symbol" w:hint="default"/>
      </w:rPr>
    </w:lvl>
    <w:lvl w:ilvl="7" w:tplc="44721D8C">
      <w:start w:val="1"/>
      <w:numFmt w:val="bullet"/>
      <w:lvlText w:val="o"/>
      <w:lvlJc w:val="left"/>
      <w:pPr>
        <w:ind w:left="5760" w:hanging="360"/>
      </w:pPr>
      <w:rPr>
        <w:rFonts w:ascii="Courier New" w:hAnsi="Courier New" w:hint="default"/>
      </w:rPr>
    </w:lvl>
    <w:lvl w:ilvl="8" w:tplc="E140E0E2">
      <w:start w:val="1"/>
      <w:numFmt w:val="bullet"/>
      <w:lvlText w:val=""/>
      <w:lvlJc w:val="left"/>
      <w:pPr>
        <w:ind w:left="6480" w:hanging="360"/>
      </w:pPr>
      <w:rPr>
        <w:rFonts w:ascii="Wingdings" w:hAnsi="Wingdings" w:hint="default"/>
      </w:rPr>
    </w:lvl>
  </w:abstractNum>
  <w:abstractNum w:abstractNumId="10" w15:restartNumberingAfterBreak="0">
    <w:nsid w:val="204AB60E"/>
    <w:multiLevelType w:val="hybridMultilevel"/>
    <w:tmpl w:val="179E4AA8"/>
    <w:lvl w:ilvl="0" w:tplc="91CE0DD6">
      <w:start w:val="1"/>
      <w:numFmt w:val="bullet"/>
      <w:lvlText w:val=""/>
      <w:lvlJc w:val="left"/>
      <w:pPr>
        <w:ind w:left="720" w:hanging="360"/>
      </w:pPr>
      <w:rPr>
        <w:rFonts w:ascii="Symbol" w:hAnsi="Symbol" w:hint="default"/>
      </w:rPr>
    </w:lvl>
    <w:lvl w:ilvl="1" w:tplc="1CA66460">
      <w:start w:val="1"/>
      <w:numFmt w:val="bullet"/>
      <w:lvlText w:val="o"/>
      <w:lvlJc w:val="left"/>
      <w:pPr>
        <w:ind w:left="1440" w:hanging="360"/>
      </w:pPr>
      <w:rPr>
        <w:rFonts w:ascii="Courier New" w:hAnsi="Courier New" w:hint="default"/>
      </w:rPr>
    </w:lvl>
    <w:lvl w:ilvl="2" w:tplc="45AEB96A">
      <w:start w:val="1"/>
      <w:numFmt w:val="bullet"/>
      <w:lvlText w:val=""/>
      <w:lvlJc w:val="left"/>
      <w:pPr>
        <w:ind w:left="2160" w:hanging="360"/>
      </w:pPr>
      <w:rPr>
        <w:rFonts w:ascii="Wingdings" w:hAnsi="Wingdings" w:hint="default"/>
      </w:rPr>
    </w:lvl>
    <w:lvl w:ilvl="3" w:tplc="B8D205BE">
      <w:start w:val="1"/>
      <w:numFmt w:val="bullet"/>
      <w:lvlText w:val=""/>
      <w:lvlJc w:val="left"/>
      <w:pPr>
        <w:ind w:left="2880" w:hanging="360"/>
      </w:pPr>
      <w:rPr>
        <w:rFonts w:ascii="Symbol" w:hAnsi="Symbol" w:hint="default"/>
      </w:rPr>
    </w:lvl>
    <w:lvl w:ilvl="4" w:tplc="A97EC840">
      <w:start w:val="1"/>
      <w:numFmt w:val="bullet"/>
      <w:lvlText w:val="o"/>
      <w:lvlJc w:val="left"/>
      <w:pPr>
        <w:ind w:left="3600" w:hanging="360"/>
      </w:pPr>
      <w:rPr>
        <w:rFonts w:ascii="Courier New" w:hAnsi="Courier New" w:hint="default"/>
      </w:rPr>
    </w:lvl>
    <w:lvl w:ilvl="5" w:tplc="CD581E02">
      <w:start w:val="1"/>
      <w:numFmt w:val="bullet"/>
      <w:lvlText w:val=""/>
      <w:lvlJc w:val="left"/>
      <w:pPr>
        <w:ind w:left="4320" w:hanging="360"/>
      </w:pPr>
      <w:rPr>
        <w:rFonts w:ascii="Wingdings" w:hAnsi="Wingdings" w:hint="default"/>
      </w:rPr>
    </w:lvl>
    <w:lvl w:ilvl="6" w:tplc="BA46BB78">
      <w:start w:val="1"/>
      <w:numFmt w:val="bullet"/>
      <w:lvlText w:val=""/>
      <w:lvlJc w:val="left"/>
      <w:pPr>
        <w:ind w:left="5040" w:hanging="360"/>
      </w:pPr>
      <w:rPr>
        <w:rFonts w:ascii="Symbol" w:hAnsi="Symbol" w:hint="default"/>
      </w:rPr>
    </w:lvl>
    <w:lvl w:ilvl="7" w:tplc="6A3CD90C">
      <w:start w:val="1"/>
      <w:numFmt w:val="bullet"/>
      <w:lvlText w:val="o"/>
      <w:lvlJc w:val="left"/>
      <w:pPr>
        <w:ind w:left="5760" w:hanging="360"/>
      </w:pPr>
      <w:rPr>
        <w:rFonts w:ascii="Courier New" w:hAnsi="Courier New" w:hint="default"/>
      </w:rPr>
    </w:lvl>
    <w:lvl w:ilvl="8" w:tplc="39840200">
      <w:start w:val="1"/>
      <w:numFmt w:val="bullet"/>
      <w:lvlText w:val=""/>
      <w:lvlJc w:val="left"/>
      <w:pPr>
        <w:ind w:left="6480" w:hanging="360"/>
      </w:pPr>
      <w:rPr>
        <w:rFonts w:ascii="Wingdings" w:hAnsi="Wingdings" w:hint="default"/>
      </w:rPr>
    </w:lvl>
  </w:abstractNum>
  <w:abstractNum w:abstractNumId="11" w15:restartNumberingAfterBreak="0">
    <w:nsid w:val="20E524D6"/>
    <w:multiLevelType w:val="multilevel"/>
    <w:tmpl w:val="CFCA2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90850"/>
    <w:multiLevelType w:val="multilevel"/>
    <w:tmpl w:val="20DA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77562"/>
    <w:multiLevelType w:val="multilevel"/>
    <w:tmpl w:val="0936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7CBEB"/>
    <w:multiLevelType w:val="hybridMultilevel"/>
    <w:tmpl w:val="27346C98"/>
    <w:lvl w:ilvl="0" w:tplc="76063CCA">
      <w:start w:val="1"/>
      <w:numFmt w:val="bullet"/>
      <w:lvlText w:val=""/>
      <w:lvlJc w:val="left"/>
      <w:pPr>
        <w:ind w:left="720" w:hanging="360"/>
      </w:pPr>
      <w:rPr>
        <w:rFonts w:ascii="Symbol" w:hAnsi="Symbol" w:hint="default"/>
      </w:rPr>
    </w:lvl>
    <w:lvl w:ilvl="1" w:tplc="9E6875B8">
      <w:start w:val="1"/>
      <w:numFmt w:val="bullet"/>
      <w:lvlText w:val="o"/>
      <w:lvlJc w:val="left"/>
      <w:pPr>
        <w:ind w:left="1440" w:hanging="360"/>
      </w:pPr>
      <w:rPr>
        <w:rFonts w:ascii="Courier New" w:hAnsi="Courier New" w:hint="default"/>
      </w:rPr>
    </w:lvl>
    <w:lvl w:ilvl="2" w:tplc="B6566F82">
      <w:start w:val="1"/>
      <w:numFmt w:val="bullet"/>
      <w:lvlText w:val=""/>
      <w:lvlJc w:val="left"/>
      <w:pPr>
        <w:ind w:left="2160" w:hanging="360"/>
      </w:pPr>
      <w:rPr>
        <w:rFonts w:ascii="Wingdings" w:hAnsi="Wingdings" w:hint="default"/>
      </w:rPr>
    </w:lvl>
    <w:lvl w:ilvl="3" w:tplc="6EFC4880">
      <w:start w:val="1"/>
      <w:numFmt w:val="bullet"/>
      <w:lvlText w:val=""/>
      <w:lvlJc w:val="left"/>
      <w:pPr>
        <w:ind w:left="2880" w:hanging="360"/>
      </w:pPr>
      <w:rPr>
        <w:rFonts w:ascii="Symbol" w:hAnsi="Symbol" w:hint="default"/>
      </w:rPr>
    </w:lvl>
    <w:lvl w:ilvl="4" w:tplc="B8CA8CF2">
      <w:start w:val="1"/>
      <w:numFmt w:val="bullet"/>
      <w:lvlText w:val="o"/>
      <w:lvlJc w:val="left"/>
      <w:pPr>
        <w:ind w:left="3600" w:hanging="360"/>
      </w:pPr>
      <w:rPr>
        <w:rFonts w:ascii="Courier New" w:hAnsi="Courier New" w:hint="default"/>
      </w:rPr>
    </w:lvl>
    <w:lvl w:ilvl="5" w:tplc="A9AE2DAC">
      <w:start w:val="1"/>
      <w:numFmt w:val="bullet"/>
      <w:lvlText w:val=""/>
      <w:lvlJc w:val="left"/>
      <w:pPr>
        <w:ind w:left="4320" w:hanging="360"/>
      </w:pPr>
      <w:rPr>
        <w:rFonts w:ascii="Wingdings" w:hAnsi="Wingdings" w:hint="default"/>
      </w:rPr>
    </w:lvl>
    <w:lvl w:ilvl="6" w:tplc="94064C44">
      <w:start w:val="1"/>
      <w:numFmt w:val="bullet"/>
      <w:lvlText w:val=""/>
      <w:lvlJc w:val="left"/>
      <w:pPr>
        <w:ind w:left="5040" w:hanging="360"/>
      </w:pPr>
      <w:rPr>
        <w:rFonts w:ascii="Symbol" w:hAnsi="Symbol" w:hint="default"/>
      </w:rPr>
    </w:lvl>
    <w:lvl w:ilvl="7" w:tplc="2B64272A">
      <w:start w:val="1"/>
      <w:numFmt w:val="bullet"/>
      <w:lvlText w:val="o"/>
      <w:lvlJc w:val="left"/>
      <w:pPr>
        <w:ind w:left="5760" w:hanging="360"/>
      </w:pPr>
      <w:rPr>
        <w:rFonts w:ascii="Courier New" w:hAnsi="Courier New" w:hint="default"/>
      </w:rPr>
    </w:lvl>
    <w:lvl w:ilvl="8" w:tplc="CA281C7E">
      <w:start w:val="1"/>
      <w:numFmt w:val="bullet"/>
      <w:lvlText w:val=""/>
      <w:lvlJc w:val="left"/>
      <w:pPr>
        <w:ind w:left="6480" w:hanging="360"/>
      </w:pPr>
      <w:rPr>
        <w:rFonts w:ascii="Wingdings" w:hAnsi="Wingdings" w:hint="default"/>
      </w:rPr>
    </w:lvl>
  </w:abstractNum>
  <w:abstractNum w:abstractNumId="15" w15:restartNumberingAfterBreak="0">
    <w:nsid w:val="25887986"/>
    <w:multiLevelType w:val="hybridMultilevel"/>
    <w:tmpl w:val="04382FF6"/>
    <w:lvl w:ilvl="0" w:tplc="743C989C">
      <w:start w:val="1"/>
      <w:numFmt w:val="decimal"/>
      <w:lvlText w:val="%1."/>
      <w:lvlJc w:val="left"/>
      <w:pPr>
        <w:ind w:left="720" w:hanging="360"/>
      </w:pPr>
    </w:lvl>
    <w:lvl w:ilvl="1" w:tplc="0D4452A6">
      <w:start w:val="1"/>
      <w:numFmt w:val="lowerLetter"/>
      <w:lvlText w:val="%2."/>
      <w:lvlJc w:val="left"/>
      <w:pPr>
        <w:ind w:left="1440" w:hanging="360"/>
      </w:pPr>
    </w:lvl>
    <w:lvl w:ilvl="2" w:tplc="3EF6B308">
      <w:start w:val="1"/>
      <w:numFmt w:val="lowerRoman"/>
      <w:lvlText w:val="%3."/>
      <w:lvlJc w:val="right"/>
      <w:pPr>
        <w:ind w:left="2160" w:hanging="180"/>
      </w:pPr>
    </w:lvl>
    <w:lvl w:ilvl="3" w:tplc="C1D00062">
      <w:start w:val="1"/>
      <w:numFmt w:val="decimal"/>
      <w:lvlText w:val="%4."/>
      <w:lvlJc w:val="left"/>
      <w:pPr>
        <w:ind w:left="2880" w:hanging="360"/>
      </w:pPr>
    </w:lvl>
    <w:lvl w:ilvl="4" w:tplc="FC8AFA26">
      <w:start w:val="1"/>
      <w:numFmt w:val="lowerLetter"/>
      <w:lvlText w:val="%5."/>
      <w:lvlJc w:val="left"/>
      <w:pPr>
        <w:ind w:left="3600" w:hanging="360"/>
      </w:pPr>
    </w:lvl>
    <w:lvl w:ilvl="5" w:tplc="3A7C0F7E">
      <w:start w:val="1"/>
      <w:numFmt w:val="lowerRoman"/>
      <w:lvlText w:val="%6."/>
      <w:lvlJc w:val="right"/>
      <w:pPr>
        <w:ind w:left="4320" w:hanging="180"/>
      </w:pPr>
    </w:lvl>
    <w:lvl w:ilvl="6" w:tplc="DB6659EA">
      <w:start w:val="1"/>
      <w:numFmt w:val="decimal"/>
      <w:lvlText w:val="%7."/>
      <w:lvlJc w:val="left"/>
      <w:pPr>
        <w:ind w:left="5040" w:hanging="360"/>
      </w:pPr>
    </w:lvl>
    <w:lvl w:ilvl="7" w:tplc="F8268B38">
      <w:start w:val="1"/>
      <w:numFmt w:val="lowerLetter"/>
      <w:lvlText w:val="%8."/>
      <w:lvlJc w:val="left"/>
      <w:pPr>
        <w:ind w:left="5760" w:hanging="360"/>
      </w:pPr>
    </w:lvl>
    <w:lvl w:ilvl="8" w:tplc="7B7E06D6">
      <w:start w:val="1"/>
      <w:numFmt w:val="lowerRoman"/>
      <w:lvlText w:val="%9."/>
      <w:lvlJc w:val="right"/>
      <w:pPr>
        <w:ind w:left="6480" w:hanging="180"/>
      </w:pPr>
    </w:lvl>
  </w:abstractNum>
  <w:abstractNum w:abstractNumId="16" w15:restartNumberingAfterBreak="0">
    <w:nsid w:val="28992D98"/>
    <w:multiLevelType w:val="multilevel"/>
    <w:tmpl w:val="A272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FE6BE"/>
    <w:multiLevelType w:val="hybridMultilevel"/>
    <w:tmpl w:val="89B09C0E"/>
    <w:lvl w:ilvl="0" w:tplc="6EA04F1C">
      <w:start w:val="1"/>
      <w:numFmt w:val="bullet"/>
      <w:lvlText w:val=""/>
      <w:lvlJc w:val="left"/>
      <w:pPr>
        <w:ind w:left="720" w:hanging="360"/>
      </w:pPr>
      <w:rPr>
        <w:rFonts w:ascii="Symbol" w:hAnsi="Symbol" w:hint="default"/>
      </w:rPr>
    </w:lvl>
    <w:lvl w:ilvl="1" w:tplc="7C08D8F0">
      <w:start w:val="1"/>
      <w:numFmt w:val="bullet"/>
      <w:lvlText w:val="o"/>
      <w:lvlJc w:val="left"/>
      <w:pPr>
        <w:ind w:left="1440" w:hanging="360"/>
      </w:pPr>
      <w:rPr>
        <w:rFonts w:ascii="Courier New" w:hAnsi="Courier New" w:hint="default"/>
      </w:rPr>
    </w:lvl>
    <w:lvl w:ilvl="2" w:tplc="1B445C60">
      <w:start w:val="1"/>
      <w:numFmt w:val="bullet"/>
      <w:lvlText w:val=""/>
      <w:lvlJc w:val="left"/>
      <w:pPr>
        <w:ind w:left="2160" w:hanging="360"/>
      </w:pPr>
      <w:rPr>
        <w:rFonts w:ascii="Wingdings" w:hAnsi="Wingdings" w:hint="default"/>
      </w:rPr>
    </w:lvl>
    <w:lvl w:ilvl="3" w:tplc="4754B4DE">
      <w:start w:val="1"/>
      <w:numFmt w:val="bullet"/>
      <w:lvlText w:val=""/>
      <w:lvlJc w:val="left"/>
      <w:pPr>
        <w:ind w:left="2880" w:hanging="360"/>
      </w:pPr>
      <w:rPr>
        <w:rFonts w:ascii="Symbol" w:hAnsi="Symbol" w:hint="default"/>
      </w:rPr>
    </w:lvl>
    <w:lvl w:ilvl="4" w:tplc="3AEE2568">
      <w:start w:val="1"/>
      <w:numFmt w:val="bullet"/>
      <w:lvlText w:val="o"/>
      <w:lvlJc w:val="left"/>
      <w:pPr>
        <w:ind w:left="3600" w:hanging="360"/>
      </w:pPr>
      <w:rPr>
        <w:rFonts w:ascii="Courier New" w:hAnsi="Courier New" w:hint="default"/>
      </w:rPr>
    </w:lvl>
    <w:lvl w:ilvl="5" w:tplc="55D68A92">
      <w:start w:val="1"/>
      <w:numFmt w:val="bullet"/>
      <w:lvlText w:val=""/>
      <w:lvlJc w:val="left"/>
      <w:pPr>
        <w:ind w:left="4320" w:hanging="360"/>
      </w:pPr>
      <w:rPr>
        <w:rFonts w:ascii="Wingdings" w:hAnsi="Wingdings" w:hint="default"/>
      </w:rPr>
    </w:lvl>
    <w:lvl w:ilvl="6" w:tplc="95FEA4A4">
      <w:start w:val="1"/>
      <w:numFmt w:val="bullet"/>
      <w:lvlText w:val=""/>
      <w:lvlJc w:val="left"/>
      <w:pPr>
        <w:ind w:left="5040" w:hanging="360"/>
      </w:pPr>
      <w:rPr>
        <w:rFonts w:ascii="Symbol" w:hAnsi="Symbol" w:hint="default"/>
      </w:rPr>
    </w:lvl>
    <w:lvl w:ilvl="7" w:tplc="B64E46B6">
      <w:start w:val="1"/>
      <w:numFmt w:val="bullet"/>
      <w:lvlText w:val="o"/>
      <w:lvlJc w:val="left"/>
      <w:pPr>
        <w:ind w:left="5760" w:hanging="360"/>
      </w:pPr>
      <w:rPr>
        <w:rFonts w:ascii="Courier New" w:hAnsi="Courier New" w:hint="default"/>
      </w:rPr>
    </w:lvl>
    <w:lvl w:ilvl="8" w:tplc="14E26E0C">
      <w:start w:val="1"/>
      <w:numFmt w:val="bullet"/>
      <w:lvlText w:val=""/>
      <w:lvlJc w:val="left"/>
      <w:pPr>
        <w:ind w:left="6480" w:hanging="360"/>
      </w:pPr>
      <w:rPr>
        <w:rFonts w:ascii="Wingdings" w:hAnsi="Wingdings" w:hint="default"/>
      </w:rPr>
    </w:lvl>
  </w:abstractNum>
  <w:abstractNum w:abstractNumId="18" w15:restartNumberingAfterBreak="0">
    <w:nsid w:val="2B07B958"/>
    <w:multiLevelType w:val="hybridMultilevel"/>
    <w:tmpl w:val="2EA4D14A"/>
    <w:lvl w:ilvl="0" w:tplc="8904C1A6">
      <w:start w:val="1"/>
      <w:numFmt w:val="bullet"/>
      <w:lvlText w:val=""/>
      <w:lvlJc w:val="left"/>
      <w:pPr>
        <w:ind w:left="720" w:hanging="360"/>
      </w:pPr>
      <w:rPr>
        <w:rFonts w:ascii="Symbol" w:hAnsi="Symbol" w:hint="default"/>
      </w:rPr>
    </w:lvl>
    <w:lvl w:ilvl="1" w:tplc="AAAE43AE">
      <w:start w:val="1"/>
      <w:numFmt w:val="bullet"/>
      <w:lvlText w:val="o"/>
      <w:lvlJc w:val="left"/>
      <w:pPr>
        <w:ind w:left="1440" w:hanging="360"/>
      </w:pPr>
      <w:rPr>
        <w:rFonts w:ascii="Courier New" w:hAnsi="Courier New" w:hint="default"/>
      </w:rPr>
    </w:lvl>
    <w:lvl w:ilvl="2" w:tplc="C2C8E4AE">
      <w:start w:val="1"/>
      <w:numFmt w:val="bullet"/>
      <w:lvlText w:val=""/>
      <w:lvlJc w:val="left"/>
      <w:pPr>
        <w:ind w:left="2160" w:hanging="360"/>
      </w:pPr>
      <w:rPr>
        <w:rFonts w:ascii="Wingdings" w:hAnsi="Wingdings" w:hint="default"/>
      </w:rPr>
    </w:lvl>
    <w:lvl w:ilvl="3" w:tplc="A748EE62">
      <w:start w:val="1"/>
      <w:numFmt w:val="bullet"/>
      <w:lvlText w:val=""/>
      <w:lvlJc w:val="left"/>
      <w:pPr>
        <w:ind w:left="2880" w:hanging="360"/>
      </w:pPr>
      <w:rPr>
        <w:rFonts w:ascii="Symbol" w:hAnsi="Symbol" w:hint="default"/>
      </w:rPr>
    </w:lvl>
    <w:lvl w:ilvl="4" w:tplc="C7242E9E">
      <w:start w:val="1"/>
      <w:numFmt w:val="bullet"/>
      <w:lvlText w:val="o"/>
      <w:lvlJc w:val="left"/>
      <w:pPr>
        <w:ind w:left="3600" w:hanging="360"/>
      </w:pPr>
      <w:rPr>
        <w:rFonts w:ascii="Courier New" w:hAnsi="Courier New" w:hint="default"/>
      </w:rPr>
    </w:lvl>
    <w:lvl w:ilvl="5" w:tplc="AA7A7DF8">
      <w:start w:val="1"/>
      <w:numFmt w:val="bullet"/>
      <w:lvlText w:val=""/>
      <w:lvlJc w:val="left"/>
      <w:pPr>
        <w:ind w:left="4320" w:hanging="360"/>
      </w:pPr>
      <w:rPr>
        <w:rFonts w:ascii="Wingdings" w:hAnsi="Wingdings" w:hint="default"/>
      </w:rPr>
    </w:lvl>
    <w:lvl w:ilvl="6" w:tplc="2A4631FA">
      <w:start w:val="1"/>
      <w:numFmt w:val="bullet"/>
      <w:lvlText w:val=""/>
      <w:lvlJc w:val="left"/>
      <w:pPr>
        <w:ind w:left="5040" w:hanging="360"/>
      </w:pPr>
      <w:rPr>
        <w:rFonts w:ascii="Symbol" w:hAnsi="Symbol" w:hint="default"/>
      </w:rPr>
    </w:lvl>
    <w:lvl w:ilvl="7" w:tplc="9964313A">
      <w:start w:val="1"/>
      <w:numFmt w:val="bullet"/>
      <w:lvlText w:val="o"/>
      <w:lvlJc w:val="left"/>
      <w:pPr>
        <w:ind w:left="5760" w:hanging="360"/>
      </w:pPr>
      <w:rPr>
        <w:rFonts w:ascii="Courier New" w:hAnsi="Courier New" w:hint="default"/>
      </w:rPr>
    </w:lvl>
    <w:lvl w:ilvl="8" w:tplc="04A0D420">
      <w:start w:val="1"/>
      <w:numFmt w:val="bullet"/>
      <w:lvlText w:val=""/>
      <w:lvlJc w:val="left"/>
      <w:pPr>
        <w:ind w:left="6480" w:hanging="360"/>
      </w:pPr>
      <w:rPr>
        <w:rFonts w:ascii="Wingdings" w:hAnsi="Wingdings" w:hint="default"/>
      </w:rPr>
    </w:lvl>
  </w:abstractNum>
  <w:abstractNum w:abstractNumId="19" w15:restartNumberingAfterBreak="0">
    <w:nsid w:val="2E291826"/>
    <w:multiLevelType w:val="multilevel"/>
    <w:tmpl w:val="2D0EC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4281A"/>
    <w:multiLevelType w:val="hybridMultilevel"/>
    <w:tmpl w:val="C02CD1F2"/>
    <w:lvl w:ilvl="0" w:tplc="B9BE1E2A">
      <w:start w:val="1"/>
      <w:numFmt w:val="bullet"/>
      <w:lvlText w:val=""/>
      <w:lvlJc w:val="left"/>
      <w:pPr>
        <w:ind w:left="720" w:hanging="360"/>
      </w:pPr>
      <w:rPr>
        <w:rFonts w:ascii="Symbol" w:hAnsi="Symbol" w:hint="default"/>
      </w:rPr>
    </w:lvl>
    <w:lvl w:ilvl="1" w:tplc="83921290">
      <w:start w:val="1"/>
      <w:numFmt w:val="bullet"/>
      <w:lvlText w:val="o"/>
      <w:lvlJc w:val="left"/>
      <w:pPr>
        <w:ind w:left="1440" w:hanging="360"/>
      </w:pPr>
      <w:rPr>
        <w:rFonts w:ascii="Courier New" w:hAnsi="Courier New" w:hint="default"/>
      </w:rPr>
    </w:lvl>
    <w:lvl w:ilvl="2" w:tplc="60AAD466">
      <w:start w:val="1"/>
      <w:numFmt w:val="bullet"/>
      <w:lvlText w:val=""/>
      <w:lvlJc w:val="left"/>
      <w:pPr>
        <w:ind w:left="2160" w:hanging="360"/>
      </w:pPr>
      <w:rPr>
        <w:rFonts w:ascii="Wingdings" w:hAnsi="Wingdings" w:hint="default"/>
      </w:rPr>
    </w:lvl>
    <w:lvl w:ilvl="3" w:tplc="C33C6BE6">
      <w:start w:val="1"/>
      <w:numFmt w:val="bullet"/>
      <w:lvlText w:val=""/>
      <w:lvlJc w:val="left"/>
      <w:pPr>
        <w:ind w:left="2880" w:hanging="360"/>
      </w:pPr>
      <w:rPr>
        <w:rFonts w:ascii="Symbol" w:hAnsi="Symbol" w:hint="default"/>
      </w:rPr>
    </w:lvl>
    <w:lvl w:ilvl="4" w:tplc="C1C088E6">
      <w:start w:val="1"/>
      <w:numFmt w:val="bullet"/>
      <w:lvlText w:val="o"/>
      <w:lvlJc w:val="left"/>
      <w:pPr>
        <w:ind w:left="3600" w:hanging="360"/>
      </w:pPr>
      <w:rPr>
        <w:rFonts w:ascii="Courier New" w:hAnsi="Courier New" w:hint="default"/>
      </w:rPr>
    </w:lvl>
    <w:lvl w:ilvl="5" w:tplc="571AE99E">
      <w:start w:val="1"/>
      <w:numFmt w:val="bullet"/>
      <w:lvlText w:val=""/>
      <w:lvlJc w:val="left"/>
      <w:pPr>
        <w:ind w:left="4320" w:hanging="360"/>
      </w:pPr>
      <w:rPr>
        <w:rFonts w:ascii="Wingdings" w:hAnsi="Wingdings" w:hint="default"/>
      </w:rPr>
    </w:lvl>
    <w:lvl w:ilvl="6" w:tplc="E2BA8FB2">
      <w:start w:val="1"/>
      <w:numFmt w:val="bullet"/>
      <w:lvlText w:val=""/>
      <w:lvlJc w:val="left"/>
      <w:pPr>
        <w:ind w:left="5040" w:hanging="360"/>
      </w:pPr>
      <w:rPr>
        <w:rFonts w:ascii="Symbol" w:hAnsi="Symbol" w:hint="default"/>
      </w:rPr>
    </w:lvl>
    <w:lvl w:ilvl="7" w:tplc="26F60DD2">
      <w:start w:val="1"/>
      <w:numFmt w:val="bullet"/>
      <w:lvlText w:val="o"/>
      <w:lvlJc w:val="left"/>
      <w:pPr>
        <w:ind w:left="5760" w:hanging="360"/>
      </w:pPr>
      <w:rPr>
        <w:rFonts w:ascii="Courier New" w:hAnsi="Courier New" w:hint="default"/>
      </w:rPr>
    </w:lvl>
    <w:lvl w:ilvl="8" w:tplc="A846F91E">
      <w:start w:val="1"/>
      <w:numFmt w:val="bullet"/>
      <w:lvlText w:val=""/>
      <w:lvlJc w:val="left"/>
      <w:pPr>
        <w:ind w:left="6480" w:hanging="360"/>
      </w:pPr>
      <w:rPr>
        <w:rFonts w:ascii="Wingdings" w:hAnsi="Wingdings" w:hint="default"/>
      </w:rPr>
    </w:lvl>
  </w:abstractNum>
  <w:abstractNum w:abstractNumId="21" w15:restartNumberingAfterBreak="0">
    <w:nsid w:val="2F9BC7A9"/>
    <w:multiLevelType w:val="hybridMultilevel"/>
    <w:tmpl w:val="A9000A8C"/>
    <w:lvl w:ilvl="0" w:tplc="D6BEB65A">
      <w:start w:val="1"/>
      <w:numFmt w:val="bullet"/>
      <w:lvlText w:val=""/>
      <w:lvlJc w:val="left"/>
      <w:pPr>
        <w:ind w:left="720" w:hanging="360"/>
      </w:pPr>
      <w:rPr>
        <w:rFonts w:ascii="Symbol" w:hAnsi="Symbol" w:hint="default"/>
      </w:rPr>
    </w:lvl>
    <w:lvl w:ilvl="1" w:tplc="1A5A5AD4">
      <w:start w:val="1"/>
      <w:numFmt w:val="bullet"/>
      <w:lvlText w:val="o"/>
      <w:lvlJc w:val="left"/>
      <w:pPr>
        <w:ind w:left="1440" w:hanging="360"/>
      </w:pPr>
      <w:rPr>
        <w:rFonts w:ascii="Courier New" w:hAnsi="Courier New" w:hint="default"/>
      </w:rPr>
    </w:lvl>
    <w:lvl w:ilvl="2" w:tplc="05747DBA">
      <w:start w:val="1"/>
      <w:numFmt w:val="bullet"/>
      <w:lvlText w:val=""/>
      <w:lvlJc w:val="left"/>
      <w:pPr>
        <w:ind w:left="2160" w:hanging="360"/>
      </w:pPr>
      <w:rPr>
        <w:rFonts w:ascii="Wingdings" w:hAnsi="Wingdings" w:hint="default"/>
      </w:rPr>
    </w:lvl>
    <w:lvl w:ilvl="3" w:tplc="D0FAB5DE">
      <w:start w:val="1"/>
      <w:numFmt w:val="bullet"/>
      <w:lvlText w:val=""/>
      <w:lvlJc w:val="left"/>
      <w:pPr>
        <w:ind w:left="2880" w:hanging="360"/>
      </w:pPr>
      <w:rPr>
        <w:rFonts w:ascii="Symbol" w:hAnsi="Symbol" w:hint="default"/>
      </w:rPr>
    </w:lvl>
    <w:lvl w:ilvl="4" w:tplc="91C4A598">
      <w:start w:val="1"/>
      <w:numFmt w:val="bullet"/>
      <w:lvlText w:val="o"/>
      <w:lvlJc w:val="left"/>
      <w:pPr>
        <w:ind w:left="3600" w:hanging="360"/>
      </w:pPr>
      <w:rPr>
        <w:rFonts w:ascii="Courier New" w:hAnsi="Courier New" w:hint="default"/>
      </w:rPr>
    </w:lvl>
    <w:lvl w:ilvl="5" w:tplc="64E88980">
      <w:start w:val="1"/>
      <w:numFmt w:val="bullet"/>
      <w:lvlText w:val=""/>
      <w:lvlJc w:val="left"/>
      <w:pPr>
        <w:ind w:left="4320" w:hanging="360"/>
      </w:pPr>
      <w:rPr>
        <w:rFonts w:ascii="Wingdings" w:hAnsi="Wingdings" w:hint="default"/>
      </w:rPr>
    </w:lvl>
    <w:lvl w:ilvl="6" w:tplc="9E98933A">
      <w:start w:val="1"/>
      <w:numFmt w:val="bullet"/>
      <w:lvlText w:val=""/>
      <w:lvlJc w:val="left"/>
      <w:pPr>
        <w:ind w:left="5040" w:hanging="360"/>
      </w:pPr>
      <w:rPr>
        <w:rFonts w:ascii="Symbol" w:hAnsi="Symbol" w:hint="default"/>
      </w:rPr>
    </w:lvl>
    <w:lvl w:ilvl="7" w:tplc="7E864828">
      <w:start w:val="1"/>
      <w:numFmt w:val="bullet"/>
      <w:lvlText w:val="o"/>
      <w:lvlJc w:val="left"/>
      <w:pPr>
        <w:ind w:left="5760" w:hanging="360"/>
      </w:pPr>
      <w:rPr>
        <w:rFonts w:ascii="Courier New" w:hAnsi="Courier New" w:hint="default"/>
      </w:rPr>
    </w:lvl>
    <w:lvl w:ilvl="8" w:tplc="9A8C7884">
      <w:start w:val="1"/>
      <w:numFmt w:val="bullet"/>
      <w:lvlText w:val=""/>
      <w:lvlJc w:val="left"/>
      <w:pPr>
        <w:ind w:left="6480" w:hanging="360"/>
      </w:pPr>
      <w:rPr>
        <w:rFonts w:ascii="Wingdings" w:hAnsi="Wingdings" w:hint="default"/>
      </w:rPr>
    </w:lvl>
  </w:abstractNum>
  <w:abstractNum w:abstractNumId="22" w15:restartNumberingAfterBreak="0">
    <w:nsid w:val="3136100E"/>
    <w:multiLevelType w:val="multilevel"/>
    <w:tmpl w:val="15D0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C0F4"/>
    <w:multiLevelType w:val="hybridMultilevel"/>
    <w:tmpl w:val="6A7C6D9C"/>
    <w:lvl w:ilvl="0" w:tplc="67161676">
      <w:start w:val="1"/>
      <w:numFmt w:val="bullet"/>
      <w:lvlText w:val=""/>
      <w:lvlJc w:val="left"/>
      <w:pPr>
        <w:ind w:left="720" w:hanging="360"/>
      </w:pPr>
      <w:rPr>
        <w:rFonts w:ascii="Symbol" w:hAnsi="Symbol" w:hint="default"/>
      </w:rPr>
    </w:lvl>
    <w:lvl w:ilvl="1" w:tplc="008AF1D6">
      <w:start w:val="1"/>
      <w:numFmt w:val="bullet"/>
      <w:lvlText w:val="o"/>
      <w:lvlJc w:val="left"/>
      <w:pPr>
        <w:ind w:left="1440" w:hanging="360"/>
      </w:pPr>
      <w:rPr>
        <w:rFonts w:ascii="Courier New" w:hAnsi="Courier New" w:hint="default"/>
      </w:rPr>
    </w:lvl>
    <w:lvl w:ilvl="2" w:tplc="67B85876">
      <w:start w:val="1"/>
      <w:numFmt w:val="bullet"/>
      <w:lvlText w:val=""/>
      <w:lvlJc w:val="left"/>
      <w:pPr>
        <w:ind w:left="2160" w:hanging="360"/>
      </w:pPr>
      <w:rPr>
        <w:rFonts w:ascii="Wingdings" w:hAnsi="Wingdings" w:hint="default"/>
      </w:rPr>
    </w:lvl>
    <w:lvl w:ilvl="3" w:tplc="FA925424">
      <w:start w:val="1"/>
      <w:numFmt w:val="bullet"/>
      <w:lvlText w:val=""/>
      <w:lvlJc w:val="left"/>
      <w:pPr>
        <w:ind w:left="2880" w:hanging="360"/>
      </w:pPr>
      <w:rPr>
        <w:rFonts w:ascii="Symbol" w:hAnsi="Symbol" w:hint="default"/>
      </w:rPr>
    </w:lvl>
    <w:lvl w:ilvl="4" w:tplc="5B5E83B4">
      <w:start w:val="1"/>
      <w:numFmt w:val="bullet"/>
      <w:lvlText w:val="o"/>
      <w:lvlJc w:val="left"/>
      <w:pPr>
        <w:ind w:left="3600" w:hanging="360"/>
      </w:pPr>
      <w:rPr>
        <w:rFonts w:ascii="Courier New" w:hAnsi="Courier New" w:hint="default"/>
      </w:rPr>
    </w:lvl>
    <w:lvl w:ilvl="5" w:tplc="F730B742">
      <w:start w:val="1"/>
      <w:numFmt w:val="bullet"/>
      <w:lvlText w:val=""/>
      <w:lvlJc w:val="left"/>
      <w:pPr>
        <w:ind w:left="4320" w:hanging="360"/>
      </w:pPr>
      <w:rPr>
        <w:rFonts w:ascii="Wingdings" w:hAnsi="Wingdings" w:hint="default"/>
      </w:rPr>
    </w:lvl>
    <w:lvl w:ilvl="6" w:tplc="D93C74E4">
      <w:start w:val="1"/>
      <w:numFmt w:val="bullet"/>
      <w:lvlText w:val=""/>
      <w:lvlJc w:val="left"/>
      <w:pPr>
        <w:ind w:left="5040" w:hanging="360"/>
      </w:pPr>
      <w:rPr>
        <w:rFonts w:ascii="Symbol" w:hAnsi="Symbol" w:hint="default"/>
      </w:rPr>
    </w:lvl>
    <w:lvl w:ilvl="7" w:tplc="D9565A3C">
      <w:start w:val="1"/>
      <w:numFmt w:val="bullet"/>
      <w:lvlText w:val="o"/>
      <w:lvlJc w:val="left"/>
      <w:pPr>
        <w:ind w:left="5760" w:hanging="360"/>
      </w:pPr>
      <w:rPr>
        <w:rFonts w:ascii="Courier New" w:hAnsi="Courier New" w:hint="default"/>
      </w:rPr>
    </w:lvl>
    <w:lvl w:ilvl="8" w:tplc="0EBEDE00">
      <w:start w:val="1"/>
      <w:numFmt w:val="bullet"/>
      <w:lvlText w:val=""/>
      <w:lvlJc w:val="left"/>
      <w:pPr>
        <w:ind w:left="6480" w:hanging="360"/>
      </w:pPr>
      <w:rPr>
        <w:rFonts w:ascii="Wingdings" w:hAnsi="Wingdings" w:hint="default"/>
      </w:rPr>
    </w:lvl>
  </w:abstractNum>
  <w:abstractNum w:abstractNumId="24" w15:restartNumberingAfterBreak="0">
    <w:nsid w:val="38BB9540"/>
    <w:multiLevelType w:val="hybridMultilevel"/>
    <w:tmpl w:val="2CA2945A"/>
    <w:lvl w:ilvl="0" w:tplc="AB80D8E0">
      <w:start w:val="1"/>
      <w:numFmt w:val="bullet"/>
      <w:lvlText w:val=""/>
      <w:lvlJc w:val="left"/>
      <w:pPr>
        <w:ind w:left="720" w:hanging="360"/>
      </w:pPr>
      <w:rPr>
        <w:rFonts w:ascii="Symbol" w:hAnsi="Symbol" w:hint="default"/>
      </w:rPr>
    </w:lvl>
    <w:lvl w:ilvl="1" w:tplc="B2F03938">
      <w:start w:val="1"/>
      <w:numFmt w:val="bullet"/>
      <w:lvlText w:val="o"/>
      <w:lvlJc w:val="left"/>
      <w:pPr>
        <w:ind w:left="1440" w:hanging="360"/>
      </w:pPr>
      <w:rPr>
        <w:rFonts w:ascii="Courier New" w:hAnsi="Courier New" w:hint="default"/>
      </w:rPr>
    </w:lvl>
    <w:lvl w:ilvl="2" w:tplc="A00A44DC">
      <w:start w:val="1"/>
      <w:numFmt w:val="bullet"/>
      <w:lvlText w:val=""/>
      <w:lvlJc w:val="left"/>
      <w:pPr>
        <w:ind w:left="2160" w:hanging="360"/>
      </w:pPr>
      <w:rPr>
        <w:rFonts w:ascii="Wingdings" w:hAnsi="Wingdings" w:hint="default"/>
      </w:rPr>
    </w:lvl>
    <w:lvl w:ilvl="3" w:tplc="FE6E518A">
      <w:start w:val="1"/>
      <w:numFmt w:val="bullet"/>
      <w:lvlText w:val=""/>
      <w:lvlJc w:val="left"/>
      <w:pPr>
        <w:ind w:left="2880" w:hanging="360"/>
      </w:pPr>
      <w:rPr>
        <w:rFonts w:ascii="Symbol" w:hAnsi="Symbol" w:hint="default"/>
      </w:rPr>
    </w:lvl>
    <w:lvl w:ilvl="4" w:tplc="B196539C">
      <w:start w:val="1"/>
      <w:numFmt w:val="bullet"/>
      <w:lvlText w:val="o"/>
      <w:lvlJc w:val="left"/>
      <w:pPr>
        <w:ind w:left="3600" w:hanging="360"/>
      </w:pPr>
      <w:rPr>
        <w:rFonts w:ascii="Courier New" w:hAnsi="Courier New" w:hint="default"/>
      </w:rPr>
    </w:lvl>
    <w:lvl w:ilvl="5" w:tplc="08C6E448">
      <w:start w:val="1"/>
      <w:numFmt w:val="bullet"/>
      <w:lvlText w:val=""/>
      <w:lvlJc w:val="left"/>
      <w:pPr>
        <w:ind w:left="4320" w:hanging="360"/>
      </w:pPr>
      <w:rPr>
        <w:rFonts w:ascii="Wingdings" w:hAnsi="Wingdings" w:hint="default"/>
      </w:rPr>
    </w:lvl>
    <w:lvl w:ilvl="6" w:tplc="31A4C052">
      <w:start w:val="1"/>
      <w:numFmt w:val="bullet"/>
      <w:lvlText w:val=""/>
      <w:lvlJc w:val="left"/>
      <w:pPr>
        <w:ind w:left="5040" w:hanging="360"/>
      </w:pPr>
      <w:rPr>
        <w:rFonts w:ascii="Symbol" w:hAnsi="Symbol" w:hint="default"/>
      </w:rPr>
    </w:lvl>
    <w:lvl w:ilvl="7" w:tplc="A7CA5DC2">
      <w:start w:val="1"/>
      <w:numFmt w:val="bullet"/>
      <w:lvlText w:val="o"/>
      <w:lvlJc w:val="left"/>
      <w:pPr>
        <w:ind w:left="5760" w:hanging="360"/>
      </w:pPr>
      <w:rPr>
        <w:rFonts w:ascii="Courier New" w:hAnsi="Courier New" w:hint="default"/>
      </w:rPr>
    </w:lvl>
    <w:lvl w:ilvl="8" w:tplc="5CF6DF5E">
      <w:start w:val="1"/>
      <w:numFmt w:val="bullet"/>
      <w:lvlText w:val=""/>
      <w:lvlJc w:val="left"/>
      <w:pPr>
        <w:ind w:left="6480" w:hanging="360"/>
      </w:pPr>
      <w:rPr>
        <w:rFonts w:ascii="Wingdings" w:hAnsi="Wingdings" w:hint="default"/>
      </w:rPr>
    </w:lvl>
  </w:abstractNum>
  <w:abstractNum w:abstractNumId="25" w15:restartNumberingAfterBreak="0">
    <w:nsid w:val="39CFF1B9"/>
    <w:multiLevelType w:val="hybridMultilevel"/>
    <w:tmpl w:val="A4DAB21A"/>
    <w:lvl w:ilvl="0" w:tplc="10B66904">
      <w:start w:val="1"/>
      <w:numFmt w:val="bullet"/>
      <w:lvlText w:val=""/>
      <w:lvlJc w:val="left"/>
      <w:pPr>
        <w:ind w:left="720" w:hanging="360"/>
      </w:pPr>
      <w:rPr>
        <w:rFonts w:ascii="Symbol" w:hAnsi="Symbol" w:hint="default"/>
      </w:rPr>
    </w:lvl>
    <w:lvl w:ilvl="1" w:tplc="4DDA3724">
      <w:start w:val="1"/>
      <w:numFmt w:val="bullet"/>
      <w:lvlText w:val="o"/>
      <w:lvlJc w:val="left"/>
      <w:pPr>
        <w:ind w:left="1440" w:hanging="360"/>
      </w:pPr>
      <w:rPr>
        <w:rFonts w:ascii="Courier New" w:hAnsi="Courier New" w:hint="default"/>
      </w:rPr>
    </w:lvl>
    <w:lvl w:ilvl="2" w:tplc="EE3ABF46">
      <w:start w:val="1"/>
      <w:numFmt w:val="bullet"/>
      <w:lvlText w:val=""/>
      <w:lvlJc w:val="left"/>
      <w:pPr>
        <w:ind w:left="2160" w:hanging="360"/>
      </w:pPr>
      <w:rPr>
        <w:rFonts w:ascii="Wingdings" w:hAnsi="Wingdings" w:hint="default"/>
      </w:rPr>
    </w:lvl>
    <w:lvl w:ilvl="3" w:tplc="5E8C93F6">
      <w:start w:val="1"/>
      <w:numFmt w:val="bullet"/>
      <w:lvlText w:val=""/>
      <w:lvlJc w:val="left"/>
      <w:pPr>
        <w:ind w:left="2880" w:hanging="360"/>
      </w:pPr>
      <w:rPr>
        <w:rFonts w:ascii="Symbol" w:hAnsi="Symbol" w:hint="default"/>
      </w:rPr>
    </w:lvl>
    <w:lvl w:ilvl="4" w:tplc="C8642082">
      <w:start w:val="1"/>
      <w:numFmt w:val="bullet"/>
      <w:lvlText w:val="o"/>
      <w:lvlJc w:val="left"/>
      <w:pPr>
        <w:ind w:left="3600" w:hanging="360"/>
      </w:pPr>
      <w:rPr>
        <w:rFonts w:ascii="Courier New" w:hAnsi="Courier New" w:hint="default"/>
      </w:rPr>
    </w:lvl>
    <w:lvl w:ilvl="5" w:tplc="87BA4DA2">
      <w:start w:val="1"/>
      <w:numFmt w:val="bullet"/>
      <w:lvlText w:val=""/>
      <w:lvlJc w:val="left"/>
      <w:pPr>
        <w:ind w:left="4320" w:hanging="360"/>
      </w:pPr>
      <w:rPr>
        <w:rFonts w:ascii="Wingdings" w:hAnsi="Wingdings" w:hint="default"/>
      </w:rPr>
    </w:lvl>
    <w:lvl w:ilvl="6" w:tplc="C25CBFCA">
      <w:start w:val="1"/>
      <w:numFmt w:val="bullet"/>
      <w:lvlText w:val=""/>
      <w:lvlJc w:val="left"/>
      <w:pPr>
        <w:ind w:left="5040" w:hanging="360"/>
      </w:pPr>
      <w:rPr>
        <w:rFonts w:ascii="Symbol" w:hAnsi="Symbol" w:hint="default"/>
      </w:rPr>
    </w:lvl>
    <w:lvl w:ilvl="7" w:tplc="2EE0D022">
      <w:start w:val="1"/>
      <w:numFmt w:val="bullet"/>
      <w:lvlText w:val="o"/>
      <w:lvlJc w:val="left"/>
      <w:pPr>
        <w:ind w:left="5760" w:hanging="360"/>
      </w:pPr>
      <w:rPr>
        <w:rFonts w:ascii="Courier New" w:hAnsi="Courier New" w:hint="default"/>
      </w:rPr>
    </w:lvl>
    <w:lvl w:ilvl="8" w:tplc="3F3C65EE">
      <w:start w:val="1"/>
      <w:numFmt w:val="bullet"/>
      <w:lvlText w:val=""/>
      <w:lvlJc w:val="left"/>
      <w:pPr>
        <w:ind w:left="6480" w:hanging="360"/>
      </w:pPr>
      <w:rPr>
        <w:rFonts w:ascii="Wingdings" w:hAnsi="Wingdings" w:hint="default"/>
      </w:rPr>
    </w:lvl>
  </w:abstractNum>
  <w:abstractNum w:abstractNumId="26" w15:restartNumberingAfterBreak="0">
    <w:nsid w:val="3F126410"/>
    <w:multiLevelType w:val="hybridMultilevel"/>
    <w:tmpl w:val="11D46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189D08B"/>
    <w:multiLevelType w:val="hybridMultilevel"/>
    <w:tmpl w:val="5AEC7552"/>
    <w:lvl w:ilvl="0" w:tplc="63205322">
      <w:start w:val="1"/>
      <w:numFmt w:val="bullet"/>
      <w:lvlText w:val=""/>
      <w:lvlJc w:val="left"/>
      <w:pPr>
        <w:ind w:left="720" w:hanging="360"/>
      </w:pPr>
      <w:rPr>
        <w:rFonts w:ascii="Symbol" w:hAnsi="Symbol" w:hint="default"/>
      </w:rPr>
    </w:lvl>
    <w:lvl w:ilvl="1" w:tplc="9536AC84">
      <w:start w:val="1"/>
      <w:numFmt w:val="bullet"/>
      <w:lvlText w:val="o"/>
      <w:lvlJc w:val="left"/>
      <w:pPr>
        <w:ind w:left="1440" w:hanging="360"/>
      </w:pPr>
      <w:rPr>
        <w:rFonts w:ascii="Courier New" w:hAnsi="Courier New" w:hint="default"/>
      </w:rPr>
    </w:lvl>
    <w:lvl w:ilvl="2" w:tplc="DDE8BF8E">
      <w:start w:val="1"/>
      <w:numFmt w:val="bullet"/>
      <w:lvlText w:val=""/>
      <w:lvlJc w:val="left"/>
      <w:pPr>
        <w:ind w:left="2160" w:hanging="360"/>
      </w:pPr>
      <w:rPr>
        <w:rFonts w:ascii="Wingdings" w:hAnsi="Wingdings" w:hint="default"/>
      </w:rPr>
    </w:lvl>
    <w:lvl w:ilvl="3" w:tplc="23B08778">
      <w:start w:val="1"/>
      <w:numFmt w:val="bullet"/>
      <w:lvlText w:val=""/>
      <w:lvlJc w:val="left"/>
      <w:pPr>
        <w:ind w:left="2880" w:hanging="360"/>
      </w:pPr>
      <w:rPr>
        <w:rFonts w:ascii="Symbol" w:hAnsi="Symbol" w:hint="default"/>
      </w:rPr>
    </w:lvl>
    <w:lvl w:ilvl="4" w:tplc="6F86E0F0">
      <w:start w:val="1"/>
      <w:numFmt w:val="bullet"/>
      <w:lvlText w:val="o"/>
      <w:lvlJc w:val="left"/>
      <w:pPr>
        <w:ind w:left="3600" w:hanging="360"/>
      </w:pPr>
      <w:rPr>
        <w:rFonts w:ascii="Courier New" w:hAnsi="Courier New" w:hint="default"/>
      </w:rPr>
    </w:lvl>
    <w:lvl w:ilvl="5" w:tplc="DC0AF316">
      <w:start w:val="1"/>
      <w:numFmt w:val="bullet"/>
      <w:lvlText w:val=""/>
      <w:lvlJc w:val="left"/>
      <w:pPr>
        <w:ind w:left="4320" w:hanging="360"/>
      </w:pPr>
      <w:rPr>
        <w:rFonts w:ascii="Wingdings" w:hAnsi="Wingdings" w:hint="default"/>
      </w:rPr>
    </w:lvl>
    <w:lvl w:ilvl="6" w:tplc="4F5C1686">
      <w:start w:val="1"/>
      <w:numFmt w:val="bullet"/>
      <w:lvlText w:val=""/>
      <w:lvlJc w:val="left"/>
      <w:pPr>
        <w:ind w:left="5040" w:hanging="360"/>
      </w:pPr>
      <w:rPr>
        <w:rFonts w:ascii="Symbol" w:hAnsi="Symbol" w:hint="default"/>
      </w:rPr>
    </w:lvl>
    <w:lvl w:ilvl="7" w:tplc="68167D62">
      <w:start w:val="1"/>
      <w:numFmt w:val="bullet"/>
      <w:lvlText w:val="o"/>
      <w:lvlJc w:val="left"/>
      <w:pPr>
        <w:ind w:left="5760" w:hanging="360"/>
      </w:pPr>
      <w:rPr>
        <w:rFonts w:ascii="Courier New" w:hAnsi="Courier New" w:hint="default"/>
      </w:rPr>
    </w:lvl>
    <w:lvl w:ilvl="8" w:tplc="76A87EDE">
      <w:start w:val="1"/>
      <w:numFmt w:val="bullet"/>
      <w:lvlText w:val=""/>
      <w:lvlJc w:val="left"/>
      <w:pPr>
        <w:ind w:left="6480" w:hanging="360"/>
      </w:pPr>
      <w:rPr>
        <w:rFonts w:ascii="Wingdings" w:hAnsi="Wingdings" w:hint="default"/>
      </w:rPr>
    </w:lvl>
  </w:abstractNum>
  <w:abstractNum w:abstractNumId="28" w15:restartNumberingAfterBreak="0">
    <w:nsid w:val="4652471D"/>
    <w:multiLevelType w:val="hybridMultilevel"/>
    <w:tmpl w:val="2D26604E"/>
    <w:lvl w:ilvl="0" w:tplc="0CDA8A4A">
      <w:start w:val="1"/>
      <w:numFmt w:val="bullet"/>
      <w:lvlText w:val=""/>
      <w:lvlJc w:val="left"/>
      <w:pPr>
        <w:ind w:left="720" w:hanging="360"/>
      </w:pPr>
      <w:rPr>
        <w:rFonts w:ascii="Symbol" w:hAnsi="Symbol" w:hint="default"/>
      </w:rPr>
    </w:lvl>
    <w:lvl w:ilvl="1" w:tplc="B0F64BF2">
      <w:start w:val="1"/>
      <w:numFmt w:val="bullet"/>
      <w:lvlText w:val="o"/>
      <w:lvlJc w:val="left"/>
      <w:pPr>
        <w:ind w:left="1440" w:hanging="360"/>
      </w:pPr>
      <w:rPr>
        <w:rFonts w:ascii="Courier New" w:hAnsi="Courier New" w:hint="default"/>
      </w:rPr>
    </w:lvl>
    <w:lvl w:ilvl="2" w:tplc="0BA2C480">
      <w:start w:val="1"/>
      <w:numFmt w:val="bullet"/>
      <w:lvlText w:val=""/>
      <w:lvlJc w:val="left"/>
      <w:pPr>
        <w:ind w:left="2160" w:hanging="360"/>
      </w:pPr>
      <w:rPr>
        <w:rFonts w:ascii="Wingdings" w:hAnsi="Wingdings" w:hint="default"/>
      </w:rPr>
    </w:lvl>
    <w:lvl w:ilvl="3" w:tplc="0840DC60">
      <w:start w:val="1"/>
      <w:numFmt w:val="bullet"/>
      <w:lvlText w:val=""/>
      <w:lvlJc w:val="left"/>
      <w:pPr>
        <w:ind w:left="2880" w:hanging="360"/>
      </w:pPr>
      <w:rPr>
        <w:rFonts w:ascii="Symbol" w:hAnsi="Symbol" w:hint="default"/>
      </w:rPr>
    </w:lvl>
    <w:lvl w:ilvl="4" w:tplc="DE085CB6">
      <w:start w:val="1"/>
      <w:numFmt w:val="bullet"/>
      <w:lvlText w:val="o"/>
      <w:lvlJc w:val="left"/>
      <w:pPr>
        <w:ind w:left="3600" w:hanging="360"/>
      </w:pPr>
      <w:rPr>
        <w:rFonts w:ascii="Courier New" w:hAnsi="Courier New" w:hint="default"/>
      </w:rPr>
    </w:lvl>
    <w:lvl w:ilvl="5" w:tplc="17BA874C">
      <w:start w:val="1"/>
      <w:numFmt w:val="bullet"/>
      <w:lvlText w:val=""/>
      <w:lvlJc w:val="left"/>
      <w:pPr>
        <w:ind w:left="4320" w:hanging="360"/>
      </w:pPr>
      <w:rPr>
        <w:rFonts w:ascii="Wingdings" w:hAnsi="Wingdings" w:hint="default"/>
      </w:rPr>
    </w:lvl>
    <w:lvl w:ilvl="6" w:tplc="0A76AAC0">
      <w:start w:val="1"/>
      <w:numFmt w:val="bullet"/>
      <w:lvlText w:val=""/>
      <w:lvlJc w:val="left"/>
      <w:pPr>
        <w:ind w:left="5040" w:hanging="360"/>
      </w:pPr>
      <w:rPr>
        <w:rFonts w:ascii="Symbol" w:hAnsi="Symbol" w:hint="default"/>
      </w:rPr>
    </w:lvl>
    <w:lvl w:ilvl="7" w:tplc="19845596">
      <w:start w:val="1"/>
      <w:numFmt w:val="bullet"/>
      <w:lvlText w:val="o"/>
      <w:lvlJc w:val="left"/>
      <w:pPr>
        <w:ind w:left="5760" w:hanging="360"/>
      </w:pPr>
      <w:rPr>
        <w:rFonts w:ascii="Courier New" w:hAnsi="Courier New" w:hint="default"/>
      </w:rPr>
    </w:lvl>
    <w:lvl w:ilvl="8" w:tplc="B8F400A8">
      <w:start w:val="1"/>
      <w:numFmt w:val="bullet"/>
      <w:lvlText w:val=""/>
      <w:lvlJc w:val="left"/>
      <w:pPr>
        <w:ind w:left="6480" w:hanging="360"/>
      </w:pPr>
      <w:rPr>
        <w:rFonts w:ascii="Wingdings" w:hAnsi="Wingdings" w:hint="default"/>
      </w:rPr>
    </w:lvl>
  </w:abstractNum>
  <w:abstractNum w:abstractNumId="29" w15:restartNumberingAfterBreak="0">
    <w:nsid w:val="480115F3"/>
    <w:multiLevelType w:val="multilevel"/>
    <w:tmpl w:val="9CEA2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EC464"/>
    <w:multiLevelType w:val="hybridMultilevel"/>
    <w:tmpl w:val="7D56AFC2"/>
    <w:lvl w:ilvl="0" w:tplc="46F0C0A4">
      <w:start w:val="1"/>
      <w:numFmt w:val="bullet"/>
      <w:lvlText w:val=""/>
      <w:lvlJc w:val="left"/>
      <w:pPr>
        <w:ind w:left="720" w:hanging="360"/>
      </w:pPr>
      <w:rPr>
        <w:rFonts w:ascii="Symbol" w:hAnsi="Symbol" w:hint="default"/>
      </w:rPr>
    </w:lvl>
    <w:lvl w:ilvl="1" w:tplc="EB18AF4C">
      <w:start w:val="1"/>
      <w:numFmt w:val="bullet"/>
      <w:lvlText w:val="o"/>
      <w:lvlJc w:val="left"/>
      <w:pPr>
        <w:ind w:left="1440" w:hanging="360"/>
      </w:pPr>
      <w:rPr>
        <w:rFonts w:ascii="Courier New" w:hAnsi="Courier New" w:hint="default"/>
      </w:rPr>
    </w:lvl>
    <w:lvl w:ilvl="2" w:tplc="84227A28">
      <w:start w:val="1"/>
      <w:numFmt w:val="bullet"/>
      <w:lvlText w:val=""/>
      <w:lvlJc w:val="left"/>
      <w:pPr>
        <w:ind w:left="2160" w:hanging="360"/>
      </w:pPr>
      <w:rPr>
        <w:rFonts w:ascii="Wingdings" w:hAnsi="Wingdings" w:hint="default"/>
      </w:rPr>
    </w:lvl>
    <w:lvl w:ilvl="3" w:tplc="D1347174">
      <w:start w:val="1"/>
      <w:numFmt w:val="bullet"/>
      <w:lvlText w:val=""/>
      <w:lvlJc w:val="left"/>
      <w:pPr>
        <w:ind w:left="2880" w:hanging="360"/>
      </w:pPr>
      <w:rPr>
        <w:rFonts w:ascii="Symbol" w:hAnsi="Symbol" w:hint="default"/>
      </w:rPr>
    </w:lvl>
    <w:lvl w:ilvl="4" w:tplc="07746C88">
      <w:start w:val="1"/>
      <w:numFmt w:val="bullet"/>
      <w:lvlText w:val="o"/>
      <w:lvlJc w:val="left"/>
      <w:pPr>
        <w:ind w:left="3600" w:hanging="360"/>
      </w:pPr>
      <w:rPr>
        <w:rFonts w:ascii="Courier New" w:hAnsi="Courier New" w:hint="default"/>
      </w:rPr>
    </w:lvl>
    <w:lvl w:ilvl="5" w:tplc="F81874F2">
      <w:start w:val="1"/>
      <w:numFmt w:val="bullet"/>
      <w:lvlText w:val=""/>
      <w:lvlJc w:val="left"/>
      <w:pPr>
        <w:ind w:left="4320" w:hanging="360"/>
      </w:pPr>
      <w:rPr>
        <w:rFonts w:ascii="Wingdings" w:hAnsi="Wingdings" w:hint="default"/>
      </w:rPr>
    </w:lvl>
    <w:lvl w:ilvl="6" w:tplc="04046134">
      <w:start w:val="1"/>
      <w:numFmt w:val="bullet"/>
      <w:lvlText w:val=""/>
      <w:lvlJc w:val="left"/>
      <w:pPr>
        <w:ind w:left="5040" w:hanging="360"/>
      </w:pPr>
      <w:rPr>
        <w:rFonts w:ascii="Symbol" w:hAnsi="Symbol" w:hint="default"/>
      </w:rPr>
    </w:lvl>
    <w:lvl w:ilvl="7" w:tplc="7F462C3A">
      <w:start w:val="1"/>
      <w:numFmt w:val="bullet"/>
      <w:lvlText w:val="o"/>
      <w:lvlJc w:val="left"/>
      <w:pPr>
        <w:ind w:left="5760" w:hanging="360"/>
      </w:pPr>
      <w:rPr>
        <w:rFonts w:ascii="Courier New" w:hAnsi="Courier New" w:hint="default"/>
      </w:rPr>
    </w:lvl>
    <w:lvl w:ilvl="8" w:tplc="11D20B04">
      <w:start w:val="1"/>
      <w:numFmt w:val="bullet"/>
      <w:lvlText w:val=""/>
      <w:lvlJc w:val="left"/>
      <w:pPr>
        <w:ind w:left="6480" w:hanging="360"/>
      </w:pPr>
      <w:rPr>
        <w:rFonts w:ascii="Wingdings" w:hAnsi="Wingdings" w:hint="default"/>
      </w:rPr>
    </w:lvl>
  </w:abstractNum>
  <w:abstractNum w:abstractNumId="31" w15:restartNumberingAfterBreak="0">
    <w:nsid w:val="4CD424A1"/>
    <w:multiLevelType w:val="hybridMultilevel"/>
    <w:tmpl w:val="60762E0A"/>
    <w:lvl w:ilvl="0" w:tplc="B04CFF6C">
      <w:start w:val="1"/>
      <w:numFmt w:val="bullet"/>
      <w:lvlText w:val=""/>
      <w:lvlJc w:val="left"/>
      <w:pPr>
        <w:ind w:left="720" w:hanging="360"/>
      </w:pPr>
      <w:rPr>
        <w:rFonts w:ascii="Symbol" w:hAnsi="Symbol" w:hint="default"/>
      </w:rPr>
    </w:lvl>
    <w:lvl w:ilvl="1" w:tplc="5F04AFE0">
      <w:start w:val="1"/>
      <w:numFmt w:val="bullet"/>
      <w:lvlText w:val="o"/>
      <w:lvlJc w:val="left"/>
      <w:pPr>
        <w:ind w:left="1440" w:hanging="360"/>
      </w:pPr>
      <w:rPr>
        <w:rFonts w:ascii="Courier New" w:hAnsi="Courier New" w:hint="default"/>
      </w:rPr>
    </w:lvl>
    <w:lvl w:ilvl="2" w:tplc="9B5C92BC">
      <w:start w:val="1"/>
      <w:numFmt w:val="bullet"/>
      <w:lvlText w:val=""/>
      <w:lvlJc w:val="left"/>
      <w:pPr>
        <w:ind w:left="2160" w:hanging="360"/>
      </w:pPr>
      <w:rPr>
        <w:rFonts w:ascii="Wingdings" w:hAnsi="Wingdings" w:hint="default"/>
      </w:rPr>
    </w:lvl>
    <w:lvl w:ilvl="3" w:tplc="BDE23912">
      <w:start w:val="1"/>
      <w:numFmt w:val="bullet"/>
      <w:lvlText w:val=""/>
      <w:lvlJc w:val="left"/>
      <w:pPr>
        <w:ind w:left="2880" w:hanging="360"/>
      </w:pPr>
      <w:rPr>
        <w:rFonts w:ascii="Symbol" w:hAnsi="Symbol" w:hint="default"/>
      </w:rPr>
    </w:lvl>
    <w:lvl w:ilvl="4" w:tplc="DC8EF324">
      <w:start w:val="1"/>
      <w:numFmt w:val="bullet"/>
      <w:lvlText w:val="o"/>
      <w:lvlJc w:val="left"/>
      <w:pPr>
        <w:ind w:left="3600" w:hanging="360"/>
      </w:pPr>
      <w:rPr>
        <w:rFonts w:ascii="Courier New" w:hAnsi="Courier New" w:hint="default"/>
      </w:rPr>
    </w:lvl>
    <w:lvl w:ilvl="5" w:tplc="2B7A5B00">
      <w:start w:val="1"/>
      <w:numFmt w:val="bullet"/>
      <w:lvlText w:val=""/>
      <w:lvlJc w:val="left"/>
      <w:pPr>
        <w:ind w:left="4320" w:hanging="360"/>
      </w:pPr>
      <w:rPr>
        <w:rFonts w:ascii="Wingdings" w:hAnsi="Wingdings" w:hint="default"/>
      </w:rPr>
    </w:lvl>
    <w:lvl w:ilvl="6" w:tplc="66D8CD6C">
      <w:start w:val="1"/>
      <w:numFmt w:val="bullet"/>
      <w:lvlText w:val=""/>
      <w:lvlJc w:val="left"/>
      <w:pPr>
        <w:ind w:left="5040" w:hanging="360"/>
      </w:pPr>
      <w:rPr>
        <w:rFonts w:ascii="Symbol" w:hAnsi="Symbol" w:hint="default"/>
      </w:rPr>
    </w:lvl>
    <w:lvl w:ilvl="7" w:tplc="60C04304">
      <w:start w:val="1"/>
      <w:numFmt w:val="bullet"/>
      <w:lvlText w:val="o"/>
      <w:lvlJc w:val="left"/>
      <w:pPr>
        <w:ind w:left="5760" w:hanging="360"/>
      </w:pPr>
      <w:rPr>
        <w:rFonts w:ascii="Courier New" w:hAnsi="Courier New" w:hint="default"/>
      </w:rPr>
    </w:lvl>
    <w:lvl w:ilvl="8" w:tplc="56AC9B6A">
      <w:start w:val="1"/>
      <w:numFmt w:val="bullet"/>
      <w:lvlText w:val=""/>
      <w:lvlJc w:val="left"/>
      <w:pPr>
        <w:ind w:left="6480" w:hanging="360"/>
      </w:pPr>
      <w:rPr>
        <w:rFonts w:ascii="Wingdings" w:hAnsi="Wingdings" w:hint="default"/>
      </w:rPr>
    </w:lvl>
  </w:abstractNum>
  <w:abstractNum w:abstractNumId="32" w15:restartNumberingAfterBreak="0">
    <w:nsid w:val="4CEA9AC4"/>
    <w:multiLevelType w:val="hybridMultilevel"/>
    <w:tmpl w:val="BAB43218"/>
    <w:lvl w:ilvl="0" w:tplc="34E23AA6">
      <w:start w:val="1"/>
      <w:numFmt w:val="bullet"/>
      <w:lvlText w:val=""/>
      <w:lvlJc w:val="left"/>
      <w:pPr>
        <w:ind w:left="720" w:hanging="360"/>
      </w:pPr>
      <w:rPr>
        <w:rFonts w:ascii="Symbol" w:hAnsi="Symbol" w:hint="default"/>
      </w:rPr>
    </w:lvl>
    <w:lvl w:ilvl="1" w:tplc="81DC621E">
      <w:start w:val="1"/>
      <w:numFmt w:val="bullet"/>
      <w:lvlText w:val="o"/>
      <w:lvlJc w:val="left"/>
      <w:pPr>
        <w:ind w:left="1440" w:hanging="360"/>
      </w:pPr>
      <w:rPr>
        <w:rFonts w:ascii="Courier New" w:hAnsi="Courier New" w:hint="default"/>
      </w:rPr>
    </w:lvl>
    <w:lvl w:ilvl="2" w:tplc="AF722548">
      <w:start w:val="1"/>
      <w:numFmt w:val="bullet"/>
      <w:lvlText w:val=""/>
      <w:lvlJc w:val="left"/>
      <w:pPr>
        <w:ind w:left="2160" w:hanging="360"/>
      </w:pPr>
      <w:rPr>
        <w:rFonts w:ascii="Wingdings" w:hAnsi="Wingdings" w:hint="default"/>
      </w:rPr>
    </w:lvl>
    <w:lvl w:ilvl="3" w:tplc="9FF4DFCC">
      <w:start w:val="1"/>
      <w:numFmt w:val="bullet"/>
      <w:lvlText w:val=""/>
      <w:lvlJc w:val="left"/>
      <w:pPr>
        <w:ind w:left="2880" w:hanging="360"/>
      </w:pPr>
      <w:rPr>
        <w:rFonts w:ascii="Symbol" w:hAnsi="Symbol" w:hint="default"/>
      </w:rPr>
    </w:lvl>
    <w:lvl w:ilvl="4" w:tplc="23AA731A">
      <w:start w:val="1"/>
      <w:numFmt w:val="bullet"/>
      <w:lvlText w:val="o"/>
      <w:lvlJc w:val="left"/>
      <w:pPr>
        <w:ind w:left="3600" w:hanging="360"/>
      </w:pPr>
      <w:rPr>
        <w:rFonts w:ascii="Courier New" w:hAnsi="Courier New" w:hint="default"/>
      </w:rPr>
    </w:lvl>
    <w:lvl w:ilvl="5" w:tplc="385EF49C">
      <w:start w:val="1"/>
      <w:numFmt w:val="bullet"/>
      <w:lvlText w:val=""/>
      <w:lvlJc w:val="left"/>
      <w:pPr>
        <w:ind w:left="4320" w:hanging="360"/>
      </w:pPr>
      <w:rPr>
        <w:rFonts w:ascii="Wingdings" w:hAnsi="Wingdings" w:hint="default"/>
      </w:rPr>
    </w:lvl>
    <w:lvl w:ilvl="6" w:tplc="A3FC9CAC">
      <w:start w:val="1"/>
      <w:numFmt w:val="bullet"/>
      <w:lvlText w:val=""/>
      <w:lvlJc w:val="left"/>
      <w:pPr>
        <w:ind w:left="5040" w:hanging="360"/>
      </w:pPr>
      <w:rPr>
        <w:rFonts w:ascii="Symbol" w:hAnsi="Symbol" w:hint="default"/>
      </w:rPr>
    </w:lvl>
    <w:lvl w:ilvl="7" w:tplc="21B47D1E">
      <w:start w:val="1"/>
      <w:numFmt w:val="bullet"/>
      <w:lvlText w:val="o"/>
      <w:lvlJc w:val="left"/>
      <w:pPr>
        <w:ind w:left="5760" w:hanging="360"/>
      </w:pPr>
      <w:rPr>
        <w:rFonts w:ascii="Courier New" w:hAnsi="Courier New" w:hint="default"/>
      </w:rPr>
    </w:lvl>
    <w:lvl w:ilvl="8" w:tplc="5CCEDB54">
      <w:start w:val="1"/>
      <w:numFmt w:val="bullet"/>
      <w:lvlText w:val=""/>
      <w:lvlJc w:val="left"/>
      <w:pPr>
        <w:ind w:left="6480" w:hanging="360"/>
      </w:pPr>
      <w:rPr>
        <w:rFonts w:ascii="Wingdings" w:hAnsi="Wingdings" w:hint="default"/>
      </w:rPr>
    </w:lvl>
  </w:abstractNum>
  <w:abstractNum w:abstractNumId="33" w15:restartNumberingAfterBreak="0">
    <w:nsid w:val="4D4477C3"/>
    <w:multiLevelType w:val="hybridMultilevel"/>
    <w:tmpl w:val="714C01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4D8FC5F1"/>
    <w:multiLevelType w:val="hybridMultilevel"/>
    <w:tmpl w:val="B8284CB2"/>
    <w:lvl w:ilvl="0" w:tplc="A26A4AC6">
      <w:start w:val="1"/>
      <w:numFmt w:val="bullet"/>
      <w:lvlText w:val=""/>
      <w:lvlJc w:val="left"/>
      <w:pPr>
        <w:ind w:left="720" w:hanging="360"/>
      </w:pPr>
      <w:rPr>
        <w:rFonts w:ascii="Symbol" w:hAnsi="Symbol" w:hint="default"/>
      </w:rPr>
    </w:lvl>
    <w:lvl w:ilvl="1" w:tplc="13A85A96">
      <w:start w:val="1"/>
      <w:numFmt w:val="bullet"/>
      <w:lvlText w:val="o"/>
      <w:lvlJc w:val="left"/>
      <w:pPr>
        <w:ind w:left="1440" w:hanging="360"/>
      </w:pPr>
      <w:rPr>
        <w:rFonts w:ascii="Courier New" w:hAnsi="Courier New" w:hint="default"/>
      </w:rPr>
    </w:lvl>
    <w:lvl w:ilvl="2" w:tplc="9DEC0306">
      <w:start w:val="1"/>
      <w:numFmt w:val="bullet"/>
      <w:lvlText w:val=""/>
      <w:lvlJc w:val="left"/>
      <w:pPr>
        <w:ind w:left="2160" w:hanging="360"/>
      </w:pPr>
      <w:rPr>
        <w:rFonts w:ascii="Wingdings" w:hAnsi="Wingdings" w:hint="default"/>
      </w:rPr>
    </w:lvl>
    <w:lvl w:ilvl="3" w:tplc="6B54FEB6">
      <w:start w:val="1"/>
      <w:numFmt w:val="bullet"/>
      <w:lvlText w:val=""/>
      <w:lvlJc w:val="left"/>
      <w:pPr>
        <w:ind w:left="2880" w:hanging="360"/>
      </w:pPr>
      <w:rPr>
        <w:rFonts w:ascii="Symbol" w:hAnsi="Symbol" w:hint="default"/>
      </w:rPr>
    </w:lvl>
    <w:lvl w:ilvl="4" w:tplc="4E789FF8">
      <w:start w:val="1"/>
      <w:numFmt w:val="bullet"/>
      <w:lvlText w:val="o"/>
      <w:lvlJc w:val="left"/>
      <w:pPr>
        <w:ind w:left="3600" w:hanging="360"/>
      </w:pPr>
      <w:rPr>
        <w:rFonts w:ascii="Courier New" w:hAnsi="Courier New" w:hint="default"/>
      </w:rPr>
    </w:lvl>
    <w:lvl w:ilvl="5" w:tplc="6FD81EE4">
      <w:start w:val="1"/>
      <w:numFmt w:val="bullet"/>
      <w:lvlText w:val=""/>
      <w:lvlJc w:val="left"/>
      <w:pPr>
        <w:ind w:left="4320" w:hanging="360"/>
      </w:pPr>
      <w:rPr>
        <w:rFonts w:ascii="Wingdings" w:hAnsi="Wingdings" w:hint="default"/>
      </w:rPr>
    </w:lvl>
    <w:lvl w:ilvl="6" w:tplc="80B8858C">
      <w:start w:val="1"/>
      <w:numFmt w:val="bullet"/>
      <w:lvlText w:val=""/>
      <w:lvlJc w:val="left"/>
      <w:pPr>
        <w:ind w:left="5040" w:hanging="360"/>
      </w:pPr>
      <w:rPr>
        <w:rFonts w:ascii="Symbol" w:hAnsi="Symbol" w:hint="default"/>
      </w:rPr>
    </w:lvl>
    <w:lvl w:ilvl="7" w:tplc="C9DA5586">
      <w:start w:val="1"/>
      <w:numFmt w:val="bullet"/>
      <w:lvlText w:val="o"/>
      <w:lvlJc w:val="left"/>
      <w:pPr>
        <w:ind w:left="5760" w:hanging="360"/>
      </w:pPr>
      <w:rPr>
        <w:rFonts w:ascii="Courier New" w:hAnsi="Courier New" w:hint="default"/>
      </w:rPr>
    </w:lvl>
    <w:lvl w:ilvl="8" w:tplc="8238419C">
      <w:start w:val="1"/>
      <w:numFmt w:val="bullet"/>
      <w:lvlText w:val=""/>
      <w:lvlJc w:val="left"/>
      <w:pPr>
        <w:ind w:left="6480" w:hanging="360"/>
      </w:pPr>
      <w:rPr>
        <w:rFonts w:ascii="Wingdings" w:hAnsi="Wingdings" w:hint="default"/>
      </w:rPr>
    </w:lvl>
  </w:abstractNum>
  <w:abstractNum w:abstractNumId="35" w15:restartNumberingAfterBreak="0">
    <w:nsid w:val="50EF2F17"/>
    <w:multiLevelType w:val="hybridMultilevel"/>
    <w:tmpl w:val="EB804898"/>
    <w:lvl w:ilvl="0" w:tplc="66A4132A">
      <w:start w:val="1"/>
      <w:numFmt w:val="decimal"/>
      <w:lvlText w:val="%1"/>
      <w:lvlJc w:val="left"/>
      <w:pPr>
        <w:ind w:left="720" w:hanging="360"/>
      </w:pPr>
      <w:rPr>
        <w:rFonts w:asciiTheme="minorHAnsi" w:eastAsiaTheme="minorHAnsi" w:hAnsiTheme="minorHAnsi"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0F264AD"/>
    <w:multiLevelType w:val="hybridMultilevel"/>
    <w:tmpl w:val="32D8DF74"/>
    <w:lvl w:ilvl="0" w:tplc="26DE997E">
      <w:start w:val="1"/>
      <w:numFmt w:val="bullet"/>
      <w:lvlText w:val=""/>
      <w:lvlJc w:val="left"/>
      <w:pPr>
        <w:ind w:left="720" w:hanging="360"/>
      </w:pPr>
      <w:rPr>
        <w:rFonts w:ascii="Symbol" w:hAnsi="Symbol" w:hint="default"/>
      </w:rPr>
    </w:lvl>
    <w:lvl w:ilvl="1" w:tplc="F9443A60">
      <w:start w:val="1"/>
      <w:numFmt w:val="bullet"/>
      <w:lvlText w:val="o"/>
      <w:lvlJc w:val="left"/>
      <w:pPr>
        <w:ind w:left="1440" w:hanging="360"/>
      </w:pPr>
      <w:rPr>
        <w:rFonts w:ascii="Courier New" w:hAnsi="Courier New" w:hint="default"/>
      </w:rPr>
    </w:lvl>
    <w:lvl w:ilvl="2" w:tplc="EA82140A">
      <w:start w:val="1"/>
      <w:numFmt w:val="bullet"/>
      <w:lvlText w:val=""/>
      <w:lvlJc w:val="left"/>
      <w:pPr>
        <w:ind w:left="2160" w:hanging="360"/>
      </w:pPr>
      <w:rPr>
        <w:rFonts w:ascii="Wingdings" w:hAnsi="Wingdings" w:hint="default"/>
      </w:rPr>
    </w:lvl>
    <w:lvl w:ilvl="3" w:tplc="17EAB270">
      <w:start w:val="1"/>
      <w:numFmt w:val="bullet"/>
      <w:lvlText w:val=""/>
      <w:lvlJc w:val="left"/>
      <w:pPr>
        <w:ind w:left="2880" w:hanging="360"/>
      </w:pPr>
      <w:rPr>
        <w:rFonts w:ascii="Symbol" w:hAnsi="Symbol" w:hint="default"/>
      </w:rPr>
    </w:lvl>
    <w:lvl w:ilvl="4" w:tplc="06D0A61A">
      <w:start w:val="1"/>
      <w:numFmt w:val="bullet"/>
      <w:lvlText w:val="o"/>
      <w:lvlJc w:val="left"/>
      <w:pPr>
        <w:ind w:left="3600" w:hanging="360"/>
      </w:pPr>
      <w:rPr>
        <w:rFonts w:ascii="Courier New" w:hAnsi="Courier New" w:hint="default"/>
      </w:rPr>
    </w:lvl>
    <w:lvl w:ilvl="5" w:tplc="B6989D6E">
      <w:start w:val="1"/>
      <w:numFmt w:val="bullet"/>
      <w:lvlText w:val=""/>
      <w:lvlJc w:val="left"/>
      <w:pPr>
        <w:ind w:left="4320" w:hanging="360"/>
      </w:pPr>
      <w:rPr>
        <w:rFonts w:ascii="Wingdings" w:hAnsi="Wingdings" w:hint="default"/>
      </w:rPr>
    </w:lvl>
    <w:lvl w:ilvl="6" w:tplc="01A6BA48">
      <w:start w:val="1"/>
      <w:numFmt w:val="bullet"/>
      <w:lvlText w:val=""/>
      <w:lvlJc w:val="left"/>
      <w:pPr>
        <w:ind w:left="5040" w:hanging="360"/>
      </w:pPr>
      <w:rPr>
        <w:rFonts w:ascii="Symbol" w:hAnsi="Symbol" w:hint="default"/>
      </w:rPr>
    </w:lvl>
    <w:lvl w:ilvl="7" w:tplc="FDB6CC18">
      <w:start w:val="1"/>
      <w:numFmt w:val="bullet"/>
      <w:lvlText w:val="o"/>
      <w:lvlJc w:val="left"/>
      <w:pPr>
        <w:ind w:left="5760" w:hanging="360"/>
      </w:pPr>
      <w:rPr>
        <w:rFonts w:ascii="Courier New" w:hAnsi="Courier New" w:hint="default"/>
      </w:rPr>
    </w:lvl>
    <w:lvl w:ilvl="8" w:tplc="5E2E9618">
      <w:start w:val="1"/>
      <w:numFmt w:val="bullet"/>
      <w:lvlText w:val=""/>
      <w:lvlJc w:val="left"/>
      <w:pPr>
        <w:ind w:left="6480" w:hanging="360"/>
      </w:pPr>
      <w:rPr>
        <w:rFonts w:ascii="Wingdings" w:hAnsi="Wingdings" w:hint="default"/>
      </w:rPr>
    </w:lvl>
  </w:abstractNum>
  <w:abstractNum w:abstractNumId="37" w15:restartNumberingAfterBreak="0">
    <w:nsid w:val="57221BEA"/>
    <w:multiLevelType w:val="hybridMultilevel"/>
    <w:tmpl w:val="4B08051E"/>
    <w:lvl w:ilvl="0" w:tplc="A6245A88">
      <w:start w:val="1"/>
      <w:numFmt w:val="bullet"/>
      <w:lvlText w:val=""/>
      <w:lvlJc w:val="left"/>
      <w:pPr>
        <w:ind w:left="720" w:hanging="360"/>
      </w:pPr>
      <w:rPr>
        <w:rFonts w:ascii="Symbol" w:hAnsi="Symbol" w:hint="default"/>
      </w:rPr>
    </w:lvl>
    <w:lvl w:ilvl="1" w:tplc="91DC4348">
      <w:start w:val="1"/>
      <w:numFmt w:val="bullet"/>
      <w:lvlText w:val="o"/>
      <w:lvlJc w:val="left"/>
      <w:pPr>
        <w:ind w:left="1440" w:hanging="360"/>
      </w:pPr>
      <w:rPr>
        <w:rFonts w:ascii="Courier New" w:hAnsi="Courier New" w:hint="default"/>
      </w:rPr>
    </w:lvl>
    <w:lvl w:ilvl="2" w:tplc="96888170">
      <w:start w:val="1"/>
      <w:numFmt w:val="bullet"/>
      <w:lvlText w:val=""/>
      <w:lvlJc w:val="left"/>
      <w:pPr>
        <w:ind w:left="2160" w:hanging="360"/>
      </w:pPr>
      <w:rPr>
        <w:rFonts w:ascii="Wingdings" w:hAnsi="Wingdings" w:hint="default"/>
      </w:rPr>
    </w:lvl>
    <w:lvl w:ilvl="3" w:tplc="301615DC">
      <w:start w:val="1"/>
      <w:numFmt w:val="bullet"/>
      <w:lvlText w:val=""/>
      <w:lvlJc w:val="left"/>
      <w:pPr>
        <w:ind w:left="2880" w:hanging="360"/>
      </w:pPr>
      <w:rPr>
        <w:rFonts w:ascii="Symbol" w:hAnsi="Symbol" w:hint="default"/>
      </w:rPr>
    </w:lvl>
    <w:lvl w:ilvl="4" w:tplc="0DD637F2">
      <w:start w:val="1"/>
      <w:numFmt w:val="bullet"/>
      <w:lvlText w:val="o"/>
      <w:lvlJc w:val="left"/>
      <w:pPr>
        <w:ind w:left="3600" w:hanging="360"/>
      </w:pPr>
      <w:rPr>
        <w:rFonts w:ascii="Courier New" w:hAnsi="Courier New" w:hint="default"/>
      </w:rPr>
    </w:lvl>
    <w:lvl w:ilvl="5" w:tplc="A4A6F4EA">
      <w:start w:val="1"/>
      <w:numFmt w:val="bullet"/>
      <w:lvlText w:val=""/>
      <w:lvlJc w:val="left"/>
      <w:pPr>
        <w:ind w:left="4320" w:hanging="360"/>
      </w:pPr>
      <w:rPr>
        <w:rFonts w:ascii="Wingdings" w:hAnsi="Wingdings" w:hint="default"/>
      </w:rPr>
    </w:lvl>
    <w:lvl w:ilvl="6" w:tplc="6180DBB0">
      <w:start w:val="1"/>
      <w:numFmt w:val="bullet"/>
      <w:lvlText w:val=""/>
      <w:lvlJc w:val="left"/>
      <w:pPr>
        <w:ind w:left="5040" w:hanging="360"/>
      </w:pPr>
      <w:rPr>
        <w:rFonts w:ascii="Symbol" w:hAnsi="Symbol" w:hint="default"/>
      </w:rPr>
    </w:lvl>
    <w:lvl w:ilvl="7" w:tplc="8A902A14">
      <w:start w:val="1"/>
      <w:numFmt w:val="bullet"/>
      <w:lvlText w:val="o"/>
      <w:lvlJc w:val="left"/>
      <w:pPr>
        <w:ind w:left="5760" w:hanging="360"/>
      </w:pPr>
      <w:rPr>
        <w:rFonts w:ascii="Courier New" w:hAnsi="Courier New" w:hint="default"/>
      </w:rPr>
    </w:lvl>
    <w:lvl w:ilvl="8" w:tplc="B4163030">
      <w:start w:val="1"/>
      <w:numFmt w:val="bullet"/>
      <w:lvlText w:val=""/>
      <w:lvlJc w:val="left"/>
      <w:pPr>
        <w:ind w:left="6480" w:hanging="360"/>
      </w:pPr>
      <w:rPr>
        <w:rFonts w:ascii="Wingdings" w:hAnsi="Wingdings" w:hint="default"/>
      </w:rPr>
    </w:lvl>
  </w:abstractNum>
  <w:abstractNum w:abstractNumId="38" w15:restartNumberingAfterBreak="0">
    <w:nsid w:val="57EA6ECE"/>
    <w:multiLevelType w:val="hybridMultilevel"/>
    <w:tmpl w:val="6EFC49A8"/>
    <w:lvl w:ilvl="0" w:tplc="110C55DA">
      <w:start w:val="1"/>
      <w:numFmt w:val="decimal"/>
      <w:lvlText w:val="%1."/>
      <w:lvlJc w:val="left"/>
      <w:pPr>
        <w:ind w:left="720" w:hanging="360"/>
      </w:pPr>
    </w:lvl>
    <w:lvl w:ilvl="1" w:tplc="DC204CEA">
      <w:start w:val="1"/>
      <w:numFmt w:val="lowerLetter"/>
      <w:lvlText w:val="%2."/>
      <w:lvlJc w:val="left"/>
      <w:pPr>
        <w:ind w:left="1440" w:hanging="360"/>
      </w:pPr>
    </w:lvl>
    <w:lvl w:ilvl="2" w:tplc="1946E4BC">
      <w:start w:val="1"/>
      <w:numFmt w:val="lowerRoman"/>
      <w:lvlText w:val="%3."/>
      <w:lvlJc w:val="right"/>
      <w:pPr>
        <w:ind w:left="2160" w:hanging="180"/>
      </w:pPr>
    </w:lvl>
    <w:lvl w:ilvl="3" w:tplc="B5309EDE">
      <w:start w:val="1"/>
      <w:numFmt w:val="decimal"/>
      <w:lvlText w:val="%4."/>
      <w:lvlJc w:val="left"/>
      <w:pPr>
        <w:ind w:left="2880" w:hanging="360"/>
      </w:pPr>
    </w:lvl>
    <w:lvl w:ilvl="4" w:tplc="559A8F78">
      <w:start w:val="1"/>
      <w:numFmt w:val="lowerLetter"/>
      <w:lvlText w:val="%5."/>
      <w:lvlJc w:val="left"/>
      <w:pPr>
        <w:ind w:left="3600" w:hanging="360"/>
      </w:pPr>
    </w:lvl>
    <w:lvl w:ilvl="5" w:tplc="990E34DA">
      <w:start w:val="1"/>
      <w:numFmt w:val="lowerRoman"/>
      <w:lvlText w:val="%6."/>
      <w:lvlJc w:val="right"/>
      <w:pPr>
        <w:ind w:left="4320" w:hanging="180"/>
      </w:pPr>
    </w:lvl>
    <w:lvl w:ilvl="6" w:tplc="E7BCCEC6">
      <w:start w:val="1"/>
      <w:numFmt w:val="decimal"/>
      <w:lvlText w:val="%7."/>
      <w:lvlJc w:val="left"/>
      <w:pPr>
        <w:ind w:left="5040" w:hanging="360"/>
      </w:pPr>
    </w:lvl>
    <w:lvl w:ilvl="7" w:tplc="FC501324">
      <w:start w:val="1"/>
      <w:numFmt w:val="lowerLetter"/>
      <w:lvlText w:val="%8."/>
      <w:lvlJc w:val="left"/>
      <w:pPr>
        <w:ind w:left="5760" w:hanging="360"/>
      </w:pPr>
    </w:lvl>
    <w:lvl w:ilvl="8" w:tplc="AA6CA2CE">
      <w:start w:val="1"/>
      <w:numFmt w:val="lowerRoman"/>
      <w:lvlText w:val="%9."/>
      <w:lvlJc w:val="right"/>
      <w:pPr>
        <w:ind w:left="6480" w:hanging="180"/>
      </w:pPr>
    </w:lvl>
  </w:abstractNum>
  <w:abstractNum w:abstractNumId="39" w15:restartNumberingAfterBreak="0">
    <w:nsid w:val="59717FC9"/>
    <w:multiLevelType w:val="multilevel"/>
    <w:tmpl w:val="2550D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F84924"/>
    <w:multiLevelType w:val="multilevel"/>
    <w:tmpl w:val="596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C90A06"/>
    <w:multiLevelType w:val="multilevel"/>
    <w:tmpl w:val="678A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384B34"/>
    <w:multiLevelType w:val="multilevel"/>
    <w:tmpl w:val="AF22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62B85"/>
    <w:multiLevelType w:val="hybridMultilevel"/>
    <w:tmpl w:val="7A048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E083238"/>
    <w:multiLevelType w:val="multilevel"/>
    <w:tmpl w:val="75167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EA6709"/>
    <w:multiLevelType w:val="hybridMultilevel"/>
    <w:tmpl w:val="63682934"/>
    <w:lvl w:ilvl="0" w:tplc="EE1C5A8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0D47382"/>
    <w:multiLevelType w:val="hybridMultilevel"/>
    <w:tmpl w:val="01B8378C"/>
    <w:lvl w:ilvl="0" w:tplc="634A8CEA">
      <w:start w:val="1"/>
      <w:numFmt w:val="bullet"/>
      <w:lvlText w:val=""/>
      <w:lvlJc w:val="left"/>
      <w:pPr>
        <w:ind w:left="720" w:hanging="360"/>
      </w:pPr>
      <w:rPr>
        <w:rFonts w:ascii="Symbol" w:hAnsi="Symbol" w:hint="default"/>
      </w:rPr>
    </w:lvl>
    <w:lvl w:ilvl="1" w:tplc="8DFEE74A">
      <w:start w:val="1"/>
      <w:numFmt w:val="bullet"/>
      <w:lvlText w:val="o"/>
      <w:lvlJc w:val="left"/>
      <w:pPr>
        <w:ind w:left="1440" w:hanging="360"/>
      </w:pPr>
      <w:rPr>
        <w:rFonts w:ascii="Courier New" w:hAnsi="Courier New" w:hint="default"/>
      </w:rPr>
    </w:lvl>
    <w:lvl w:ilvl="2" w:tplc="B44EBBC6">
      <w:start w:val="1"/>
      <w:numFmt w:val="bullet"/>
      <w:lvlText w:val=""/>
      <w:lvlJc w:val="left"/>
      <w:pPr>
        <w:ind w:left="2160" w:hanging="360"/>
      </w:pPr>
      <w:rPr>
        <w:rFonts w:ascii="Wingdings" w:hAnsi="Wingdings" w:hint="default"/>
      </w:rPr>
    </w:lvl>
    <w:lvl w:ilvl="3" w:tplc="47F278B2">
      <w:start w:val="1"/>
      <w:numFmt w:val="bullet"/>
      <w:lvlText w:val=""/>
      <w:lvlJc w:val="left"/>
      <w:pPr>
        <w:ind w:left="2880" w:hanging="360"/>
      </w:pPr>
      <w:rPr>
        <w:rFonts w:ascii="Symbol" w:hAnsi="Symbol" w:hint="default"/>
      </w:rPr>
    </w:lvl>
    <w:lvl w:ilvl="4" w:tplc="EA0A1002">
      <w:start w:val="1"/>
      <w:numFmt w:val="bullet"/>
      <w:lvlText w:val="o"/>
      <w:lvlJc w:val="left"/>
      <w:pPr>
        <w:ind w:left="3600" w:hanging="360"/>
      </w:pPr>
      <w:rPr>
        <w:rFonts w:ascii="Courier New" w:hAnsi="Courier New" w:hint="default"/>
      </w:rPr>
    </w:lvl>
    <w:lvl w:ilvl="5" w:tplc="71927C66">
      <w:start w:val="1"/>
      <w:numFmt w:val="bullet"/>
      <w:lvlText w:val=""/>
      <w:lvlJc w:val="left"/>
      <w:pPr>
        <w:ind w:left="4320" w:hanging="360"/>
      </w:pPr>
      <w:rPr>
        <w:rFonts w:ascii="Wingdings" w:hAnsi="Wingdings" w:hint="default"/>
      </w:rPr>
    </w:lvl>
    <w:lvl w:ilvl="6" w:tplc="B81812D2">
      <w:start w:val="1"/>
      <w:numFmt w:val="bullet"/>
      <w:lvlText w:val=""/>
      <w:lvlJc w:val="left"/>
      <w:pPr>
        <w:ind w:left="5040" w:hanging="360"/>
      </w:pPr>
      <w:rPr>
        <w:rFonts w:ascii="Symbol" w:hAnsi="Symbol" w:hint="default"/>
      </w:rPr>
    </w:lvl>
    <w:lvl w:ilvl="7" w:tplc="728E4920">
      <w:start w:val="1"/>
      <w:numFmt w:val="bullet"/>
      <w:lvlText w:val="o"/>
      <w:lvlJc w:val="left"/>
      <w:pPr>
        <w:ind w:left="5760" w:hanging="360"/>
      </w:pPr>
      <w:rPr>
        <w:rFonts w:ascii="Courier New" w:hAnsi="Courier New" w:hint="default"/>
      </w:rPr>
    </w:lvl>
    <w:lvl w:ilvl="8" w:tplc="B7801B36">
      <w:start w:val="1"/>
      <w:numFmt w:val="bullet"/>
      <w:lvlText w:val=""/>
      <w:lvlJc w:val="left"/>
      <w:pPr>
        <w:ind w:left="6480" w:hanging="360"/>
      </w:pPr>
      <w:rPr>
        <w:rFonts w:ascii="Wingdings" w:hAnsi="Wingdings" w:hint="default"/>
      </w:rPr>
    </w:lvl>
  </w:abstractNum>
  <w:abstractNum w:abstractNumId="47" w15:restartNumberingAfterBreak="0">
    <w:nsid w:val="64B07007"/>
    <w:multiLevelType w:val="hybridMultilevel"/>
    <w:tmpl w:val="07F83088"/>
    <w:lvl w:ilvl="0" w:tplc="34A864F4">
      <w:start w:val="1"/>
      <w:numFmt w:val="bullet"/>
      <w:lvlText w:val=""/>
      <w:lvlJc w:val="left"/>
      <w:pPr>
        <w:ind w:left="720" w:hanging="360"/>
      </w:pPr>
      <w:rPr>
        <w:rFonts w:ascii="Symbol" w:hAnsi="Symbol" w:hint="default"/>
      </w:rPr>
    </w:lvl>
    <w:lvl w:ilvl="1" w:tplc="6A883B8E">
      <w:start w:val="1"/>
      <w:numFmt w:val="bullet"/>
      <w:lvlText w:val="o"/>
      <w:lvlJc w:val="left"/>
      <w:pPr>
        <w:ind w:left="1440" w:hanging="360"/>
      </w:pPr>
      <w:rPr>
        <w:rFonts w:ascii="Courier New" w:hAnsi="Courier New" w:hint="default"/>
      </w:rPr>
    </w:lvl>
    <w:lvl w:ilvl="2" w:tplc="1D28C7FA">
      <w:start w:val="1"/>
      <w:numFmt w:val="bullet"/>
      <w:lvlText w:val=""/>
      <w:lvlJc w:val="left"/>
      <w:pPr>
        <w:ind w:left="2160" w:hanging="360"/>
      </w:pPr>
      <w:rPr>
        <w:rFonts w:ascii="Wingdings" w:hAnsi="Wingdings" w:hint="default"/>
      </w:rPr>
    </w:lvl>
    <w:lvl w:ilvl="3" w:tplc="65A2883E">
      <w:start w:val="1"/>
      <w:numFmt w:val="bullet"/>
      <w:lvlText w:val=""/>
      <w:lvlJc w:val="left"/>
      <w:pPr>
        <w:ind w:left="2880" w:hanging="360"/>
      </w:pPr>
      <w:rPr>
        <w:rFonts w:ascii="Symbol" w:hAnsi="Symbol" w:hint="default"/>
      </w:rPr>
    </w:lvl>
    <w:lvl w:ilvl="4" w:tplc="4CB2CE12">
      <w:start w:val="1"/>
      <w:numFmt w:val="bullet"/>
      <w:lvlText w:val="o"/>
      <w:lvlJc w:val="left"/>
      <w:pPr>
        <w:ind w:left="3600" w:hanging="360"/>
      </w:pPr>
      <w:rPr>
        <w:rFonts w:ascii="Courier New" w:hAnsi="Courier New" w:hint="default"/>
      </w:rPr>
    </w:lvl>
    <w:lvl w:ilvl="5" w:tplc="19263650">
      <w:start w:val="1"/>
      <w:numFmt w:val="bullet"/>
      <w:lvlText w:val=""/>
      <w:lvlJc w:val="left"/>
      <w:pPr>
        <w:ind w:left="4320" w:hanging="360"/>
      </w:pPr>
      <w:rPr>
        <w:rFonts w:ascii="Wingdings" w:hAnsi="Wingdings" w:hint="default"/>
      </w:rPr>
    </w:lvl>
    <w:lvl w:ilvl="6" w:tplc="2100690E">
      <w:start w:val="1"/>
      <w:numFmt w:val="bullet"/>
      <w:lvlText w:val=""/>
      <w:lvlJc w:val="left"/>
      <w:pPr>
        <w:ind w:left="5040" w:hanging="360"/>
      </w:pPr>
      <w:rPr>
        <w:rFonts w:ascii="Symbol" w:hAnsi="Symbol" w:hint="default"/>
      </w:rPr>
    </w:lvl>
    <w:lvl w:ilvl="7" w:tplc="A086C25E">
      <w:start w:val="1"/>
      <w:numFmt w:val="bullet"/>
      <w:lvlText w:val="o"/>
      <w:lvlJc w:val="left"/>
      <w:pPr>
        <w:ind w:left="5760" w:hanging="360"/>
      </w:pPr>
      <w:rPr>
        <w:rFonts w:ascii="Courier New" w:hAnsi="Courier New" w:hint="default"/>
      </w:rPr>
    </w:lvl>
    <w:lvl w:ilvl="8" w:tplc="38DE17DE">
      <w:start w:val="1"/>
      <w:numFmt w:val="bullet"/>
      <w:lvlText w:val=""/>
      <w:lvlJc w:val="left"/>
      <w:pPr>
        <w:ind w:left="6480" w:hanging="360"/>
      </w:pPr>
      <w:rPr>
        <w:rFonts w:ascii="Wingdings" w:hAnsi="Wingdings" w:hint="default"/>
      </w:rPr>
    </w:lvl>
  </w:abstractNum>
  <w:abstractNum w:abstractNumId="48" w15:restartNumberingAfterBreak="0">
    <w:nsid w:val="695F9AE9"/>
    <w:multiLevelType w:val="hybridMultilevel"/>
    <w:tmpl w:val="8458A834"/>
    <w:lvl w:ilvl="0" w:tplc="74D6B924">
      <w:start w:val="1"/>
      <w:numFmt w:val="bullet"/>
      <w:lvlText w:val=""/>
      <w:lvlJc w:val="left"/>
      <w:pPr>
        <w:ind w:left="720" w:hanging="360"/>
      </w:pPr>
      <w:rPr>
        <w:rFonts w:ascii="Symbol" w:hAnsi="Symbol" w:hint="default"/>
      </w:rPr>
    </w:lvl>
    <w:lvl w:ilvl="1" w:tplc="387C4AF2">
      <w:start w:val="1"/>
      <w:numFmt w:val="bullet"/>
      <w:lvlText w:val="o"/>
      <w:lvlJc w:val="left"/>
      <w:pPr>
        <w:ind w:left="1440" w:hanging="360"/>
      </w:pPr>
      <w:rPr>
        <w:rFonts w:ascii="Courier New" w:hAnsi="Courier New" w:hint="default"/>
      </w:rPr>
    </w:lvl>
    <w:lvl w:ilvl="2" w:tplc="9B9E7C4A">
      <w:start w:val="1"/>
      <w:numFmt w:val="bullet"/>
      <w:lvlText w:val=""/>
      <w:lvlJc w:val="left"/>
      <w:pPr>
        <w:ind w:left="2160" w:hanging="360"/>
      </w:pPr>
      <w:rPr>
        <w:rFonts w:ascii="Wingdings" w:hAnsi="Wingdings" w:hint="default"/>
      </w:rPr>
    </w:lvl>
    <w:lvl w:ilvl="3" w:tplc="B8E0F9FE">
      <w:start w:val="1"/>
      <w:numFmt w:val="bullet"/>
      <w:lvlText w:val=""/>
      <w:lvlJc w:val="left"/>
      <w:pPr>
        <w:ind w:left="2880" w:hanging="360"/>
      </w:pPr>
      <w:rPr>
        <w:rFonts w:ascii="Symbol" w:hAnsi="Symbol" w:hint="default"/>
      </w:rPr>
    </w:lvl>
    <w:lvl w:ilvl="4" w:tplc="0E9E3B5C">
      <w:start w:val="1"/>
      <w:numFmt w:val="bullet"/>
      <w:lvlText w:val="o"/>
      <w:lvlJc w:val="left"/>
      <w:pPr>
        <w:ind w:left="3600" w:hanging="360"/>
      </w:pPr>
      <w:rPr>
        <w:rFonts w:ascii="Courier New" w:hAnsi="Courier New" w:hint="default"/>
      </w:rPr>
    </w:lvl>
    <w:lvl w:ilvl="5" w:tplc="AA1C811A">
      <w:start w:val="1"/>
      <w:numFmt w:val="bullet"/>
      <w:lvlText w:val=""/>
      <w:lvlJc w:val="left"/>
      <w:pPr>
        <w:ind w:left="4320" w:hanging="360"/>
      </w:pPr>
      <w:rPr>
        <w:rFonts w:ascii="Wingdings" w:hAnsi="Wingdings" w:hint="default"/>
      </w:rPr>
    </w:lvl>
    <w:lvl w:ilvl="6" w:tplc="4E56A6A6">
      <w:start w:val="1"/>
      <w:numFmt w:val="bullet"/>
      <w:lvlText w:val=""/>
      <w:lvlJc w:val="left"/>
      <w:pPr>
        <w:ind w:left="5040" w:hanging="360"/>
      </w:pPr>
      <w:rPr>
        <w:rFonts w:ascii="Symbol" w:hAnsi="Symbol" w:hint="default"/>
      </w:rPr>
    </w:lvl>
    <w:lvl w:ilvl="7" w:tplc="DE5029B0">
      <w:start w:val="1"/>
      <w:numFmt w:val="bullet"/>
      <w:lvlText w:val="o"/>
      <w:lvlJc w:val="left"/>
      <w:pPr>
        <w:ind w:left="5760" w:hanging="360"/>
      </w:pPr>
      <w:rPr>
        <w:rFonts w:ascii="Courier New" w:hAnsi="Courier New" w:hint="default"/>
      </w:rPr>
    </w:lvl>
    <w:lvl w:ilvl="8" w:tplc="A10CD98C">
      <w:start w:val="1"/>
      <w:numFmt w:val="bullet"/>
      <w:lvlText w:val=""/>
      <w:lvlJc w:val="left"/>
      <w:pPr>
        <w:ind w:left="6480" w:hanging="360"/>
      </w:pPr>
      <w:rPr>
        <w:rFonts w:ascii="Wingdings" w:hAnsi="Wingdings" w:hint="default"/>
      </w:rPr>
    </w:lvl>
  </w:abstractNum>
  <w:abstractNum w:abstractNumId="49" w15:restartNumberingAfterBreak="0">
    <w:nsid w:val="6D331236"/>
    <w:multiLevelType w:val="multilevel"/>
    <w:tmpl w:val="95EC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4794FC"/>
    <w:multiLevelType w:val="hybridMultilevel"/>
    <w:tmpl w:val="C046B002"/>
    <w:lvl w:ilvl="0" w:tplc="C71C02D6">
      <w:start w:val="1"/>
      <w:numFmt w:val="bullet"/>
      <w:lvlText w:val=""/>
      <w:lvlJc w:val="left"/>
      <w:pPr>
        <w:ind w:left="720" w:hanging="360"/>
      </w:pPr>
      <w:rPr>
        <w:rFonts w:ascii="Symbol" w:hAnsi="Symbol" w:hint="default"/>
      </w:rPr>
    </w:lvl>
    <w:lvl w:ilvl="1" w:tplc="348429E8">
      <w:start w:val="1"/>
      <w:numFmt w:val="bullet"/>
      <w:lvlText w:val="o"/>
      <w:lvlJc w:val="left"/>
      <w:pPr>
        <w:ind w:left="1440" w:hanging="360"/>
      </w:pPr>
      <w:rPr>
        <w:rFonts w:ascii="Courier New" w:hAnsi="Courier New" w:hint="default"/>
      </w:rPr>
    </w:lvl>
    <w:lvl w:ilvl="2" w:tplc="1DF83784">
      <w:start w:val="1"/>
      <w:numFmt w:val="bullet"/>
      <w:lvlText w:val=""/>
      <w:lvlJc w:val="left"/>
      <w:pPr>
        <w:ind w:left="2160" w:hanging="360"/>
      </w:pPr>
      <w:rPr>
        <w:rFonts w:ascii="Wingdings" w:hAnsi="Wingdings" w:hint="default"/>
      </w:rPr>
    </w:lvl>
    <w:lvl w:ilvl="3" w:tplc="26505208">
      <w:start w:val="1"/>
      <w:numFmt w:val="bullet"/>
      <w:lvlText w:val=""/>
      <w:lvlJc w:val="left"/>
      <w:pPr>
        <w:ind w:left="2880" w:hanging="360"/>
      </w:pPr>
      <w:rPr>
        <w:rFonts w:ascii="Symbol" w:hAnsi="Symbol" w:hint="default"/>
      </w:rPr>
    </w:lvl>
    <w:lvl w:ilvl="4" w:tplc="82D0DD10">
      <w:start w:val="1"/>
      <w:numFmt w:val="bullet"/>
      <w:lvlText w:val="o"/>
      <w:lvlJc w:val="left"/>
      <w:pPr>
        <w:ind w:left="3600" w:hanging="360"/>
      </w:pPr>
      <w:rPr>
        <w:rFonts w:ascii="Courier New" w:hAnsi="Courier New" w:hint="default"/>
      </w:rPr>
    </w:lvl>
    <w:lvl w:ilvl="5" w:tplc="47A4ECBA">
      <w:start w:val="1"/>
      <w:numFmt w:val="bullet"/>
      <w:lvlText w:val=""/>
      <w:lvlJc w:val="left"/>
      <w:pPr>
        <w:ind w:left="4320" w:hanging="360"/>
      </w:pPr>
      <w:rPr>
        <w:rFonts w:ascii="Wingdings" w:hAnsi="Wingdings" w:hint="default"/>
      </w:rPr>
    </w:lvl>
    <w:lvl w:ilvl="6" w:tplc="26643930">
      <w:start w:val="1"/>
      <w:numFmt w:val="bullet"/>
      <w:lvlText w:val=""/>
      <w:lvlJc w:val="left"/>
      <w:pPr>
        <w:ind w:left="5040" w:hanging="360"/>
      </w:pPr>
      <w:rPr>
        <w:rFonts w:ascii="Symbol" w:hAnsi="Symbol" w:hint="default"/>
      </w:rPr>
    </w:lvl>
    <w:lvl w:ilvl="7" w:tplc="312231FA">
      <w:start w:val="1"/>
      <w:numFmt w:val="bullet"/>
      <w:lvlText w:val="o"/>
      <w:lvlJc w:val="left"/>
      <w:pPr>
        <w:ind w:left="5760" w:hanging="360"/>
      </w:pPr>
      <w:rPr>
        <w:rFonts w:ascii="Courier New" w:hAnsi="Courier New" w:hint="default"/>
      </w:rPr>
    </w:lvl>
    <w:lvl w:ilvl="8" w:tplc="A0DA499A">
      <w:start w:val="1"/>
      <w:numFmt w:val="bullet"/>
      <w:lvlText w:val=""/>
      <w:lvlJc w:val="left"/>
      <w:pPr>
        <w:ind w:left="6480" w:hanging="360"/>
      </w:pPr>
      <w:rPr>
        <w:rFonts w:ascii="Wingdings" w:hAnsi="Wingdings" w:hint="default"/>
      </w:rPr>
    </w:lvl>
  </w:abstractNum>
  <w:abstractNum w:abstractNumId="51" w15:restartNumberingAfterBreak="0">
    <w:nsid w:val="6FA27BDE"/>
    <w:multiLevelType w:val="multilevel"/>
    <w:tmpl w:val="B322C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B7175A"/>
    <w:multiLevelType w:val="hybridMultilevel"/>
    <w:tmpl w:val="872293F2"/>
    <w:lvl w:ilvl="0" w:tplc="2DFEBA8C">
      <w:start w:val="1"/>
      <w:numFmt w:val="decimal"/>
      <w:lvlText w:val="%1."/>
      <w:lvlJc w:val="left"/>
      <w:pPr>
        <w:ind w:left="720" w:hanging="360"/>
      </w:pPr>
    </w:lvl>
    <w:lvl w:ilvl="1" w:tplc="2DF4682E">
      <w:start w:val="1"/>
      <w:numFmt w:val="lowerLetter"/>
      <w:lvlText w:val="%2."/>
      <w:lvlJc w:val="left"/>
      <w:pPr>
        <w:ind w:left="1440" w:hanging="360"/>
      </w:pPr>
    </w:lvl>
    <w:lvl w:ilvl="2" w:tplc="24367210">
      <w:start w:val="1"/>
      <w:numFmt w:val="lowerRoman"/>
      <w:lvlText w:val="%3."/>
      <w:lvlJc w:val="right"/>
      <w:pPr>
        <w:ind w:left="2160" w:hanging="180"/>
      </w:pPr>
    </w:lvl>
    <w:lvl w:ilvl="3" w:tplc="577CC5B4">
      <w:start w:val="1"/>
      <w:numFmt w:val="decimal"/>
      <w:lvlText w:val="%4."/>
      <w:lvlJc w:val="left"/>
      <w:pPr>
        <w:ind w:left="2880" w:hanging="360"/>
      </w:pPr>
    </w:lvl>
    <w:lvl w:ilvl="4" w:tplc="1E2CF5CE">
      <w:start w:val="1"/>
      <w:numFmt w:val="lowerLetter"/>
      <w:lvlText w:val="%5."/>
      <w:lvlJc w:val="left"/>
      <w:pPr>
        <w:ind w:left="3600" w:hanging="360"/>
      </w:pPr>
    </w:lvl>
    <w:lvl w:ilvl="5" w:tplc="7D78E46E">
      <w:start w:val="1"/>
      <w:numFmt w:val="lowerRoman"/>
      <w:lvlText w:val="%6."/>
      <w:lvlJc w:val="right"/>
      <w:pPr>
        <w:ind w:left="4320" w:hanging="180"/>
      </w:pPr>
    </w:lvl>
    <w:lvl w:ilvl="6" w:tplc="F4760A46">
      <w:start w:val="1"/>
      <w:numFmt w:val="decimal"/>
      <w:lvlText w:val="%7."/>
      <w:lvlJc w:val="left"/>
      <w:pPr>
        <w:ind w:left="5040" w:hanging="360"/>
      </w:pPr>
    </w:lvl>
    <w:lvl w:ilvl="7" w:tplc="921E22DC">
      <w:start w:val="1"/>
      <w:numFmt w:val="lowerLetter"/>
      <w:lvlText w:val="%8."/>
      <w:lvlJc w:val="left"/>
      <w:pPr>
        <w:ind w:left="5760" w:hanging="360"/>
      </w:pPr>
    </w:lvl>
    <w:lvl w:ilvl="8" w:tplc="C34CF598">
      <w:start w:val="1"/>
      <w:numFmt w:val="lowerRoman"/>
      <w:lvlText w:val="%9."/>
      <w:lvlJc w:val="right"/>
      <w:pPr>
        <w:ind w:left="6480" w:hanging="180"/>
      </w:pPr>
    </w:lvl>
  </w:abstractNum>
  <w:abstractNum w:abstractNumId="53" w15:restartNumberingAfterBreak="0">
    <w:nsid w:val="74250323"/>
    <w:multiLevelType w:val="hybridMultilevel"/>
    <w:tmpl w:val="D1CAE1FA"/>
    <w:lvl w:ilvl="0" w:tplc="D174EB52">
      <w:start w:val="1"/>
      <w:numFmt w:val="bullet"/>
      <w:lvlText w:val=""/>
      <w:lvlJc w:val="left"/>
      <w:pPr>
        <w:ind w:left="1080" w:hanging="360"/>
      </w:pPr>
      <w:rPr>
        <w:rFonts w:ascii="Symbol" w:hAnsi="Symbol" w:hint="default"/>
      </w:rPr>
    </w:lvl>
    <w:lvl w:ilvl="1" w:tplc="2F9CCBB2">
      <w:start w:val="1"/>
      <w:numFmt w:val="bullet"/>
      <w:lvlText w:val="o"/>
      <w:lvlJc w:val="left"/>
      <w:pPr>
        <w:ind w:left="1800" w:hanging="360"/>
      </w:pPr>
      <w:rPr>
        <w:rFonts w:ascii="Courier New" w:hAnsi="Courier New" w:hint="default"/>
      </w:rPr>
    </w:lvl>
    <w:lvl w:ilvl="2" w:tplc="EDD6DDE0">
      <w:start w:val="1"/>
      <w:numFmt w:val="bullet"/>
      <w:lvlText w:val=""/>
      <w:lvlJc w:val="left"/>
      <w:pPr>
        <w:ind w:left="2520" w:hanging="360"/>
      </w:pPr>
      <w:rPr>
        <w:rFonts w:ascii="Wingdings" w:hAnsi="Wingdings" w:hint="default"/>
      </w:rPr>
    </w:lvl>
    <w:lvl w:ilvl="3" w:tplc="7C8C9192">
      <w:start w:val="1"/>
      <w:numFmt w:val="bullet"/>
      <w:lvlText w:val=""/>
      <w:lvlJc w:val="left"/>
      <w:pPr>
        <w:ind w:left="3240" w:hanging="360"/>
      </w:pPr>
      <w:rPr>
        <w:rFonts w:ascii="Symbol" w:hAnsi="Symbol" w:hint="default"/>
      </w:rPr>
    </w:lvl>
    <w:lvl w:ilvl="4" w:tplc="254E8922">
      <w:start w:val="1"/>
      <w:numFmt w:val="bullet"/>
      <w:lvlText w:val="o"/>
      <w:lvlJc w:val="left"/>
      <w:pPr>
        <w:ind w:left="3960" w:hanging="360"/>
      </w:pPr>
      <w:rPr>
        <w:rFonts w:ascii="Courier New" w:hAnsi="Courier New" w:hint="default"/>
      </w:rPr>
    </w:lvl>
    <w:lvl w:ilvl="5" w:tplc="468E3146">
      <w:start w:val="1"/>
      <w:numFmt w:val="bullet"/>
      <w:lvlText w:val=""/>
      <w:lvlJc w:val="left"/>
      <w:pPr>
        <w:ind w:left="4680" w:hanging="360"/>
      </w:pPr>
      <w:rPr>
        <w:rFonts w:ascii="Wingdings" w:hAnsi="Wingdings" w:hint="default"/>
      </w:rPr>
    </w:lvl>
    <w:lvl w:ilvl="6" w:tplc="A210A92C">
      <w:start w:val="1"/>
      <w:numFmt w:val="bullet"/>
      <w:lvlText w:val=""/>
      <w:lvlJc w:val="left"/>
      <w:pPr>
        <w:ind w:left="5400" w:hanging="360"/>
      </w:pPr>
      <w:rPr>
        <w:rFonts w:ascii="Symbol" w:hAnsi="Symbol" w:hint="default"/>
      </w:rPr>
    </w:lvl>
    <w:lvl w:ilvl="7" w:tplc="9BA2191C">
      <w:start w:val="1"/>
      <w:numFmt w:val="bullet"/>
      <w:lvlText w:val="o"/>
      <w:lvlJc w:val="left"/>
      <w:pPr>
        <w:ind w:left="6120" w:hanging="360"/>
      </w:pPr>
      <w:rPr>
        <w:rFonts w:ascii="Courier New" w:hAnsi="Courier New" w:hint="default"/>
      </w:rPr>
    </w:lvl>
    <w:lvl w:ilvl="8" w:tplc="8F229092">
      <w:start w:val="1"/>
      <w:numFmt w:val="bullet"/>
      <w:lvlText w:val=""/>
      <w:lvlJc w:val="left"/>
      <w:pPr>
        <w:ind w:left="6840" w:hanging="360"/>
      </w:pPr>
      <w:rPr>
        <w:rFonts w:ascii="Wingdings" w:hAnsi="Wingdings" w:hint="default"/>
      </w:rPr>
    </w:lvl>
  </w:abstractNum>
  <w:abstractNum w:abstractNumId="54" w15:restartNumberingAfterBreak="0">
    <w:nsid w:val="7AB71AAE"/>
    <w:multiLevelType w:val="multilevel"/>
    <w:tmpl w:val="BA56F8E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ACCE77E"/>
    <w:multiLevelType w:val="hybridMultilevel"/>
    <w:tmpl w:val="970AF1F4"/>
    <w:lvl w:ilvl="0" w:tplc="E728B04E">
      <w:start w:val="1"/>
      <w:numFmt w:val="bullet"/>
      <w:lvlText w:val=""/>
      <w:lvlJc w:val="left"/>
      <w:pPr>
        <w:ind w:left="720" w:hanging="360"/>
      </w:pPr>
      <w:rPr>
        <w:rFonts w:ascii="Symbol" w:hAnsi="Symbol" w:hint="default"/>
      </w:rPr>
    </w:lvl>
    <w:lvl w:ilvl="1" w:tplc="4D947F84">
      <w:start w:val="1"/>
      <w:numFmt w:val="bullet"/>
      <w:lvlText w:val="o"/>
      <w:lvlJc w:val="left"/>
      <w:pPr>
        <w:ind w:left="1440" w:hanging="360"/>
      </w:pPr>
      <w:rPr>
        <w:rFonts w:ascii="Courier New" w:hAnsi="Courier New" w:hint="default"/>
      </w:rPr>
    </w:lvl>
    <w:lvl w:ilvl="2" w:tplc="8CD2D8F8">
      <w:start w:val="1"/>
      <w:numFmt w:val="bullet"/>
      <w:lvlText w:val=""/>
      <w:lvlJc w:val="left"/>
      <w:pPr>
        <w:ind w:left="2160" w:hanging="360"/>
      </w:pPr>
      <w:rPr>
        <w:rFonts w:ascii="Wingdings" w:hAnsi="Wingdings" w:hint="default"/>
      </w:rPr>
    </w:lvl>
    <w:lvl w:ilvl="3" w:tplc="3576658E">
      <w:start w:val="1"/>
      <w:numFmt w:val="bullet"/>
      <w:lvlText w:val=""/>
      <w:lvlJc w:val="left"/>
      <w:pPr>
        <w:ind w:left="2880" w:hanging="360"/>
      </w:pPr>
      <w:rPr>
        <w:rFonts w:ascii="Symbol" w:hAnsi="Symbol" w:hint="default"/>
      </w:rPr>
    </w:lvl>
    <w:lvl w:ilvl="4" w:tplc="68469D66">
      <w:start w:val="1"/>
      <w:numFmt w:val="bullet"/>
      <w:lvlText w:val="o"/>
      <w:lvlJc w:val="left"/>
      <w:pPr>
        <w:ind w:left="3600" w:hanging="360"/>
      </w:pPr>
      <w:rPr>
        <w:rFonts w:ascii="Courier New" w:hAnsi="Courier New" w:hint="default"/>
      </w:rPr>
    </w:lvl>
    <w:lvl w:ilvl="5" w:tplc="E17CE16A">
      <w:start w:val="1"/>
      <w:numFmt w:val="bullet"/>
      <w:lvlText w:val=""/>
      <w:lvlJc w:val="left"/>
      <w:pPr>
        <w:ind w:left="4320" w:hanging="360"/>
      </w:pPr>
      <w:rPr>
        <w:rFonts w:ascii="Wingdings" w:hAnsi="Wingdings" w:hint="default"/>
      </w:rPr>
    </w:lvl>
    <w:lvl w:ilvl="6" w:tplc="1E70F824">
      <w:start w:val="1"/>
      <w:numFmt w:val="bullet"/>
      <w:lvlText w:val=""/>
      <w:lvlJc w:val="left"/>
      <w:pPr>
        <w:ind w:left="5040" w:hanging="360"/>
      </w:pPr>
      <w:rPr>
        <w:rFonts w:ascii="Symbol" w:hAnsi="Symbol" w:hint="default"/>
      </w:rPr>
    </w:lvl>
    <w:lvl w:ilvl="7" w:tplc="22600B9C">
      <w:start w:val="1"/>
      <w:numFmt w:val="bullet"/>
      <w:lvlText w:val="o"/>
      <w:lvlJc w:val="left"/>
      <w:pPr>
        <w:ind w:left="5760" w:hanging="360"/>
      </w:pPr>
      <w:rPr>
        <w:rFonts w:ascii="Courier New" w:hAnsi="Courier New" w:hint="default"/>
      </w:rPr>
    </w:lvl>
    <w:lvl w:ilvl="8" w:tplc="9CE6C43A">
      <w:start w:val="1"/>
      <w:numFmt w:val="bullet"/>
      <w:lvlText w:val=""/>
      <w:lvlJc w:val="left"/>
      <w:pPr>
        <w:ind w:left="6480" w:hanging="360"/>
      </w:pPr>
      <w:rPr>
        <w:rFonts w:ascii="Wingdings" w:hAnsi="Wingdings" w:hint="default"/>
      </w:rPr>
    </w:lvl>
  </w:abstractNum>
  <w:abstractNum w:abstractNumId="56" w15:restartNumberingAfterBreak="0">
    <w:nsid w:val="7C01CF04"/>
    <w:multiLevelType w:val="hybridMultilevel"/>
    <w:tmpl w:val="BF26AD98"/>
    <w:lvl w:ilvl="0" w:tplc="4FBE90CE">
      <w:start w:val="1"/>
      <w:numFmt w:val="bullet"/>
      <w:lvlText w:val=""/>
      <w:lvlJc w:val="left"/>
      <w:pPr>
        <w:ind w:left="720" w:hanging="360"/>
      </w:pPr>
      <w:rPr>
        <w:rFonts w:ascii="Symbol" w:hAnsi="Symbol" w:hint="default"/>
      </w:rPr>
    </w:lvl>
    <w:lvl w:ilvl="1" w:tplc="C640FCB0">
      <w:start w:val="1"/>
      <w:numFmt w:val="bullet"/>
      <w:lvlText w:val="o"/>
      <w:lvlJc w:val="left"/>
      <w:pPr>
        <w:ind w:left="1440" w:hanging="360"/>
      </w:pPr>
      <w:rPr>
        <w:rFonts w:ascii="Courier New" w:hAnsi="Courier New" w:hint="default"/>
      </w:rPr>
    </w:lvl>
    <w:lvl w:ilvl="2" w:tplc="70504AF8">
      <w:start w:val="1"/>
      <w:numFmt w:val="bullet"/>
      <w:lvlText w:val=""/>
      <w:lvlJc w:val="left"/>
      <w:pPr>
        <w:ind w:left="2160" w:hanging="360"/>
      </w:pPr>
      <w:rPr>
        <w:rFonts w:ascii="Wingdings" w:hAnsi="Wingdings" w:hint="default"/>
      </w:rPr>
    </w:lvl>
    <w:lvl w:ilvl="3" w:tplc="9AE491AA">
      <w:start w:val="1"/>
      <w:numFmt w:val="bullet"/>
      <w:lvlText w:val=""/>
      <w:lvlJc w:val="left"/>
      <w:pPr>
        <w:ind w:left="2880" w:hanging="360"/>
      </w:pPr>
      <w:rPr>
        <w:rFonts w:ascii="Symbol" w:hAnsi="Symbol" w:hint="default"/>
      </w:rPr>
    </w:lvl>
    <w:lvl w:ilvl="4" w:tplc="B1604382">
      <w:start w:val="1"/>
      <w:numFmt w:val="bullet"/>
      <w:lvlText w:val="o"/>
      <w:lvlJc w:val="left"/>
      <w:pPr>
        <w:ind w:left="3600" w:hanging="360"/>
      </w:pPr>
      <w:rPr>
        <w:rFonts w:ascii="Courier New" w:hAnsi="Courier New" w:hint="default"/>
      </w:rPr>
    </w:lvl>
    <w:lvl w:ilvl="5" w:tplc="33C803F6">
      <w:start w:val="1"/>
      <w:numFmt w:val="bullet"/>
      <w:lvlText w:val=""/>
      <w:lvlJc w:val="left"/>
      <w:pPr>
        <w:ind w:left="4320" w:hanging="360"/>
      </w:pPr>
      <w:rPr>
        <w:rFonts w:ascii="Wingdings" w:hAnsi="Wingdings" w:hint="default"/>
      </w:rPr>
    </w:lvl>
    <w:lvl w:ilvl="6" w:tplc="50428DC6">
      <w:start w:val="1"/>
      <w:numFmt w:val="bullet"/>
      <w:lvlText w:val=""/>
      <w:lvlJc w:val="left"/>
      <w:pPr>
        <w:ind w:left="5040" w:hanging="360"/>
      </w:pPr>
      <w:rPr>
        <w:rFonts w:ascii="Symbol" w:hAnsi="Symbol" w:hint="default"/>
      </w:rPr>
    </w:lvl>
    <w:lvl w:ilvl="7" w:tplc="6FDCC3A0">
      <w:start w:val="1"/>
      <w:numFmt w:val="bullet"/>
      <w:lvlText w:val="o"/>
      <w:lvlJc w:val="left"/>
      <w:pPr>
        <w:ind w:left="5760" w:hanging="360"/>
      </w:pPr>
      <w:rPr>
        <w:rFonts w:ascii="Courier New" w:hAnsi="Courier New" w:hint="default"/>
      </w:rPr>
    </w:lvl>
    <w:lvl w:ilvl="8" w:tplc="54828CBA">
      <w:start w:val="1"/>
      <w:numFmt w:val="bullet"/>
      <w:lvlText w:val=""/>
      <w:lvlJc w:val="left"/>
      <w:pPr>
        <w:ind w:left="6480" w:hanging="360"/>
      </w:pPr>
      <w:rPr>
        <w:rFonts w:ascii="Wingdings" w:hAnsi="Wingdings" w:hint="default"/>
      </w:rPr>
    </w:lvl>
  </w:abstractNum>
  <w:abstractNum w:abstractNumId="57" w15:restartNumberingAfterBreak="0">
    <w:nsid w:val="7DD533C8"/>
    <w:multiLevelType w:val="multilevel"/>
    <w:tmpl w:val="9E12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3"/>
  </w:num>
  <w:num w:numId="3">
    <w:abstractNumId w:val="43"/>
  </w:num>
  <w:num w:numId="4">
    <w:abstractNumId w:val="26"/>
  </w:num>
  <w:num w:numId="5">
    <w:abstractNumId w:val="6"/>
  </w:num>
  <w:num w:numId="6">
    <w:abstractNumId w:val="49"/>
  </w:num>
  <w:num w:numId="7">
    <w:abstractNumId w:val="35"/>
  </w:num>
  <w:num w:numId="8">
    <w:abstractNumId w:val="45"/>
  </w:num>
  <w:num w:numId="9">
    <w:abstractNumId w:val="41"/>
  </w:num>
  <w:num w:numId="10">
    <w:abstractNumId w:val="46"/>
  </w:num>
  <w:num w:numId="11">
    <w:abstractNumId w:val="31"/>
  </w:num>
  <w:num w:numId="12">
    <w:abstractNumId w:val="20"/>
  </w:num>
  <w:num w:numId="13">
    <w:abstractNumId w:val="30"/>
  </w:num>
  <w:num w:numId="14">
    <w:abstractNumId w:val="47"/>
  </w:num>
  <w:num w:numId="15">
    <w:abstractNumId w:val="15"/>
  </w:num>
  <w:num w:numId="16">
    <w:abstractNumId w:val="55"/>
  </w:num>
  <w:num w:numId="17">
    <w:abstractNumId w:val="7"/>
  </w:num>
  <w:num w:numId="18">
    <w:abstractNumId w:val="37"/>
  </w:num>
  <w:num w:numId="19">
    <w:abstractNumId w:val="18"/>
  </w:num>
  <w:num w:numId="20">
    <w:abstractNumId w:val="27"/>
  </w:num>
  <w:num w:numId="21">
    <w:abstractNumId w:val="21"/>
  </w:num>
  <w:num w:numId="22">
    <w:abstractNumId w:val="50"/>
  </w:num>
  <w:num w:numId="23">
    <w:abstractNumId w:val="28"/>
  </w:num>
  <w:num w:numId="24">
    <w:abstractNumId w:val="23"/>
  </w:num>
  <w:num w:numId="25">
    <w:abstractNumId w:val="24"/>
  </w:num>
  <w:num w:numId="26">
    <w:abstractNumId w:val="53"/>
  </w:num>
  <w:num w:numId="27">
    <w:abstractNumId w:val="32"/>
  </w:num>
  <w:num w:numId="28">
    <w:abstractNumId w:val="2"/>
  </w:num>
  <w:num w:numId="29">
    <w:abstractNumId w:val="52"/>
  </w:num>
  <w:num w:numId="30">
    <w:abstractNumId w:val="48"/>
  </w:num>
  <w:num w:numId="31">
    <w:abstractNumId w:val="38"/>
  </w:num>
  <w:num w:numId="32">
    <w:abstractNumId w:val="14"/>
  </w:num>
  <w:num w:numId="33">
    <w:abstractNumId w:val="4"/>
  </w:num>
  <w:num w:numId="34">
    <w:abstractNumId w:val="10"/>
  </w:num>
  <w:num w:numId="35">
    <w:abstractNumId w:val="36"/>
  </w:num>
  <w:num w:numId="36">
    <w:abstractNumId w:val="25"/>
  </w:num>
  <w:num w:numId="37">
    <w:abstractNumId w:val="9"/>
  </w:num>
  <w:num w:numId="38">
    <w:abstractNumId w:val="34"/>
  </w:num>
  <w:num w:numId="39">
    <w:abstractNumId w:val="17"/>
  </w:num>
  <w:num w:numId="40">
    <w:abstractNumId w:val="3"/>
  </w:num>
  <w:num w:numId="41">
    <w:abstractNumId w:val="56"/>
  </w:num>
  <w:num w:numId="42">
    <w:abstractNumId w:val="1"/>
  </w:num>
  <w:num w:numId="43">
    <w:abstractNumId w:val="11"/>
  </w:num>
  <w:num w:numId="44">
    <w:abstractNumId w:val="40"/>
  </w:num>
  <w:num w:numId="45">
    <w:abstractNumId w:val="8"/>
  </w:num>
  <w:num w:numId="46">
    <w:abstractNumId w:val="16"/>
  </w:num>
  <w:num w:numId="47">
    <w:abstractNumId w:val="0"/>
  </w:num>
  <w:num w:numId="48">
    <w:abstractNumId w:val="22"/>
  </w:num>
  <w:num w:numId="49">
    <w:abstractNumId w:val="57"/>
  </w:num>
  <w:num w:numId="50">
    <w:abstractNumId w:val="39"/>
  </w:num>
  <w:num w:numId="51">
    <w:abstractNumId w:val="12"/>
  </w:num>
  <w:num w:numId="52">
    <w:abstractNumId w:val="51"/>
  </w:num>
  <w:num w:numId="53">
    <w:abstractNumId w:val="44"/>
  </w:num>
  <w:num w:numId="54">
    <w:abstractNumId w:val="5"/>
  </w:num>
  <w:num w:numId="55">
    <w:abstractNumId w:val="42"/>
  </w:num>
  <w:num w:numId="56">
    <w:abstractNumId w:val="29"/>
  </w:num>
  <w:num w:numId="57">
    <w:abstractNumId w:val="19"/>
  </w:num>
  <w:num w:numId="58">
    <w:abstractNumId w:val="13"/>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EF"/>
    <w:rsid w:val="0005122A"/>
    <w:rsid w:val="00053BA8"/>
    <w:rsid w:val="000755F3"/>
    <w:rsid w:val="000820BE"/>
    <w:rsid w:val="000C3E93"/>
    <w:rsid w:val="000C6A06"/>
    <w:rsid w:val="000E51D6"/>
    <w:rsid w:val="00114BEF"/>
    <w:rsid w:val="00117544"/>
    <w:rsid w:val="0014300E"/>
    <w:rsid w:val="001524CE"/>
    <w:rsid w:val="00231788"/>
    <w:rsid w:val="00250C34"/>
    <w:rsid w:val="002775FC"/>
    <w:rsid w:val="00294881"/>
    <w:rsid w:val="002C146F"/>
    <w:rsid w:val="002C6DC7"/>
    <w:rsid w:val="002D5896"/>
    <w:rsid w:val="002E2850"/>
    <w:rsid w:val="003124C4"/>
    <w:rsid w:val="00315910"/>
    <w:rsid w:val="003837F2"/>
    <w:rsid w:val="003F3A1F"/>
    <w:rsid w:val="004057DC"/>
    <w:rsid w:val="0045033F"/>
    <w:rsid w:val="00475731"/>
    <w:rsid w:val="00490B47"/>
    <w:rsid w:val="004A7551"/>
    <w:rsid w:val="004B6673"/>
    <w:rsid w:val="004C02DD"/>
    <w:rsid w:val="0050463F"/>
    <w:rsid w:val="00563CCE"/>
    <w:rsid w:val="00574C1C"/>
    <w:rsid w:val="00580BCB"/>
    <w:rsid w:val="005900C3"/>
    <w:rsid w:val="005D4A9C"/>
    <w:rsid w:val="005D72D8"/>
    <w:rsid w:val="00603915"/>
    <w:rsid w:val="00626ACC"/>
    <w:rsid w:val="00650BBC"/>
    <w:rsid w:val="00653C38"/>
    <w:rsid w:val="00657A3F"/>
    <w:rsid w:val="006801E2"/>
    <w:rsid w:val="00687673"/>
    <w:rsid w:val="00687E95"/>
    <w:rsid w:val="006A05F6"/>
    <w:rsid w:val="006C2BA8"/>
    <w:rsid w:val="006C504A"/>
    <w:rsid w:val="006C52D7"/>
    <w:rsid w:val="006F1103"/>
    <w:rsid w:val="00701BE6"/>
    <w:rsid w:val="00740C38"/>
    <w:rsid w:val="0079702A"/>
    <w:rsid w:val="007A0C21"/>
    <w:rsid w:val="00807C7D"/>
    <w:rsid w:val="00855100"/>
    <w:rsid w:val="0089525E"/>
    <w:rsid w:val="008D65A7"/>
    <w:rsid w:val="009117AA"/>
    <w:rsid w:val="00912871"/>
    <w:rsid w:val="00936C1A"/>
    <w:rsid w:val="00945199"/>
    <w:rsid w:val="009621A3"/>
    <w:rsid w:val="00962EAA"/>
    <w:rsid w:val="00967066"/>
    <w:rsid w:val="009A0715"/>
    <w:rsid w:val="00AA682F"/>
    <w:rsid w:val="00AA733F"/>
    <w:rsid w:val="00AB6D27"/>
    <w:rsid w:val="00AB7971"/>
    <w:rsid w:val="00AD39C5"/>
    <w:rsid w:val="00AD3B48"/>
    <w:rsid w:val="00AF5D8E"/>
    <w:rsid w:val="00B2344A"/>
    <w:rsid w:val="00B3308C"/>
    <w:rsid w:val="00B9476F"/>
    <w:rsid w:val="00BC1C07"/>
    <w:rsid w:val="00BE6ADF"/>
    <w:rsid w:val="00BF23ED"/>
    <w:rsid w:val="00BF51F7"/>
    <w:rsid w:val="00BF5FD8"/>
    <w:rsid w:val="00C213DD"/>
    <w:rsid w:val="00C552AB"/>
    <w:rsid w:val="00C5708B"/>
    <w:rsid w:val="00CE7CE9"/>
    <w:rsid w:val="00D25653"/>
    <w:rsid w:val="00D32CEE"/>
    <w:rsid w:val="00D54088"/>
    <w:rsid w:val="00D61223"/>
    <w:rsid w:val="00D77790"/>
    <w:rsid w:val="00D81F7F"/>
    <w:rsid w:val="00D92B1A"/>
    <w:rsid w:val="00DD1E0F"/>
    <w:rsid w:val="00DE0451"/>
    <w:rsid w:val="00E058F1"/>
    <w:rsid w:val="00E22BF5"/>
    <w:rsid w:val="00E33009"/>
    <w:rsid w:val="00E47980"/>
    <w:rsid w:val="00E6789F"/>
    <w:rsid w:val="00EB39D6"/>
    <w:rsid w:val="00EB600C"/>
    <w:rsid w:val="00EC11DD"/>
    <w:rsid w:val="00F51083"/>
    <w:rsid w:val="00F63426"/>
    <w:rsid w:val="00F72191"/>
    <w:rsid w:val="00FA7156"/>
    <w:rsid w:val="00FB03F9"/>
    <w:rsid w:val="00FE2F02"/>
    <w:rsid w:val="00FF5FF9"/>
    <w:rsid w:val="00FF6B16"/>
    <w:rsid w:val="00FF77CC"/>
    <w:rsid w:val="01116BA3"/>
    <w:rsid w:val="016C4270"/>
    <w:rsid w:val="01E1AD27"/>
    <w:rsid w:val="03006759"/>
    <w:rsid w:val="04D5111F"/>
    <w:rsid w:val="0568A32F"/>
    <w:rsid w:val="06B0E8CA"/>
    <w:rsid w:val="07D7485A"/>
    <w:rsid w:val="081D4EB8"/>
    <w:rsid w:val="08E39CE6"/>
    <w:rsid w:val="09572358"/>
    <w:rsid w:val="09AB4BC8"/>
    <w:rsid w:val="0B681068"/>
    <w:rsid w:val="0C10618A"/>
    <w:rsid w:val="0C482789"/>
    <w:rsid w:val="0C54D882"/>
    <w:rsid w:val="0D4F4ECA"/>
    <w:rsid w:val="0DF0569E"/>
    <w:rsid w:val="0F37D100"/>
    <w:rsid w:val="0F428A36"/>
    <w:rsid w:val="103DE7DE"/>
    <w:rsid w:val="108F2BB5"/>
    <w:rsid w:val="10CEC689"/>
    <w:rsid w:val="10F3915F"/>
    <w:rsid w:val="12107D53"/>
    <w:rsid w:val="12A74D2B"/>
    <w:rsid w:val="132002F6"/>
    <w:rsid w:val="133AFD80"/>
    <w:rsid w:val="14B03736"/>
    <w:rsid w:val="18CDB148"/>
    <w:rsid w:val="1939D006"/>
    <w:rsid w:val="1A658F38"/>
    <w:rsid w:val="1BFB2057"/>
    <w:rsid w:val="1C45472C"/>
    <w:rsid w:val="1CA59105"/>
    <w:rsid w:val="1CC0DD12"/>
    <w:rsid w:val="1D0E682D"/>
    <w:rsid w:val="1D381229"/>
    <w:rsid w:val="1E3E8D2E"/>
    <w:rsid w:val="1EA65F96"/>
    <w:rsid w:val="20748A56"/>
    <w:rsid w:val="20BFAC80"/>
    <w:rsid w:val="21A590E8"/>
    <w:rsid w:val="21AC52B8"/>
    <w:rsid w:val="21E6695C"/>
    <w:rsid w:val="22D054A9"/>
    <w:rsid w:val="254D769A"/>
    <w:rsid w:val="2570359C"/>
    <w:rsid w:val="25C5B644"/>
    <w:rsid w:val="25F379ED"/>
    <w:rsid w:val="271E6FFE"/>
    <w:rsid w:val="272336E2"/>
    <w:rsid w:val="28628585"/>
    <w:rsid w:val="287FDAAB"/>
    <w:rsid w:val="29C9A5CD"/>
    <w:rsid w:val="2AB7ADA4"/>
    <w:rsid w:val="2B57344A"/>
    <w:rsid w:val="2C05CF72"/>
    <w:rsid w:val="2C2E2B58"/>
    <w:rsid w:val="2D3F1301"/>
    <w:rsid w:val="2E5E9741"/>
    <w:rsid w:val="2F6512AB"/>
    <w:rsid w:val="30E54E87"/>
    <w:rsid w:val="310DC248"/>
    <w:rsid w:val="31176F3B"/>
    <w:rsid w:val="313A4D2B"/>
    <w:rsid w:val="324B55E6"/>
    <w:rsid w:val="33104F3F"/>
    <w:rsid w:val="336ABE54"/>
    <w:rsid w:val="34709CC8"/>
    <w:rsid w:val="35D29FAE"/>
    <w:rsid w:val="35F4C479"/>
    <w:rsid w:val="368F9941"/>
    <w:rsid w:val="36F52A35"/>
    <w:rsid w:val="374AF80A"/>
    <w:rsid w:val="37DBB4A9"/>
    <w:rsid w:val="37FC98D5"/>
    <w:rsid w:val="3823D160"/>
    <w:rsid w:val="385586B7"/>
    <w:rsid w:val="3976B69A"/>
    <w:rsid w:val="3AA5CD22"/>
    <w:rsid w:val="3AC7DDD7"/>
    <w:rsid w:val="3BB344B8"/>
    <w:rsid w:val="3C403C8C"/>
    <w:rsid w:val="3C4D891E"/>
    <w:rsid w:val="3C82CEE5"/>
    <w:rsid w:val="3CC1FC4E"/>
    <w:rsid w:val="3CCF3D74"/>
    <w:rsid w:val="3E50E0A8"/>
    <w:rsid w:val="3EA0BE31"/>
    <w:rsid w:val="3F96F5F3"/>
    <w:rsid w:val="402ADFA2"/>
    <w:rsid w:val="424B3E7F"/>
    <w:rsid w:val="42ABDF63"/>
    <w:rsid w:val="42AE4F2C"/>
    <w:rsid w:val="42DC6D58"/>
    <w:rsid w:val="42F0B07D"/>
    <w:rsid w:val="4375A21A"/>
    <w:rsid w:val="44BBCD6C"/>
    <w:rsid w:val="44DE3174"/>
    <w:rsid w:val="452EE139"/>
    <w:rsid w:val="45815C4A"/>
    <w:rsid w:val="4675B41C"/>
    <w:rsid w:val="468D1089"/>
    <w:rsid w:val="46B4B48E"/>
    <w:rsid w:val="49336948"/>
    <w:rsid w:val="496AA070"/>
    <w:rsid w:val="49807E20"/>
    <w:rsid w:val="4990B860"/>
    <w:rsid w:val="4D6CF3FC"/>
    <w:rsid w:val="4DAC3444"/>
    <w:rsid w:val="4DC682D5"/>
    <w:rsid w:val="4F027205"/>
    <w:rsid w:val="4F986BF4"/>
    <w:rsid w:val="50AC2616"/>
    <w:rsid w:val="5153E637"/>
    <w:rsid w:val="517C6416"/>
    <w:rsid w:val="523A8548"/>
    <w:rsid w:val="53EB22F5"/>
    <w:rsid w:val="54D2F149"/>
    <w:rsid w:val="54E3B1DE"/>
    <w:rsid w:val="55A0A10F"/>
    <w:rsid w:val="562AF31F"/>
    <w:rsid w:val="572236A0"/>
    <w:rsid w:val="5785B02F"/>
    <w:rsid w:val="582A93CF"/>
    <w:rsid w:val="584B10DC"/>
    <w:rsid w:val="58E9530E"/>
    <w:rsid w:val="58F6C9FF"/>
    <w:rsid w:val="5914F98F"/>
    <w:rsid w:val="59FEA388"/>
    <w:rsid w:val="5AD38CD3"/>
    <w:rsid w:val="5C39C23D"/>
    <w:rsid w:val="5D706305"/>
    <w:rsid w:val="5DF5F599"/>
    <w:rsid w:val="5F97126D"/>
    <w:rsid w:val="5F9908F0"/>
    <w:rsid w:val="608364B0"/>
    <w:rsid w:val="60BC8244"/>
    <w:rsid w:val="6194CABC"/>
    <w:rsid w:val="61FA5232"/>
    <w:rsid w:val="635355C3"/>
    <w:rsid w:val="637645DF"/>
    <w:rsid w:val="64FB192D"/>
    <w:rsid w:val="65728D11"/>
    <w:rsid w:val="65C37294"/>
    <w:rsid w:val="65F7CCC7"/>
    <w:rsid w:val="66F938D0"/>
    <w:rsid w:val="6741D1EF"/>
    <w:rsid w:val="67966573"/>
    <w:rsid w:val="6880A6F0"/>
    <w:rsid w:val="6B113B0E"/>
    <w:rsid w:val="6B32F67E"/>
    <w:rsid w:val="6BA41BDA"/>
    <w:rsid w:val="6BBEE440"/>
    <w:rsid w:val="6CF84DB5"/>
    <w:rsid w:val="6D779C89"/>
    <w:rsid w:val="6E374008"/>
    <w:rsid w:val="6E698D43"/>
    <w:rsid w:val="7080B46C"/>
    <w:rsid w:val="726E6AB6"/>
    <w:rsid w:val="72912B7F"/>
    <w:rsid w:val="73E60EAC"/>
    <w:rsid w:val="7412B551"/>
    <w:rsid w:val="74E12C52"/>
    <w:rsid w:val="753B636D"/>
    <w:rsid w:val="76890BB9"/>
    <w:rsid w:val="769618B8"/>
    <w:rsid w:val="777958CB"/>
    <w:rsid w:val="7A5ADBF9"/>
    <w:rsid w:val="7AF15D0B"/>
    <w:rsid w:val="7C967822"/>
    <w:rsid w:val="7D420699"/>
    <w:rsid w:val="7F0C7439"/>
    <w:rsid w:val="7F1D4359"/>
    <w:rsid w:val="7FE9A7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389E1"/>
  <w15:chartTrackingRefBased/>
  <w15:docId w15:val="{7262B81D-9030-4114-9BE9-6E481FE1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62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21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B330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B3308C"/>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87E95"/>
    <w:pPr>
      <w:ind w:left="720"/>
      <w:contextualSpacing/>
    </w:pPr>
  </w:style>
  <w:style w:type="paragraph" w:styleId="NormalWeb">
    <w:name w:val="Normal (Web)"/>
    <w:basedOn w:val="Normal"/>
    <w:uiPriority w:val="99"/>
    <w:semiHidden/>
    <w:unhideWhenUsed/>
    <w:rsid w:val="00574C1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B3308C"/>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B3308C"/>
    <w:rPr>
      <w:rFonts w:ascii="Times New Roman" w:eastAsia="Times New Roman" w:hAnsi="Times New Roman" w:cs="Times New Roman"/>
      <w:b/>
      <w:bCs/>
      <w:sz w:val="24"/>
      <w:szCs w:val="24"/>
      <w:lang w:eastAsia="pt-BR"/>
    </w:rPr>
  </w:style>
  <w:style w:type="paragraph" w:customStyle="1" w:styleId="whitespace-normal">
    <w:name w:val="whitespace-normal"/>
    <w:basedOn w:val="Normal"/>
    <w:rsid w:val="00B330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B3308C"/>
    <w:rPr>
      <w:b/>
      <w:bCs/>
    </w:rPr>
  </w:style>
  <w:style w:type="character" w:customStyle="1" w:styleId="Ttulo2Char">
    <w:name w:val="Título 2 Char"/>
    <w:basedOn w:val="Fontepargpadro"/>
    <w:link w:val="Ttulo2"/>
    <w:uiPriority w:val="9"/>
    <w:rsid w:val="009621A3"/>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9621A3"/>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962EAA"/>
    <w:rPr>
      <w:color w:val="0000FF"/>
      <w:u w:val="single"/>
    </w:rPr>
  </w:style>
  <w:style w:type="character" w:styleId="MenoPendente">
    <w:name w:val="Unresolved Mention"/>
    <w:basedOn w:val="Fontepargpadro"/>
    <w:uiPriority w:val="99"/>
    <w:semiHidden/>
    <w:unhideWhenUsed/>
    <w:rsid w:val="00EB600C"/>
    <w:rPr>
      <w:color w:val="605E5C"/>
      <w:shd w:val="clear" w:color="auto" w:fill="E1DFDD"/>
    </w:rPr>
  </w:style>
  <w:style w:type="paragraph" w:styleId="Legenda">
    <w:name w:val="caption"/>
    <w:basedOn w:val="Normal"/>
    <w:next w:val="Normal"/>
    <w:uiPriority w:val="35"/>
    <w:semiHidden/>
    <w:unhideWhenUsed/>
    <w:qFormat/>
    <w:rsid w:val="00AB7971"/>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D92B1A"/>
    <w:pPr>
      <w:outlineLvl w:val="9"/>
    </w:pPr>
    <w:rPr>
      <w:lang w:eastAsia="pt-BR"/>
    </w:rPr>
  </w:style>
  <w:style w:type="paragraph" w:styleId="Sumrio1">
    <w:name w:val="toc 1"/>
    <w:basedOn w:val="Normal"/>
    <w:next w:val="Normal"/>
    <w:autoRedefine/>
    <w:uiPriority w:val="39"/>
    <w:unhideWhenUsed/>
    <w:rsid w:val="00D92B1A"/>
    <w:pPr>
      <w:spacing w:after="100"/>
    </w:pPr>
  </w:style>
  <w:style w:type="paragraph" w:styleId="Sumrio2">
    <w:name w:val="toc 2"/>
    <w:basedOn w:val="Normal"/>
    <w:next w:val="Normal"/>
    <w:autoRedefine/>
    <w:uiPriority w:val="39"/>
    <w:unhideWhenUsed/>
    <w:rsid w:val="00D92B1A"/>
    <w:pPr>
      <w:spacing w:after="100"/>
      <w:ind w:left="220"/>
    </w:pPr>
  </w:style>
  <w:style w:type="paragraph" w:styleId="Sumrio3">
    <w:name w:val="toc 3"/>
    <w:basedOn w:val="Normal"/>
    <w:next w:val="Normal"/>
    <w:autoRedefine/>
    <w:uiPriority w:val="39"/>
    <w:unhideWhenUsed/>
    <w:rsid w:val="00D92B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8263">
      <w:bodyDiv w:val="1"/>
      <w:marLeft w:val="0"/>
      <w:marRight w:val="0"/>
      <w:marTop w:val="0"/>
      <w:marBottom w:val="0"/>
      <w:divBdr>
        <w:top w:val="none" w:sz="0" w:space="0" w:color="auto"/>
        <w:left w:val="none" w:sz="0" w:space="0" w:color="auto"/>
        <w:bottom w:val="none" w:sz="0" w:space="0" w:color="auto"/>
        <w:right w:val="none" w:sz="0" w:space="0" w:color="auto"/>
      </w:divBdr>
      <w:divsChild>
        <w:div w:id="1089472355">
          <w:marLeft w:val="0"/>
          <w:marRight w:val="0"/>
          <w:marTop w:val="0"/>
          <w:marBottom w:val="0"/>
          <w:divBdr>
            <w:top w:val="none" w:sz="0" w:space="0" w:color="auto"/>
            <w:left w:val="none" w:sz="0" w:space="0" w:color="auto"/>
            <w:bottom w:val="none" w:sz="0" w:space="0" w:color="auto"/>
            <w:right w:val="none" w:sz="0" w:space="0" w:color="auto"/>
          </w:divBdr>
        </w:div>
        <w:div w:id="1697462855">
          <w:marLeft w:val="0"/>
          <w:marRight w:val="0"/>
          <w:marTop w:val="0"/>
          <w:marBottom w:val="0"/>
          <w:divBdr>
            <w:top w:val="none" w:sz="0" w:space="0" w:color="auto"/>
            <w:left w:val="none" w:sz="0" w:space="0" w:color="auto"/>
            <w:bottom w:val="none" w:sz="0" w:space="0" w:color="auto"/>
            <w:right w:val="none" w:sz="0" w:space="0" w:color="auto"/>
          </w:divBdr>
        </w:div>
        <w:div w:id="1020592625">
          <w:marLeft w:val="0"/>
          <w:marRight w:val="0"/>
          <w:marTop w:val="0"/>
          <w:marBottom w:val="0"/>
          <w:divBdr>
            <w:top w:val="none" w:sz="0" w:space="0" w:color="auto"/>
            <w:left w:val="none" w:sz="0" w:space="0" w:color="auto"/>
            <w:bottom w:val="none" w:sz="0" w:space="0" w:color="auto"/>
            <w:right w:val="none" w:sz="0" w:space="0" w:color="auto"/>
          </w:divBdr>
        </w:div>
      </w:divsChild>
    </w:div>
    <w:div w:id="181936013">
      <w:bodyDiv w:val="1"/>
      <w:marLeft w:val="0"/>
      <w:marRight w:val="0"/>
      <w:marTop w:val="0"/>
      <w:marBottom w:val="0"/>
      <w:divBdr>
        <w:top w:val="none" w:sz="0" w:space="0" w:color="auto"/>
        <w:left w:val="none" w:sz="0" w:space="0" w:color="auto"/>
        <w:bottom w:val="none" w:sz="0" w:space="0" w:color="auto"/>
        <w:right w:val="none" w:sz="0" w:space="0" w:color="auto"/>
      </w:divBdr>
    </w:div>
    <w:div w:id="347563322">
      <w:bodyDiv w:val="1"/>
      <w:marLeft w:val="0"/>
      <w:marRight w:val="0"/>
      <w:marTop w:val="0"/>
      <w:marBottom w:val="0"/>
      <w:divBdr>
        <w:top w:val="none" w:sz="0" w:space="0" w:color="auto"/>
        <w:left w:val="none" w:sz="0" w:space="0" w:color="auto"/>
        <w:bottom w:val="none" w:sz="0" w:space="0" w:color="auto"/>
        <w:right w:val="none" w:sz="0" w:space="0" w:color="auto"/>
      </w:divBdr>
    </w:div>
    <w:div w:id="441076103">
      <w:bodyDiv w:val="1"/>
      <w:marLeft w:val="0"/>
      <w:marRight w:val="0"/>
      <w:marTop w:val="0"/>
      <w:marBottom w:val="0"/>
      <w:divBdr>
        <w:top w:val="none" w:sz="0" w:space="0" w:color="auto"/>
        <w:left w:val="none" w:sz="0" w:space="0" w:color="auto"/>
        <w:bottom w:val="none" w:sz="0" w:space="0" w:color="auto"/>
        <w:right w:val="none" w:sz="0" w:space="0" w:color="auto"/>
      </w:divBdr>
    </w:div>
    <w:div w:id="480005728">
      <w:bodyDiv w:val="1"/>
      <w:marLeft w:val="0"/>
      <w:marRight w:val="0"/>
      <w:marTop w:val="0"/>
      <w:marBottom w:val="0"/>
      <w:divBdr>
        <w:top w:val="none" w:sz="0" w:space="0" w:color="auto"/>
        <w:left w:val="none" w:sz="0" w:space="0" w:color="auto"/>
        <w:bottom w:val="none" w:sz="0" w:space="0" w:color="auto"/>
        <w:right w:val="none" w:sz="0" w:space="0" w:color="auto"/>
      </w:divBdr>
    </w:div>
    <w:div w:id="537671222">
      <w:bodyDiv w:val="1"/>
      <w:marLeft w:val="0"/>
      <w:marRight w:val="0"/>
      <w:marTop w:val="0"/>
      <w:marBottom w:val="0"/>
      <w:divBdr>
        <w:top w:val="none" w:sz="0" w:space="0" w:color="auto"/>
        <w:left w:val="none" w:sz="0" w:space="0" w:color="auto"/>
        <w:bottom w:val="none" w:sz="0" w:space="0" w:color="auto"/>
        <w:right w:val="none" w:sz="0" w:space="0" w:color="auto"/>
      </w:divBdr>
    </w:div>
    <w:div w:id="1056659915">
      <w:bodyDiv w:val="1"/>
      <w:marLeft w:val="0"/>
      <w:marRight w:val="0"/>
      <w:marTop w:val="0"/>
      <w:marBottom w:val="0"/>
      <w:divBdr>
        <w:top w:val="none" w:sz="0" w:space="0" w:color="auto"/>
        <w:left w:val="none" w:sz="0" w:space="0" w:color="auto"/>
        <w:bottom w:val="none" w:sz="0" w:space="0" w:color="auto"/>
        <w:right w:val="none" w:sz="0" w:space="0" w:color="auto"/>
      </w:divBdr>
    </w:div>
    <w:div w:id="1823623682">
      <w:bodyDiv w:val="1"/>
      <w:marLeft w:val="0"/>
      <w:marRight w:val="0"/>
      <w:marTop w:val="0"/>
      <w:marBottom w:val="0"/>
      <w:divBdr>
        <w:top w:val="none" w:sz="0" w:space="0" w:color="auto"/>
        <w:left w:val="none" w:sz="0" w:space="0" w:color="auto"/>
        <w:bottom w:val="none" w:sz="0" w:space="0" w:color="auto"/>
        <w:right w:val="none" w:sz="0" w:space="0" w:color="auto"/>
      </w:divBdr>
    </w:div>
    <w:div w:id="2092698995">
      <w:bodyDiv w:val="1"/>
      <w:marLeft w:val="0"/>
      <w:marRight w:val="0"/>
      <w:marTop w:val="0"/>
      <w:marBottom w:val="0"/>
      <w:divBdr>
        <w:top w:val="none" w:sz="0" w:space="0" w:color="auto"/>
        <w:left w:val="none" w:sz="0" w:space="0" w:color="auto"/>
        <w:bottom w:val="none" w:sz="0" w:space="0" w:color="auto"/>
        <w:right w:val="none" w:sz="0" w:space="0" w:color="auto"/>
      </w:divBdr>
      <w:divsChild>
        <w:div w:id="18730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27d4fbb174054ce2"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dd153ab-19a0-4ae9-8436-3651f3a65913">
      <Terms xmlns="http://schemas.microsoft.com/office/infopath/2007/PartnerControls"/>
    </lcf76f155ced4ddcb4097134ff3c332f>
    <TaxCatchAll xmlns="485cfc39-f278-494c-82e6-036856421423"/>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47F0DD6EB24E4A8AAF8F7EC81BE31F" ma:contentTypeVersion="15" ma:contentTypeDescription="Create a new document." ma:contentTypeScope="" ma:versionID="9b9bcdac0ed08662ea1a46c92b47e8ba">
  <xsd:schema xmlns:xsd="http://www.w3.org/2001/XMLSchema" xmlns:xs="http://www.w3.org/2001/XMLSchema" xmlns:p="http://schemas.microsoft.com/office/2006/metadata/properties" xmlns:ns2="ddd153ab-19a0-4ae9-8436-3651f3a65913" xmlns:ns3="485cfc39-f278-494c-82e6-036856421423" targetNamespace="http://schemas.microsoft.com/office/2006/metadata/properties" ma:root="true" ma:fieldsID="20b08dbf1c870c3cc2fd239afff95384" ns2:_="" ns3:_="">
    <xsd:import namespace="ddd153ab-19a0-4ae9-8436-3651f3a65913"/>
    <xsd:import namespace="485cfc39-f278-494c-82e6-0368564214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153ab-19a0-4ae9-8436-3651f3a65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25c4c61-a3f6-4c61-9ac4-e8263e4518c7"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5cfc39-f278-494c-82e6-03685642142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58803a32-e36d-4ffb-98ed-67117c112635}" ma:internalName="TaxCatchAll" ma:showField="CatchAllData" ma:web="485cfc39-f278-494c-82e6-0368564214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7C651-1E68-4395-B85B-EA27700FA358}">
  <ds:schemaRefs>
    <ds:schemaRef ds:uri="http://schemas.microsoft.com/sharepoint/v3/contenttype/forms"/>
  </ds:schemaRefs>
</ds:datastoreItem>
</file>

<file path=customXml/itemProps2.xml><?xml version="1.0" encoding="utf-8"?>
<ds:datastoreItem xmlns:ds="http://schemas.openxmlformats.org/officeDocument/2006/customXml" ds:itemID="{F69DD182-2CA4-4071-A6BD-2DA80CE44381}">
  <ds:schemaRefs>
    <ds:schemaRef ds:uri="http://schemas.microsoft.com/office/2006/metadata/properties"/>
    <ds:schemaRef ds:uri="http://schemas.microsoft.com/office/infopath/2007/PartnerControls"/>
    <ds:schemaRef ds:uri="ddd153ab-19a0-4ae9-8436-3651f3a65913"/>
    <ds:schemaRef ds:uri="485cfc39-f278-494c-82e6-036856421423"/>
  </ds:schemaRefs>
</ds:datastoreItem>
</file>

<file path=customXml/itemProps3.xml><?xml version="1.0" encoding="utf-8"?>
<ds:datastoreItem xmlns:ds="http://schemas.openxmlformats.org/officeDocument/2006/customXml" ds:itemID="{219FCEA1-5718-4594-BB33-B7B2E5A36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153ab-19a0-4ae9-8436-3651f3a65913"/>
    <ds:schemaRef ds:uri="485cfc39-f278-494c-82e6-0368564214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ED44AD-7243-4CB1-BDD4-F34C9780D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17</Pages>
  <Words>2548</Words>
  <Characters>13763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4</cp:revision>
  <cp:lastPrinted>2025-07-17T23:02:00Z</cp:lastPrinted>
  <dcterms:created xsi:type="dcterms:W3CDTF">2025-07-09T17:40:00Z</dcterms:created>
  <dcterms:modified xsi:type="dcterms:W3CDTF">2025-07-17T23:03:00Z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0x010100AF47F0DD6EB24E4A8AAF8F7EC81BE31F</vt:lpwstr>
  </property>
  <property fmtid="{D5CDD505-2E9C-101B-9397-08002B2CF9AE}" pid="3" name="MediaServiceImageTags">
    <vt:lpwstr/>
  </property>
</Properties>
</file>