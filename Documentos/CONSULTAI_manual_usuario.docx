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529FB" w14:textId="12B14D27" w:rsidR="00C5708B" w:rsidRDefault="00C5708B" w:rsidP="00BF5FD8">
      <w:pPr>
        <w:jc w:val="right"/>
        <w:rPr>
          <w:ins w:id="0" w:author="EUDERLAN FREIRE DA SILVA ABREU" w:date="2025-06-29T12:39:00Z"/>
        </w:rPr>
      </w:pPr>
    </w:p>
    <w:p w14:paraId="3ABD1B25" w14:textId="3BCC7730" w:rsidR="000755F3" w:rsidRDefault="003837F2">
      <w:pPr>
        <w:jc w:val="right"/>
        <w:rPr>
          <w:ins w:id="1" w:author="EUDERLAN FREIRE DA SILVA ABREU" w:date="2025-06-30T17:58:00Z"/>
          <w:rFonts w:ascii="Arial" w:hAnsi="Arial" w:cs="Arial"/>
          <w:sz w:val="24"/>
          <w:szCs w:val="24"/>
        </w:rPr>
      </w:pPr>
      <w:bookmarkStart w:id="2" w:name="_Hlk202199044"/>
      <w:ins w:id="3" w:author="EUDERLAN FREIRE DA SILVA ABREU" w:date="2025-06-30T17:59:00Z">
        <w:r>
          <w:rPr>
            <w:noProof/>
          </w:rPr>
          <mc:AlternateContent>
            <mc:Choice Requires="wps">
              <w:drawing>
                <wp:anchor distT="0" distB="0" distL="114300" distR="114300" simplePos="0" relativeHeight="251655168" behindDoc="0" locked="0" layoutInCell="1" allowOverlap="1" wp14:anchorId="2983D9EF" wp14:editId="3BE3264E">
                  <wp:simplePos x="0" y="0"/>
                  <wp:positionH relativeFrom="column">
                    <wp:posOffset>159616</wp:posOffset>
                  </wp:positionH>
                  <wp:positionV relativeFrom="paragraph">
                    <wp:posOffset>3296285</wp:posOffset>
                  </wp:positionV>
                  <wp:extent cx="5008418" cy="560705"/>
                  <wp:effectExtent l="0" t="0" r="20955" b="10795"/>
                  <wp:wrapNone/>
                  <wp:docPr id="6" name="Retângulo 6"/>
                  <wp:cNvGraphicFramePr/>
                  <a:graphic xmlns:a="http://schemas.openxmlformats.org/drawingml/2006/main">
                    <a:graphicData uri="http://schemas.microsoft.com/office/word/2010/wordprocessingShape">
                      <wps:wsp>
                        <wps:cNvSpPr/>
                        <wps:spPr>
                          <a:xfrm>
                            <a:off x="0" y="0"/>
                            <a:ext cx="5008418" cy="560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D9B09" w14:textId="45BD4F58" w:rsidR="00BC1C07" w:rsidRPr="003837F2" w:rsidRDefault="00BC1C07">
                              <w:pPr>
                                <w:jc w:val="center"/>
                                <w:rPr>
                                  <w:b/>
                                  <w:bCs/>
                                  <w:color w:val="404040" w:themeColor="text1" w:themeTint="BF"/>
                                  <w:sz w:val="72"/>
                                  <w:szCs w:val="72"/>
                                  <w:rPrChange w:id="4" w:author="EUDERLAN FREIRE DA SILVA ABREU" w:date="2025-07-01T10:50:00Z">
                                    <w:rPr/>
                                  </w:rPrChange>
                                </w:rPr>
                                <w:pPrChange w:id="5" w:author="EUDERLAN FREIRE DA SILVA ABREU" w:date="2025-06-30T17:59:00Z">
                                  <w:pPr/>
                                </w:pPrChange>
                              </w:pPr>
                              <w:ins w:id="6" w:author="EUDERLAN FREIRE DA SILVA ABREU" w:date="2025-06-30T17:59:00Z">
                                <w:r w:rsidRPr="003837F2">
                                  <w:rPr>
                                    <w:b/>
                                    <w:bCs/>
                                    <w:sz w:val="72"/>
                                    <w:szCs w:val="72"/>
                                    <w:rPrChange w:id="7" w:author="EUDERLAN FREIRE DA SILVA ABREU" w:date="2025-07-01T10:50:00Z">
                                      <w:rPr/>
                                    </w:rPrChange>
                                  </w:rPr>
                                  <w:t>M</w:t>
                                </w:r>
                                <w:r w:rsidRPr="003837F2">
                                  <w:rPr>
                                    <w:b/>
                                    <w:bCs/>
                                    <w:color w:val="404040" w:themeColor="text1" w:themeTint="BF"/>
                                    <w:sz w:val="72"/>
                                    <w:szCs w:val="72"/>
                                    <w:rPrChange w:id="8" w:author="EUDERLAN FREIRE DA SILVA ABREU" w:date="2025-07-01T10:50:00Z">
                                      <w:rPr>
                                        <w:color w:val="404040" w:themeColor="text1" w:themeTint="BF"/>
                                      </w:rPr>
                                    </w:rPrChange>
                                  </w:rPr>
                                  <w:t>MANUAL DO</w:t>
                                </w:r>
                              </w:ins>
                              <w:ins w:id="9" w:author="EUDERLAN FREIRE DA SILVA ABREU" w:date="2025-06-30T18:00:00Z">
                                <w:r w:rsidRPr="003837F2">
                                  <w:rPr>
                                    <w:b/>
                                    <w:bCs/>
                                    <w:color w:val="404040" w:themeColor="text1" w:themeTint="BF"/>
                                    <w:sz w:val="72"/>
                                    <w:szCs w:val="72"/>
                                    <w:rPrChange w:id="10" w:author="EUDERLAN FREIRE DA SILVA ABREU" w:date="2025-07-01T10:50:00Z">
                                      <w:rPr>
                                        <w:color w:val="404040" w:themeColor="text1" w:themeTint="BF"/>
                                      </w:rPr>
                                    </w:rPrChange>
                                  </w:rPr>
                                  <w:t xml:space="preserve"> USUÁRIO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3D9EF" id="Retângulo 6" o:spid="_x0000_s1026" style="position:absolute;left:0;text-align:left;margin-left:12.55pt;margin-top:259.55pt;width:394.35pt;height:4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" fillcolor="white [3212]" strokecolor="white [3212]" strokeweight="1pt">
                  <v:textbox>
                    <w:txbxContent>
                      <w:p w14:paraId="4DDD9B09" w14:textId="45BD4F58" w:rsidR="00BC1C07" w:rsidRPr="003837F2" w:rsidRDefault="00BC1C07">
                        <w:pPr>
                          <w:jc w:val="center"/>
                          <w:rPr>
                            <w:b/>
                            <w:bCs/>
                            <w:color w:val="404040" w:themeColor="text1" w:themeTint="BF"/>
                            <w:sz w:val="72"/>
                            <w:szCs w:val="72"/>
                            <w:rPrChange w:id="11" w:author="EUDERLAN FREIRE DA SILVA ABREU" w:date="2025-07-01T10:50:00Z">
                              <w:rPr/>
                            </w:rPrChange>
                          </w:rPr>
                          <w:pPrChange w:id="12" w:author="EUDERLAN FREIRE DA SILVA ABREU" w:date="2025-06-30T17:59:00Z">
                            <w:pPr/>
                          </w:pPrChange>
                        </w:pPr>
                        <w:ins w:id="13" w:author="EUDERLAN FREIRE DA SILVA ABREU" w:date="2025-06-30T17:59:00Z">
                          <w:r w:rsidRPr="003837F2">
                            <w:rPr>
                              <w:b/>
                              <w:bCs/>
                              <w:sz w:val="72"/>
                              <w:szCs w:val="72"/>
                              <w:rPrChange w:id="14" w:author="EUDERLAN FREIRE DA SILVA ABREU" w:date="2025-07-01T10:50:00Z">
                                <w:rPr/>
                              </w:rPrChange>
                            </w:rPr>
                            <w:t>M</w:t>
                          </w:r>
                          <w:r w:rsidRPr="003837F2">
                            <w:rPr>
                              <w:b/>
                              <w:bCs/>
                              <w:color w:val="404040" w:themeColor="text1" w:themeTint="BF"/>
                              <w:sz w:val="72"/>
                              <w:szCs w:val="72"/>
                              <w:rPrChange w:id="15" w:author="EUDERLAN FREIRE DA SILVA ABREU" w:date="2025-07-01T10:50:00Z">
                                <w:rPr>
                                  <w:color w:val="404040" w:themeColor="text1" w:themeTint="BF"/>
                                </w:rPr>
                              </w:rPrChange>
                            </w:rPr>
                            <w:t>MANUAL DO</w:t>
                          </w:r>
                        </w:ins>
                        <w:ins w:id="16" w:author="EUDERLAN FREIRE DA SILVA ABREU" w:date="2025-06-30T18:00:00Z">
                          <w:r w:rsidRPr="003837F2">
                            <w:rPr>
                              <w:b/>
                              <w:bCs/>
                              <w:color w:val="404040" w:themeColor="text1" w:themeTint="BF"/>
                              <w:sz w:val="72"/>
                              <w:szCs w:val="72"/>
                              <w:rPrChange w:id="17" w:author="EUDERLAN FREIRE DA SILVA ABREU" w:date="2025-07-01T10:50:00Z">
                                <w:rPr>
                                  <w:color w:val="404040" w:themeColor="text1" w:themeTint="BF"/>
                                </w:rPr>
                              </w:rPrChange>
                            </w:rPr>
                            <w:t xml:space="preserve"> USUÁRIO</w:t>
                          </w:r>
                        </w:ins>
                      </w:p>
                    </w:txbxContent>
                  </v:textbox>
                </v:rect>
              </w:pict>
            </mc:Fallback>
          </mc:AlternateContent>
        </w:r>
      </w:ins>
      <w:ins w:id="18" w:author="EUDERLAN FREIRE DA SILVA ABREU" w:date="2025-06-30T18:09:00Z">
        <w:r w:rsidR="00117544" w:rsidRPr="00117544">
          <w:rPr>
            <w:noProof/>
            <w:color w:val="000000" w:themeColor="text1"/>
            <w:rPrChange w:id="19" w:author="EUDERLAN FREIRE DA SILVA ABREU" w:date="2025-06-30T18:09:00Z">
              <w:rPr>
                <w:noProof/>
              </w:rPr>
            </w:rPrChange>
          </w:rPr>
          <mc:AlternateContent>
            <mc:Choice Requires="wps">
              <w:drawing>
                <wp:anchor distT="0" distB="0" distL="114300" distR="114300" simplePos="0" relativeHeight="251661312" behindDoc="0" locked="0" layoutInCell="1" allowOverlap="1" wp14:anchorId="7511F381" wp14:editId="2E73BBA1">
                  <wp:simplePos x="0" y="0"/>
                  <wp:positionH relativeFrom="column">
                    <wp:posOffset>2881457</wp:posOffset>
                  </wp:positionH>
                  <wp:positionV relativeFrom="paragraph">
                    <wp:posOffset>6149975</wp:posOffset>
                  </wp:positionV>
                  <wp:extent cx="2112414" cy="1641763"/>
                  <wp:effectExtent l="0" t="0" r="21590" b="15875"/>
                  <wp:wrapNone/>
                  <wp:docPr id="14" name="Retângulo 14"/>
                  <wp:cNvGraphicFramePr/>
                  <a:graphic xmlns:a="http://schemas.openxmlformats.org/drawingml/2006/main">
                    <a:graphicData uri="http://schemas.microsoft.com/office/word/2010/wordprocessingShape">
                      <wps:wsp>
                        <wps:cNvSpPr/>
                        <wps:spPr>
                          <a:xfrm>
                            <a:off x="0" y="0"/>
                            <a:ext cx="2112414" cy="16417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5F280" w14:textId="5773CB26" w:rsidR="0014300E" w:rsidRDefault="0014300E">
                              <w:pPr>
                                <w:spacing w:line="240" w:lineRule="auto"/>
                                <w:jc w:val="right"/>
                                <w:rPr>
                                  <w:ins w:id="20" w:author="EUDERLAN FREIRE DA SILVA ABREU" w:date="2025-06-30T18:10:00Z"/>
                                  <w:color w:val="404040" w:themeColor="text1" w:themeTint="BF"/>
                                </w:rPr>
                                <w:pPrChange w:id="21" w:author="EUDERLAN FREIRE DA SILVA ABREU" w:date="2025-06-30T18:10:00Z">
                                  <w:pPr/>
                                </w:pPrChange>
                              </w:pPr>
                              <w:ins w:id="22" w:author="EUDERLAN FREIRE DA SILVA ABREU" w:date="2025-06-30T18:09:00Z">
                                <w:r>
                                  <w:rPr>
                                    <w:color w:val="404040" w:themeColor="text1" w:themeTint="BF"/>
                                  </w:rPr>
                                  <w:t xml:space="preserve">ANDERSON </w:t>
                                </w:r>
                              </w:ins>
                              <w:ins w:id="23"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24" w:author="EUDERLAN FREIRE DA SILVA ABREU" w:date="2025-06-30T18:10:00Z"/>
                                  <w:color w:val="404040" w:themeColor="text1" w:themeTint="BF"/>
                                </w:rPr>
                                <w:pPrChange w:id="25" w:author="EUDERLAN FREIRE DA SILVA ABREU" w:date="2025-06-30T18:10:00Z">
                                  <w:pPr/>
                                </w:pPrChange>
                              </w:pPr>
                              <w:ins w:id="26"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27" w:author="EUDERLAN FREIRE DA SILVA ABREU" w:date="2025-06-30T18:10:00Z"/>
                                  <w:color w:val="404040" w:themeColor="text1" w:themeTint="BF"/>
                                </w:rPr>
                                <w:pPrChange w:id="28" w:author="EUDERLAN FREIRE DA SILVA ABREU" w:date="2025-06-30T18:10:00Z">
                                  <w:pPr/>
                                </w:pPrChange>
                              </w:pPr>
                              <w:ins w:id="29"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30" w:author="EUDERLAN FREIRE DA SILVA ABREU" w:date="2025-06-30T18:10:00Z"/>
                                  <w:color w:val="404040" w:themeColor="text1" w:themeTint="BF"/>
                                </w:rPr>
                                <w:pPrChange w:id="31" w:author="EUDERLAN FREIRE DA SILVA ABREU" w:date="2025-06-30T18:10:00Z">
                                  <w:pPr/>
                                </w:pPrChange>
                              </w:pPr>
                              <w:ins w:id="32"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33" w:author="EUDERLAN FREIRE DA SILVA ABREU" w:date="2025-06-30T18:09:00Z">
                                    <w:rPr/>
                                  </w:rPrChange>
                                </w:rPr>
                                <w:pPrChange w:id="34" w:author="EUDERLAN FREIRE DA SILVA ABREU" w:date="2025-06-30T18:10:00Z">
                                  <w:pPr/>
                                </w:pPrChange>
                              </w:pPr>
                              <w:ins w:id="35" w:author="EUDERLAN FREIRE DA SILVA ABREU" w:date="2025-06-30T18:10:00Z">
                                <w:r>
                                  <w:rPr>
                                    <w:color w:val="404040" w:themeColor="text1" w:themeTint="BF"/>
                                  </w:rPr>
                                  <w:t>YURAM ALMEIDA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1F381" id="Retângulo 14" o:spid="_x0000_s1027" style="position:absolute;left:0;text-align:left;margin-left:226.9pt;margin-top:484.25pt;width:166.35pt;height:1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" fillcolor="white [3212]" strokecolor="white [3212]" strokeweight="1pt">
                  <v:textbox>
                    <w:txbxContent>
                      <w:p w14:paraId="32B5F280" w14:textId="5773CB26" w:rsidR="0014300E" w:rsidRDefault="0014300E">
                        <w:pPr>
                          <w:spacing w:line="240" w:lineRule="auto"/>
                          <w:jc w:val="right"/>
                          <w:rPr>
                            <w:ins w:id="36" w:author="EUDERLAN FREIRE DA SILVA ABREU" w:date="2025-06-30T18:10:00Z"/>
                            <w:color w:val="404040" w:themeColor="text1" w:themeTint="BF"/>
                          </w:rPr>
                          <w:pPrChange w:id="37" w:author="EUDERLAN FREIRE DA SILVA ABREU" w:date="2025-06-30T18:10:00Z">
                            <w:pPr/>
                          </w:pPrChange>
                        </w:pPr>
                        <w:ins w:id="38" w:author="EUDERLAN FREIRE DA SILVA ABREU" w:date="2025-06-30T18:09:00Z">
                          <w:r>
                            <w:rPr>
                              <w:color w:val="404040" w:themeColor="text1" w:themeTint="BF"/>
                            </w:rPr>
                            <w:t xml:space="preserve">ANDERSON </w:t>
                          </w:r>
                        </w:ins>
                        <w:ins w:id="39"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40" w:author="EUDERLAN FREIRE DA SILVA ABREU" w:date="2025-06-30T18:10:00Z"/>
                            <w:color w:val="404040" w:themeColor="text1" w:themeTint="BF"/>
                          </w:rPr>
                          <w:pPrChange w:id="41" w:author="EUDERLAN FREIRE DA SILVA ABREU" w:date="2025-06-30T18:10:00Z">
                            <w:pPr/>
                          </w:pPrChange>
                        </w:pPr>
                        <w:ins w:id="42"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43" w:author="EUDERLAN FREIRE DA SILVA ABREU" w:date="2025-06-30T18:10:00Z"/>
                            <w:color w:val="404040" w:themeColor="text1" w:themeTint="BF"/>
                          </w:rPr>
                          <w:pPrChange w:id="44" w:author="EUDERLAN FREIRE DA SILVA ABREU" w:date="2025-06-30T18:10:00Z">
                            <w:pPr/>
                          </w:pPrChange>
                        </w:pPr>
                        <w:ins w:id="45"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46" w:author="EUDERLAN FREIRE DA SILVA ABREU" w:date="2025-06-30T18:10:00Z"/>
                            <w:color w:val="404040" w:themeColor="text1" w:themeTint="BF"/>
                          </w:rPr>
                          <w:pPrChange w:id="47" w:author="EUDERLAN FREIRE DA SILVA ABREU" w:date="2025-06-30T18:10:00Z">
                            <w:pPr/>
                          </w:pPrChange>
                        </w:pPr>
                        <w:ins w:id="48"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49" w:author="EUDERLAN FREIRE DA SILVA ABREU" w:date="2025-06-30T18:09:00Z">
                              <w:rPr/>
                            </w:rPrChange>
                          </w:rPr>
                          <w:pPrChange w:id="50" w:author="EUDERLAN FREIRE DA SILVA ABREU" w:date="2025-06-30T18:10:00Z">
                            <w:pPr/>
                          </w:pPrChange>
                        </w:pPr>
                        <w:ins w:id="51" w:author="EUDERLAN FREIRE DA SILVA ABREU" w:date="2025-06-30T18:10:00Z">
                          <w:r>
                            <w:rPr>
                              <w:color w:val="404040" w:themeColor="text1" w:themeTint="BF"/>
                            </w:rPr>
                            <w:t>YURAM ALMEIDA</w:t>
                          </w:r>
                        </w:ins>
                      </w:p>
                    </w:txbxContent>
                  </v:textbox>
                </v:rect>
              </w:pict>
            </mc:Fallback>
          </mc:AlternateContent>
        </w:r>
      </w:ins>
      <w:ins w:id="52" w:author="EUDERLAN FREIRE DA SILVA ABREU" w:date="2025-06-30T18:08:00Z">
        <w:r w:rsidR="008D65A7">
          <w:rPr>
            <w:noProof/>
          </w:rPr>
          <mc:AlternateContent>
            <mc:Choice Requires="wps">
              <w:drawing>
                <wp:anchor distT="0" distB="0" distL="114300" distR="114300" simplePos="0" relativeHeight="251659264" behindDoc="0" locked="0" layoutInCell="1" allowOverlap="1" wp14:anchorId="3F48306C" wp14:editId="2AB83BF7">
                  <wp:simplePos x="0" y="0"/>
                  <wp:positionH relativeFrom="column">
                    <wp:posOffset>1385396</wp:posOffset>
                  </wp:positionH>
                  <wp:positionV relativeFrom="paragraph">
                    <wp:posOffset>5789930</wp:posOffset>
                  </wp:positionV>
                  <wp:extent cx="3699164" cy="1738745"/>
                  <wp:effectExtent l="0" t="0" r="15875" b="13970"/>
                  <wp:wrapNone/>
                  <wp:docPr id="13" name="Retângulo 13"/>
                  <wp:cNvGraphicFramePr/>
                  <a:graphic xmlns:a="http://schemas.openxmlformats.org/drawingml/2006/main">
                    <a:graphicData uri="http://schemas.microsoft.com/office/word/2010/wordprocessingShape">
                      <wps:wsp>
                        <wps:cNvSpPr/>
                        <wps:spPr>
                          <a:xfrm>
                            <a:off x="0" y="0"/>
                            <a:ext cx="3699164" cy="17387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0CBAB" id="Retângulo 13" o:spid="_x0000_s1026" style="position:absolute;margin-left:109.1pt;margin-top:455.9pt;width:291.25pt;height:13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" fillcolor="white [3212]" strokecolor="white [3212]" strokeweight="1pt"/>
              </w:pict>
            </mc:Fallback>
          </mc:AlternateContent>
        </w:r>
      </w:ins>
      <w:ins w:id="53" w:author="EUDERLAN FREIRE DA SILVA ABREU" w:date="2025-06-30T18:02:00Z">
        <w:r w:rsidR="005D72D8">
          <w:rPr>
            <w:noProof/>
          </w:rPr>
          <mc:AlternateContent>
            <mc:Choice Requires="wps">
              <w:drawing>
                <wp:anchor distT="0" distB="0" distL="114300" distR="114300" simplePos="0" relativeHeight="251657216" behindDoc="0" locked="0" layoutInCell="1" allowOverlap="1" wp14:anchorId="3B847927" wp14:editId="7C25D7E6">
                  <wp:simplePos x="0" y="0"/>
                  <wp:positionH relativeFrom="column">
                    <wp:posOffset>804083</wp:posOffset>
                  </wp:positionH>
                  <wp:positionV relativeFrom="paragraph">
                    <wp:posOffset>3926782</wp:posOffset>
                  </wp:positionV>
                  <wp:extent cx="3962400" cy="581891"/>
                  <wp:effectExtent l="0" t="0" r="19050" b="27940"/>
                  <wp:wrapNone/>
                  <wp:docPr id="7" name="Retângulo 7"/>
                  <wp:cNvGraphicFramePr/>
                  <a:graphic xmlns:a="http://schemas.openxmlformats.org/drawingml/2006/main">
                    <a:graphicData uri="http://schemas.microsoft.com/office/word/2010/wordprocessingShape">
                      <wps:wsp>
                        <wps:cNvSpPr/>
                        <wps:spPr>
                          <a:xfrm>
                            <a:off x="0" y="0"/>
                            <a:ext cx="3962400" cy="5818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85645" w14:textId="7AFD0D72" w:rsidR="005D72D8" w:rsidRPr="005D72D8" w:rsidRDefault="005D72D8" w:rsidP="005D72D8">
                              <w:pPr>
                                <w:jc w:val="center"/>
                                <w:rPr>
                                  <w:color w:val="404040" w:themeColor="text1" w:themeTint="BF"/>
                                  <w:sz w:val="28"/>
                                  <w:szCs w:val="28"/>
                                  <w:rPrChange w:id="54" w:author="EUDERLAN FREIRE DA SILVA ABREU" w:date="2025-06-30T18:02:00Z">
                                    <w:rPr/>
                                  </w:rPrChange>
                                </w:rPr>
                              </w:pPr>
                              <w:ins w:id="55" w:author="EUDERLAN FREIRE DA SILVA ABREU" w:date="2025-06-30T18:02:00Z">
                                <w:r w:rsidRPr="005D72D8">
                                  <w:rPr>
                                    <w:color w:val="404040" w:themeColor="text1" w:themeTint="BF"/>
                                    <w:sz w:val="28"/>
                                    <w:szCs w:val="28"/>
                                    <w:rPrChange w:id="56" w:author="EUDERLAN FREIRE DA SILVA ABREU" w:date="2025-06-30T18:02:00Z">
                                      <w:rPr/>
                                    </w:rPrChange>
                                  </w:rPr>
                                  <w:t>Guia do usuário para consultas de documentos universitários com IA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47927" id="Retângulo 7" o:spid="_x0000_s1028" style="position:absolute;left:0;text-align:left;margin-left:63.3pt;margin-top:309.2pt;width:312pt;height:45.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" fillcolor="white [3212]" strokecolor="white [3212]" strokeweight="1pt">
                  <v:textbox>
                    <w:txbxContent>
                      <w:p w14:paraId="41285645" w14:textId="7AFD0D72" w:rsidR="005D72D8" w:rsidRPr="005D72D8" w:rsidRDefault="005D72D8" w:rsidP="005D72D8">
                        <w:pPr>
                          <w:jc w:val="center"/>
                          <w:rPr>
                            <w:color w:val="404040" w:themeColor="text1" w:themeTint="BF"/>
                            <w:sz w:val="28"/>
                            <w:szCs w:val="28"/>
                            <w:rPrChange w:id="57" w:author="EUDERLAN FREIRE DA SILVA ABREU" w:date="2025-06-30T18:02:00Z">
                              <w:rPr/>
                            </w:rPrChange>
                          </w:rPr>
                        </w:pPr>
                        <w:ins w:id="58" w:author="EUDERLAN FREIRE DA SILVA ABREU" w:date="2025-06-30T18:02:00Z">
                          <w:r w:rsidRPr="005D72D8">
                            <w:rPr>
                              <w:color w:val="404040" w:themeColor="text1" w:themeTint="BF"/>
                              <w:sz w:val="28"/>
                              <w:szCs w:val="28"/>
                              <w:rPrChange w:id="59" w:author="EUDERLAN FREIRE DA SILVA ABREU" w:date="2025-06-30T18:02:00Z">
                                <w:rPr/>
                              </w:rPrChange>
                            </w:rPr>
                            <w:t>Guia do usuário para consultas de documentos universitários com IA</w:t>
                          </w:r>
                        </w:ins>
                      </w:p>
                    </w:txbxContent>
                  </v:textbox>
                </v:rect>
              </w:pict>
            </mc:Fallback>
          </mc:AlternateContent>
        </w:r>
      </w:ins>
      <w:ins w:id="60" w:author="EUDERLAN FREIRE DA SILVA ABREU" w:date="2025-06-30T17:59:00Z">
        <w:r w:rsidR="00BC1C07" w:rsidRPr="00BC1C07">
          <w:rPr>
            <w:noProof/>
          </w:rPr>
          <w:drawing>
            <wp:inline distT="0" distB="0" distL="0" distR="0" wp14:anchorId="394B419B" wp14:editId="13DE892B">
              <wp:extent cx="5400040" cy="8446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446135"/>
                      </a:xfrm>
                      <a:prstGeom prst="rect">
                        <a:avLst/>
                      </a:prstGeom>
                      <a:noFill/>
                      <a:ln>
                        <a:noFill/>
                      </a:ln>
                    </pic:spPr>
                  </pic:pic>
                </a:graphicData>
              </a:graphic>
            </wp:inline>
          </w:drawing>
        </w:r>
      </w:ins>
    </w:p>
    <w:bookmarkEnd w:id="2"/>
    <w:p w14:paraId="7A6FAE28" w14:textId="36E999C6" w:rsidR="00FB03F9" w:rsidRPr="003837F2" w:rsidRDefault="00114BEF">
      <w:pPr>
        <w:jc w:val="right"/>
        <w:rPr>
          <w:ins w:id="61" w:author="EUDERLAN FREIRE DA SILVA ABREU" w:date="2025-06-29T12:39:00Z"/>
          <w:rFonts w:ascii="Arial" w:hAnsi="Arial" w:cs="Arial"/>
          <w:sz w:val="24"/>
          <w:szCs w:val="24"/>
          <w:rPrChange w:id="62" w:author="EUDERLAN FREIRE DA SILVA ABREU" w:date="2025-07-01T10:51:00Z">
            <w:rPr>
              <w:ins w:id="63" w:author="EUDERLAN FREIRE DA SILVA ABREU" w:date="2025-06-29T12:39:00Z"/>
              <w:rFonts w:ascii="Arial" w:hAnsi="Arial" w:cs="Arial"/>
              <w:sz w:val="24"/>
              <w:szCs w:val="24"/>
            </w:rPr>
          </w:rPrChange>
        </w:rPr>
      </w:pPr>
      <w:ins w:id="64" w:author="EUDERLAN FREIRE DA SILVA ABREU" w:date="2025-06-28T19:19:00Z">
        <w:r w:rsidRPr="003837F2">
          <w:rPr>
            <w:rFonts w:ascii="Arial" w:hAnsi="Arial" w:cs="Arial"/>
            <w:sz w:val="24"/>
            <w:szCs w:val="24"/>
            <w:rPrChange w:id="65" w:author="EUDERLAN FREIRE DA SILVA ABREU" w:date="2025-07-01T10:51:00Z">
              <w:rPr>
                <w:sz w:val="24"/>
                <w:szCs w:val="24"/>
              </w:rPr>
            </w:rPrChange>
          </w:rPr>
          <w:lastRenderedPageBreak/>
          <w:t xml:space="preserve">Manual do Usuário </w:t>
        </w:r>
      </w:ins>
      <w:ins w:id="66" w:author="EUDERLAN FREIRE DA SILVA ABREU" w:date="2025-06-28T19:20:00Z">
        <w:r w:rsidRPr="003837F2">
          <w:rPr>
            <w:rFonts w:ascii="Arial" w:hAnsi="Arial" w:cs="Arial"/>
            <w:sz w:val="24"/>
            <w:szCs w:val="24"/>
            <w:rPrChange w:id="67" w:author="EUDERLAN FREIRE DA SILVA ABREU" w:date="2025-07-01T10:51:00Z">
              <w:rPr>
                <w:sz w:val="24"/>
                <w:szCs w:val="24"/>
              </w:rPr>
            </w:rPrChange>
          </w:rPr>
          <w:t>–</w:t>
        </w:r>
      </w:ins>
      <w:ins w:id="68" w:author="EUDERLAN FREIRE DA SILVA ABREU" w:date="2025-06-28T19:19:00Z">
        <w:r w:rsidRPr="003837F2">
          <w:rPr>
            <w:rFonts w:ascii="Arial" w:hAnsi="Arial" w:cs="Arial"/>
            <w:sz w:val="24"/>
            <w:szCs w:val="24"/>
            <w:rPrChange w:id="69" w:author="EUDERLAN FREIRE DA SILVA ABREU" w:date="2025-07-01T10:51:00Z">
              <w:rPr>
                <w:sz w:val="24"/>
                <w:szCs w:val="24"/>
              </w:rPr>
            </w:rPrChange>
          </w:rPr>
          <w:t xml:space="preserve"> Si</w:t>
        </w:r>
      </w:ins>
      <w:ins w:id="70" w:author="EUDERLAN FREIRE DA SILVA ABREU" w:date="2025-06-28T19:20:00Z">
        <w:r w:rsidRPr="003837F2">
          <w:rPr>
            <w:rFonts w:ascii="Arial" w:hAnsi="Arial" w:cs="Arial"/>
            <w:sz w:val="24"/>
            <w:szCs w:val="24"/>
            <w:rPrChange w:id="71" w:author="EUDERLAN FREIRE DA SILVA ABREU" w:date="2025-07-01T10:51:00Z">
              <w:rPr>
                <w:sz w:val="24"/>
                <w:szCs w:val="24"/>
              </w:rPr>
            </w:rPrChange>
          </w:rPr>
          <w:t xml:space="preserve">stema </w:t>
        </w:r>
        <w:proofErr w:type="spellStart"/>
        <w:r w:rsidRPr="003837F2">
          <w:rPr>
            <w:rFonts w:ascii="Arial" w:hAnsi="Arial" w:cs="Arial"/>
            <w:sz w:val="24"/>
            <w:szCs w:val="24"/>
            <w:rPrChange w:id="72" w:author="EUDERLAN FREIRE DA SILVA ABREU" w:date="2025-07-01T10:51:00Z">
              <w:rPr>
                <w:sz w:val="24"/>
                <w:szCs w:val="24"/>
              </w:rPr>
            </w:rPrChange>
          </w:rPr>
          <w:t>Con</w:t>
        </w:r>
      </w:ins>
      <w:ins w:id="73" w:author="EUDERLAN FREIRE DA SILVA ABREU" w:date="2025-06-28T23:11:00Z">
        <w:r w:rsidR="00F72191" w:rsidRPr="003837F2">
          <w:rPr>
            <w:rFonts w:ascii="Arial" w:hAnsi="Arial" w:cs="Arial"/>
            <w:sz w:val="24"/>
            <w:szCs w:val="24"/>
            <w:rPrChange w:id="74" w:author="EUDERLAN FREIRE DA SILVA ABREU" w:date="2025-07-01T10:51:00Z">
              <w:rPr>
                <w:rFonts w:ascii="Arial" w:hAnsi="Arial" w:cs="Arial"/>
                <w:sz w:val="24"/>
                <w:szCs w:val="24"/>
              </w:rPr>
            </w:rPrChange>
          </w:rPr>
          <w:t>s</w:t>
        </w:r>
      </w:ins>
      <w:ins w:id="75" w:author="EUDERLAN FREIRE DA SILVA ABREU" w:date="2025-06-28T19:20:00Z">
        <w:r w:rsidRPr="003837F2">
          <w:rPr>
            <w:rFonts w:ascii="Arial" w:hAnsi="Arial" w:cs="Arial"/>
            <w:sz w:val="24"/>
            <w:szCs w:val="24"/>
            <w:rPrChange w:id="76" w:author="EUDERLAN FREIRE DA SILVA ABREU" w:date="2025-07-01T10:51:00Z">
              <w:rPr>
                <w:sz w:val="24"/>
                <w:szCs w:val="24"/>
              </w:rPr>
            </w:rPrChange>
          </w:rPr>
          <w:t>ultAI</w:t>
        </w:r>
      </w:ins>
      <w:proofErr w:type="spellEnd"/>
    </w:p>
    <w:p w14:paraId="1B117F1C" w14:textId="77777777" w:rsidR="00C5708B" w:rsidRPr="003837F2" w:rsidRDefault="00C5708B">
      <w:pPr>
        <w:jc w:val="right"/>
        <w:rPr>
          <w:ins w:id="77" w:author="EUDERLAN FREIRE DA SILVA ABREU" w:date="2025-06-28T19:20:00Z"/>
          <w:rFonts w:ascii="Arial" w:hAnsi="Arial" w:cs="Arial"/>
          <w:sz w:val="24"/>
          <w:szCs w:val="24"/>
          <w:rPrChange w:id="78" w:author="EUDERLAN FREIRE DA SILVA ABREU" w:date="2025-07-01T10:51:00Z">
            <w:rPr>
              <w:ins w:id="79" w:author="EUDERLAN FREIRE DA SILVA ABREU" w:date="2025-06-28T19:20:00Z"/>
              <w:sz w:val="24"/>
              <w:szCs w:val="24"/>
            </w:rPr>
          </w:rPrChange>
        </w:rPr>
        <w:pPrChange w:id="80" w:author="EUDERLAN FREIRE DA SILVA ABREU" w:date="2025-06-28T20:37:00Z">
          <w:pPr/>
        </w:pPrChange>
      </w:pPr>
    </w:p>
    <w:p w14:paraId="79E305E7" w14:textId="5FB88081" w:rsidR="00114BEF" w:rsidRPr="003837F2" w:rsidRDefault="00114BEF">
      <w:pPr>
        <w:jc w:val="both"/>
        <w:rPr>
          <w:ins w:id="81" w:author="EUDERLAN FREIRE DA SILVA ABREU" w:date="2025-06-28T19:20:00Z"/>
          <w:rFonts w:ascii="Arial" w:hAnsi="Arial" w:cs="Arial"/>
          <w:sz w:val="24"/>
          <w:szCs w:val="24"/>
          <w:rPrChange w:id="82" w:author="EUDERLAN FREIRE DA SILVA ABREU" w:date="2025-07-01T10:51:00Z">
            <w:rPr>
              <w:ins w:id="83" w:author="EUDERLAN FREIRE DA SILVA ABREU" w:date="2025-06-28T19:20:00Z"/>
              <w:sz w:val="24"/>
              <w:szCs w:val="24"/>
            </w:rPr>
          </w:rPrChange>
        </w:rPr>
        <w:pPrChange w:id="84" w:author="EUDERLAN FREIRE DA SILVA ABREU" w:date="2025-06-28T20:37:00Z">
          <w:pPr/>
        </w:pPrChange>
      </w:pPr>
      <w:ins w:id="85" w:author="EUDERLAN FREIRE DA SILVA ABREU" w:date="2025-06-28T19:20:00Z">
        <w:r w:rsidRPr="003837F2">
          <w:rPr>
            <w:rFonts w:ascii="Arial" w:hAnsi="Arial" w:cs="Arial"/>
            <w:sz w:val="24"/>
            <w:szCs w:val="24"/>
            <w:rPrChange w:id="86" w:author="EUDERLAN FREIRE DA SILVA ABREU" w:date="2025-07-01T10:51:00Z">
              <w:rPr>
                <w:sz w:val="24"/>
                <w:szCs w:val="24"/>
              </w:rPr>
            </w:rPrChange>
          </w:rPr>
          <w:t>Introdução</w:t>
        </w:r>
      </w:ins>
    </w:p>
    <w:p w14:paraId="6D030091" w14:textId="2739AC7E" w:rsidR="00114BEF" w:rsidRPr="003837F2" w:rsidRDefault="00114BEF">
      <w:pPr>
        <w:jc w:val="both"/>
        <w:rPr>
          <w:ins w:id="87" w:author="EUDERLAN FREIRE DA SILVA ABREU" w:date="2025-06-28T20:25:00Z"/>
          <w:rFonts w:ascii="Arial" w:hAnsi="Arial" w:cs="Arial"/>
          <w:sz w:val="24"/>
          <w:szCs w:val="24"/>
          <w:rPrChange w:id="88" w:author="EUDERLAN FREIRE DA SILVA ABREU" w:date="2025-07-01T10:51:00Z">
            <w:rPr>
              <w:ins w:id="89" w:author="EUDERLAN FREIRE DA SILVA ABREU" w:date="2025-06-28T20:25:00Z"/>
              <w:sz w:val="24"/>
              <w:szCs w:val="24"/>
            </w:rPr>
          </w:rPrChange>
        </w:rPr>
        <w:pPrChange w:id="90" w:author="EUDERLAN FREIRE DA SILVA ABREU" w:date="2025-06-28T20:37:00Z">
          <w:pPr/>
        </w:pPrChange>
      </w:pPr>
      <w:ins w:id="91" w:author="EUDERLAN FREIRE DA SILVA ABREU" w:date="2025-06-28T19:20:00Z">
        <w:r w:rsidRPr="003837F2">
          <w:rPr>
            <w:rFonts w:ascii="Arial" w:hAnsi="Arial" w:cs="Arial"/>
            <w:sz w:val="24"/>
            <w:szCs w:val="24"/>
            <w:rPrChange w:id="92" w:author="EUDERLAN FREIRE DA SILVA ABREU" w:date="2025-07-01T10:51:00Z">
              <w:rPr>
                <w:sz w:val="24"/>
                <w:szCs w:val="24"/>
              </w:rPr>
            </w:rPrChange>
          </w:rPr>
          <w:t xml:space="preserve">O </w:t>
        </w:r>
        <w:proofErr w:type="spellStart"/>
        <w:r w:rsidRPr="003837F2">
          <w:rPr>
            <w:rFonts w:ascii="Arial" w:hAnsi="Arial" w:cs="Arial"/>
            <w:sz w:val="24"/>
            <w:szCs w:val="24"/>
            <w:rPrChange w:id="93" w:author="EUDERLAN FREIRE DA SILVA ABREU" w:date="2025-07-01T10:51:00Z">
              <w:rPr>
                <w:sz w:val="24"/>
                <w:szCs w:val="24"/>
              </w:rPr>
            </w:rPrChange>
          </w:rPr>
          <w:t>ConsultAI</w:t>
        </w:r>
        <w:proofErr w:type="spellEnd"/>
        <w:r w:rsidRPr="003837F2">
          <w:rPr>
            <w:rFonts w:ascii="Arial" w:hAnsi="Arial" w:cs="Arial"/>
            <w:sz w:val="24"/>
            <w:szCs w:val="24"/>
            <w:rPrChange w:id="94" w:author="EUDERLAN FREIRE DA SILVA ABREU" w:date="2025-07-01T10:51:00Z">
              <w:rPr>
                <w:sz w:val="24"/>
                <w:szCs w:val="24"/>
              </w:rPr>
            </w:rPrChange>
          </w:rPr>
          <w:t xml:space="preserve"> é um sistema de Consultas</w:t>
        </w:r>
      </w:ins>
      <w:ins w:id="95" w:author="EUDERLAN FREIRE DA SILVA ABREU" w:date="2025-06-28T19:21:00Z">
        <w:r w:rsidRPr="003837F2">
          <w:rPr>
            <w:rFonts w:ascii="Arial" w:hAnsi="Arial" w:cs="Arial"/>
            <w:sz w:val="24"/>
            <w:szCs w:val="24"/>
            <w:rPrChange w:id="96" w:author="EUDERLAN FREIRE DA SILVA ABREU" w:date="2025-07-01T10:51:00Z">
              <w:rPr>
                <w:sz w:val="24"/>
                <w:szCs w:val="24"/>
              </w:rPr>
            </w:rPrChange>
          </w:rPr>
          <w:t xml:space="preserve"> inteligentes que utiliza tecnologia de </w:t>
        </w:r>
      </w:ins>
      <w:ins w:id="97" w:author="EUDERLAN FREIRE DA SILVA ABREU" w:date="2025-06-28T19:22:00Z">
        <w:r w:rsidRPr="003837F2">
          <w:rPr>
            <w:rFonts w:ascii="Arial" w:hAnsi="Arial" w:cs="Arial"/>
            <w:sz w:val="24"/>
            <w:szCs w:val="24"/>
            <w:rPrChange w:id="98" w:author="EUDERLAN FREIRE DA SILVA ABREU" w:date="2025-07-01T10:51:00Z">
              <w:rPr>
                <w:sz w:val="24"/>
                <w:szCs w:val="24"/>
              </w:rPr>
            </w:rPrChange>
          </w:rPr>
          <w:t>inteligência artificial para responder perguntas sobre regulamentos e documentos da Universidade Federal do M</w:t>
        </w:r>
      </w:ins>
      <w:ins w:id="99" w:author="EUDERLAN FREIRE DA SILVA ABREU" w:date="2025-06-28T19:23:00Z">
        <w:r w:rsidRPr="003837F2">
          <w:rPr>
            <w:rFonts w:ascii="Arial" w:hAnsi="Arial" w:cs="Arial"/>
            <w:sz w:val="24"/>
            <w:szCs w:val="24"/>
            <w:rPrChange w:id="100" w:author="EUDERLAN FREIRE DA SILVA ABREU" w:date="2025-07-01T10:51:00Z">
              <w:rPr>
                <w:sz w:val="24"/>
                <w:szCs w:val="24"/>
              </w:rPr>
            </w:rPrChange>
          </w:rPr>
          <w:t>aranhão (UFMA). O sistema oferece uma interface amigável e intuitiva para co</w:t>
        </w:r>
      </w:ins>
      <w:ins w:id="101" w:author="EUDERLAN FREIRE DA SILVA ABREU" w:date="2025-06-28T19:24:00Z">
        <w:r w:rsidRPr="003837F2">
          <w:rPr>
            <w:rFonts w:ascii="Arial" w:hAnsi="Arial" w:cs="Arial"/>
            <w:sz w:val="24"/>
            <w:szCs w:val="24"/>
            <w:rPrChange w:id="102" w:author="EUDERLAN FREIRE DA SILVA ABREU" w:date="2025-07-01T10:51:00Z">
              <w:rPr>
                <w:sz w:val="24"/>
                <w:szCs w:val="24"/>
              </w:rPr>
            </w:rPrChange>
          </w:rPr>
          <w:t>nsultas rápidas e precisas.</w:t>
        </w:r>
      </w:ins>
    </w:p>
    <w:p w14:paraId="63E81E7B" w14:textId="567C8F23" w:rsidR="002775FC" w:rsidRPr="003837F2" w:rsidRDefault="00687E95">
      <w:pPr>
        <w:jc w:val="both"/>
        <w:rPr>
          <w:ins w:id="103" w:author="EUDERLAN FREIRE DA SILVA ABREU" w:date="2025-06-28T20:25:00Z"/>
          <w:rFonts w:ascii="Arial" w:hAnsi="Arial" w:cs="Arial"/>
          <w:sz w:val="24"/>
          <w:szCs w:val="24"/>
          <w:rPrChange w:id="104" w:author="EUDERLAN FREIRE DA SILVA ABREU" w:date="2025-07-01T10:51:00Z">
            <w:rPr>
              <w:ins w:id="105" w:author="EUDERLAN FREIRE DA SILVA ABREU" w:date="2025-06-28T20:25:00Z"/>
              <w:sz w:val="24"/>
              <w:szCs w:val="24"/>
            </w:rPr>
          </w:rPrChange>
        </w:rPr>
        <w:pPrChange w:id="106" w:author="EUDERLAN FREIRE DA SILVA ABREU" w:date="2025-06-28T20:37:00Z">
          <w:pPr/>
        </w:pPrChange>
      </w:pPr>
      <w:ins w:id="107" w:author="EUDERLAN FREIRE DA SILVA ABREU" w:date="2025-06-28T20:25:00Z">
        <w:r w:rsidRPr="003837F2">
          <w:rPr>
            <w:rFonts w:ascii="Arial" w:hAnsi="Arial" w:cs="Arial"/>
            <w:sz w:val="24"/>
            <w:szCs w:val="24"/>
            <w:rPrChange w:id="108" w:author="EUDERLAN FREIRE DA SILVA ABREU" w:date="2025-07-01T10:51:00Z">
              <w:rPr>
                <w:sz w:val="24"/>
                <w:szCs w:val="24"/>
              </w:rPr>
            </w:rPrChange>
          </w:rPr>
          <w:t>_______________________________________________________________</w:t>
        </w:r>
      </w:ins>
    </w:p>
    <w:p w14:paraId="3C38FA58" w14:textId="37714965" w:rsidR="00687E95" w:rsidRPr="003837F2" w:rsidRDefault="00687E95">
      <w:pPr>
        <w:pStyle w:val="PargrafodaLista"/>
        <w:numPr>
          <w:ilvl w:val="0"/>
          <w:numId w:val="1"/>
        </w:numPr>
        <w:jc w:val="both"/>
        <w:rPr>
          <w:ins w:id="109" w:author="EUDERLAN FREIRE DA SILVA ABREU" w:date="2025-06-28T20:26:00Z"/>
          <w:rFonts w:ascii="Arial" w:hAnsi="Arial" w:cs="Arial"/>
          <w:b/>
          <w:bCs/>
          <w:sz w:val="24"/>
          <w:szCs w:val="24"/>
          <w:rPrChange w:id="110" w:author="EUDERLAN FREIRE DA SILVA ABREU" w:date="2025-07-01T10:51:00Z">
            <w:rPr>
              <w:ins w:id="111" w:author="EUDERLAN FREIRE DA SILVA ABREU" w:date="2025-06-28T20:26:00Z"/>
              <w:rFonts w:ascii="Arial" w:hAnsi="Arial" w:cs="Arial"/>
              <w:b/>
              <w:bCs/>
              <w:color w:val="000000"/>
              <w:sz w:val="24"/>
              <w:szCs w:val="24"/>
            </w:rPr>
          </w:rPrChange>
        </w:rPr>
        <w:pPrChange w:id="112" w:author="EUDERLAN FREIRE DA SILVA ABREU" w:date="2025-06-28T20:37:00Z">
          <w:pPr>
            <w:pStyle w:val="PargrafodaLista"/>
            <w:numPr>
              <w:numId w:val="1"/>
            </w:numPr>
            <w:ind w:hanging="360"/>
          </w:pPr>
        </w:pPrChange>
      </w:pPr>
      <w:ins w:id="113" w:author="EUDERLAN FREIRE DA SILVA ABREU" w:date="2025-06-28T20:25:00Z">
        <w:r w:rsidRPr="003837F2">
          <w:rPr>
            <w:rFonts w:ascii="Arial" w:hAnsi="Arial" w:cs="Arial"/>
            <w:b/>
            <w:bCs/>
            <w:color w:val="000000"/>
            <w:sz w:val="24"/>
            <w:szCs w:val="24"/>
            <w:rPrChange w:id="114" w:author="EUDERLAN FREIRE DA SILVA ABREU" w:date="2025-07-01T10:51:00Z">
              <w:rPr>
                <w:rFonts w:ascii="Arial" w:hAnsi="Arial" w:cs="Arial"/>
                <w:color w:val="000000"/>
              </w:rPr>
            </w:rPrChange>
          </w:rPr>
          <w:t>Tela 1: Login do Sistema</w:t>
        </w:r>
      </w:ins>
    </w:p>
    <w:p w14:paraId="5D7EA1CD" w14:textId="4A484B51" w:rsidR="00FE2F02" w:rsidRPr="003837F2" w:rsidRDefault="00FE2F02">
      <w:pPr>
        <w:ind w:left="360"/>
        <w:jc w:val="both"/>
        <w:rPr>
          <w:ins w:id="115" w:author="EUDERLAN FREIRE DA SILVA ABREU" w:date="2025-06-28T20:26:00Z"/>
          <w:rFonts w:ascii="Arial" w:hAnsi="Arial" w:cs="Arial"/>
          <w:color w:val="000000"/>
          <w:sz w:val="24"/>
          <w:szCs w:val="24"/>
          <w:rPrChange w:id="116" w:author="EUDERLAN FREIRE DA SILVA ABREU" w:date="2025-07-01T10:51:00Z">
            <w:rPr>
              <w:ins w:id="117" w:author="EUDERLAN FREIRE DA SILVA ABREU" w:date="2025-06-28T20:26:00Z"/>
              <w:rFonts w:ascii="Arial" w:hAnsi="Arial" w:cs="Arial"/>
              <w:color w:val="000000"/>
            </w:rPr>
          </w:rPrChange>
        </w:rPr>
        <w:pPrChange w:id="118" w:author="EUDERLAN FREIRE DA SILVA ABREU" w:date="2025-06-28T20:37:00Z">
          <w:pPr>
            <w:ind w:left="360"/>
          </w:pPr>
        </w:pPrChange>
      </w:pPr>
      <w:ins w:id="119" w:author="EUDERLAN FREIRE DA SILVA ABREU" w:date="2025-06-28T20:26:00Z">
        <w:r w:rsidRPr="003837F2">
          <w:rPr>
            <w:rFonts w:ascii="Arial" w:hAnsi="Arial" w:cs="Arial"/>
            <w:b/>
            <w:bCs/>
            <w:color w:val="000000"/>
            <w:sz w:val="24"/>
            <w:szCs w:val="24"/>
            <w:rPrChange w:id="120" w:author="EUDERLAN FREIRE DA SILVA ABREU" w:date="2025-07-01T10:51:00Z">
              <w:rPr>
                <w:rFonts w:ascii="Arial" w:hAnsi="Arial" w:cs="Arial"/>
                <w:b/>
                <w:bCs/>
                <w:color w:val="000000"/>
              </w:rPr>
            </w:rPrChange>
          </w:rPr>
          <w:t>Figura 1</w:t>
        </w:r>
        <w:r w:rsidRPr="003837F2">
          <w:rPr>
            <w:rFonts w:ascii="Arial" w:hAnsi="Arial" w:cs="Arial"/>
            <w:color w:val="000000"/>
            <w:sz w:val="24"/>
            <w:szCs w:val="24"/>
            <w:rPrChange w:id="121" w:author="EUDERLAN FREIRE DA SILVA ABREU" w:date="2025-07-01T10:51:00Z">
              <w:rPr>
                <w:rFonts w:ascii="Arial" w:hAnsi="Arial" w:cs="Arial"/>
                <w:color w:val="000000"/>
              </w:rPr>
            </w:rPrChange>
          </w:rPr>
          <w:t xml:space="preserve"> - Tela de Login</w:t>
        </w:r>
      </w:ins>
    </w:p>
    <w:p w14:paraId="4F1FF6C8" w14:textId="3F1E5614" w:rsidR="00FE2F02" w:rsidRPr="003837F2" w:rsidRDefault="00FE2F02">
      <w:pPr>
        <w:ind w:left="360"/>
        <w:jc w:val="both"/>
        <w:rPr>
          <w:ins w:id="122" w:author="EUDERLAN FREIRE DA SILVA ABREU" w:date="2025-06-28T20:27:00Z"/>
          <w:rFonts w:ascii="Arial" w:hAnsi="Arial" w:cs="Arial"/>
          <w:sz w:val="24"/>
          <w:szCs w:val="24"/>
          <w:rPrChange w:id="123" w:author="EUDERLAN FREIRE DA SILVA ABREU" w:date="2025-07-01T10:51:00Z">
            <w:rPr>
              <w:ins w:id="124" w:author="EUDERLAN FREIRE DA SILVA ABREU" w:date="2025-06-28T20:27:00Z"/>
              <w:sz w:val="24"/>
              <w:szCs w:val="24"/>
            </w:rPr>
          </w:rPrChange>
        </w:rPr>
        <w:pPrChange w:id="125" w:author="EUDERLAN FREIRE DA SILVA ABREU" w:date="2025-06-28T20:37:00Z">
          <w:pPr>
            <w:ind w:left="360"/>
          </w:pPr>
        </w:pPrChange>
      </w:pPr>
      <w:ins w:id="126" w:author="EUDERLAN FREIRE DA SILVA ABREU" w:date="2025-06-28T20:26:00Z">
        <w:r w:rsidRPr="003837F2">
          <w:rPr>
            <w:rFonts w:ascii="Arial" w:hAnsi="Arial" w:cs="Arial"/>
            <w:noProof/>
            <w:color w:val="000000"/>
            <w:sz w:val="24"/>
            <w:szCs w:val="24"/>
            <w:bdr w:val="none" w:sz="0" w:space="0" w:color="auto" w:frame="1"/>
            <w:rPrChange w:id="127" w:author="EUDERLAN FREIRE DA SILVA ABREU" w:date="2025-07-01T10:51:00Z">
              <w:rPr>
                <w:rFonts w:ascii="Arial" w:hAnsi="Arial" w:cs="Arial"/>
                <w:noProof/>
                <w:color w:val="000000"/>
                <w:bdr w:val="none" w:sz="0" w:space="0" w:color="auto" w:frame="1"/>
              </w:rPr>
            </w:rPrChange>
          </w:rPr>
          <w:drawing>
            <wp:inline distT="0" distB="0" distL="0" distR="0" wp14:anchorId="3CA736FA" wp14:editId="36D6C79C">
              <wp:extent cx="5400040" cy="30391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71D2695B" w14:textId="24169E24" w:rsidR="00315910" w:rsidRPr="003837F2" w:rsidRDefault="00315910">
      <w:pPr>
        <w:jc w:val="both"/>
        <w:rPr>
          <w:ins w:id="128" w:author="EUDERLAN FREIRE DA SILVA ABREU" w:date="2025-06-28T20:27:00Z"/>
          <w:rFonts w:ascii="Arial" w:hAnsi="Arial" w:cs="Arial"/>
          <w:color w:val="000000"/>
          <w:sz w:val="24"/>
          <w:szCs w:val="24"/>
          <w:rPrChange w:id="129" w:author="EUDERLAN FREIRE DA SILVA ABREU" w:date="2025-07-01T10:51:00Z">
            <w:rPr>
              <w:ins w:id="130" w:author="EUDERLAN FREIRE DA SILVA ABREU" w:date="2025-06-28T20:27:00Z"/>
              <w:rFonts w:ascii="Arial" w:hAnsi="Arial" w:cs="Arial"/>
              <w:color w:val="000000"/>
            </w:rPr>
          </w:rPrChange>
        </w:rPr>
        <w:pPrChange w:id="131" w:author="EUDERLAN FREIRE DA SILVA ABREU" w:date="2025-06-28T20:37:00Z">
          <w:pPr>
            <w:ind w:left="360"/>
          </w:pPr>
        </w:pPrChange>
      </w:pPr>
      <w:ins w:id="132" w:author="EUDERLAN FREIRE DA SILVA ABREU" w:date="2025-06-28T20:27:00Z">
        <w:r w:rsidRPr="003837F2">
          <w:rPr>
            <w:rFonts w:ascii="Arial" w:hAnsi="Arial" w:cs="Arial"/>
            <w:color w:val="000000"/>
            <w:sz w:val="24"/>
            <w:szCs w:val="24"/>
            <w:rPrChange w:id="133" w:author="EUDERLAN FREIRE DA SILVA ABREU" w:date="2025-07-01T10:51:00Z">
              <w:rPr>
                <w:rFonts w:ascii="Arial" w:hAnsi="Arial" w:cs="Arial"/>
                <w:color w:val="000000"/>
              </w:rPr>
            </w:rPrChange>
          </w:rPr>
          <w:t>Descrição da Tela:</w:t>
        </w:r>
      </w:ins>
    </w:p>
    <w:p w14:paraId="388C6613" w14:textId="1D5609FB" w:rsidR="00657A3F" w:rsidRPr="003837F2" w:rsidRDefault="00657A3F">
      <w:pPr>
        <w:jc w:val="both"/>
        <w:rPr>
          <w:ins w:id="134" w:author="EUDERLAN FREIRE DA SILVA ABREU" w:date="2025-06-28T20:28:00Z"/>
          <w:rFonts w:ascii="Arial" w:hAnsi="Arial" w:cs="Arial"/>
          <w:color w:val="000000"/>
          <w:sz w:val="24"/>
          <w:szCs w:val="24"/>
          <w:rPrChange w:id="135" w:author="EUDERLAN FREIRE DA SILVA ABREU" w:date="2025-07-01T10:51:00Z">
            <w:rPr>
              <w:ins w:id="136" w:author="EUDERLAN FREIRE DA SILVA ABREU" w:date="2025-06-28T20:28:00Z"/>
              <w:rFonts w:ascii="Arial" w:hAnsi="Arial" w:cs="Arial"/>
              <w:color w:val="000000"/>
            </w:rPr>
          </w:rPrChange>
        </w:rPr>
        <w:pPrChange w:id="137" w:author="EUDERLAN FREIRE DA SILVA ABREU" w:date="2025-06-28T20:37:00Z">
          <w:pPr>
            <w:ind w:left="360"/>
          </w:pPr>
        </w:pPrChange>
      </w:pPr>
      <w:ins w:id="138" w:author="EUDERLAN FREIRE DA SILVA ABREU" w:date="2025-06-28T20:27:00Z">
        <w:r w:rsidRPr="003837F2">
          <w:rPr>
            <w:rFonts w:ascii="Arial" w:hAnsi="Arial" w:cs="Arial"/>
            <w:color w:val="000000"/>
            <w:sz w:val="24"/>
            <w:szCs w:val="24"/>
            <w:rPrChange w:id="139" w:author="EUDERLAN FREIRE DA SILVA ABREU" w:date="2025-07-01T10:51:00Z">
              <w:rPr>
                <w:rFonts w:ascii="Arial" w:hAnsi="Arial" w:cs="Arial"/>
                <w:color w:val="000000"/>
              </w:rPr>
            </w:rPrChange>
          </w:rPr>
          <w:t>A tela de login é o ponto de entrada do sistema, apresentando um design moderno com fundo gradiente e elementos flutuantes animados. No centro da tela, você encontra</w:t>
        </w:r>
      </w:ins>
      <w:ins w:id="140" w:author="EUDERLAN FREIRE DA SILVA ABREU" w:date="2025-06-28T20:28:00Z">
        <w:r w:rsidR="00FF77CC" w:rsidRPr="003837F2">
          <w:rPr>
            <w:rFonts w:ascii="Arial" w:hAnsi="Arial" w:cs="Arial"/>
            <w:color w:val="000000"/>
            <w:sz w:val="24"/>
            <w:szCs w:val="24"/>
            <w:rPrChange w:id="141" w:author="EUDERLAN FREIRE DA SILVA ABREU" w:date="2025-07-01T10:51:00Z">
              <w:rPr>
                <w:rFonts w:ascii="Arial" w:hAnsi="Arial" w:cs="Arial"/>
                <w:color w:val="000000"/>
              </w:rPr>
            </w:rPrChange>
          </w:rPr>
          <w:t>:</w:t>
        </w:r>
      </w:ins>
    </w:p>
    <w:p w14:paraId="48BE9A83" w14:textId="248995D2" w:rsidR="00FF77CC" w:rsidRPr="003837F2" w:rsidRDefault="00FF77CC">
      <w:pPr>
        <w:pStyle w:val="PargrafodaLista"/>
        <w:numPr>
          <w:ilvl w:val="0"/>
          <w:numId w:val="2"/>
        </w:numPr>
        <w:jc w:val="both"/>
        <w:rPr>
          <w:ins w:id="142" w:author="EUDERLAN FREIRE DA SILVA ABREU" w:date="2025-06-28T20:28:00Z"/>
          <w:rFonts w:ascii="Arial" w:hAnsi="Arial" w:cs="Arial"/>
          <w:color w:val="000000"/>
          <w:sz w:val="24"/>
          <w:szCs w:val="24"/>
          <w:rPrChange w:id="143" w:author="EUDERLAN FREIRE DA SILVA ABREU" w:date="2025-07-01T10:51:00Z">
            <w:rPr>
              <w:ins w:id="144" w:author="EUDERLAN FREIRE DA SILVA ABREU" w:date="2025-06-28T20:28:00Z"/>
              <w:rFonts w:ascii="Arial" w:hAnsi="Arial" w:cs="Arial"/>
              <w:color w:val="000000"/>
            </w:rPr>
          </w:rPrChange>
        </w:rPr>
        <w:pPrChange w:id="145" w:author="EUDERLAN FREIRE DA SILVA ABREU" w:date="2025-06-28T20:37:00Z">
          <w:pPr>
            <w:pStyle w:val="PargrafodaLista"/>
            <w:numPr>
              <w:numId w:val="2"/>
            </w:numPr>
            <w:ind w:left="1080" w:hanging="360"/>
          </w:pPr>
        </w:pPrChange>
      </w:pPr>
      <w:ins w:id="146" w:author="EUDERLAN FREIRE DA SILVA ABREU" w:date="2025-06-28T20:28:00Z">
        <w:r w:rsidRPr="003837F2">
          <w:rPr>
            <w:rFonts w:ascii="Arial" w:hAnsi="Arial" w:cs="Arial"/>
            <w:b/>
            <w:bCs/>
            <w:color w:val="000000"/>
            <w:sz w:val="24"/>
            <w:szCs w:val="24"/>
            <w:rPrChange w:id="147" w:author="EUDERLAN FREIRE DA SILVA ABREU" w:date="2025-07-01T10:51:00Z">
              <w:rPr>
                <w:b/>
                <w:bCs/>
              </w:rPr>
            </w:rPrChange>
          </w:rPr>
          <w:t>Logo do Sistema</w:t>
        </w:r>
        <w:r w:rsidRPr="003837F2">
          <w:rPr>
            <w:rFonts w:ascii="Arial" w:hAnsi="Arial" w:cs="Arial"/>
            <w:color w:val="000000"/>
            <w:sz w:val="24"/>
            <w:szCs w:val="24"/>
            <w:rPrChange w:id="148" w:author="EUDERLAN FREIRE DA SILVA ABREU" w:date="2025-07-01T10:51:00Z">
              <w:rPr/>
            </w:rPrChange>
          </w:rPr>
          <w:t>: Círculo azul com ícone de mensagem</w:t>
        </w:r>
      </w:ins>
    </w:p>
    <w:p w14:paraId="69F6DEC8" w14:textId="1B1DA12C" w:rsidR="00FF77CC" w:rsidRPr="003837F2" w:rsidRDefault="00FF77CC">
      <w:pPr>
        <w:pStyle w:val="PargrafodaLista"/>
        <w:numPr>
          <w:ilvl w:val="0"/>
          <w:numId w:val="2"/>
        </w:numPr>
        <w:jc w:val="both"/>
        <w:rPr>
          <w:ins w:id="149" w:author="EUDERLAN FREIRE DA SILVA ABREU" w:date="2025-06-28T20:28:00Z"/>
          <w:rFonts w:ascii="Arial" w:hAnsi="Arial" w:cs="Arial"/>
          <w:color w:val="000000"/>
          <w:sz w:val="24"/>
          <w:szCs w:val="24"/>
          <w:rPrChange w:id="150" w:author="EUDERLAN FREIRE DA SILVA ABREU" w:date="2025-07-01T10:51:00Z">
            <w:rPr>
              <w:ins w:id="151" w:author="EUDERLAN FREIRE DA SILVA ABREU" w:date="2025-06-28T20:28:00Z"/>
              <w:rFonts w:ascii="Arial" w:hAnsi="Arial" w:cs="Arial"/>
              <w:color w:val="000000"/>
            </w:rPr>
          </w:rPrChange>
        </w:rPr>
        <w:pPrChange w:id="152" w:author="EUDERLAN FREIRE DA SILVA ABREU" w:date="2025-06-28T20:37:00Z">
          <w:pPr>
            <w:pStyle w:val="PargrafodaLista"/>
            <w:numPr>
              <w:numId w:val="2"/>
            </w:numPr>
            <w:ind w:left="1080" w:hanging="360"/>
          </w:pPr>
        </w:pPrChange>
      </w:pPr>
      <w:ins w:id="153" w:author="EUDERLAN FREIRE DA SILVA ABREU" w:date="2025-06-28T20:28:00Z">
        <w:r w:rsidRPr="003837F2">
          <w:rPr>
            <w:rFonts w:ascii="Arial" w:hAnsi="Arial" w:cs="Arial"/>
            <w:b/>
            <w:bCs/>
            <w:color w:val="000000"/>
            <w:sz w:val="24"/>
            <w:szCs w:val="24"/>
            <w:rPrChange w:id="154" w:author="EUDERLAN FREIRE DA SILVA ABREU" w:date="2025-07-01T10:51:00Z">
              <w:rPr>
                <w:rFonts w:ascii="Arial" w:hAnsi="Arial" w:cs="Arial"/>
                <w:b/>
                <w:bCs/>
                <w:color w:val="000000"/>
              </w:rPr>
            </w:rPrChange>
          </w:rPr>
          <w:t>Título</w:t>
        </w:r>
        <w:r w:rsidRPr="003837F2">
          <w:rPr>
            <w:rFonts w:ascii="Arial" w:hAnsi="Arial" w:cs="Arial"/>
            <w:color w:val="000000"/>
            <w:sz w:val="24"/>
            <w:szCs w:val="24"/>
            <w:rPrChange w:id="155" w:author="EUDERLAN FREIRE DA SILVA ABREU" w:date="2025-07-01T10:51:00Z">
              <w:rPr>
                <w:rFonts w:ascii="Arial" w:hAnsi="Arial" w:cs="Arial"/>
                <w:color w:val="000000"/>
              </w:rPr>
            </w:rPrChange>
          </w:rPr>
          <w:t>: "</w:t>
        </w:r>
        <w:proofErr w:type="spellStart"/>
        <w:r w:rsidRPr="003837F2">
          <w:rPr>
            <w:rFonts w:ascii="Arial" w:hAnsi="Arial" w:cs="Arial"/>
            <w:color w:val="000000"/>
            <w:sz w:val="24"/>
            <w:szCs w:val="24"/>
            <w:rPrChange w:id="156" w:author="EUDERLAN FREIRE DA SILVA ABREU" w:date="2025-07-01T10:51:00Z">
              <w:rPr>
                <w:rFonts w:ascii="Arial" w:hAnsi="Arial" w:cs="Arial"/>
                <w:color w:val="000000"/>
              </w:rPr>
            </w:rPrChange>
          </w:rPr>
          <w:t>ConsultAI</w:t>
        </w:r>
        <w:proofErr w:type="spellEnd"/>
        <w:r w:rsidRPr="003837F2">
          <w:rPr>
            <w:rFonts w:ascii="Arial" w:hAnsi="Arial" w:cs="Arial"/>
            <w:color w:val="000000"/>
            <w:sz w:val="24"/>
            <w:szCs w:val="24"/>
            <w:rPrChange w:id="157" w:author="EUDERLAN FREIRE DA SILVA ABREU" w:date="2025-07-01T10:51:00Z">
              <w:rPr>
                <w:rFonts w:ascii="Arial" w:hAnsi="Arial" w:cs="Arial"/>
                <w:color w:val="000000"/>
              </w:rPr>
            </w:rPrChange>
          </w:rPr>
          <w:t>" em gradiente azul-roxo</w:t>
        </w:r>
      </w:ins>
    </w:p>
    <w:p w14:paraId="18EA16F4" w14:textId="34487B24" w:rsidR="00FF77CC" w:rsidRPr="003837F2" w:rsidRDefault="00FF77CC">
      <w:pPr>
        <w:pStyle w:val="PargrafodaLista"/>
        <w:numPr>
          <w:ilvl w:val="0"/>
          <w:numId w:val="2"/>
        </w:numPr>
        <w:jc w:val="both"/>
        <w:rPr>
          <w:ins w:id="158" w:author="EUDERLAN FREIRE DA SILVA ABREU" w:date="2025-06-28T20:28:00Z"/>
          <w:rFonts w:ascii="Arial" w:hAnsi="Arial" w:cs="Arial"/>
          <w:color w:val="000000"/>
          <w:sz w:val="24"/>
          <w:szCs w:val="24"/>
          <w:rPrChange w:id="159" w:author="EUDERLAN FREIRE DA SILVA ABREU" w:date="2025-07-01T10:51:00Z">
            <w:rPr>
              <w:ins w:id="160" w:author="EUDERLAN FREIRE DA SILVA ABREU" w:date="2025-06-28T20:28:00Z"/>
              <w:rFonts w:ascii="Arial" w:hAnsi="Arial" w:cs="Arial"/>
              <w:color w:val="000000"/>
            </w:rPr>
          </w:rPrChange>
        </w:rPr>
        <w:pPrChange w:id="161" w:author="EUDERLAN FREIRE DA SILVA ABREU" w:date="2025-06-28T20:37:00Z">
          <w:pPr>
            <w:pStyle w:val="PargrafodaLista"/>
            <w:numPr>
              <w:numId w:val="2"/>
            </w:numPr>
            <w:ind w:left="1080" w:hanging="360"/>
          </w:pPr>
        </w:pPrChange>
      </w:pPr>
      <w:ins w:id="162" w:author="EUDERLAN FREIRE DA SILVA ABREU" w:date="2025-06-28T20:28:00Z">
        <w:r w:rsidRPr="003837F2">
          <w:rPr>
            <w:rFonts w:ascii="Arial" w:hAnsi="Arial" w:cs="Arial"/>
            <w:b/>
            <w:bCs/>
            <w:color w:val="000000"/>
            <w:sz w:val="24"/>
            <w:szCs w:val="24"/>
            <w:rPrChange w:id="163" w:author="EUDERLAN FREIRE DA SILVA ABREU" w:date="2025-07-01T10:51:00Z">
              <w:rPr>
                <w:rFonts w:ascii="Arial" w:hAnsi="Arial" w:cs="Arial"/>
                <w:b/>
                <w:bCs/>
                <w:color w:val="000000"/>
              </w:rPr>
            </w:rPrChange>
          </w:rPr>
          <w:t>Subtítulo</w:t>
        </w:r>
        <w:r w:rsidRPr="003837F2">
          <w:rPr>
            <w:rFonts w:ascii="Arial" w:hAnsi="Arial" w:cs="Arial"/>
            <w:color w:val="000000"/>
            <w:sz w:val="24"/>
            <w:szCs w:val="24"/>
            <w:rPrChange w:id="164" w:author="EUDERLAN FREIRE DA SILVA ABREU" w:date="2025-07-01T10:51:00Z">
              <w:rPr>
                <w:rFonts w:ascii="Arial" w:hAnsi="Arial" w:cs="Arial"/>
                <w:color w:val="000000"/>
              </w:rPr>
            </w:rPrChange>
          </w:rPr>
          <w:t>: "Consultas Inteligentes de Documentos"</w:t>
        </w:r>
      </w:ins>
    </w:p>
    <w:p w14:paraId="5B0C7D43" w14:textId="0CE54E73" w:rsidR="00DE0451" w:rsidRPr="003837F2" w:rsidRDefault="00DE0451">
      <w:pPr>
        <w:pStyle w:val="PargrafodaLista"/>
        <w:numPr>
          <w:ilvl w:val="0"/>
          <w:numId w:val="2"/>
        </w:numPr>
        <w:jc w:val="both"/>
        <w:rPr>
          <w:ins w:id="165" w:author="EUDERLAN FREIRE DA SILVA ABREU" w:date="2025-06-28T20:28:00Z"/>
          <w:rFonts w:ascii="Arial" w:hAnsi="Arial" w:cs="Arial"/>
          <w:color w:val="000000"/>
          <w:sz w:val="24"/>
          <w:szCs w:val="24"/>
          <w:rPrChange w:id="166" w:author="EUDERLAN FREIRE DA SILVA ABREU" w:date="2025-07-01T10:51:00Z">
            <w:rPr>
              <w:ins w:id="167" w:author="EUDERLAN FREIRE DA SILVA ABREU" w:date="2025-06-28T20:28:00Z"/>
              <w:rFonts w:ascii="Arial" w:hAnsi="Arial" w:cs="Arial"/>
              <w:color w:val="000000"/>
            </w:rPr>
          </w:rPrChange>
        </w:rPr>
        <w:pPrChange w:id="168" w:author="EUDERLAN FREIRE DA SILVA ABREU" w:date="2025-06-28T20:37:00Z">
          <w:pPr>
            <w:pStyle w:val="PargrafodaLista"/>
            <w:numPr>
              <w:numId w:val="2"/>
            </w:numPr>
            <w:ind w:left="1080" w:hanging="360"/>
          </w:pPr>
        </w:pPrChange>
      </w:pPr>
      <w:ins w:id="169" w:author="EUDERLAN FREIRE DA SILVA ABREU" w:date="2025-06-28T20:28:00Z">
        <w:r w:rsidRPr="003837F2">
          <w:rPr>
            <w:rFonts w:ascii="Arial" w:hAnsi="Arial" w:cs="Arial"/>
            <w:b/>
            <w:bCs/>
            <w:color w:val="000000"/>
            <w:sz w:val="24"/>
            <w:szCs w:val="24"/>
            <w:rPrChange w:id="170" w:author="EUDERLAN FREIRE DA SILVA ABREU" w:date="2025-07-01T10:51:00Z">
              <w:rPr>
                <w:rFonts w:ascii="Arial" w:hAnsi="Arial" w:cs="Arial"/>
                <w:b/>
                <w:bCs/>
                <w:color w:val="000000"/>
              </w:rPr>
            </w:rPrChange>
          </w:rPr>
          <w:t>Versão</w:t>
        </w:r>
        <w:r w:rsidRPr="003837F2">
          <w:rPr>
            <w:rFonts w:ascii="Arial" w:hAnsi="Arial" w:cs="Arial"/>
            <w:color w:val="000000"/>
            <w:sz w:val="24"/>
            <w:szCs w:val="24"/>
            <w:rPrChange w:id="171" w:author="EUDERLAN FREIRE DA SILVA ABREU" w:date="2025-07-01T10:51:00Z">
              <w:rPr>
                <w:rFonts w:ascii="Arial" w:hAnsi="Arial" w:cs="Arial"/>
                <w:color w:val="000000"/>
              </w:rPr>
            </w:rPrChange>
          </w:rPr>
          <w:t>: "Resoluções da UFMA"</w:t>
        </w:r>
      </w:ins>
    </w:p>
    <w:p w14:paraId="024A4936" w14:textId="038D42D1" w:rsidR="00DE0451" w:rsidRPr="003837F2" w:rsidRDefault="00DE0451">
      <w:pPr>
        <w:jc w:val="both"/>
        <w:rPr>
          <w:ins w:id="172" w:author="EUDERLAN FREIRE DA SILVA ABREU" w:date="2025-06-28T20:29:00Z"/>
          <w:rFonts w:ascii="Arial" w:hAnsi="Arial" w:cs="Arial"/>
          <w:color w:val="000000"/>
          <w:sz w:val="24"/>
          <w:szCs w:val="24"/>
          <w:rPrChange w:id="173" w:author="EUDERLAN FREIRE DA SILVA ABREU" w:date="2025-07-01T10:51:00Z">
            <w:rPr>
              <w:ins w:id="174" w:author="EUDERLAN FREIRE DA SILVA ABREU" w:date="2025-06-28T20:29:00Z"/>
              <w:rFonts w:ascii="Arial" w:hAnsi="Arial" w:cs="Arial"/>
              <w:color w:val="000000"/>
            </w:rPr>
          </w:rPrChange>
        </w:rPr>
        <w:pPrChange w:id="175" w:author="EUDERLAN FREIRE DA SILVA ABREU" w:date="2025-06-28T20:37:00Z">
          <w:pPr/>
        </w:pPrChange>
      </w:pPr>
      <w:ins w:id="176" w:author="EUDERLAN FREIRE DA SILVA ABREU" w:date="2025-06-28T20:28:00Z">
        <w:r w:rsidRPr="003837F2">
          <w:rPr>
            <w:rFonts w:ascii="Arial" w:hAnsi="Arial" w:cs="Arial"/>
            <w:color w:val="000000"/>
            <w:sz w:val="24"/>
            <w:szCs w:val="24"/>
            <w:rPrChange w:id="177" w:author="EUDERLAN FREIRE DA SILVA ABREU" w:date="2025-07-01T10:51:00Z">
              <w:rPr>
                <w:rFonts w:ascii="Arial" w:hAnsi="Arial" w:cs="Arial"/>
                <w:color w:val="000000"/>
              </w:rPr>
            </w:rPrChange>
          </w:rPr>
          <w:t>Funcionalidades Disponíveis:</w:t>
        </w:r>
      </w:ins>
    </w:p>
    <w:p w14:paraId="4974006F" w14:textId="07A77EA2" w:rsidR="00D61223" w:rsidRPr="003837F2" w:rsidRDefault="00D61223">
      <w:pPr>
        <w:jc w:val="both"/>
        <w:rPr>
          <w:ins w:id="178" w:author="EUDERLAN FREIRE DA SILVA ABREU" w:date="2025-06-28T20:29:00Z"/>
          <w:rFonts w:ascii="Arial" w:hAnsi="Arial" w:cs="Arial"/>
          <w:color w:val="000000"/>
          <w:sz w:val="24"/>
          <w:szCs w:val="24"/>
          <w:rPrChange w:id="179" w:author="EUDERLAN FREIRE DA SILVA ABREU" w:date="2025-07-01T10:51:00Z">
            <w:rPr>
              <w:ins w:id="180" w:author="EUDERLAN FREIRE DA SILVA ABREU" w:date="2025-06-28T20:29:00Z"/>
              <w:rFonts w:ascii="Arial" w:hAnsi="Arial" w:cs="Arial"/>
              <w:color w:val="000000"/>
            </w:rPr>
          </w:rPrChange>
        </w:rPr>
        <w:pPrChange w:id="181" w:author="EUDERLAN FREIRE DA SILVA ABREU" w:date="2025-06-28T20:37:00Z">
          <w:pPr/>
        </w:pPrChange>
      </w:pPr>
      <w:ins w:id="182" w:author="EUDERLAN FREIRE DA SILVA ABREU" w:date="2025-06-28T20:29:00Z">
        <w:r w:rsidRPr="003837F2">
          <w:rPr>
            <w:rFonts w:ascii="Arial" w:hAnsi="Arial" w:cs="Arial"/>
            <w:color w:val="000000"/>
            <w:sz w:val="24"/>
            <w:szCs w:val="24"/>
            <w:rPrChange w:id="183" w:author="EUDERLAN FREIRE DA SILVA ABREU" w:date="2025-07-01T10:51:00Z">
              <w:rPr>
                <w:rFonts w:ascii="Arial" w:hAnsi="Arial" w:cs="Arial"/>
                <w:color w:val="000000"/>
              </w:rPr>
            </w:rPrChange>
          </w:rPr>
          <w:t>Abas de Navegação:</w:t>
        </w:r>
      </w:ins>
    </w:p>
    <w:p w14:paraId="2018349B" w14:textId="0ACF7043" w:rsidR="00D61223" w:rsidRPr="003837F2" w:rsidRDefault="00D61223">
      <w:pPr>
        <w:pStyle w:val="PargrafodaLista"/>
        <w:numPr>
          <w:ilvl w:val="0"/>
          <w:numId w:val="3"/>
        </w:numPr>
        <w:jc w:val="both"/>
        <w:rPr>
          <w:ins w:id="184" w:author="EUDERLAN FREIRE DA SILVA ABREU" w:date="2025-06-28T20:29:00Z"/>
          <w:rFonts w:ascii="Arial" w:hAnsi="Arial" w:cs="Arial"/>
          <w:color w:val="000000"/>
          <w:sz w:val="24"/>
          <w:szCs w:val="24"/>
          <w:rPrChange w:id="185" w:author="EUDERLAN FREIRE DA SILVA ABREU" w:date="2025-07-01T10:51:00Z">
            <w:rPr>
              <w:ins w:id="186" w:author="EUDERLAN FREIRE DA SILVA ABREU" w:date="2025-06-28T20:29:00Z"/>
              <w:rFonts w:ascii="Arial" w:hAnsi="Arial" w:cs="Arial"/>
              <w:color w:val="000000"/>
            </w:rPr>
          </w:rPrChange>
        </w:rPr>
        <w:pPrChange w:id="187" w:author="EUDERLAN FREIRE DA SILVA ABREU" w:date="2025-06-28T20:37:00Z">
          <w:pPr>
            <w:pStyle w:val="PargrafodaLista"/>
            <w:numPr>
              <w:numId w:val="3"/>
            </w:numPr>
            <w:ind w:hanging="360"/>
          </w:pPr>
        </w:pPrChange>
      </w:pPr>
      <w:ins w:id="188" w:author="EUDERLAN FREIRE DA SILVA ABREU" w:date="2025-06-28T20:29:00Z">
        <w:r w:rsidRPr="003837F2">
          <w:rPr>
            <w:rFonts w:ascii="Arial" w:hAnsi="Arial" w:cs="Arial"/>
            <w:b/>
            <w:bCs/>
            <w:color w:val="000000"/>
            <w:sz w:val="24"/>
            <w:szCs w:val="24"/>
            <w:rPrChange w:id="189" w:author="EUDERLAN FREIRE DA SILVA ABREU" w:date="2025-07-01T10:51:00Z">
              <w:rPr>
                <w:rFonts w:ascii="Arial" w:hAnsi="Arial" w:cs="Arial"/>
                <w:b/>
                <w:bCs/>
                <w:color w:val="000000"/>
              </w:rPr>
            </w:rPrChange>
          </w:rPr>
          <w:t>Aba "Login"</w:t>
        </w:r>
        <w:r w:rsidRPr="003837F2">
          <w:rPr>
            <w:rFonts w:ascii="Arial" w:hAnsi="Arial" w:cs="Arial"/>
            <w:color w:val="000000"/>
            <w:sz w:val="24"/>
            <w:szCs w:val="24"/>
            <w:rPrChange w:id="190" w:author="EUDERLAN FREIRE DA SILVA ABREU" w:date="2025-07-01T10:51:00Z">
              <w:rPr>
                <w:rFonts w:ascii="Arial" w:hAnsi="Arial" w:cs="Arial"/>
                <w:color w:val="000000"/>
              </w:rPr>
            </w:rPrChange>
          </w:rPr>
          <w:t>: Para usuários já cadastrados</w:t>
        </w:r>
      </w:ins>
    </w:p>
    <w:p w14:paraId="2B1C77DE" w14:textId="62C71722" w:rsidR="00D61223" w:rsidRPr="003837F2" w:rsidRDefault="00D61223">
      <w:pPr>
        <w:pStyle w:val="PargrafodaLista"/>
        <w:numPr>
          <w:ilvl w:val="0"/>
          <w:numId w:val="3"/>
        </w:numPr>
        <w:jc w:val="both"/>
        <w:rPr>
          <w:ins w:id="191" w:author="EUDERLAN FREIRE DA SILVA ABREU" w:date="2025-06-28T20:30:00Z"/>
          <w:rFonts w:ascii="Arial" w:hAnsi="Arial" w:cs="Arial"/>
          <w:color w:val="000000"/>
          <w:sz w:val="24"/>
          <w:szCs w:val="24"/>
          <w:rPrChange w:id="192" w:author="EUDERLAN FREIRE DA SILVA ABREU" w:date="2025-07-01T10:51:00Z">
            <w:rPr>
              <w:ins w:id="193" w:author="EUDERLAN FREIRE DA SILVA ABREU" w:date="2025-06-28T20:30:00Z"/>
              <w:rFonts w:ascii="Arial" w:hAnsi="Arial" w:cs="Arial"/>
              <w:color w:val="000000"/>
            </w:rPr>
          </w:rPrChange>
        </w:rPr>
        <w:pPrChange w:id="194" w:author="EUDERLAN FREIRE DA SILVA ABREU" w:date="2025-06-28T20:37:00Z">
          <w:pPr>
            <w:pStyle w:val="PargrafodaLista"/>
            <w:numPr>
              <w:numId w:val="3"/>
            </w:numPr>
            <w:ind w:hanging="360"/>
          </w:pPr>
        </w:pPrChange>
      </w:pPr>
      <w:ins w:id="195" w:author="EUDERLAN FREIRE DA SILVA ABREU" w:date="2025-06-28T20:29:00Z">
        <w:r w:rsidRPr="003837F2">
          <w:rPr>
            <w:rFonts w:ascii="Arial" w:hAnsi="Arial" w:cs="Arial"/>
            <w:b/>
            <w:bCs/>
            <w:color w:val="000000"/>
            <w:sz w:val="24"/>
            <w:szCs w:val="24"/>
            <w:rPrChange w:id="196" w:author="EUDERLAN FREIRE DA SILVA ABREU" w:date="2025-07-01T10:51:00Z">
              <w:rPr>
                <w:rFonts w:ascii="Arial" w:hAnsi="Arial" w:cs="Arial"/>
                <w:b/>
                <w:bCs/>
                <w:color w:val="000000"/>
              </w:rPr>
            </w:rPrChange>
          </w:rPr>
          <w:t>Aba "Cadastro"</w:t>
        </w:r>
        <w:r w:rsidRPr="003837F2">
          <w:rPr>
            <w:rFonts w:ascii="Arial" w:hAnsi="Arial" w:cs="Arial"/>
            <w:color w:val="000000"/>
            <w:sz w:val="24"/>
            <w:szCs w:val="24"/>
            <w:rPrChange w:id="197" w:author="EUDERLAN FREIRE DA SILVA ABREU" w:date="2025-07-01T10:51:00Z">
              <w:rPr>
                <w:rFonts w:ascii="Arial" w:hAnsi="Arial" w:cs="Arial"/>
                <w:color w:val="000000"/>
              </w:rPr>
            </w:rPrChange>
          </w:rPr>
          <w:t>: Para novos usuários</w:t>
        </w:r>
      </w:ins>
    </w:p>
    <w:p w14:paraId="51308A30" w14:textId="21847170" w:rsidR="006C504A" w:rsidRPr="003837F2" w:rsidRDefault="006C504A">
      <w:pPr>
        <w:jc w:val="both"/>
        <w:rPr>
          <w:ins w:id="198" w:author="EUDERLAN FREIRE DA SILVA ABREU" w:date="2025-06-28T20:30:00Z"/>
          <w:rFonts w:ascii="Arial" w:hAnsi="Arial" w:cs="Arial"/>
          <w:color w:val="000000"/>
          <w:sz w:val="24"/>
          <w:szCs w:val="24"/>
          <w:rPrChange w:id="199" w:author="EUDERLAN FREIRE DA SILVA ABREU" w:date="2025-07-01T10:51:00Z">
            <w:rPr>
              <w:ins w:id="200" w:author="EUDERLAN FREIRE DA SILVA ABREU" w:date="2025-06-28T20:30:00Z"/>
              <w:rFonts w:ascii="Arial" w:hAnsi="Arial" w:cs="Arial"/>
              <w:color w:val="000000"/>
            </w:rPr>
          </w:rPrChange>
        </w:rPr>
        <w:pPrChange w:id="201" w:author="EUDERLAN FREIRE DA SILVA ABREU" w:date="2025-06-28T20:37:00Z">
          <w:pPr/>
        </w:pPrChange>
      </w:pPr>
      <w:ins w:id="202" w:author="EUDERLAN FREIRE DA SILVA ABREU" w:date="2025-06-28T20:30:00Z">
        <w:r w:rsidRPr="003837F2">
          <w:rPr>
            <w:rFonts w:ascii="Arial" w:hAnsi="Arial" w:cs="Arial"/>
            <w:color w:val="000000"/>
            <w:sz w:val="24"/>
            <w:szCs w:val="24"/>
            <w:rPrChange w:id="203" w:author="EUDERLAN FREIRE DA SILVA ABREU" w:date="2025-07-01T10:51:00Z">
              <w:rPr>
                <w:rFonts w:ascii="Arial" w:hAnsi="Arial" w:cs="Arial"/>
                <w:color w:val="000000"/>
              </w:rPr>
            </w:rPrChange>
          </w:rPr>
          <w:t>Opções de Login:</w:t>
        </w:r>
      </w:ins>
    </w:p>
    <w:p w14:paraId="41270D8E" w14:textId="3EC2C41D" w:rsidR="006C504A" w:rsidRPr="003837F2" w:rsidRDefault="006C504A">
      <w:pPr>
        <w:jc w:val="both"/>
        <w:rPr>
          <w:ins w:id="204" w:author="EUDERLAN FREIRE DA SILVA ABREU" w:date="2025-06-28T20:30:00Z"/>
          <w:rFonts w:ascii="Arial" w:hAnsi="Arial" w:cs="Arial"/>
          <w:color w:val="000000"/>
          <w:sz w:val="24"/>
          <w:szCs w:val="24"/>
          <w:rPrChange w:id="205" w:author="EUDERLAN FREIRE DA SILVA ABREU" w:date="2025-07-01T10:51:00Z">
            <w:rPr>
              <w:ins w:id="206" w:author="EUDERLAN FREIRE DA SILVA ABREU" w:date="2025-06-28T20:30:00Z"/>
              <w:rFonts w:ascii="Arial" w:hAnsi="Arial" w:cs="Arial"/>
              <w:color w:val="000000"/>
            </w:rPr>
          </w:rPrChange>
        </w:rPr>
        <w:pPrChange w:id="207" w:author="EUDERLAN FREIRE DA SILVA ABREU" w:date="2025-06-28T20:37:00Z">
          <w:pPr/>
        </w:pPrChange>
      </w:pPr>
      <w:ins w:id="208" w:author="EUDERLAN FREIRE DA SILVA ABREU" w:date="2025-06-28T20:30:00Z">
        <w:r w:rsidRPr="003837F2">
          <w:rPr>
            <w:rFonts w:ascii="Arial" w:hAnsi="Arial" w:cs="Arial"/>
            <w:b/>
            <w:bCs/>
            <w:color w:val="000000"/>
            <w:sz w:val="24"/>
            <w:szCs w:val="24"/>
            <w:rPrChange w:id="209" w:author="EUDERLAN FREIRE DA SILVA ABREU" w:date="2025-07-01T10:51:00Z">
              <w:rPr>
                <w:rFonts w:ascii="Arial" w:hAnsi="Arial" w:cs="Arial"/>
                <w:b/>
                <w:bCs/>
                <w:color w:val="000000"/>
              </w:rPr>
            </w:rPrChange>
          </w:rPr>
          <w:lastRenderedPageBreak/>
          <w:t>Login Tradicional</w:t>
        </w:r>
        <w:r w:rsidRPr="003837F2">
          <w:rPr>
            <w:rFonts w:ascii="Arial" w:hAnsi="Arial" w:cs="Arial"/>
            <w:color w:val="000000"/>
            <w:sz w:val="24"/>
            <w:szCs w:val="24"/>
            <w:rPrChange w:id="210" w:author="EUDERLAN FREIRE DA SILVA ABREU" w:date="2025-07-01T10:51:00Z">
              <w:rPr>
                <w:rFonts w:ascii="Arial" w:hAnsi="Arial" w:cs="Arial"/>
                <w:color w:val="000000"/>
              </w:rPr>
            </w:rPrChange>
          </w:rPr>
          <w:t>:</w:t>
        </w:r>
      </w:ins>
    </w:p>
    <w:p w14:paraId="2D988D29" w14:textId="24753231" w:rsidR="00BF23ED" w:rsidRPr="003837F2" w:rsidRDefault="00BF23ED">
      <w:pPr>
        <w:pStyle w:val="PargrafodaLista"/>
        <w:numPr>
          <w:ilvl w:val="0"/>
          <w:numId w:val="4"/>
        </w:numPr>
        <w:jc w:val="both"/>
        <w:rPr>
          <w:ins w:id="211" w:author="EUDERLAN FREIRE DA SILVA ABREU" w:date="2025-06-28T20:30:00Z"/>
          <w:rFonts w:ascii="Arial" w:hAnsi="Arial" w:cs="Arial"/>
          <w:color w:val="000000"/>
          <w:sz w:val="24"/>
          <w:szCs w:val="24"/>
          <w:rPrChange w:id="212" w:author="EUDERLAN FREIRE DA SILVA ABREU" w:date="2025-07-01T10:51:00Z">
            <w:rPr>
              <w:ins w:id="213" w:author="EUDERLAN FREIRE DA SILVA ABREU" w:date="2025-06-28T20:30:00Z"/>
              <w:rFonts w:ascii="Arial" w:hAnsi="Arial" w:cs="Arial"/>
              <w:color w:val="000000"/>
            </w:rPr>
          </w:rPrChange>
        </w:rPr>
        <w:pPrChange w:id="214" w:author="EUDERLAN FREIRE DA SILVA ABREU" w:date="2025-06-28T20:37:00Z">
          <w:pPr>
            <w:pStyle w:val="PargrafodaLista"/>
            <w:numPr>
              <w:numId w:val="4"/>
            </w:numPr>
            <w:ind w:hanging="360"/>
          </w:pPr>
        </w:pPrChange>
      </w:pPr>
      <w:ins w:id="215" w:author="EUDERLAN FREIRE DA SILVA ABREU" w:date="2025-06-28T20:30:00Z">
        <w:r w:rsidRPr="003837F2">
          <w:rPr>
            <w:rFonts w:ascii="Arial" w:hAnsi="Arial" w:cs="Arial"/>
            <w:color w:val="000000"/>
            <w:sz w:val="24"/>
            <w:szCs w:val="24"/>
            <w:rPrChange w:id="216" w:author="EUDERLAN FREIRE DA SILVA ABREU" w:date="2025-07-01T10:51:00Z">
              <w:rPr/>
            </w:rPrChange>
          </w:rPr>
          <w:t>Campo "</w:t>
        </w:r>
        <w:proofErr w:type="spellStart"/>
        <w:r w:rsidRPr="003837F2">
          <w:rPr>
            <w:rFonts w:ascii="Arial" w:hAnsi="Arial" w:cs="Arial"/>
            <w:color w:val="000000"/>
            <w:sz w:val="24"/>
            <w:szCs w:val="24"/>
            <w:rPrChange w:id="217" w:author="EUDERLAN FREIRE DA SILVA ABREU" w:date="2025-07-01T10:51:00Z">
              <w:rPr/>
            </w:rPrChange>
          </w:rPr>
          <w:t>Email</w:t>
        </w:r>
        <w:proofErr w:type="spellEnd"/>
        <w:r w:rsidRPr="003837F2">
          <w:rPr>
            <w:rFonts w:ascii="Arial" w:hAnsi="Arial" w:cs="Arial"/>
            <w:color w:val="000000"/>
            <w:sz w:val="24"/>
            <w:szCs w:val="24"/>
            <w:rPrChange w:id="218" w:author="EUDERLAN FREIRE DA SILVA ABREU" w:date="2025-07-01T10:51:00Z">
              <w:rPr/>
            </w:rPrChange>
          </w:rPr>
          <w:t xml:space="preserve">": Digite seu endereço de </w:t>
        </w:r>
        <w:proofErr w:type="spellStart"/>
        <w:r w:rsidRPr="003837F2">
          <w:rPr>
            <w:rFonts w:ascii="Arial" w:hAnsi="Arial" w:cs="Arial"/>
            <w:color w:val="000000"/>
            <w:sz w:val="24"/>
            <w:szCs w:val="24"/>
            <w:rPrChange w:id="219" w:author="EUDERLAN FREIRE DA SILVA ABREU" w:date="2025-07-01T10:51:00Z">
              <w:rPr/>
            </w:rPrChange>
          </w:rPr>
          <w:t>email</w:t>
        </w:r>
        <w:proofErr w:type="spellEnd"/>
      </w:ins>
    </w:p>
    <w:p w14:paraId="54E86DC3" w14:textId="6CAD10B9" w:rsidR="00BF23ED" w:rsidRPr="003837F2" w:rsidRDefault="00BF23ED">
      <w:pPr>
        <w:pStyle w:val="PargrafodaLista"/>
        <w:numPr>
          <w:ilvl w:val="0"/>
          <w:numId w:val="4"/>
        </w:numPr>
        <w:jc w:val="both"/>
        <w:rPr>
          <w:ins w:id="220" w:author="EUDERLAN FREIRE DA SILVA ABREU" w:date="2025-06-28T20:31:00Z"/>
          <w:rFonts w:ascii="Arial" w:hAnsi="Arial" w:cs="Arial"/>
          <w:color w:val="000000"/>
          <w:sz w:val="24"/>
          <w:szCs w:val="24"/>
          <w:rPrChange w:id="221" w:author="EUDERLAN FREIRE DA SILVA ABREU" w:date="2025-07-01T10:51:00Z">
            <w:rPr>
              <w:ins w:id="222" w:author="EUDERLAN FREIRE DA SILVA ABREU" w:date="2025-06-28T20:31:00Z"/>
              <w:rFonts w:ascii="Arial" w:hAnsi="Arial" w:cs="Arial"/>
              <w:color w:val="000000"/>
            </w:rPr>
          </w:rPrChange>
        </w:rPr>
        <w:pPrChange w:id="223" w:author="EUDERLAN FREIRE DA SILVA ABREU" w:date="2025-06-28T20:37:00Z">
          <w:pPr>
            <w:pStyle w:val="PargrafodaLista"/>
            <w:numPr>
              <w:numId w:val="4"/>
            </w:numPr>
            <w:ind w:hanging="360"/>
          </w:pPr>
        </w:pPrChange>
      </w:pPr>
      <w:ins w:id="224" w:author="EUDERLAN FREIRE DA SILVA ABREU" w:date="2025-06-28T20:30:00Z">
        <w:r w:rsidRPr="003837F2">
          <w:rPr>
            <w:rFonts w:ascii="Arial" w:hAnsi="Arial" w:cs="Arial"/>
            <w:color w:val="000000"/>
            <w:sz w:val="24"/>
            <w:szCs w:val="24"/>
            <w:rPrChange w:id="225" w:author="EUDERLAN FREIRE DA SILVA ABREU" w:date="2025-07-01T10:51:00Z">
              <w:rPr>
                <w:rFonts w:ascii="Arial" w:hAnsi="Arial" w:cs="Arial"/>
                <w:color w:val="000000"/>
              </w:rPr>
            </w:rPrChange>
          </w:rPr>
          <w:t>Campo "Senha": Digite sua senha</w:t>
        </w:r>
      </w:ins>
    </w:p>
    <w:p w14:paraId="0D6B4EC2" w14:textId="64462DE9" w:rsidR="00BF23ED" w:rsidRPr="003837F2" w:rsidRDefault="00BF23ED">
      <w:pPr>
        <w:pStyle w:val="PargrafodaLista"/>
        <w:numPr>
          <w:ilvl w:val="0"/>
          <w:numId w:val="4"/>
        </w:numPr>
        <w:jc w:val="both"/>
        <w:rPr>
          <w:ins w:id="226" w:author="EUDERLAN FREIRE DA SILVA ABREU" w:date="2025-06-28T20:31:00Z"/>
          <w:rFonts w:ascii="Arial" w:hAnsi="Arial" w:cs="Arial"/>
          <w:color w:val="000000"/>
          <w:sz w:val="24"/>
          <w:szCs w:val="24"/>
          <w:rPrChange w:id="227" w:author="EUDERLAN FREIRE DA SILVA ABREU" w:date="2025-07-01T10:51:00Z">
            <w:rPr>
              <w:ins w:id="228" w:author="EUDERLAN FREIRE DA SILVA ABREU" w:date="2025-06-28T20:31:00Z"/>
              <w:rFonts w:ascii="Arial" w:hAnsi="Arial" w:cs="Arial"/>
              <w:color w:val="000000"/>
            </w:rPr>
          </w:rPrChange>
        </w:rPr>
        <w:pPrChange w:id="229" w:author="EUDERLAN FREIRE DA SILVA ABREU" w:date="2025-06-28T20:37:00Z">
          <w:pPr>
            <w:pStyle w:val="PargrafodaLista"/>
            <w:numPr>
              <w:numId w:val="4"/>
            </w:numPr>
            <w:ind w:hanging="360"/>
          </w:pPr>
        </w:pPrChange>
      </w:pPr>
      <w:ins w:id="230" w:author="EUDERLAN FREIRE DA SILVA ABREU" w:date="2025-06-28T20:31:00Z">
        <w:r w:rsidRPr="003837F2">
          <w:rPr>
            <w:rFonts w:ascii="Arial" w:hAnsi="Arial" w:cs="Arial"/>
            <w:color w:val="000000"/>
            <w:sz w:val="24"/>
            <w:szCs w:val="24"/>
            <w:rPrChange w:id="231" w:author="EUDERLAN FREIRE DA SILVA ABREU" w:date="2025-07-01T10:51:00Z">
              <w:rPr>
                <w:rFonts w:ascii="Arial" w:hAnsi="Arial" w:cs="Arial"/>
                <w:color w:val="000000"/>
              </w:rPr>
            </w:rPrChange>
          </w:rPr>
          <w:t>Botão "Entrar": Acessa o sistema</w:t>
        </w:r>
      </w:ins>
    </w:p>
    <w:p w14:paraId="53F641A7" w14:textId="3D3D3D11" w:rsidR="00F51083" w:rsidRPr="003837F2" w:rsidRDefault="00F51083">
      <w:pPr>
        <w:jc w:val="both"/>
        <w:rPr>
          <w:ins w:id="232" w:author="EUDERLAN FREIRE DA SILVA ABREU" w:date="2025-06-28T20:31:00Z"/>
          <w:rFonts w:ascii="Arial" w:hAnsi="Arial" w:cs="Arial"/>
          <w:color w:val="000000"/>
          <w:sz w:val="24"/>
          <w:szCs w:val="24"/>
          <w:rPrChange w:id="233" w:author="EUDERLAN FREIRE DA SILVA ABREU" w:date="2025-07-01T10:51:00Z">
            <w:rPr>
              <w:ins w:id="234" w:author="EUDERLAN FREIRE DA SILVA ABREU" w:date="2025-06-28T20:31:00Z"/>
              <w:rFonts w:ascii="Arial" w:hAnsi="Arial" w:cs="Arial"/>
              <w:color w:val="000000"/>
            </w:rPr>
          </w:rPrChange>
        </w:rPr>
        <w:pPrChange w:id="235" w:author="EUDERLAN FREIRE DA SILVA ABREU" w:date="2025-06-28T20:37:00Z">
          <w:pPr/>
        </w:pPrChange>
      </w:pPr>
      <w:ins w:id="236" w:author="EUDERLAN FREIRE DA SILVA ABREU" w:date="2025-06-28T20:31:00Z">
        <w:r w:rsidRPr="003837F2">
          <w:rPr>
            <w:rFonts w:ascii="Arial" w:hAnsi="Arial" w:cs="Arial"/>
            <w:b/>
            <w:bCs/>
            <w:color w:val="000000"/>
            <w:sz w:val="24"/>
            <w:szCs w:val="24"/>
            <w:rPrChange w:id="237" w:author="EUDERLAN FREIRE DA SILVA ABREU" w:date="2025-07-01T10:51:00Z">
              <w:rPr>
                <w:rFonts w:ascii="Arial" w:hAnsi="Arial" w:cs="Arial"/>
                <w:b/>
                <w:bCs/>
                <w:color w:val="000000"/>
              </w:rPr>
            </w:rPrChange>
          </w:rPr>
          <w:t>Login com Google</w:t>
        </w:r>
        <w:r w:rsidRPr="003837F2">
          <w:rPr>
            <w:rFonts w:ascii="Arial" w:hAnsi="Arial" w:cs="Arial"/>
            <w:color w:val="000000"/>
            <w:sz w:val="24"/>
            <w:szCs w:val="24"/>
            <w:rPrChange w:id="238" w:author="EUDERLAN FREIRE DA SILVA ABREU" w:date="2025-07-01T10:51:00Z">
              <w:rPr>
                <w:rFonts w:ascii="Arial" w:hAnsi="Arial" w:cs="Arial"/>
                <w:color w:val="000000"/>
              </w:rPr>
            </w:rPrChange>
          </w:rPr>
          <w:t>:</w:t>
        </w:r>
      </w:ins>
    </w:p>
    <w:p w14:paraId="07EFD23B" w14:textId="6355D099" w:rsidR="00F51083" w:rsidRPr="003837F2" w:rsidRDefault="00F51083">
      <w:pPr>
        <w:pStyle w:val="PargrafodaLista"/>
        <w:numPr>
          <w:ilvl w:val="0"/>
          <w:numId w:val="5"/>
        </w:numPr>
        <w:jc w:val="both"/>
        <w:rPr>
          <w:ins w:id="239" w:author="EUDERLAN FREIRE DA SILVA ABREU" w:date="2025-06-28T20:31:00Z"/>
          <w:rFonts w:ascii="Arial" w:hAnsi="Arial" w:cs="Arial"/>
          <w:color w:val="000000"/>
          <w:sz w:val="24"/>
          <w:szCs w:val="24"/>
          <w:rPrChange w:id="240" w:author="EUDERLAN FREIRE DA SILVA ABREU" w:date="2025-07-01T10:51:00Z">
            <w:rPr>
              <w:ins w:id="241" w:author="EUDERLAN FREIRE DA SILVA ABREU" w:date="2025-06-28T20:31:00Z"/>
              <w:rFonts w:ascii="Arial" w:hAnsi="Arial" w:cs="Arial"/>
              <w:color w:val="000000"/>
            </w:rPr>
          </w:rPrChange>
        </w:rPr>
        <w:pPrChange w:id="242" w:author="EUDERLAN FREIRE DA SILVA ABREU" w:date="2025-06-28T20:37:00Z">
          <w:pPr>
            <w:pStyle w:val="PargrafodaLista"/>
            <w:numPr>
              <w:numId w:val="5"/>
            </w:numPr>
            <w:ind w:hanging="360"/>
          </w:pPr>
        </w:pPrChange>
      </w:pPr>
      <w:ins w:id="243" w:author="EUDERLAN FREIRE DA SILVA ABREU" w:date="2025-06-28T20:31:00Z">
        <w:r w:rsidRPr="003837F2">
          <w:rPr>
            <w:rFonts w:ascii="Arial" w:hAnsi="Arial" w:cs="Arial"/>
            <w:color w:val="000000"/>
            <w:sz w:val="24"/>
            <w:szCs w:val="24"/>
            <w:rPrChange w:id="244" w:author="EUDERLAN FREIRE DA SILVA ABREU" w:date="2025-07-01T10:51:00Z">
              <w:rPr>
                <w:rFonts w:ascii="Arial" w:hAnsi="Arial" w:cs="Arial"/>
                <w:color w:val="000000"/>
              </w:rPr>
            </w:rPrChange>
          </w:rPr>
          <w:t>Botão "Entrar com Google": Login rápido usando conta Google</w:t>
        </w:r>
      </w:ins>
    </w:p>
    <w:p w14:paraId="6AC07F4E" w14:textId="77777777" w:rsidR="00574C1C" w:rsidRPr="003837F2" w:rsidRDefault="00574C1C">
      <w:pPr>
        <w:pStyle w:val="NormalWeb"/>
        <w:spacing w:before="240" w:beforeAutospacing="0" w:after="40" w:afterAutospacing="0"/>
        <w:jc w:val="both"/>
        <w:rPr>
          <w:ins w:id="245" w:author="EUDERLAN FREIRE DA SILVA ABREU" w:date="2025-06-28T20:31:00Z"/>
          <w:rFonts w:ascii="Arial" w:hAnsi="Arial" w:cs="Arial"/>
          <w:rPrChange w:id="246" w:author="EUDERLAN FREIRE DA SILVA ABREU" w:date="2025-07-01T10:51:00Z">
            <w:rPr>
              <w:ins w:id="247" w:author="EUDERLAN FREIRE DA SILVA ABREU" w:date="2025-06-28T20:31:00Z"/>
            </w:rPr>
          </w:rPrChange>
        </w:rPr>
      </w:pPr>
      <w:ins w:id="248" w:author="EUDERLAN FREIRE DA SILVA ABREU" w:date="2025-06-28T20:31:00Z">
        <w:r w:rsidRPr="003837F2">
          <w:rPr>
            <w:rFonts w:ascii="Arial" w:hAnsi="Arial" w:cs="Arial"/>
            <w:color w:val="000000"/>
            <w:rPrChange w:id="249" w:author="EUDERLAN FREIRE DA SILVA ABREU" w:date="2025-07-01T10:51:00Z">
              <w:rPr>
                <w:rFonts w:ascii="Arial" w:hAnsi="Arial" w:cs="Arial"/>
                <w:color w:val="000000"/>
              </w:rPr>
            </w:rPrChange>
          </w:rPr>
          <w:t>Como Usar:</w:t>
        </w:r>
      </w:ins>
    </w:p>
    <w:p w14:paraId="75E0B87C" w14:textId="2663DB94" w:rsidR="00574C1C" w:rsidRPr="003837F2" w:rsidRDefault="00574C1C">
      <w:pPr>
        <w:pStyle w:val="PargrafodaLista"/>
        <w:numPr>
          <w:ilvl w:val="0"/>
          <w:numId w:val="8"/>
        </w:numPr>
        <w:jc w:val="both"/>
        <w:rPr>
          <w:ins w:id="250" w:author="EUDERLAN FREIRE DA SILVA ABREU" w:date="2025-06-28T20:31:00Z"/>
          <w:rFonts w:ascii="Arial" w:hAnsi="Arial" w:cs="Arial"/>
          <w:sz w:val="24"/>
          <w:szCs w:val="24"/>
          <w:rPrChange w:id="251" w:author="EUDERLAN FREIRE DA SILVA ABREU" w:date="2025-07-01T10:51:00Z">
            <w:rPr>
              <w:ins w:id="252" w:author="EUDERLAN FREIRE DA SILVA ABREU" w:date="2025-06-28T20:31:00Z"/>
            </w:rPr>
          </w:rPrChange>
        </w:rPr>
        <w:pPrChange w:id="253" w:author="EUDERLAN FREIRE DA SILVA ABREU" w:date="2025-06-28T20:37:00Z">
          <w:pPr>
            <w:pStyle w:val="NormalWeb"/>
            <w:numPr>
              <w:numId w:val="6"/>
            </w:numPr>
            <w:tabs>
              <w:tab w:val="num" w:pos="720"/>
            </w:tabs>
            <w:spacing w:before="240" w:beforeAutospacing="0" w:after="0" w:afterAutospacing="0"/>
            <w:ind w:left="720" w:hanging="360"/>
            <w:jc w:val="both"/>
            <w:textAlignment w:val="baseline"/>
          </w:pPr>
        </w:pPrChange>
      </w:pPr>
      <w:ins w:id="254" w:author="EUDERLAN FREIRE DA SILVA ABREU" w:date="2025-06-28T20:31:00Z">
        <w:r w:rsidRPr="003837F2">
          <w:rPr>
            <w:rFonts w:ascii="Arial" w:hAnsi="Arial" w:cs="Arial"/>
            <w:sz w:val="24"/>
            <w:szCs w:val="24"/>
            <w:rPrChange w:id="255" w:author="EUDERLAN FREIRE DA SILVA ABREU" w:date="2025-07-01T10:51:00Z">
              <w:rPr/>
            </w:rPrChange>
          </w:rPr>
          <w:t xml:space="preserve">Digite seu </w:t>
        </w:r>
        <w:proofErr w:type="spellStart"/>
        <w:r w:rsidRPr="003837F2">
          <w:rPr>
            <w:rFonts w:ascii="Arial" w:hAnsi="Arial" w:cs="Arial"/>
            <w:sz w:val="24"/>
            <w:szCs w:val="24"/>
            <w:rPrChange w:id="256" w:author="EUDERLAN FREIRE DA SILVA ABREU" w:date="2025-07-01T10:51:00Z">
              <w:rPr/>
            </w:rPrChange>
          </w:rPr>
          <w:t>email</w:t>
        </w:r>
        <w:proofErr w:type="spellEnd"/>
        <w:r w:rsidRPr="003837F2">
          <w:rPr>
            <w:rFonts w:ascii="Arial" w:hAnsi="Arial" w:cs="Arial"/>
            <w:sz w:val="24"/>
            <w:szCs w:val="24"/>
            <w:rPrChange w:id="257" w:author="EUDERLAN FREIRE DA SILVA ABREU" w:date="2025-07-01T10:51:00Z">
              <w:rPr/>
            </w:rPrChange>
          </w:rPr>
          <w:t xml:space="preserve"> no campo correspondente</w:t>
        </w:r>
      </w:ins>
    </w:p>
    <w:p w14:paraId="4912757E" w14:textId="02D350F5" w:rsidR="00574C1C" w:rsidRPr="003837F2" w:rsidRDefault="00574C1C">
      <w:pPr>
        <w:pStyle w:val="PargrafodaLista"/>
        <w:numPr>
          <w:ilvl w:val="0"/>
          <w:numId w:val="8"/>
        </w:numPr>
        <w:jc w:val="both"/>
        <w:rPr>
          <w:ins w:id="258" w:author="EUDERLAN FREIRE DA SILVA ABREU" w:date="2025-06-28T20:31:00Z"/>
          <w:rFonts w:ascii="Arial" w:hAnsi="Arial" w:cs="Arial"/>
          <w:sz w:val="24"/>
          <w:szCs w:val="24"/>
          <w:rPrChange w:id="259" w:author="EUDERLAN FREIRE DA SILVA ABREU" w:date="2025-07-01T10:51:00Z">
            <w:rPr>
              <w:ins w:id="260" w:author="EUDERLAN FREIRE DA SILVA ABREU" w:date="2025-06-28T20:31:00Z"/>
            </w:rPr>
          </w:rPrChange>
        </w:rPr>
        <w:pPrChange w:id="261" w:author="EUDERLAN FREIRE DA SILVA ABREU" w:date="2025-06-28T20:37:00Z">
          <w:pPr>
            <w:pStyle w:val="NormalWeb"/>
            <w:numPr>
              <w:numId w:val="6"/>
            </w:numPr>
            <w:tabs>
              <w:tab w:val="num" w:pos="720"/>
            </w:tabs>
            <w:spacing w:before="0" w:beforeAutospacing="0" w:after="0" w:afterAutospacing="0"/>
            <w:ind w:left="720" w:hanging="360"/>
            <w:jc w:val="both"/>
            <w:textAlignment w:val="baseline"/>
          </w:pPr>
        </w:pPrChange>
      </w:pPr>
      <w:ins w:id="262" w:author="EUDERLAN FREIRE DA SILVA ABREU" w:date="2025-06-28T20:31:00Z">
        <w:r w:rsidRPr="003837F2">
          <w:rPr>
            <w:rFonts w:ascii="Arial" w:hAnsi="Arial" w:cs="Arial"/>
            <w:sz w:val="24"/>
            <w:szCs w:val="24"/>
            <w:rPrChange w:id="263" w:author="EUDERLAN FREIRE DA SILVA ABREU" w:date="2025-07-01T10:51:00Z">
              <w:rPr/>
            </w:rPrChange>
          </w:rPr>
          <w:t>Digite sua senha</w:t>
        </w:r>
      </w:ins>
    </w:p>
    <w:p w14:paraId="1C9AC9BB" w14:textId="5A3B21A1" w:rsidR="00574C1C" w:rsidRPr="003837F2" w:rsidRDefault="00574C1C">
      <w:pPr>
        <w:pStyle w:val="PargrafodaLista"/>
        <w:numPr>
          <w:ilvl w:val="0"/>
          <w:numId w:val="8"/>
        </w:numPr>
        <w:jc w:val="both"/>
        <w:rPr>
          <w:ins w:id="264" w:author="EUDERLAN FREIRE DA SILVA ABREU" w:date="2025-06-28T20:32:00Z"/>
          <w:rFonts w:ascii="Arial" w:hAnsi="Arial" w:cs="Arial"/>
          <w:sz w:val="24"/>
          <w:szCs w:val="24"/>
          <w:rPrChange w:id="265" w:author="EUDERLAN FREIRE DA SILVA ABREU" w:date="2025-07-01T10:51:00Z">
            <w:rPr>
              <w:ins w:id="266" w:author="EUDERLAN FREIRE DA SILVA ABREU" w:date="2025-06-28T20:32:00Z"/>
            </w:rPr>
          </w:rPrChange>
        </w:rPr>
        <w:pPrChange w:id="267" w:author="EUDERLAN FREIRE DA SILVA ABREU" w:date="2025-06-28T20:37:00Z">
          <w:pPr>
            <w:pStyle w:val="NormalWeb"/>
            <w:numPr>
              <w:numId w:val="6"/>
            </w:numPr>
            <w:tabs>
              <w:tab w:val="num" w:pos="720"/>
            </w:tabs>
            <w:spacing w:before="0" w:beforeAutospacing="0" w:after="240" w:afterAutospacing="0"/>
            <w:ind w:left="720" w:hanging="360"/>
            <w:jc w:val="both"/>
            <w:textAlignment w:val="baseline"/>
          </w:pPr>
        </w:pPrChange>
      </w:pPr>
      <w:ins w:id="268" w:author="EUDERLAN FREIRE DA SILVA ABREU" w:date="2025-06-28T20:31:00Z">
        <w:r w:rsidRPr="003837F2">
          <w:rPr>
            <w:rFonts w:ascii="Arial" w:hAnsi="Arial" w:cs="Arial"/>
            <w:sz w:val="24"/>
            <w:szCs w:val="24"/>
            <w:rPrChange w:id="269" w:author="EUDERLAN FREIRE DA SILVA ABREU" w:date="2025-07-01T10:51:00Z">
              <w:rPr/>
            </w:rPrChange>
          </w:rPr>
          <w:t xml:space="preserve">Clique em "Entrar" ou pressione </w:t>
        </w:r>
        <w:proofErr w:type="spellStart"/>
        <w:r w:rsidRPr="003837F2">
          <w:rPr>
            <w:rFonts w:ascii="Arial" w:hAnsi="Arial" w:cs="Arial"/>
            <w:sz w:val="24"/>
            <w:szCs w:val="24"/>
            <w:rPrChange w:id="270" w:author="EUDERLAN FREIRE DA SILVA ABREU" w:date="2025-07-01T10:51:00Z">
              <w:rPr/>
            </w:rPrChange>
          </w:rPr>
          <w:t>Enter</w:t>
        </w:r>
      </w:ins>
      <w:proofErr w:type="spellEnd"/>
    </w:p>
    <w:p w14:paraId="74F8F3F7" w14:textId="68C34E4B" w:rsidR="00574C1C" w:rsidRPr="003837F2" w:rsidRDefault="00574C1C">
      <w:pPr>
        <w:pStyle w:val="PargrafodaLista"/>
        <w:numPr>
          <w:ilvl w:val="0"/>
          <w:numId w:val="8"/>
        </w:numPr>
        <w:jc w:val="both"/>
        <w:rPr>
          <w:ins w:id="271" w:author="EUDERLAN FREIRE DA SILVA ABREU" w:date="2025-06-28T20:34:00Z"/>
          <w:rFonts w:ascii="Arial" w:hAnsi="Arial" w:cs="Arial"/>
          <w:sz w:val="24"/>
          <w:szCs w:val="24"/>
          <w:rPrChange w:id="272" w:author="EUDERLAN FREIRE DA SILVA ABREU" w:date="2025-07-01T10:51:00Z">
            <w:rPr>
              <w:ins w:id="273" w:author="EUDERLAN FREIRE DA SILVA ABREU" w:date="2025-06-28T20:34:00Z"/>
              <w:sz w:val="24"/>
              <w:szCs w:val="24"/>
            </w:rPr>
          </w:rPrChange>
        </w:rPr>
        <w:pPrChange w:id="274" w:author="EUDERLAN FREIRE DA SILVA ABREU" w:date="2025-06-28T20:37:00Z">
          <w:pPr>
            <w:pStyle w:val="PargrafodaLista"/>
            <w:numPr>
              <w:numId w:val="8"/>
            </w:numPr>
            <w:ind w:hanging="360"/>
          </w:pPr>
        </w:pPrChange>
      </w:pPr>
      <w:ins w:id="275" w:author="EUDERLAN FREIRE DA SILVA ABREU" w:date="2025-06-28T20:31:00Z">
        <w:r w:rsidRPr="003837F2">
          <w:rPr>
            <w:rFonts w:ascii="Arial" w:hAnsi="Arial" w:cs="Arial"/>
            <w:sz w:val="24"/>
            <w:szCs w:val="24"/>
            <w:rPrChange w:id="276" w:author="EUDERLAN FREIRE DA SILVA ABREU" w:date="2025-07-01T10:51:00Z">
              <w:rPr>
                <w:rFonts w:ascii="Arial" w:hAnsi="Arial" w:cs="Arial"/>
                <w:color w:val="000000"/>
              </w:rPr>
            </w:rPrChange>
          </w:rPr>
          <w:t>Alternativamente, use o login do Google para acesso rápido</w:t>
        </w:r>
      </w:ins>
    </w:p>
    <w:p w14:paraId="01E4EE0E" w14:textId="77777777" w:rsidR="00C552AB" w:rsidRPr="003837F2" w:rsidRDefault="00C552AB">
      <w:pPr>
        <w:pStyle w:val="PargrafodaLista"/>
        <w:jc w:val="both"/>
        <w:rPr>
          <w:ins w:id="277" w:author="EUDERLAN FREIRE DA SILVA ABREU" w:date="2025-06-28T20:34:00Z"/>
          <w:rFonts w:ascii="Arial" w:hAnsi="Arial" w:cs="Arial"/>
          <w:sz w:val="24"/>
          <w:szCs w:val="24"/>
          <w:rPrChange w:id="278" w:author="EUDERLAN FREIRE DA SILVA ABREU" w:date="2025-07-01T10:51:00Z">
            <w:rPr>
              <w:ins w:id="279" w:author="EUDERLAN FREIRE DA SILVA ABREU" w:date="2025-06-28T20:34:00Z"/>
              <w:sz w:val="24"/>
              <w:szCs w:val="24"/>
            </w:rPr>
          </w:rPrChange>
        </w:rPr>
        <w:pPrChange w:id="280" w:author="EUDERLAN FREIRE DA SILVA ABREU" w:date="2025-06-28T20:37:00Z">
          <w:pPr>
            <w:pStyle w:val="PargrafodaLista"/>
            <w:numPr>
              <w:numId w:val="8"/>
            </w:numPr>
            <w:ind w:hanging="360"/>
          </w:pPr>
        </w:pPrChange>
      </w:pPr>
    </w:p>
    <w:p w14:paraId="07AF402A" w14:textId="057B11CE" w:rsidR="00C552AB" w:rsidRPr="003837F2" w:rsidRDefault="00C552AB">
      <w:pPr>
        <w:pStyle w:val="PargrafodaLista"/>
        <w:numPr>
          <w:ilvl w:val="1"/>
          <w:numId w:val="1"/>
        </w:numPr>
        <w:jc w:val="both"/>
        <w:rPr>
          <w:ins w:id="281" w:author="EUDERLAN FREIRE DA SILVA ABREU" w:date="2025-06-28T20:34:00Z"/>
          <w:rFonts w:ascii="Arial" w:hAnsi="Arial" w:cs="Arial"/>
          <w:color w:val="000000"/>
          <w:sz w:val="24"/>
          <w:szCs w:val="24"/>
          <w:rPrChange w:id="282" w:author="EUDERLAN FREIRE DA SILVA ABREU" w:date="2025-07-01T10:51:00Z">
            <w:rPr>
              <w:ins w:id="283" w:author="EUDERLAN FREIRE DA SILVA ABREU" w:date="2025-06-28T20:34:00Z"/>
            </w:rPr>
          </w:rPrChange>
        </w:rPr>
        <w:pPrChange w:id="284" w:author="EUDERLAN FREIRE DA SILVA ABREU" w:date="2025-06-28T20:37:00Z">
          <w:pPr/>
        </w:pPrChange>
      </w:pPr>
      <w:ins w:id="285" w:author="EUDERLAN FREIRE DA SILVA ABREU" w:date="2025-06-28T20:34:00Z">
        <w:r w:rsidRPr="003837F2">
          <w:rPr>
            <w:rFonts w:ascii="Arial" w:hAnsi="Arial" w:cs="Arial"/>
            <w:color w:val="000000"/>
            <w:sz w:val="24"/>
            <w:szCs w:val="24"/>
            <w:rPrChange w:id="286" w:author="EUDERLAN FREIRE DA SILVA ABREU" w:date="2025-07-01T10:51:00Z">
              <w:rPr/>
            </w:rPrChange>
          </w:rPr>
          <w:t>Cadastro de Novos Usuários:</w:t>
        </w:r>
      </w:ins>
    </w:p>
    <w:p w14:paraId="6475D658" w14:textId="19AA0B79" w:rsidR="00C552AB" w:rsidRPr="003837F2" w:rsidRDefault="00C552AB">
      <w:pPr>
        <w:jc w:val="both"/>
        <w:rPr>
          <w:ins w:id="287" w:author="EUDERLAN FREIRE DA SILVA ABREU" w:date="2025-06-28T20:35:00Z"/>
          <w:rFonts w:ascii="Arial" w:hAnsi="Arial" w:cs="Arial"/>
          <w:color w:val="000000"/>
          <w:sz w:val="24"/>
          <w:szCs w:val="24"/>
          <w:rPrChange w:id="288" w:author="EUDERLAN FREIRE DA SILVA ABREU" w:date="2025-07-01T10:51:00Z">
            <w:rPr>
              <w:ins w:id="289" w:author="EUDERLAN FREIRE DA SILVA ABREU" w:date="2025-06-28T20:35:00Z"/>
              <w:rFonts w:ascii="Arial" w:hAnsi="Arial" w:cs="Arial"/>
              <w:color w:val="000000"/>
            </w:rPr>
          </w:rPrChange>
        </w:rPr>
        <w:pPrChange w:id="290" w:author="EUDERLAN FREIRE DA SILVA ABREU" w:date="2025-06-28T20:37:00Z">
          <w:pPr/>
        </w:pPrChange>
      </w:pPr>
      <w:ins w:id="291" w:author="EUDERLAN FREIRE DA SILVA ABREU" w:date="2025-06-28T20:34:00Z">
        <w:r w:rsidRPr="003837F2">
          <w:rPr>
            <w:rFonts w:ascii="Arial" w:hAnsi="Arial" w:cs="Arial"/>
            <w:b/>
            <w:bCs/>
            <w:color w:val="000000"/>
            <w:sz w:val="24"/>
            <w:szCs w:val="24"/>
            <w:rPrChange w:id="292" w:author="EUDERLAN FREIRE DA SILVA ABREU" w:date="2025-07-01T10:51:00Z">
              <w:rPr>
                <w:rFonts w:ascii="Arial" w:hAnsi="Arial" w:cs="Arial"/>
                <w:b/>
                <w:bCs/>
                <w:color w:val="000000"/>
              </w:rPr>
            </w:rPrChange>
          </w:rPr>
          <w:t>Figura 1</w:t>
        </w:r>
      </w:ins>
      <w:ins w:id="293" w:author="EUDERLAN FREIRE DA SILVA ABREU" w:date="2025-06-30T14:12:00Z">
        <w:r w:rsidR="00BF51F7" w:rsidRPr="003837F2">
          <w:rPr>
            <w:rFonts w:ascii="Arial" w:hAnsi="Arial" w:cs="Arial"/>
            <w:b/>
            <w:bCs/>
            <w:color w:val="000000"/>
            <w:sz w:val="24"/>
            <w:szCs w:val="24"/>
            <w:rPrChange w:id="294" w:author="EUDERLAN FREIRE DA SILVA ABREU" w:date="2025-07-01T10:51:00Z">
              <w:rPr>
                <w:rFonts w:ascii="Arial" w:hAnsi="Arial" w:cs="Arial"/>
                <w:b/>
                <w:bCs/>
                <w:color w:val="000000"/>
                <w:sz w:val="24"/>
                <w:szCs w:val="24"/>
              </w:rPr>
            </w:rPrChange>
          </w:rPr>
          <w:t>.1</w:t>
        </w:r>
      </w:ins>
      <w:ins w:id="295" w:author="EUDERLAN FREIRE DA SILVA ABREU" w:date="2025-06-28T20:34:00Z">
        <w:r w:rsidRPr="003837F2">
          <w:rPr>
            <w:rFonts w:ascii="Arial" w:hAnsi="Arial" w:cs="Arial"/>
            <w:color w:val="000000"/>
            <w:sz w:val="24"/>
            <w:szCs w:val="24"/>
            <w:rPrChange w:id="296" w:author="EUDERLAN FREIRE DA SILVA ABREU" w:date="2025-07-01T10:51:00Z">
              <w:rPr>
                <w:rFonts w:ascii="Arial" w:hAnsi="Arial" w:cs="Arial"/>
                <w:color w:val="000000"/>
              </w:rPr>
            </w:rPrChange>
          </w:rPr>
          <w:t xml:space="preserve"> - Tela de </w:t>
        </w:r>
      </w:ins>
      <w:ins w:id="297" w:author="EUDERLAN FREIRE DA SILVA ABREU" w:date="2025-06-30T14:12:00Z">
        <w:r w:rsidR="00BF51F7" w:rsidRPr="003837F2">
          <w:rPr>
            <w:rFonts w:ascii="Arial" w:hAnsi="Arial" w:cs="Arial"/>
            <w:color w:val="000000"/>
            <w:sz w:val="24"/>
            <w:szCs w:val="24"/>
            <w:rPrChange w:id="298" w:author="EUDERLAN FREIRE DA SILVA ABREU" w:date="2025-07-01T10:51:00Z">
              <w:rPr>
                <w:rFonts w:ascii="Arial" w:hAnsi="Arial" w:cs="Arial"/>
                <w:color w:val="000000"/>
                <w:sz w:val="24"/>
                <w:szCs w:val="24"/>
              </w:rPr>
            </w:rPrChange>
          </w:rPr>
          <w:t>Cadastro</w:t>
        </w:r>
      </w:ins>
    </w:p>
    <w:p w14:paraId="0CB1546E" w14:textId="6752BD85" w:rsidR="00F63426" w:rsidRPr="003837F2" w:rsidRDefault="00653C38">
      <w:pPr>
        <w:jc w:val="both"/>
        <w:rPr>
          <w:ins w:id="299" w:author="EUDERLAN FREIRE DA SILVA ABREU" w:date="2025-06-28T20:35:00Z"/>
          <w:rFonts w:ascii="Arial" w:hAnsi="Arial" w:cs="Arial"/>
          <w:sz w:val="24"/>
          <w:szCs w:val="24"/>
          <w:rPrChange w:id="300" w:author="EUDERLAN FREIRE DA SILVA ABREU" w:date="2025-07-01T10:51:00Z">
            <w:rPr>
              <w:ins w:id="301" w:author="EUDERLAN FREIRE DA SILVA ABREU" w:date="2025-06-28T20:35:00Z"/>
              <w:sz w:val="24"/>
              <w:szCs w:val="24"/>
            </w:rPr>
          </w:rPrChange>
        </w:rPr>
        <w:pPrChange w:id="302" w:author="EUDERLAN FREIRE DA SILVA ABREU" w:date="2025-06-28T20:37:00Z">
          <w:pPr/>
        </w:pPrChange>
      </w:pPr>
      <w:ins w:id="303" w:author="EUDERLAN FREIRE DA SILVA ABREU" w:date="2025-06-28T20:38:00Z">
        <w:r w:rsidRPr="003837F2">
          <w:rPr>
            <w:rFonts w:ascii="Arial" w:hAnsi="Arial" w:cs="Arial"/>
            <w:noProof/>
            <w:color w:val="000000"/>
            <w:sz w:val="24"/>
            <w:szCs w:val="24"/>
            <w:bdr w:val="none" w:sz="0" w:space="0" w:color="auto" w:frame="1"/>
            <w:rPrChange w:id="304" w:author="EUDERLAN FREIRE DA SILVA ABREU" w:date="2025-07-01T10:51:00Z">
              <w:rPr>
                <w:rFonts w:ascii="Arial" w:hAnsi="Arial" w:cs="Arial"/>
                <w:noProof/>
                <w:color w:val="000000"/>
                <w:bdr w:val="none" w:sz="0" w:space="0" w:color="auto" w:frame="1"/>
              </w:rPr>
            </w:rPrChange>
          </w:rPr>
          <w:drawing>
            <wp:inline distT="0" distB="0" distL="0" distR="0" wp14:anchorId="18FB9E7D" wp14:editId="1AD137B4">
              <wp:extent cx="5400040" cy="30391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06C0159D" w14:textId="77777777" w:rsidR="00C213DD" w:rsidRPr="003837F2" w:rsidRDefault="00C213DD">
      <w:pPr>
        <w:pStyle w:val="PargrafodaLista"/>
        <w:numPr>
          <w:ilvl w:val="0"/>
          <w:numId w:val="5"/>
        </w:numPr>
        <w:jc w:val="both"/>
        <w:rPr>
          <w:ins w:id="305" w:author="EUDERLAN FREIRE DA SILVA ABREU" w:date="2025-06-28T20:35:00Z"/>
          <w:rFonts w:ascii="Arial" w:hAnsi="Arial" w:cs="Arial"/>
          <w:sz w:val="24"/>
          <w:szCs w:val="24"/>
          <w:lang w:eastAsia="pt-BR"/>
          <w:rPrChange w:id="306" w:author="EUDERLAN FREIRE DA SILVA ABREU" w:date="2025-07-01T10:51:00Z">
            <w:rPr>
              <w:ins w:id="307" w:author="EUDERLAN FREIRE DA SILVA ABREU" w:date="2025-06-28T20:35:00Z"/>
              <w:lang w:eastAsia="pt-BR"/>
            </w:rPr>
          </w:rPrChange>
        </w:rPr>
        <w:pPrChange w:id="308" w:author="EUDERLAN FREIRE DA SILVA ABREU" w:date="2025-06-28T20:37:00Z">
          <w:pPr>
            <w:numPr>
              <w:numId w:val="9"/>
            </w:numPr>
            <w:tabs>
              <w:tab w:val="num" w:pos="720"/>
            </w:tabs>
            <w:spacing w:before="240" w:after="0" w:line="240" w:lineRule="auto"/>
            <w:ind w:left="720" w:hanging="360"/>
            <w:jc w:val="both"/>
            <w:textAlignment w:val="baseline"/>
          </w:pPr>
        </w:pPrChange>
      </w:pPr>
      <w:ins w:id="309" w:author="EUDERLAN FREIRE DA SILVA ABREU" w:date="2025-06-28T20:35:00Z">
        <w:r w:rsidRPr="003837F2">
          <w:rPr>
            <w:rFonts w:ascii="Arial" w:hAnsi="Arial" w:cs="Arial"/>
            <w:sz w:val="24"/>
            <w:szCs w:val="24"/>
            <w:lang w:eastAsia="pt-BR"/>
            <w:rPrChange w:id="310" w:author="EUDERLAN FREIRE DA SILVA ABREU" w:date="2025-07-01T10:51:00Z">
              <w:rPr>
                <w:lang w:eastAsia="pt-BR"/>
              </w:rPr>
            </w:rPrChange>
          </w:rPr>
          <w:t>Clique na aba "Cadastro" para criar uma conta</w:t>
        </w:r>
      </w:ins>
    </w:p>
    <w:p w14:paraId="22E9772C" w14:textId="53C8946C" w:rsidR="00C213DD" w:rsidRPr="003837F2" w:rsidRDefault="00C213DD">
      <w:pPr>
        <w:pStyle w:val="PargrafodaLista"/>
        <w:numPr>
          <w:ilvl w:val="0"/>
          <w:numId w:val="5"/>
        </w:numPr>
        <w:jc w:val="both"/>
        <w:rPr>
          <w:ins w:id="311" w:author="EUDERLAN FREIRE DA SILVA ABREU" w:date="2025-06-28T20:36:00Z"/>
          <w:rFonts w:ascii="Arial" w:hAnsi="Arial" w:cs="Arial"/>
          <w:sz w:val="24"/>
          <w:szCs w:val="24"/>
          <w:lang w:eastAsia="pt-BR"/>
          <w:rPrChange w:id="312" w:author="EUDERLAN FREIRE DA SILVA ABREU" w:date="2025-07-01T10:51:00Z">
            <w:rPr>
              <w:ins w:id="313" w:author="EUDERLAN FREIRE DA SILVA ABREU" w:date="2025-06-28T20:36:00Z"/>
              <w:lang w:eastAsia="pt-BR"/>
            </w:rPr>
          </w:rPrChange>
        </w:rPr>
        <w:pPrChange w:id="314" w:author="EUDERLAN FREIRE DA SILVA ABREU" w:date="2025-06-28T20:37:00Z">
          <w:pPr>
            <w:pStyle w:val="PargrafodaLista"/>
            <w:numPr>
              <w:numId w:val="5"/>
            </w:numPr>
            <w:ind w:hanging="360"/>
          </w:pPr>
        </w:pPrChange>
      </w:pPr>
      <w:ins w:id="315" w:author="EUDERLAN FREIRE DA SILVA ABREU" w:date="2025-06-28T20:35:00Z">
        <w:r w:rsidRPr="003837F2">
          <w:rPr>
            <w:rFonts w:ascii="Arial" w:hAnsi="Arial" w:cs="Arial"/>
            <w:sz w:val="24"/>
            <w:szCs w:val="24"/>
            <w:lang w:eastAsia="pt-BR"/>
            <w:rPrChange w:id="316" w:author="EUDERLAN FREIRE DA SILVA ABREU" w:date="2025-07-01T10:51:00Z">
              <w:rPr>
                <w:lang w:eastAsia="pt-BR"/>
              </w:rPr>
            </w:rPrChange>
          </w:rPr>
          <w:t xml:space="preserve">Preencha: Nome completo, </w:t>
        </w:r>
        <w:proofErr w:type="spellStart"/>
        <w:r w:rsidRPr="003837F2">
          <w:rPr>
            <w:rFonts w:ascii="Arial" w:hAnsi="Arial" w:cs="Arial"/>
            <w:sz w:val="24"/>
            <w:szCs w:val="24"/>
            <w:lang w:eastAsia="pt-BR"/>
            <w:rPrChange w:id="317" w:author="EUDERLAN FREIRE DA SILVA ABREU" w:date="2025-07-01T10:51:00Z">
              <w:rPr>
                <w:lang w:eastAsia="pt-BR"/>
              </w:rPr>
            </w:rPrChange>
          </w:rPr>
          <w:t>Email</w:t>
        </w:r>
        <w:proofErr w:type="spellEnd"/>
        <w:r w:rsidRPr="003837F2">
          <w:rPr>
            <w:rFonts w:ascii="Arial" w:hAnsi="Arial" w:cs="Arial"/>
            <w:sz w:val="24"/>
            <w:szCs w:val="24"/>
            <w:lang w:eastAsia="pt-BR"/>
            <w:rPrChange w:id="318" w:author="EUDERLAN FREIRE DA SILVA ABREU" w:date="2025-07-01T10:51:00Z">
              <w:rPr>
                <w:lang w:eastAsia="pt-BR"/>
              </w:rPr>
            </w:rPrChange>
          </w:rPr>
          <w:t>, Senha e Confirmação de senha</w:t>
        </w:r>
      </w:ins>
    </w:p>
    <w:p w14:paraId="71E0DC9F" w14:textId="6E91B3FD" w:rsidR="00855100" w:rsidRPr="003837F2" w:rsidRDefault="00855100">
      <w:pPr>
        <w:pStyle w:val="PargrafodaLista"/>
        <w:numPr>
          <w:ilvl w:val="0"/>
          <w:numId w:val="5"/>
        </w:numPr>
        <w:jc w:val="both"/>
        <w:rPr>
          <w:ins w:id="319" w:author="EUDERLAN FREIRE DA SILVA ABREU" w:date="2025-06-28T20:31:00Z"/>
          <w:rFonts w:ascii="Arial" w:hAnsi="Arial" w:cs="Arial"/>
          <w:sz w:val="24"/>
          <w:szCs w:val="24"/>
          <w:rPrChange w:id="320" w:author="EUDERLAN FREIRE DA SILVA ABREU" w:date="2025-07-01T10:51:00Z">
            <w:rPr>
              <w:ins w:id="321" w:author="EUDERLAN FREIRE DA SILVA ABREU" w:date="2025-06-28T20:31:00Z"/>
              <w:rFonts w:ascii="Arial" w:hAnsi="Arial" w:cs="Arial"/>
              <w:color w:val="000000"/>
            </w:rPr>
          </w:rPrChange>
        </w:rPr>
        <w:pPrChange w:id="322" w:author="EUDERLAN FREIRE DA SILVA ABREU" w:date="2025-06-28T20:37:00Z">
          <w:pPr>
            <w:pStyle w:val="NormalWeb"/>
            <w:numPr>
              <w:numId w:val="6"/>
            </w:numPr>
            <w:tabs>
              <w:tab w:val="num" w:pos="720"/>
            </w:tabs>
            <w:spacing w:before="240" w:beforeAutospacing="0" w:after="240" w:afterAutospacing="0"/>
            <w:ind w:left="720" w:hanging="360"/>
            <w:jc w:val="both"/>
            <w:textAlignment w:val="baseline"/>
          </w:pPr>
        </w:pPrChange>
      </w:pPr>
      <w:ins w:id="323" w:author="EUDERLAN FREIRE DA SILVA ABREU" w:date="2025-06-28T20:36:00Z">
        <w:r w:rsidRPr="003837F2">
          <w:rPr>
            <w:rFonts w:ascii="Arial" w:hAnsi="Arial" w:cs="Arial"/>
            <w:color w:val="000000"/>
            <w:sz w:val="24"/>
            <w:szCs w:val="24"/>
            <w:rPrChange w:id="324" w:author="EUDERLAN FREIRE DA SILVA ABREU" w:date="2025-07-01T10:51:00Z">
              <w:rPr>
                <w:rFonts w:ascii="Arial" w:hAnsi="Arial" w:cs="Arial"/>
                <w:color w:val="000000"/>
              </w:rPr>
            </w:rPrChange>
          </w:rPr>
          <w:t>Clique em "Criar Conta"</w:t>
        </w:r>
      </w:ins>
    </w:p>
    <w:p w14:paraId="6DB1D7F4" w14:textId="77777777" w:rsidR="00574C1C" w:rsidRPr="003837F2" w:rsidRDefault="00574C1C">
      <w:pPr>
        <w:rPr>
          <w:ins w:id="325" w:author="HISSA BARBARA OLIVEIRA" w:date="2025-06-29T00:45:00Z"/>
          <w:rFonts w:ascii="Arial" w:hAnsi="Arial" w:cs="Arial"/>
          <w:color w:val="000000"/>
          <w:sz w:val="24"/>
          <w:szCs w:val="24"/>
          <w:rPrChange w:id="326" w:author="EUDERLAN FREIRE DA SILVA ABREU" w:date="2025-07-01T10:51:00Z">
            <w:rPr>
              <w:ins w:id="327" w:author="HISSA BARBARA OLIVEIRA" w:date="2025-06-29T00:45:00Z"/>
              <w:rFonts w:ascii="Arial" w:hAnsi="Arial" w:cs="Arial"/>
              <w:color w:val="000000"/>
            </w:rPr>
          </w:rPrChange>
        </w:rPr>
      </w:pPr>
    </w:p>
    <w:p w14:paraId="440E66D4" w14:textId="5EA0BB1A" w:rsidR="09AB4BC8" w:rsidRPr="003837F2" w:rsidRDefault="09AB4BC8">
      <w:pPr>
        <w:spacing w:after="80"/>
        <w:jc w:val="both"/>
        <w:rPr>
          <w:ins w:id="328" w:author="HISSA BARBARA OLIVEIRA" w:date="2025-06-29T01:07:00Z"/>
          <w:rFonts w:ascii="Arial" w:eastAsia="Arial" w:hAnsi="Arial" w:cs="Arial"/>
          <w:b/>
          <w:bCs/>
          <w:color w:val="000000" w:themeColor="text1"/>
          <w:sz w:val="24"/>
          <w:szCs w:val="24"/>
          <w:rPrChange w:id="329" w:author="EUDERLAN FREIRE DA SILVA ABREU" w:date="2025-07-01T10:51:00Z">
            <w:rPr>
              <w:ins w:id="330" w:author="HISSA BARBARA OLIVEIRA" w:date="2025-06-29T01:07:00Z"/>
              <w:rFonts w:ascii="Arial" w:eastAsia="Arial" w:hAnsi="Arial" w:cs="Arial"/>
              <w:b/>
              <w:bCs/>
              <w:color w:val="000000" w:themeColor="text1"/>
              <w:sz w:val="24"/>
              <w:szCs w:val="24"/>
            </w:rPr>
          </w:rPrChange>
        </w:rPr>
        <w:pPrChange w:id="331" w:author="HISSA BARBARA OLIVEIRA" w:date="2025-06-29T01:07:00Z">
          <w:pPr/>
        </w:pPrChange>
      </w:pPr>
      <w:ins w:id="332" w:author="HISSA BARBARA OLIVEIRA" w:date="2025-06-29T01:07:00Z">
        <w:r w:rsidRPr="003837F2">
          <w:rPr>
            <w:rFonts w:ascii="Arial" w:eastAsia="Arial" w:hAnsi="Arial" w:cs="Arial"/>
            <w:b/>
            <w:bCs/>
            <w:color w:val="000000" w:themeColor="text1"/>
            <w:sz w:val="24"/>
            <w:szCs w:val="24"/>
            <w:rPrChange w:id="333" w:author="EUDERLAN FREIRE DA SILVA ABREU" w:date="2025-07-01T10:51:00Z">
              <w:rPr>
                <w:rFonts w:ascii="Arial" w:eastAsia="Arial" w:hAnsi="Arial" w:cs="Arial"/>
                <w:b/>
                <w:bCs/>
                <w:color w:val="000000" w:themeColor="text1"/>
                <w:sz w:val="24"/>
                <w:szCs w:val="24"/>
              </w:rPr>
            </w:rPrChange>
          </w:rPr>
          <w:t>2. Tela 2: Tela Principal do Chat</w:t>
        </w:r>
      </w:ins>
    </w:p>
    <w:p w14:paraId="34D778FF" w14:textId="0373C20F" w:rsidR="09AB4BC8" w:rsidRPr="003837F2" w:rsidRDefault="09AB4BC8">
      <w:pPr>
        <w:spacing w:before="240" w:after="240"/>
        <w:jc w:val="both"/>
        <w:rPr>
          <w:ins w:id="334" w:author="HISSA BARBARA OLIVEIRA" w:date="2025-06-29T01:07:00Z"/>
          <w:rFonts w:ascii="Arial" w:eastAsia="Arial" w:hAnsi="Arial" w:cs="Arial"/>
          <w:color w:val="000000" w:themeColor="text1"/>
          <w:sz w:val="24"/>
          <w:szCs w:val="24"/>
          <w:rPrChange w:id="335" w:author="EUDERLAN FREIRE DA SILVA ABREU" w:date="2025-07-01T10:51:00Z">
            <w:rPr>
              <w:ins w:id="336" w:author="HISSA BARBARA OLIVEIRA" w:date="2025-06-29T01:07:00Z"/>
              <w:rFonts w:ascii="Arial" w:eastAsia="Arial" w:hAnsi="Arial" w:cs="Arial"/>
              <w:color w:val="000000" w:themeColor="text1"/>
              <w:sz w:val="24"/>
              <w:szCs w:val="24"/>
            </w:rPr>
          </w:rPrChange>
        </w:rPr>
        <w:pPrChange w:id="337" w:author="HISSA BARBARA OLIVEIRA" w:date="2025-06-29T01:07:00Z">
          <w:pPr/>
        </w:pPrChange>
      </w:pPr>
      <w:ins w:id="338" w:author="HISSA BARBARA OLIVEIRA" w:date="2025-06-29T01:07:00Z">
        <w:r w:rsidRPr="003837F2">
          <w:rPr>
            <w:rFonts w:ascii="Arial" w:eastAsia="Arial" w:hAnsi="Arial" w:cs="Arial"/>
            <w:b/>
            <w:bCs/>
            <w:color w:val="000000" w:themeColor="text1"/>
            <w:sz w:val="24"/>
            <w:szCs w:val="24"/>
            <w:rPrChange w:id="339" w:author="EUDERLAN FREIRE DA SILVA ABREU" w:date="2025-07-01T10:51:00Z">
              <w:rPr>
                <w:rFonts w:ascii="Arial" w:eastAsia="Arial" w:hAnsi="Arial" w:cs="Arial"/>
                <w:b/>
                <w:bCs/>
                <w:color w:val="000000" w:themeColor="text1"/>
                <w:sz w:val="24"/>
                <w:szCs w:val="24"/>
              </w:rPr>
            </w:rPrChange>
          </w:rPr>
          <w:t>Figura 2</w:t>
        </w:r>
        <w:r w:rsidRPr="003837F2">
          <w:rPr>
            <w:rFonts w:ascii="Arial" w:eastAsia="Arial" w:hAnsi="Arial" w:cs="Arial"/>
            <w:color w:val="000000" w:themeColor="text1"/>
            <w:sz w:val="24"/>
            <w:szCs w:val="24"/>
            <w:rPrChange w:id="340" w:author="EUDERLAN FREIRE DA SILVA ABREU" w:date="2025-07-01T10:51:00Z">
              <w:rPr>
                <w:rFonts w:ascii="Arial" w:eastAsia="Arial" w:hAnsi="Arial" w:cs="Arial"/>
                <w:color w:val="000000" w:themeColor="text1"/>
                <w:sz w:val="24"/>
                <w:szCs w:val="24"/>
              </w:rPr>
            </w:rPrChange>
          </w:rPr>
          <w:t xml:space="preserve"> - Interface Principal de Chat</w:t>
        </w:r>
      </w:ins>
    </w:p>
    <w:p w14:paraId="72258CC3" w14:textId="56F03A1C" w:rsidR="09AB4BC8" w:rsidRPr="003837F2" w:rsidRDefault="09AB4BC8">
      <w:pPr>
        <w:spacing w:before="240" w:after="240"/>
        <w:jc w:val="both"/>
        <w:rPr>
          <w:ins w:id="341" w:author="HISSA BARBARA OLIVEIRA" w:date="2025-06-29T01:07:00Z"/>
          <w:rFonts w:ascii="Arial" w:hAnsi="Arial" w:cs="Arial"/>
          <w:sz w:val="24"/>
          <w:szCs w:val="24"/>
          <w:rPrChange w:id="342" w:author="EUDERLAN FREIRE DA SILVA ABREU" w:date="2025-07-01T10:51:00Z">
            <w:rPr>
              <w:ins w:id="343" w:author="HISSA BARBARA OLIVEIRA" w:date="2025-06-29T01:07:00Z"/>
            </w:rPr>
          </w:rPrChange>
        </w:rPr>
        <w:pPrChange w:id="344" w:author="HISSA BARBARA OLIVEIRA" w:date="2025-06-29T01:07:00Z">
          <w:pPr/>
        </w:pPrChange>
      </w:pPr>
      <w:ins w:id="345" w:author="HISSA BARBARA OLIVEIRA" w:date="2025-06-29T01:07:00Z">
        <w:r w:rsidRPr="003837F2">
          <w:rPr>
            <w:rFonts w:ascii="Arial" w:hAnsi="Arial" w:cs="Arial"/>
            <w:noProof/>
            <w:sz w:val="24"/>
            <w:szCs w:val="24"/>
            <w:rPrChange w:id="346" w:author="EUDERLAN FREIRE DA SILVA ABREU" w:date="2025-07-01T10:51:00Z">
              <w:rPr>
                <w:noProof/>
              </w:rPr>
            </w:rPrChange>
          </w:rPr>
          <w:lastRenderedPageBreak/>
          <w:drawing>
            <wp:inline distT="0" distB="0" distL="0" distR="0" wp14:anchorId="512426D6" wp14:editId="69003775">
              <wp:extent cx="5391152" cy="3028950"/>
              <wp:effectExtent l="0" t="0" r="0" b="0"/>
              <wp:docPr id="1165933887" name="Imagem 11659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2" cy="3028950"/>
                      </a:xfrm>
                      <a:prstGeom prst="rect">
                        <a:avLst/>
                      </a:prstGeom>
                    </pic:spPr>
                  </pic:pic>
                </a:graphicData>
              </a:graphic>
            </wp:inline>
          </w:drawing>
        </w:r>
      </w:ins>
    </w:p>
    <w:p w14:paraId="6BE183D8" w14:textId="0CBA597A" w:rsidR="09AB4BC8" w:rsidRPr="003837F2" w:rsidRDefault="09AB4BC8">
      <w:pPr>
        <w:spacing w:before="280" w:after="0"/>
        <w:jc w:val="both"/>
        <w:rPr>
          <w:ins w:id="347" w:author="HISSA BARBARA OLIVEIRA" w:date="2025-06-29T01:07:00Z"/>
          <w:rFonts w:ascii="Arial" w:eastAsia="Arial" w:hAnsi="Arial" w:cs="Arial"/>
          <w:color w:val="000000" w:themeColor="text1"/>
          <w:sz w:val="24"/>
          <w:szCs w:val="24"/>
          <w:rPrChange w:id="348" w:author="EUDERLAN FREIRE DA SILVA ABREU" w:date="2025-07-01T10:51:00Z">
            <w:rPr>
              <w:ins w:id="349" w:author="HISSA BARBARA OLIVEIRA" w:date="2025-06-29T01:07:00Z"/>
              <w:rFonts w:ascii="Arial" w:eastAsia="Arial" w:hAnsi="Arial" w:cs="Arial"/>
              <w:color w:val="000000" w:themeColor="text1"/>
              <w:sz w:val="24"/>
              <w:szCs w:val="24"/>
            </w:rPr>
          </w:rPrChange>
        </w:rPr>
        <w:pPrChange w:id="350" w:author="HISSA BARBARA OLIVEIRA" w:date="2025-06-29T01:07:00Z">
          <w:pPr/>
        </w:pPrChange>
      </w:pPr>
      <w:ins w:id="351" w:author="HISSA BARBARA OLIVEIRA" w:date="2025-06-29T01:07:00Z">
        <w:r w:rsidRPr="003837F2">
          <w:rPr>
            <w:rFonts w:ascii="Arial" w:eastAsia="Arial" w:hAnsi="Arial" w:cs="Arial"/>
            <w:color w:val="000000" w:themeColor="text1"/>
            <w:sz w:val="24"/>
            <w:szCs w:val="24"/>
            <w:rPrChange w:id="352" w:author="EUDERLAN FREIRE DA SILVA ABREU" w:date="2025-07-01T10:51:00Z">
              <w:rPr>
                <w:rFonts w:ascii="Arial" w:eastAsia="Arial" w:hAnsi="Arial" w:cs="Arial"/>
                <w:color w:val="000000" w:themeColor="text1"/>
                <w:sz w:val="24"/>
                <w:szCs w:val="24"/>
              </w:rPr>
            </w:rPrChange>
          </w:rPr>
          <w:t>Descrição da Tela:</w:t>
        </w:r>
      </w:ins>
    </w:p>
    <w:p w14:paraId="230D8E24" w14:textId="4938B4BA" w:rsidR="09AB4BC8" w:rsidRPr="003837F2" w:rsidRDefault="09AB4BC8">
      <w:pPr>
        <w:spacing w:before="240" w:after="240"/>
        <w:jc w:val="both"/>
        <w:rPr>
          <w:ins w:id="353" w:author="HISSA BARBARA OLIVEIRA" w:date="2025-06-29T01:07:00Z"/>
          <w:rFonts w:ascii="Arial" w:eastAsia="Arial" w:hAnsi="Arial" w:cs="Arial"/>
          <w:color w:val="000000" w:themeColor="text1"/>
          <w:sz w:val="24"/>
          <w:szCs w:val="24"/>
          <w:rPrChange w:id="354" w:author="EUDERLAN FREIRE DA SILVA ABREU" w:date="2025-07-01T10:51:00Z">
            <w:rPr>
              <w:ins w:id="355" w:author="HISSA BARBARA OLIVEIRA" w:date="2025-06-29T01:07:00Z"/>
              <w:rFonts w:ascii="Arial" w:eastAsia="Arial" w:hAnsi="Arial" w:cs="Arial"/>
              <w:color w:val="000000" w:themeColor="text1"/>
              <w:sz w:val="24"/>
              <w:szCs w:val="24"/>
            </w:rPr>
          </w:rPrChange>
        </w:rPr>
        <w:pPrChange w:id="356" w:author="HISSA BARBARA OLIVEIRA" w:date="2025-06-29T01:07:00Z">
          <w:pPr/>
        </w:pPrChange>
      </w:pPr>
      <w:ins w:id="357" w:author="HISSA BARBARA OLIVEIRA" w:date="2025-06-29T01:07:00Z">
        <w:r w:rsidRPr="003837F2">
          <w:rPr>
            <w:rFonts w:ascii="Arial" w:eastAsia="Arial" w:hAnsi="Arial" w:cs="Arial"/>
            <w:color w:val="000000" w:themeColor="text1"/>
            <w:sz w:val="24"/>
            <w:szCs w:val="24"/>
            <w:rPrChange w:id="358" w:author="EUDERLAN FREIRE DA SILVA ABREU" w:date="2025-07-01T10:51:00Z">
              <w:rPr>
                <w:rFonts w:ascii="Arial" w:eastAsia="Arial" w:hAnsi="Arial" w:cs="Arial"/>
                <w:color w:val="000000" w:themeColor="text1"/>
                <w:sz w:val="24"/>
                <w:szCs w:val="24"/>
              </w:rPr>
            </w:rPrChange>
          </w:rPr>
          <w:t>A tela principal é dividida em três seções principais: cabeçalho, área de conversação e área de entrada de texto.</w:t>
        </w:r>
      </w:ins>
    </w:p>
    <w:p w14:paraId="0120E2F1" w14:textId="0BEFB6AD" w:rsidR="09AB4BC8" w:rsidRPr="003837F2" w:rsidRDefault="09AB4BC8">
      <w:pPr>
        <w:spacing w:before="240" w:after="40"/>
        <w:jc w:val="both"/>
        <w:rPr>
          <w:ins w:id="359" w:author="HISSA BARBARA OLIVEIRA" w:date="2025-06-29T01:07:00Z"/>
          <w:rFonts w:ascii="Arial" w:eastAsia="Arial" w:hAnsi="Arial" w:cs="Arial"/>
          <w:color w:val="000000" w:themeColor="text1"/>
          <w:sz w:val="24"/>
          <w:szCs w:val="24"/>
          <w:rPrChange w:id="360" w:author="EUDERLAN FREIRE DA SILVA ABREU" w:date="2025-07-01T10:51:00Z">
            <w:rPr>
              <w:ins w:id="361" w:author="HISSA BARBARA OLIVEIRA" w:date="2025-06-29T01:07:00Z"/>
              <w:rFonts w:ascii="Arial" w:eastAsia="Arial" w:hAnsi="Arial" w:cs="Arial"/>
              <w:color w:val="000000" w:themeColor="text1"/>
              <w:sz w:val="24"/>
              <w:szCs w:val="24"/>
            </w:rPr>
          </w:rPrChange>
        </w:rPr>
        <w:pPrChange w:id="362" w:author="HISSA BARBARA OLIVEIRA" w:date="2025-06-29T01:07:00Z">
          <w:pPr/>
        </w:pPrChange>
      </w:pPr>
      <w:ins w:id="363" w:author="HISSA BARBARA OLIVEIRA" w:date="2025-06-29T01:07:00Z">
        <w:r w:rsidRPr="003837F2">
          <w:rPr>
            <w:rFonts w:ascii="Arial" w:eastAsia="Arial" w:hAnsi="Arial" w:cs="Arial"/>
            <w:color w:val="000000" w:themeColor="text1"/>
            <w:sz w:val="24"/>
            <w:szCs w:val="24"/>
            <w:rPrChange w:id="364" w:author="EUDERLAN FREIRE DA SILVA ABREU" w:date="2025-07-01T10:51:00Z">
              <w:rPr>
                <w:rFonts w:ascii="Arial" w:eastAsia="Arial" w:hAnsi="Arial" w:cs="Arial"/>
                <w:color w:val="000000" w:themeColor="text1"/>
                <w:sz w:val="24"/>
                <w:szCs w:val="24"/>
              </w:rPr>
            </w:rPrChange>
          </w:rPr>
          <w:t>Cabeçalho Superior:</w:t>
        </w:r>
      </w:ins>
    </w:p>
    <w:p w14:paraId="16CE5CE1" w14:textId="0DE81D35" w:rsidR="09AB4BC8" w:rsidRPr="003837F2" w:rsidRDefault="09AB4BC8">
      <w:pPr>
        <w:pStyle w:val="PargrafodaLista"/>
        <w:numPr>
          <w:ilvl w:val="0"/>
          <w:numId w:val="17"/>
        </w:numPr>
        <w:spacing w:before="240" w:after="240"/>
        <w:jc w:val="both"/>
        <w:rPr>
          <w:ins w:id="365" w:author="HISSA BARBARA OLIVEIRA" w:date="2025-06-29T01:07:00Z"/>
          <w:rFonts w:ascii="Arial" w:eastAsia="Arial" w:hAnsi="Arial" w:cs="Arial"/>
          <w:color w:val="000000" w:themeColor="text1"/>
          <w:sz w:val="24"/>
          <w:szCs w:val="24"/>
          <w:rPrChange w:id="366" w:author="EUDERLAN FREIRE DA SILVA ABREU" w:date="2025-07-01T10:51:00Z">
            <w:rPr>
              <w:ins w:id="367" w:author="HISSA BARBARA OLIVEIRA" w:date="2025-06-29T01:07:00Z"/>
              <w:rFonts w:ascii="Arial" w:eastAsia="Arial" w:hAnsi="Arial" w:cs="Arial"/>
              <w:color w:val="000000" w:themeColor="text1"/>
              <w:sz w:val="24"/>
              <w:szCs w:val="24"/>
            </w:rPr>
          </w:rPrChange>
        </w:rPr>
        <w:pPrChange w:id="368" w:author="HISSA BARBARA OLIVEIRA" w:date="2025-06-29T01:07:00Z">
          <w:pPr/>
        </w:pPrChange>
      </w:pPr>
      <w:ins w:id="369" w:author="HISSA BARBARA OLIVEIRA" w:date="2025-06-29T01:07:00Z">
        <w:r w:rsidRPr="003837F2">
          <w:rPr>
            <w:rFonts w:ascii="Arial" w:eastAsia="Arial" w:hAnsi="Arial" w:cs="Arial"/>
            <w:b/>
            <w:bCs/>
            <w:color w:val="000000" w:themeColor="text1"/>
            <w:sz w:val="24"/>
            <w:szCs w:val="24"/>
            <w:rPrChange w:id="370" w:author="EUDERLAN FREIRE DA SILVA ABREU" w:date="2025-07-01T10:51:00Z">
              <w:rPr>
                <w:rFonts w:ascii="Arial" w:eastAsia="Arial" w:hAnsi="Arial" w:cs="Arial"/>
                <w:b/>
                <w:bCs/>
                <w:color w:val="000000" w:themeColor="text1"/>
                <w:sz w:val="24"/>
                <w:szCs w:val="24"/>
              </w:rPr>
            </w:rPrChange>
          </w:rPr>
          <w:t xml:space="preserve">Logo </w:t>
        </w:r>
        <w:proofErr w:type="gramStart"/>
        <w:r w:rsidRPr="003837F2">
          <w:rPr>
            <w:rFonts w:ascii="Arial" w:eastAsia="Arial" w:hAnsi="Arial" w:cs="Arial"/>
            <w:b/>
            <w:bCs/>
            <w:color w:val="000000" w:themeColor="text1"/>
            <w:sz w:val="24"/>
            <w:szCs w:val="24"/>
            <w:rPrChange w:id="371" w:author="EUDERLAN FREIRE DA SILVA ABREU" w:date="2025-07-01T10:51:00Z">
              <w:rPr>
                <w:rFonts w:ascii="Arial" w:eastAsia="Arial" w:hAnsi="Arial" w:cs="Arial"/>
                <w:b/>
                <w:bCs/>
                <w:color w:val="000000" w:themeColor="text1"/>
                <w:sz w:val="24"/>
                <w:szCs w:val="24"/>
              </w:rPr>
            </w:rPrChange>
          </w:rPr>
          <w:t>e</w:t>
        </w:r>
        <w:proofErr w:type="gramEnd"/>
        <w:r w:rsidRPr="003837F2">
          <w:rPr>
            <w:rFonts w:ascii="Arial" w:eastAsia="Arial" w:hAnsi="Arial" w:cs="Arial"/>
            <w:b/>
            <w:bCs/>
            <w:color w:val="000000" w:themeColor="text1"/>
            <w:sz w:val="24"/>
            <w:szCs w:val="24"/>
            <w:rPrChange w:id="372" w:author="EUDERLAN FREIRE DA SILVA ABREU" w:date="2025-07-01T10:51:00Z">
              <w:rPr>
                <w:rFonts w:ascii="Arial" w:eastAsia="Arial" w:hAnsi="Arial" w:cs="Arial"/>
                <w:b/>
                <w:bCs/>
                <w:color w:val="000000" w:themeColor="text1"/>
                <w:sz w:val="24"/>
                <w:szCs w:val="24"/>
              </w:rPr>
            </w:rPrChange>
          </w:rPr>
          <w:t xml:space="preserve"> Título</w:t>
        </w:r>
        <w:r w:rsidRPr="003837F2">
          <w:rPr>
            <w:rFonts w:ascii="Arial" w:eastAsia="Arial" w:hAnsi="Arial" w:cs="Arial"/>
            <w:color w:val="000000" w:themeColor="text1"/>
            <w:sz w:val="24"/>
            <w:szCs w:val="24"/>
            <w:rPrChange w:id="373" w:author="EUDERLAN FREIRE DA SILVA ABREU" w:date="2025-07-01T10:51:00Z">
              <w:rPr>
                <w:rFonts w:ascii="Arial" w:eastAsia="Arial" w:hAnsi="Arial" w:cs="Arial"/>
                <w:color w:val="000000" w:themeColor="text1"/>
                <w:sz w:val="24"/>
                <w:szCs w:val="24"/>
              </w:rPr>
            </w:rPrChange>
          </w:rPr>
          <w:t>: "Sistema de Consultas UFMA"</w:t>
        </w:r>
      </w:ins>
    </w:p>
    <w:p w14:paraId="6CDABFC2" w14:textId="5E8394BE" w:rsidR="09AB4BC8" w:rsidRPr="003837F2" w:rsidRDefault="09AB4BC8">
      <w:pPr>
        <w:pStyle w:val="PargrafodaLista"/>
        <w:numPr>
          <w:ilvl w:val="0"/>
          <w:numId w:val="17"/>
        </w:numPr>
        <w:spacing w:before="240" w:after="240"/>
        <w:jc w:val="both"/>
        <w:rPr>
          <w:ins w:id="374" w:author="HISSA BARBARA OLIVEIRA" w:date="2025-06-29T01:07:00Z"/>
          <w:rFonts w:ascii="Arial" w:eastAsia="Arial" w:hAnsi="Arial" w:cs="Arial"/>
          <w:color w:val="000000" w:themeColor="text1"/>
          <w:sz w:val="24"/>
          <w:szCs w:val="24"/>
          <w:rPrChange w:id="375" w:author="EUDERLAN FREIRE DA SILVA ABREU" w:date="2025-07-01T10:51:00Z">
            <w:rPr>
              <w:ins w:id="376" w:author="HISSA BARBARA OLIVEIRA" w:date="2025-06-29T01:07:00Z"/>
              <w:rFonts w:ascii="Arial" w:eastAsia="Arial" w:hAnsi="Arial" w:cs="Arial"/>
              <w:color w:val="000000" w:themeColor="text1"/>
              <w:sz w:val="24"/>
              <w:szCs w:val="24"/>
            </w:rPr>
          </w:rPrChange>
        </w:rPr>
        <w:pPrChange w:id="377" w:author="HISSA BARBARA OLIVEIRA" w:date="2025-06-29T01:07:00Z">
          <w:pPr/>
        </w:pPrChange>
      </w:pPr>
      <w:ins w:id="378" w:author="HISSA BARBARA OLIVEIRA" w:date="2025-06-29T01:07:00Z">
        <w:r w:rsidRPr="003837F2">
          <w:rPr>
            <w:rFonts w:ascii="Arial" w:eastAsia="Arial" w:hAnsi="Arial" w:cs="Arial"/>
            <w:b/>
            <w:bCs/>
            <w:color w:val="000000" w:themeColor="text1"/>
            <w:sz w:val="24"/>
            <w:szCs w:val="24"/>
            <w:rPrChange w:id="379" w:author="EUDERLAN FREIRE DA SILVA ABREU" w:date="2025-07-01T10:51:00Z">
              <w:rPr>
                <w:rFonts w:ascii="Arial" w:eastAsia="Arial" w:hAnsi="Arial" w:cs="Arial"/>
                <w:b/>
                <w:bCs/>
                <w:color w:val="000000" w:themeColor="text1"/>
                <w:sz w:val="24"/>
                <w:szCs w:val="24"/>
              </w:rPr>
            </w:rPrChange>
          </w:rPr>
          <w:t>Subtítulo</w:t>
        </w:r>
        <w:r w:rsidRPr="003837F2">
          <w:rPr>
            <w:rFonts w:ascii="Arial" w:eastAsia="Arial" w:hAnsi="Arial" w:cs="Arial"/>
            <w:color w:val="000000" w:themeColor="text1"/>
            <w:sz w:val="24"/>
            <w:szCs w:val="24"/>
            <w:rPrChange w:id="380" w:author="EUDERLAN FREIRE DA SILVA ABREU" w:date="2025-07-01T10:51:00Z">
              <w:rPr>
                <w:rFonts w:ascii="Arial" w:eastAsia="Arial" w:hAnsi="Arial" w:cs="Arial"/>
                <w:color w:val="000000" w:themeColor="text1"/>
                <w:sz w:val="24"/>
                <w:szCs w:val="24"/>
              </w:rPr>
            </w:rPrChange>
          </w:rPr>
          <w:t>: "Consultas Inteligentes via LLM"</w:t>
        </w:r>
      </w:ins>
    </w:p>
    <w:p w14:paraId="04C24475" w14:textId="0B6FED0B" w:rsidR="09AB4BC8" w:rsidRPr="003837F2" w:rsidRDefault="09AB4BC8">
      <w:pPr>
        <w:pStyle w:val="PargrafodaLista"/>
        <w:numPr>
          <w:ilvl w:val="0"/>
          <w:numId w:val="17"/>
        </w:numPr>
        <w:spacing w:before="240" w:after="240"/>
        <w:jc w:val="both"/>
        <w:rPr>
          <w:ins w:id="381" w:author="HISSA BARBARA OLIVEIRA" w:date="2025-06-29T01:07:00Z"/>
          <w:rFonts w:ascii="Arial" w:eastAsia="Arial" w:hAnsi="Arial" w:cs="Arial"/>
          <w:color w:val="000000" w:themeColor="text1"/>
          <w:sz w:val="24"/>
          <w:szCs w:val="24"/>
          <w:rPrChange w:id="382" w:author="EUDERLAN FREIRE DA SILVA ABREU" w:date="2025-07-01T10:51:00Z">
            <w:rPr>
              <w:ins w:id="383" w:author="HISSA BARBARA OLIVEIRA" w:date="2025-06-29T01:07:00Z"/>
              <w:rFonts w:ascii="Arial" w:eastAsia="Arial" w:hAnsi="Arial" w:cs="Arial"/>
              <w:color w:val="000000" w:themeColor="text1"/>
              <w:sz w:val="24"/>
              <w:szCs w:val="24"/>
            </w:rPr>
          </w:rPrChange>
        </w:rPr>
        <w:pPrChange w:id="384" w:author="HISSA BARBARA OLIVEIRA" w:date="2025-06-29T01:07:00Z">
          <w:pPr/>
        </w:pPrChange>
      </w:pPr>
      <w:ins w:id="385" w:author="HISSA BARBARA OLIVEIRA" w:date="2025-06-29T01:07:00Z">
        <w:r w:rsidRPr="003837F2">
          <w:rPr>
            <w:rFonts w:ascii="Arial" w:eastAsia="Arial" w:hAnsi="Arial" w:cs="Arial"/>
            <w:b/>
            <w:bCs/>
            <w:color w:val="000000" w:themeColor="text1"/>
            <w:sz w:val="24"/>
            <w:szCs w:val="24"/>
            <w:rPrChange w:id="386" w:author="EUDERLAN FREIRE DA SILVA ABREU" w:date="2025-07-01T10:51:00Z">
              <w:rPr>
                <w:rFonts w:ascii="Arial" w:eastAsia="Arial" w:hAnsi="Arial" w:cs="Arial"/>
                <w:b/>
                <w:bCs/>
                <w:color w:val="000000" w:themeColor="text1"/>
                <w:sz w:val="24"/>
                <w:szCs w:val="24"/>
              </w:rPr>
            </w:rPrChange>
          </w:rPr>
          <w:t>Botões de Navegação</w:t>
        </w:r>
        <w:r w:rsidRPr="003837F2">
          <w:rPr>
            <w:rFonts w:ascii="Arial" w:eastAsia="Arial" w:hAnsi="Arial" w:cs="Arial"/>
            <w:color w:val="000000" w:themeColor="text1"/>
            <w:sz w:val="24"/>
            <w:szCs w:val="24"/>
            <w:rPrChange w:id="387" w:author="EUDERLAN FREIRE DA SILVA ABREU" w:date="2025-07-01T10:51:00Z">
              <w:rPr>
                <w:rFonts w:ascii="Arial" w:eastAsia="Arial" w:hAnsi="Arial" w:cs="Arial"/>
                <w:color w:val="000000" w:themeColor="text1"/>
                <w:sz w:val="24"/>
                <w:szCs w:val="24"/>
              </w:rPr>
            </w:rPrChange>
          </w:rPr>
          <w:t>:</w:t>
        </w:r>
      </w:ins>
    </w:p>
    <w:p w14:paraId="1575F9B5" w14:textId="1A7C9A4B" w:rsidR="09AB4BC8" w:rsidRPr="003837F2" w:rsidRDefault="09AB4BC8">
      <w:pPr>
        <w:pStyle w:val="PargrafodaLista"/>
        <w:numPr>
          <w:ilvl w:val="1"/>
          <w:numId w:val="17"/>
        </w:numPr>
        <w:spacing w:before="240" w:after="240"/>
        <w:jc w:val="both"/>
        <w:rPr>
          <w:ins w:id="388" w:author="HISSA BARBARA OLIVEIRA" w:date="2025-06-29T01:07:00Z"/>
          <w:rFonts w:ascii="Arial" w:eastAsia="Arial" w:hAnsi="Arial" w:cs="Arial"/>
          <w:color w:val="000000" w:themeColor="text1"/>
          <w:sz w:val="24"/>
          <w:szCs w:val="24"/>
          <w:rPrChange w:id="389" w:author="EUDERLAN FREIRE DA SILVA ABREU" w:date="2025-07-01T10:51:00Z">
            <w:rPr>
              <w:ins w:id="390" w:author="HISSA BARBARA OLIVEIRA" w:date="2025-06-29T01:07:00Z"/>
              <w:rFonts w:ascii="Arial" w:eastAsia="Arial" w:hAnsi="Arial" w:cs="Arial"/>
              <w:color w:val="000000" w:themeColor="text1"/>
              <w:sz w:val="24"/>
              <w:szCs w:val="24"/>
            </w:rPr>
          </w:rPrChange>
        </w:rPr>
        <w:pPrChange w:id="391" w:author="HISSA BARBARA OLIVEIRA" w:date="2025-06-29T01:07:00Z">
          <w:pPr/>
        </w:pPrChange>
      </w:pPr>
      <w:ins w:id="392" w:author="HISSA BARBARA OLIVEIRA" w:date="2025-06-29T01:07:00Z">
        <w:r w:rsidRPr="003837F2">
          <w:rPr>
            <w:rFonts w:ascii="Arial" w:eastAsia="Arial" w:hAnsi="Arial" w:cs="Arial"/>
            <w:color w:val="000000" w:themeColor="text1"/>
            <w:sz w:val="24"/>
            <w:szCs w:val="24"/>
            <w:rPrChange w:id="393" w:author="EUDERLAN FREIRE DA SILVA ABREU" w:date="2025-07-01T10:51:00Z">
              <w:rPr>
                <w:rFonts w:ascii="Arial" w:eastAsia="Arial" w:hAnsi="Arial" w:cs="Arial"/>
                <w:color w:val="000000" w:themeColor="text1"/>
                <w:sz w:val="24"/>
                <w:szCs w:val="24"/>
              </w:rPr>
            </w:rPrChange>
          </w:rPr>
          <w:t>Ícone de histórico (</w:t>
        </w:r>
        <w:r w:rsidRPr="003837F2">
          <w:rPr>
            <w:rFonts w:ascii="Segoe UI Emoji" w:eastAsia="Arial" w:hAnsi="Segoe UI Emoji" w:cs="Segoe UI Emoji"/>
            <w:color w:val="000000" w:themeColor="text1"/>
            <w:sz w:val="24"/>
            <w:szCs w:val="24"/>
            <w:rPrChange w:id="394"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Change w:id="395" w:author="EUDERLAN FREIRE DA SILVA ABREU" w:date="2025-07-01T10:51:00Z">
              <w:rPr>
                <w:rFonts w:ascii="Arial" w:eastAsia="Arial" w:hAnsi="Arial" w:cs="Arial"/>
                <w:color w:val="000000" w:themeColor="text1"/>
                <w:sz w:val="24"/>
                <w:szCs w:val="24"/>
              </w:rPr>
            </w:rPrChange>
          </w:rPr>
          <w:t>): Acesso ao histórico de conversas</w:t>
        </w:r>
      </w:ins>
    </w:p>
    <w:p w14:paraId="4CFC2496" w14:textId="7F91B4A4" w:rsidR="09AB4BC8" w:rsidRPr="003837F2" w:rsidRDefault="09AB4BC8">
      <w:pPr>
        <w:pStyle w:val="PargrafodaLista"/>
        <w:numPr>
          <w:ilvl w:val="1"/>
          <w:numId w:val="17"/>
        </w:numPr>
        <w:spacing w:before="240" w:after="240"/>
        <w:jc w:val="both"/>
        <w:rPr>
          <w:ins w:id="396" w:author="HISSA BARBARA OLIVEIRA" w:date="2025-06-29T01:07:00Z"/>
          <w:rFonts w:ascii="Arial" w:eastAsia="Arial" w:hAnsi="Arial" w:cs="Arial"/>
          <w:color w:val="000000" w:themeColor="text1"/>
          <w:sz w:val="24"/>
          <w:szCs w:val="24"/>
          <w:rPrChange w:id="397" w:author="EUDERLAN FREIRE DA SILVA ABREU" w:date="2025-07-01T10:51:00Z">
            <w:rPr>
              <w:ins w:id="398" w:author="HISSA BARBARA OLIVEIRA" w:date="2025-06-29T01:07:00Z"/>
              <w:rFonts w:ascii="Arial" w:eastAsia="Arial" w:hAnsi="Arial" w:cs="Arial"/>
              <w:color w:val="000000" w:themeColor="text1"/>
              <w:sz w:val="24"/>
              <w:szCs w:val="24"/>
            </w:rPr>
          </w:rPrChange>
        </w:rPr>
        <w:pPrChange w:id="399" w:author="HISSA BARBARA OLIVEIRA" w:date="2025-06-29T01:07:00Z">
          <w:pPr/>
        </w:pPrChange>
      </w:pPr>
      <w:ins w:id="400" w:author="HISSA BARBARA OLIVEIRA" w:date="2025-06-29T01:07:00Z">
        <w:r w:rsidRPr="003837F2">
          <w:rPr>
            <w:rFonts w:ascii="Arial" w:eastAsia="Arial" w:hAnsi="Arial" w:cs="Arial"/>
            <w:color w:val="000000" w:themeColor="text1"/>
            <w:sz w:val="24"/>
            <w:szCs w:val="24"/>
            <w:rPrChange w:id="401" w:author="EUDERLAN FREIRE DA SILVA ABREU" w:date="2025-07-01T10:51:00Z">
              <w:rPr>
                <w:rFonts w:ascii="Arial" w:eastAsia="Arial" w:hAnsi="Arial" w:cs="Arial"/>
                <w:color w:val="000000" w:themeColor="text1"/>
                <w:sz w:val="24"/>
                <w:szCs w:val="24"/>
              </w:rPr>
            </w:rPrChange>
          </w:rPr>
          <w:t>Ícone de administração (</w:t>
        </w:r>
        <w:r w:rsidRPr="003837F2">
          <w:rPr>
            <w:rFonts w:ascii="Segoe UI Emoji" w:eastAsia="Arial" w:hAnsi="Segoe UI Emoji" w:cs="Segoe UI Emoji"/>
            <w:color w:val="000000" w:themeColor="text1"/>
            <w:sz w:val="24"/>
            <w:szCs w:val="24"/>
            <w:rPrChange w:id="402"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Change w:id="403" w:author="EUDERLAN FREIRE DA SILVA ABREU" w:date="2025-07-01T10:51:00Z">
              <w:rPr>
                <w:rFonts w:ascii="Arial" w:eastAsia="Arial" w:hAnsi="Arial" w:cs="Arial"/>
                <w:color w:val="000000" w:themeColor="text1"/>
                <w:sz w:val="24"/>
                <w:szCs w:val="24"/>
              </w:rPr>
            </w:rPrChange>
          </w:rPr>
          <w:t>️): Painel admin (apenas para administradores)</w:t>
        </w:r>
      </w:ins>
    </w:p>
    <w:p w14:paraId="70D58185" w14:textId="7F90E17C" w:rsidR="09AB4BC8" w:rsidRPr="003837F2" w:rsidRDefault="09AB4BC8">
      <w:pPr>
        <w:pStyle w:val="PargrafodaLista"/>
        <w:numPr>
          <w:ilvl w:val="0"/>
          <w:numId w:val="17"/>
        </w:numPr>
        <w:spacing w:before="240" w:after="240"/>
        <w:jc w:val="both"/>
        <w:rPr>
          <w:ins w:id="404" w:author="HISSA BARBARA OLIVEIRA" w:date="2025-06-29T01:07:00Z"/>
          <w:rFonts w:ascii="Arial" w:eastAsia="Arial" w:hAnsi="Arial" w:cs="Arial"/>
          <w:color w:val="000000" w:themeColor="text1"/>
          <w:sz w:val="24"/>
          <w:szCs w:val="24"/>
          <w:rPrChange w:id="405" w:author="EUDERLAN FREIRE DA SILVA ABREU" w:date="2025-07-01T10:51:00Z">
            <w:rPr>
              <w:ins w:id="406" w:author="HISSA BARBARA OLIVEIRA" w:date="2025-06-29T01:07:00Z"/>
              <w:rFonts w:ascii="Arial" w:eastAsia="Arial" w:hAnsi="Arial" w:cs="Arial"/>
              <w:color w:val="000000" w:themeColor="text1"/>
              <w:sz w:val="24"/>
              <w:szCs w:val="24"/>
            </w:rPr>
          </w:rPrChange>
        </w:rPr>
        <w:pPrChange w:id="407" w:author="HISSA BARBARA OLIVEIRA" w:date="2025-06-29T01:07:00Z">
          <w:pPr/>
        </w:pPrChange>
      </w:pPr>
      <w:ins w:id="408" w:author="HISSA BARBARA OLIVEIRA" w:date="2025-06-29T01:07:00Z">
        <w:r w:rsidRPr="003837F2">
          <w:rPr>
            <w:rFonts w:ascii="Arial" w:eastAsia="Arial" w:hAnsi="Arial" w:cs="Arial"/>
            <w:b/>
            <w:bCs/>
            <w:color w:val="000000" w:themeColor="text1"/>
            <w:sz w:val="24"/>
            <w:szCs w:val="24"/>
            <w:rPrChange w:id="409" w:author="EUDERLAN FREIRE DA SILVA ABREU" w:date="2025-07-01T10:51:00Z">
              <w:rPr>
                <w:rFonts w:ascii="Arial" w:eastAsia="Arial" w:hAnsi="Arial" w:cs="Arial"/>
                <w:b/>
                <w:bCs/>
                <w:color w:val="000000" w:themeColor="text1"/>
                <w:sz w:val="24"/>
                <w:szCs w:val="24"/>
              </w:rPr>
            </w:rPrChange>
          </w:rPr>
          <w:t>Informações do Usuário</w:t>
        </w:r>
        <w:r w:rsidRPr="003837F2">
          <w:rPr>
            <w:rFonts w:ascii="Arial" w:eastAsia="Arial" w:hAnsi="Arial" w:cs="Arial"/>
            <w:color w:val="000000" w:themeColor="text1"/>
            <w:sz w:val="24"/>
            <w:szCs w:val="24"/>
            <w:rPrChange w:id="410" w:author="EUDERLAN FREIRE DA SILVA ABREU" w:date="2025-07-01T10:51:00Z">
              <w:rPr>
                <w:rFonts w:ascii="Arial" w:eastAsia="Arial" w:hAnsi="Arial" w:cs="Arial"/>
                <w:color w:val="000000" w:themeColor="text1"/>
                <w:sz w:val="24"/>
                <w:szCs w:val="24"/>
              </w:rPr>
            </w:rPrChange>
          </w:rPr>
          <w:t>:</w:t>
        </w:r>
      </w:ins>
    </w:p>
    <w:p w14:paraId="5D72C2B3" w14:textId="26F27D6F" w:rsidR="09AB4BC8" w:rsidRPr="003837F2" w:rsidRDefault="09AB4BC8">
      <w:pPr>
        <w:pStyle w:val="PargrafodaLista"/>
        <w:numPr>
          <w:ilvl w:val="1"/>
          <w:numId w:val="17"/>
        </w:numPr>
        <w:spacing w:before="240" w:after="240"/>
        <w:jc w:val="both"/>
        <w:rPr>
          <w:ins w:id="411" w:author="HISSA BARBARA OLIVEIRA" w:date="2025-06-29T01:07:00Z"/>
          <w:rFonts w:ascii="Arial" w:eastAsia="Arial" w:hAnsi="Arial" w:cs="Arial"/>
          <w:color w:val="000000" w:themeColor="text1"/>
          <w:sz w:val="24"/>
          <w:szCs w:val="24"/>
          <w:rPrChange w:id="412" w:author="EUDERLAN FREIRE DA SILVA ABREU" w:date="2025-07-01T10:51:00Z">
            <w:rPr>
              <w:ins w:id="413" w:author="HISSA BARBARA OLIVEIRA" w:date="2025-06-29T01:07:00Z"/>
              <w:rFonts w:ascii="Arial" w:eastAsia="Arial" w:hAnsi="Arial" w:cs="Arial"/>
              <w:color w:val="000000" w:themeColor="text1"/>
              <w:sz w:val="24"/>
              <w:szCs w:val="24"/>
            </w:rPr>
          </w:rPrChange>
        </w:rPr>
        <w:pPrChange w:id="414" w:author="HISSA BARBARA OLIVEIRA" w:date="2025-06-29T01:07:00Z">
          <w:pPr/>
        </w:pPrChange>
      </w:pPr>
      <w:ins w:id="415" w:author="HISSA BARBARA OLIVEIRA" w:date="2025-06-29T01:07:00Z">
        <w:r w:rsidRPr="003837F2">
          <w:rPr>
            <w:rFonts w:ascii="Arial" w:eastAsia="Arial" w:hAnsi="Arial" w:cs="Arial"/>
            <w:color w:val="000000" w:themeColor="text1"/>
            <w:sz w:val="24"/>
            <w:szCs w:val="24"/>
            <w:rPrChange w:id="416" w:author="EUDERLAN FREIRE DA SILVA ABREU" w:date="2025-07-01T10:51:00Z">
              <w:rPr>
                <w:rFonts w:ascii="Arial" w:eastAsia="Arial" w:hAnsi="Arial" w:cs="Arial"/>
                <w:color w:val="000000" w:themeColor="text1"/>
                <w:sz w:val="24"/>
                <w:szCs w:val="24"/>
              </w:rPr>
            </w:rPrChange>
          </w:rPr>
          <w:t>Avatar personalizado</w:t>
        </w:r>
      </w:ins>
    </w:p>
    <w:p w14:paraId="77916482" w14:textId="79F05919" w:rsidR="09AB4BC8" w:rsidRPr="003837F2" w:rsidRDefault="09AB4BC8">
      <w:pPr>
        <w:pStyle w:val="PargrafodaLista"/>
        <w:numPr>
          <w:ilvl w:val="1"/>
          <w:numId w:val="17"/>
        </w:numPr>
        <w:spacing w:before="240" w:after="240"/>
        <w:jc w:val="both"/>
        <w:rPr>
          <w:ins w:id="417" w:author="HISSA BARBARA OLIVEIRA" w:date="2025-06-29T01:07:00Z"/>
          <w:rFonts w:ascii="Arial" w:eastAsia="Arial" w:hAnsi="Arial" w:cs="Arial"/>
          <w:color w:val="000000" w:themeColor="text1"/>
          <w:sz w:val="24"/>
          <w:szCs w:val="24"/>
          <w:rPrChange w:id="418" w:author="EUDERLAN FREIRE DA SILVA ABREU" w:date="2025-07-01T10:51:00Z">
            <w:rPr>
              <w:ins w:id="419" w:author="HISSA BARBARA OLIVEIRA" w:date="2025-06-29T01:07:00Z"/>
              <w:rFonts w:ascii="Arial" w:eastAsia="Arial" w:hAnsi="Arial" w:cs="Arial"/>
              <w:color w:val="000000" w:themeColor="text1"/>
              <w:sz w:val="24"/>
              <w:szCs w:val="24"/>
            </w:rPr>
          </w:rPrChange>
        </w:rPr>
        <w:pPrChange w:id="420" w:author="HISSA BARBARA OLIVEIRA" w:date="2025-06-29T01:07:00Z">
          <w:pPr/>
        </w:pPrChange>
      </w:pPr>
      <w:ins w:id="421" w:author="HISSA BARBARA OLIVEIRA" w:date="2025-06-29T01:07:00Z">
        <w:r w:rsidRPr="003837F2">
          <w:rPr>
            <w:rFonts w:ascii="Arial" w:eastAsia="Arial" w:hAnsi="Arial" w:cs="Arial"/>
            <w:color w:val="000000" w:themeColor="text1"/>
            <w:sz w:val="24"/>
            <w:szCs w:val="24"/>
            <w:rPrChange w:id="422" w:author="EUDERLAN FREIRE DA SILVA ABREU" w:date="2025-07-01T10:51:00Z">
              <w:rPr>
                <w:rFonts w:ascii="Arial" w:eastAsia="Arial" w:hAnsi="Arial" w:cs="Arial"/>
                <w:color w:val="000000" w:themeColor="text1"/>
                <w:sz w:val="24"/>
                <w:szCs w:val="24"/>
              </w:rPr>
            </w:rPrChange>
          </w:rPr>
          <w:t>Nome do usuário</w:t>
        </w:r>
      </w:ins>
    </w:p>
    <w:p w14:paraId="0E3AC514" w14:textId="2AEEB014" w:rsidR="09AB4BC8" w:rsidRPr="003837F2" w:rsidRDefault="09AB4BC8">
      <w:pPr>
        <w:pStyle w:val="PargrafodaLista"/>
        <w:numPr>
          <w:ilvl w:val="1"/>
          <w:numId w:val="17"/>
        </w:numPr>
        <w:spacing w:before="240" w:after="240"/>
        <w:jc w:val="both"/>
        <w:rPr>
          <w:ins w:id="423" w:author="HISSA BARBARA OLIVEIRA" w:date="2025-06-29T01:07:00Z"/>
          <w:rFonts w:ascii="Arial" w:eastAsia="Arial" w:hAnsi="Arial" w:cs="Arial"/>
          <w:color w:val="000000" w:themeColor="text1"/>
          <w:sz w:val="24"/>
          <w:szCs w:val="24"/>
          <w:rPrChange w:id="424" w:author="EUDERLAN FREIRE DA SILVA ABREU" w:date="2025-07-01T10:51:00Z">
            <w:rPr>
              <w:ins w:id="425" w:author="HISSA BARBARA OLIVEIRA" w:date="2025-06-29T01:07:00Z"/>
              <w:rFonts w:ascii="Arial" w:eastAsia="Arial" w:hAnsi="Arial" w:cs="Arial"/>
              <w:color w:val="000000" w:themeColor="text1"/>
              <w:sz w:val="24"/>
              <w:szCs w:val="24"/>
            </w:rPr>
          </w:rPrChange>
        </w:rPr>
        <w:pPrChange w:id="426" w:author="HISSA BARBARA OLIVEIRA" w:date="2025-06-29T01:07:00Z">
          <w:pPr/>
        </w:pPrChange>
      </w:pPr>
      <w:ins w:id="427" w:author="HISSA BARBARA OLIVEIRA" w:date="2025-06-29T01:07:00Z">
        <w:r w:rsidRPr="003837F2">
          <w:rPr>
            <w:rFonts w:ascii="Arial" w:eastAsia="Arial" w:hAnsi="Arial" w:cs="Arial"/>
            <w:color w:val="000000" w:themeColor="text1"/>
            <w:sz w:val="24"/>
            <w:szCs w:val="24"/>
            <w:rPrChange w:id="428" w:author="EUDERLAN FREIRE DA SILVA ABREU" w:date="2025-07-01T10:51:00Z">
              <w:rPr>
                <w:rFonts w:ascii="Arial" w:eastAsia="Arial" w:hAnsi="Arial" w:cs="Arial"/>
                <w:color w:val="000000" w:themeColor="text1"/>
                <w:sz w:val="24"/>
                <w:szCs w:val="24"/>
              </w:rPr>
            </w:rPrChange>
          </w:rPr>
          <w:t>Tipo de conta (Usuário/Administrador)</w:t>
        </w:r>
      </w:ins>
    </w:p>
    <w:p w14:paraId="71BE48A5" w14:textId="27FD0CA7" w:rsidR="09AB4BC8" w:rsidRPr="003837F2" w:rsidRDefault="09AB4BC8">
      <w:pPr>
        <w:pStyle w:val="PargrafodaLista"/>
        <w:numPr>
          <w:ilvl w:val="1"/>
          <w:numId w:val="17"/>
        </w:numPr>
        <w:spacing w:before="240" w:after="240"/>
        <w:jc w:val="both"/>
        <w:rPr>
          <w:ins w:id="429" w:author="HISSA BARBARA OLIVEIRA" w:date="2025-06-29T01:07:00Z"/>
          <w:rFonts w:ascii="Arial" w:eastAsia="Arial" w:hAnsi="Arial" w:cs="Arial"/>
          <w:color w:val="000000" w:themeColor="text1"/>
          <w:sz w:val="24"/>
          <w:szCs w:val="24"/>
          <w:rPrChange w:id="430" w:author="EUDERLAN FREIRE DA SILVA ABREU" w:date="2025-07-01T10:51:00Z">
            <w:rPr>
              <w:ins w:id="431" w:author="HISSA BARBARA OLIVEIRA" w:date="2025-06-29T01:07:00Z"/>
              <w:rFonts w:ascii="Arial" w:eastAsia="Arial" w:hAnsi="Arial" w:cs="Arial"/>
              <w:color w:val="000000" w:themeColor="text1"/>
              <w:sz w:val="24"/>
              <w:szCs w:val="24"/>
            </w:rPr>
          </w:rPrChange>
        </w:rPr>
        <w:pPrChange w:id="432" w:author="HISSA BARBARA OLIVEIRA" w:date="2025-06-29T01:07:00Z">
          <w:pPr/>
        </w:pPrChange>
      </w:pPr>
      <w:ins w:id="433" w:author="HISSA BARBARA OLIVEIRA" w:date="2025-06-29T01:07:00Z">
        <w:r w:rsidRPr="003837F2">
          <w:rPr>
            <w:rFonts w:ascii="Arial" w:eastAsia="Arial" w:hAnsi="Arial" w:cs="Arial"/>
            <w:color w:val="000000" w:themeColor="text1"/>
            <w:sz w:val="24"/>
            <w:szCs w:val="24"/>
            <w:rPrChange w:id="434" w:author="EUDERLAN FREIRE DA SILVA ABREU" w:date="2025-07-01T10:51:00Z">
              <w:rPr>
                <w:rFonts w:ascii="Arial" w:eastAsia="Arial" w:hAnsi="Arial" w:cs="Arial"/>
                <w:color w:val="000000" w:themeColor="text1"/>
                <w:sz w:val="24"/>
                <w:szCs w:val="24"/>
              </w:rPr>
            </w:rPrChange>
          </w:rPr>
          <w:t>Botão de logout</w:t>
        </w:r>
      </w:ins>
    </w:p>
    <w:p w14:paraId="30D56CD9" w14:textId="15017752" w:rsidR="09AB4BC8" w:rsidRPr="003837F2" w:rsidRDefault="09AB4BC8">
      <w:pPr>
        <w:spacing w:before="240" w:after="40"/>
        <w:jc w:val="both"/>
        <w:rPr>
          <w:ins w:id="435" w:author="HISSA BARBARA OLIVEIRA" w:date="2025-06-29T01:07:00Z"/>
          <w:rFonts w:ascii="Arial" w:eastAsia="Arial" w:hAnsi="Arial" w:cs="Arial"/>
          <w:color w:val="000000" w:themeColor="text1"/>
          <w:sz w:val="24"/>
          <w:szCs w:val="24"/>
          <w:rPrChange w:id="436" w:author="EUDERLAN FREIRE DA SILVA ABREU" w:date="2025-07-01T10:51:00Z">
            <w:rPr>
              <w:ins w:id="437" w:author="HISSA BARBARA OLIVEIRA" w:date="2025-06-29T01:07:00Z"/>
              <w:rFonts w:ascii="Arial" w:eastAsia="Arial" w:hAnsi="Arial" w:cs="Arial"/>
              <w:color w:val="000000" w:themeColor="text1"/>
              <w:sz w:val="24"/>
              <w:szCs w:val="24"/>
            </w:rPr>
          </w:rPrChange>
        </w:rPr>
        <w:pPrChange w:id="438" w:author="HISSA BARBARA OLIVEIRA" w:date="2025-06-29T01:07:00Z">
          <w:pPr>
            <w:numPr>
              <w:ilvl w:val="1"/>
              <w:numId w:val="8"/>
            </w:numPr>
            <w:ind w:left="1440" w:hanging="360"/>
          </w:pPr>
        </w:pPrChange>
      </w:pPr>
      <w:ins w:id="439" w:author="HISSA BARBARA OLIVEIRA" w:date="2025-06-29T01:07:00Z">
        <w:r w:rsidRPr="003837F2">
          <w:rPr>
            <w:rFonts w:ascii="Arial" w:eastAsia="Arial" w:hAnsi="Arial" w:cs="Arial"/>
            <w:color w:val="000000" w:themeColor="text1"/>
            <w:sz w:val="24"/>
            <w:szCs w:val="24"/>
            <w:rPrChange w:id="440" w:author="EUDERLAN FREIRE DA SILVA ABREU" w:date="2025-07-01T10:51:00Z">
              <w:rPr>
                <w:rFonts w:ascii="Arial" w:eastAsia="Arial" w:hAnsi="Arial" w:cs="Arial"/>
                <w:color w:val="000000" w:themeColor="text1"/>
                <w:sz w:val="24"/>
                <w:szCs w:val="24"/>
              </w:rPr>
            </w:rPrChange>
          </w:rPr>
          <w:t>Área Central - Sugestões Iniciais:</w:t>
        </w:r>
      </w:ins>
    </w:p>
    <w:p w14:paraId="345A0A9A" w14:textId="16736C40" w:rsidR="09AB4BC8" w:rsidRPr="003837F2" w:rsidRDefault="09AB4BC8">
      <w:pPr>
        <w:spacing w:before="240" w:after="240"/>
        <w:jc w:val="both"/>
        <w:rPr>
          <w:ins w:id="441" w:author="HISSA BARBARA OLIVEIRA" w:date="2025-06-29T01:07:00Z"/>
          <w:rFonts w:ascii="Arial" w:eastAsia="Arial" w:hAnsi="Arial" w:cs="Arial"/>
          <w:color w:val="000000" w:themeColor="text1"/>
          <w:sz w:val="24"/>
          <w:szCs w:val="24"/>
          <w:rPrChange w:id="442" w:author="EUDERLAN FREIRE DA SILVA ABREU" w:date="2025-07-01T10:51:00Z">
            <w:rPr>
              <w:ins w:id="443" w:author="HISSA BARBARA OLIVEIRA" w:date="2025-06-29T01:07:00Z"/>
              <w:rFonts w:ascii="Arial" w:eastAsia="Arial" w:hAnsi="Arial" w:cs="Arial"/>
              <w:color w:val="000000" w:themeColor="text1"/>
              <w:sz w:val="24"/>
              <w:szCs w:val="24"/>
            </w:rPr>
          </w:rPrChange>
        </w:rPr>
        <w:pPrChange w:id="444" w:author="HISSA BARBARA OLIVEIRA" w:date="2025-06-29T01:07:00Z">
          <w:pPr/>
        </w:pPrChange>
      </w:pPr>
      <w:ins w:id="445" w:author="HISSA BARBARA OLIVEIRA" w:date="2025-06-29T01:07:00Z">
        <w:r w:rsidRPr="003837F2">
          <w:rPr>
            <w:rFonts w:ascii="Arial" w:eastAsia="Arial" w:hAnsi="Arial" w:cs="Arial"/>
            <w:color w:val="000000" w:themeColor="text1"/>
            <w:sz w:val="24"/>
            <w:szCs w:val="24"/>
            <w:rPrChange w:id="446" w:author="EUDERLAN FREIRE DA SILVA ABREU" w:date="2025-07-01T10:51:00Z">
              <w:rPr>
                <w:rFonts w:ascii="Arial" w:eastAsia="Arial" w:hAnsi="Arial" w:cs="Arial"/>
                <w:color w:val="000000" w:themeColor="text1"/>
                <w:sz w:val="24"/>
                <w:szCs w:val="24"/>
              </w:rPr>
            </w:rPrChange>
          </w:rPr>
          <w:t>Quando você acessa o sistema pela primeira vez, são exibidas sugestões de perguntas frequentes:</w:t>
        </w:r>
      </w:ins>
    </w:p>
    <w:p w14:paraId="7D483030" w14:textId="5E070917" w:rsidR="09AB4BC8" w:rsidRPr="003837F2" w:rsidRDefault="09AB4BC8">
      <w:pPr>
        <w:pStyle w:val="PargrafodaLista"/>
        <w:numPr>
          <w:ilvl w:val="0"/>
          <w:numId w:val="16"/>
        </w:numPr>
        <w:spacing w:before="240" w:after="240"/>
        <w:jc w:val="both"/>
        <w:rPr>
          <w:ins w:id="447" w:author="HISSA BARBARA OLIVEIRA" w:date="2025-06-29T01:07:00Z"/>
          <w:rFonts w:ascii="Arial" w:eastAsia="Arial" w:hAnsi="Arial" w:cs="Arial"/>
          <w:color w:val="000000" w:themeColor="text1"/>
          <w:sz w:val="24"/>
          <w:szCs w:val="24"/>
          <w:rPrChange w:id="448" w:author="EUDERLAN FREIRE DA SILVA ABREU" w:date="2025-07-01T10:51:00Z">
            <w:rPr>
              <w:ins w:id="449" w:author="HISSA BARBARA OLIVEIRA" w:date="2025-06-29T01:07:00Z"/>
              <w:rFonts w:ascii="Arial" w:eastAsia="Arial" w:hAnsi="Arial" w:cs="Arial"/>
              <w:color w:val="000000" w:themeColor="text1"/>
              <w:sz w:val="24"/>
              <w:szCs w:val="24"/>
            </w:rPr>
          </w:rPrChange>
        </w:rPr>
        <w:pPrChange w:id="450" w:author="HISSA BARBARA OLIVEIRA" w:date="2025-06-29T01:07:00Z">
          <w:pPr/>
        </w:pPrChange>
      </w:pPr>
      <w:ins w:id="451" w:author="HISSA BARBARA OLIVEIRA" w:date="2025-06-29T01:07:00Z">
        <w:r w:rsidRPr="003837F2">
          <w:rPr>
            <w:rFonts w:ascii="Arial" w:eastAsia="Arial" w:hAnsi="Arial" w:cs="Arial"/>
            <w:color w:val="000000" w:themeColor="text1"/>
            <w:sz w:val="24"/>
            <w:szCs w:val="24"/>
            <w:rPrChange w:id="452" w:author="EUDERLAN FREIRE DA SILVA ABREU" w:date="2025-07-01T10:51:00Z">
              <w:rPr>
                <w:rFonts w:ascii="Arial" w:eastAsia="Arial" w:hAnsi="Arial" w:cs="Arial"/>
                <w:color w:val="000000" w:themeColor="text1"/>
                <w:sz w:val="24"/>
                <w:szCs w:val="24"/>
              </w:rPr>
            </w:rPrChange>
          </w:rPr>
          <w:t>"Quais são os requisitos para transferência de curso?"</w:t>
        </w:r>
      </w:ins>
    </w:p>
    <w:p w14:paraId="5D8303F2" w14:textId="17DDBEAA" w:rsidR="09AB4BC8" w:rsidRPr="003837F2" w:rsidRDefault="09AB4BC8">
      <w:pPr>
        <w:pStyle w:val="PargrafodaLista"/>
        <w:numPr>
          <w:ilvl w:val="0"/>
          <w:numId w:val="16"/>
        </w:numPr>
        <w:spacing w:before="240" w:after="240"/>
        <w:jc w:val="both"/>
        <w:rPr>
          <w:ins w:id="453" w:author="HISSA BARBARA OLIVEIRA" w:date="2025-06-29T01:07:00Z"/>
          <w:rFonts w:ascii="Arial" w:eastAsia="Arial" w:hAnsi="Arial" w:cs="Arial"/>
          <w:color w:val="000000" w:themeColor="text1"/>
          <w:sz w:val="24"/>
          <w:szCs w:val="24"/>
          <w:rPrChange w:id="454" w:author="EUDERLAN FREIRE DA SILVA ABREU" w:date="2025-07-01T10:51:00Z">
            <w:rPr>
              <w:ins w:id="455" w:author="HISSA BARBARA OLIVEIRA" w:date="2025-06-29T01:07:00Z"/>
              <w:rFonts w:ascii="Arial" w:eastAsia="Arial" w:hAnsi="Arial" w:cs="Arial"/>
              <w:color w:val="000000" w:themeColor="text1"/>
              <w:sz w:val="24"/>
              <w:szCs w:val="24"/>
            </w:rPr>
          </w:rPrChange>
        </w:rPr>
        <w:pPrChange w:id="456" w:author="HISSA BARBARA OLIVEIRA" w:date="2025-06-29T01:07:00Z">
          <w:pPr/>
        </w:pPrChange>
      </w:pPr>
      <w:ins w:id="457" w:author="HISSA BARBARA OLIVEIRA" w:date="2025-06-29T01:07:00Z">
        <w:r w:rsidRPr="003837F2">
          <w:rPr>
            <w:rFonts w:ascii="Arial" w:eastAsia="Arial" w:hAnsi="Arial" w:cs="Arial"/>
            <w:color w:val="000000" w:themeColor="text1"/>
            <w:sz w:val="24"/>
            <w:szCs w:val="24"/>
            <w:rPrChange w:id="458" w:author="EUDERLAN FREIRE DA SILVA ABREU" w:date="2025-07-01T10:51:00Z">
              <w:rPr>
                <w:rFonts w:ascii="Arial" w:eastAsia="Arial" w:hAnsi="Arial" w:cs="Arial"/>
                <w:color w:val="000000" w:themeColor="text1"/>
                <w:sz w:val="24"/>
                <w:szCs w:val="24"/>
              </w:rPr>
            </w:rPrChange>
          </w:rPr>
          <w:t>"Como funciona o sistema de avaliação?"</w:t>
        </w:r>
      </w:ins>
    </w:p>
    <w:p w14:paraId="7001AF23" w14:textId="37503D0E" w:rsidR="09AB4BC8" w:rsidRPr="003837F2" w:rsidRDefault="09AB4BC8">
      <w:pPr>
        <w:pStyle w:val="PargrafodaLista"/>
        <w:numPr>
          <w:ilvl w:val="0"/>
          <w:numId w:val="16"/>
        </w:numPr>
        <w:spacing w:before="240" w:after="240"/>
        <w:jc w:val="both"/>
        <w:rPr>
          <w:ins w:id="459" w:author="HISSA BARBARA OLIVEIRA" w:date="2025-06-29T01:07:00Z"/>
          <w:rFonts w:ascii="Arial" w:eastAsia="Arial" w:hAnsi="Arial" w:cs="Arial"/>
          <w:color w:val="000000" w:themeColor="text1"/>
          <w:sz w:val="24"/>
          <w:szCs w:val="24"/>
          <w:rPrChange w:id="460" w:author="EUDERLAN FREIRE DA SILVA ABREU" w:date="2025-07-01T10:51:00Z">
            <w:rPr>
              <w:ins w:id="461" w:author="HISSA BARBARA OLIVEIRA" w:date="2025-06-29T01:07:00Z"/>
              <w:rFonts w:ascii="Arial" w:eastAsia="Arial" w:hAnsi="Arial" w:cs="Arial"/>
              <w:color w:val="000000" w:themeColor="text1"/>
              <w:sz w:val="24"/>
              <w:szCs w:val="24"/>
            </w:rPr>
          </w:rPrChange>
        </w:rPr>
        <w:pPrChange w:id="462" w:author="HISSA BARBARA OLIVEIRA" w:date="2025-06-29T01:07:00Z">
          <w:pPr/>
        </w:pPrChange>
      </w:pPr>
      <w:ins w:id="463" w:author="HISSA BARBARA OLIVEIRA" w:date="2025-06-29T01:07:00Z">
        <w:r w:rsidRPr="003837F2">
          <w:rPr>
            <w:rFonts w:ascii="Arial" w:eastAsia="Arial" w:hAnsi="Arial" w:cs="Arial"/>
            <w:color w:val="000000" w:themeColor="text1"/>
            <w:sz w:val="24"/>
            <w:szCs w:val="24"/>
            <w:rPrChange w:id="464" w:author="EUDERLAN FREIRE DA SILVA ABREU" w:date="2025-07-01T10:51:00Z">
              <w:rPr>
                <w:rFonts w:ascii="Arial" w:eastAsia="Arial" w:hAnsi="Arial" w:cs="Arial"/>
                <w:color w:val="000000" w:themeColor="text1"/>
                <w:sz w:val="24"/>
                <w:szCs w:val="24"/>
              </w:rPr>
            </w:rPrChange>
          </w:rPr>
          <w:t>"Qual a carga horária mínima para colação de grau?"</w:t>
        </w:r>
      </w:ins>
    </w:p>
    <w:p w14:paraId="2F25B740" w14:textId="6531B270" w:rsidR="09AB4BC8" w:rsidRPr="003837F2" w:rsidRDefault="09AB4BC8">
      <w:pPr>
        <w:pStyle w:val="PargrafodaLista"/>
        <w:numPr>
          <w:ilvl w:val="0"/>
          <w:numId w:val="16"/>
        </w:numPr>
        <w:spacing w:before="240" w:after="240"/>
        <w:jc w:val="both"/>
        <w:rPr>
          <w:ins w:id="465" w:author="HISSA BARBARA OLIVEIRA" w:date="2025-06-29T01:07:00Z"/>
          <w:rFonts w:ascii="Arial" w:eastAsia="Arial" w:hAnsi="Arial" w:cs="Arial"/>
          <w:color w:val="000000" w:themeColor="text1"/>
          <w:sz w:val="24"/>
          <w:szCs w:val="24"/>
          <w:rPrChange w:id="466" w:author="EUDERLAN FREIRE DA SILVA ABREU" w:date="2025-07-01T10:51:00Z">
            <w:rPr>
              <w:ins w:id="467" w:author="HISSA BARBARA OLIVEIRA" w:date="2025-06-29T01:07:00Z"/>
              <w:rFonts w:ascii="Arial" w:eastAsia="Arial" w:hAnsi="Arial" w:cs="Arial"/>
              <w:color w:val="000000" w:themeColor="text1"/>
              <w:sz w:val="24"/>
              <w:szCs w:val="24"/>
            </w:rPr>
          </w:rPrChange>
        </w:rPr>
        <w:pPrChange w:id="468" w:author="HISSA BARBARA OLIVEIRA" w:date="2025-06-29T01:07:00Z">
          <w:pPr/>
        </w:pPrChange>
      </w:pPr>
      <w:ins w:id="469" w:author="HISSA BARBARA OLIVEIRA" w:date="2025-06-29T01:07:00Z">
        <w:r w:rsidRPr="003837F2">
          <w:rPr>
            <w:rFonts w:ascii="Arial" w:eastAsia="Arial" w:hAnsi="Arial" w:cs="Arial"/>
            <w:color w:val="000000" w:themeColor="text1"/>
            <w:sz w:val="24"/>
            <w:szCs w:val="24"/>
            <w:rPrChange w:id="470" w:author="EUDERLAN FREIRE DA SILVA ABREU" w:date="2025-07-01T10:51:00Z">
              <w:rPr>
                <w:rFonts w:ascii="Arial" w:eastAsia="Arial" w:hAnsi="Arial" w:cs="Arial"/>
                <w:color w:val="000000" w:themeColor="text1"/>
                <w:sz w:val="24"/>
                <w:szCs w:val="24"/>
              </w:rPr>
            </w:rPrChange>
          </w:rPr>
          <w:t>"Quais as regras para aproveitamento de estudos?"</w:t>
        </w:r>
      </w:ins>
    </w:p>
    <w:p w14:paraId="0DE49358" w14:textId="3AF04D07" w:rsidR="09AB4BC8" w:rsidRPr="003837F2" w:rsidRDefault="09AB4BC8">
      <w:pPr>
        <w:pStyle w:val="PargrafodaLista"/>
        <w:numPr>
          <w:ilvl w:val="0"/>
          <w:numId w:val="16"/>
        </w:numPr>
        <w:spacing w:before="240" w:after="240"/>
        <w:jc w:val="both"/>
        <w:rPr>
          <w:ins w:id="471" w:author="HISSA BARBARA OLIVEIRA" w:date="2025-06-29T01:07:00Z"/>
          <w:rFonts w:ascii="Arial" w:eastAsia="Arial" w:hAnsi="Arial" w:cs="Arial"/>
          <w:color w:val="000000" w:themeColor="text1"/>
          <w:sz w:val="24"/>
          <w:szCs w:val="24"/>
          <w:rPrChange w:id="472" w:author="EUDERLAN FREIRE DA SILVA ABREU" w:date="2025-07-01T10:51:00Z">
            <w:rPr>
              <w:ins w:id="473" w:author="HISSA BARBARA OLIVEIRA" w:date="2025-06-29T01:07:00Z"/>
              <w:rFonts w:ascii="Arial" w:eastAsia="Arial" w:hAnsi="Arial" w:cs="Arial"/>
              <w:color w:val="000000" w:themeColor="text1"/>
              <w:sz w:val="24"/>
              <w:szCs w:val="24"/>
            </w:rPr>
          </w:rPrChange>
        </w:rPr>
        <w:pPrChange w:id="474" w:author="HISSA BARBARA OLIVEIRA" w:date="2025-06-29T01:07:00Z">
          <w:pPr/>
        </w:pPrChange>
      </w:pPr>
      <w:ins w:id="475" w:author="HISSA BARBARA OLIVEIRA" w:date="2025-06-29T01:07:00Z">
        <w:r w:rsidRPr="003837F2">
          <w:rPr>
            <w:rFonts w:ascii="Arial" w:eastAsia="Arial" w:hAnsi="Arial" w:cs="Arial"/>
            <w:color w:val="000000" w:themeColor="text1"/>
            <w:sz w:val="24"/>
            <w:szCs w:val="24"/>
            <w:rPrChange w:id="476" w:author="EUDERLAN FREIRE DA SILVA ABREU" w:date="2025-07-01T10:51:00Z">
              <w:rPr>
                <w:rFonts w:ascii="Arial" w:eastAsia="Arial" w:hAnsi="Arial" w:cs="Arial"/>
                <w:color w:val="000000" w:themeColor="text1"/>
                <w:sz w:val="24"/>
                <w:szCs w:val="24"/>
              </w:rPr>
            </w:rPrChange>
          </w:rPr>
          <w:t>"Documentos necessários para matrícula."</w:t>
        </w:r>
      </w:ins>
    </w:p>
    <w:p w14:paraId="738ADA51" w14:textId="678F1836" w:rsidR="09AB4BC8" w:rsidRPr="003837F2" w:rsidRDefault="09AB4BC8">
      <w:pPr>
        <w:spacing w:before="240" w:after="40"/>
        <w:jc w:val="both"/>
        <w:rPr>
          <w:ins w:id="477" w:author="HISSA BARBARA OLIVEIRA" w:date="2025-06-29T01:07:00Z"/>
          <w:rFonts w:ascii="Arial" w:eastAsia="Arial" w:hAnsi="Arial" w:cs="Arial"/>
          <w:color w:val="000000" w:themeColor="text1"/>
          <w:sz w:val="24"/>
          <w:szCs w:val="24"/>
          <w:rPrChange w:id="478" w:author="EUDERLAN FREIRE DA SILVA ABREU" w:date="2025-07-01T10:51:00Z">
            <w:rPr>
              <w:ins w:id="479" w:author="HISSA BARBARA OLIVEIRA" w:date="2025-06-29T01:07:00Z"/>
              <w:rFonts w:ascii="Arial" w:eastAsia="Arial" w:hAnsi="Arial" w:cs="Arial"/>
              <w:color w:val="000000" w:themeColor="text1"/>
              <w:sz w:val="24"/>
              <w:szCs w:val="24"/>
            </w:rPr>
          </w:rPrChange>
        </w:rPr>
        <w:pPrChange w:id="480" w:author="HISSA BARBARA OLIVEIRA" w:date="2025-06-29T01:07:00Z">
          <w:pPr>
            <w:numPr>
              <w:numId w:val="7"/>
            </w:numPr>
            <w:ind w:left="720" w:hanging="360"/>
          </w:pPr>
        </w:pPrChange>
      </w:pPr>
      <w:ins w:id="481" w:author="HISSA BARBARA OLIVEIRA" w:date="2025-06-29T01:07:00Z">
        <w:r w:rsidRPr="003837F2">
          <w:rPr>
            <w:rFonts w:ascii="Arial" w:eastAsia="Arial" w:hAnsi="Arial" w:cs="Arial"/>
            <w:color w:val="000000" w:themeColor="text1"/>
            <w:sz w:val="24"/>
            <w:szCs w:val="24"/>
            <w:rPrChange w:id="482" w:author="EUDERLAN FREIRE DA SILVA ABREU" w:date="2025-07-01T10:51:00Z">
              <w:rPr>
                <w:rFonts w:ascii="Arial" w:eastAsia="Arial" w:hAnsi="Arial" w:cs="Arial"/>
                <w:color w:val="000000" w:themeColor="text1"/>
                <w:sz w:val="24"/>
                <w:szCs w:val="24"/>
              </w:rPr>
            </w:rPrChange>
          </w:rPr>
          <w:lastRenderedPageBreak/>
          <w:t>Como Usar:</w:t>
        </w:r>
      </w:ins>
    </w:p>
    <w:p w14:paraId="32A272FE" w14:textId="29989242" w:rsidR="09AB4BC8" w:rsidRPr="003837F2" w:rsidRDefault="09AB4BC8">
      <w:pPr>
        <w:pStyle w:val="PargrafodaLista"/>
        <w:numPr>
          <w:ilvl w:val="0"/>
          <w:numId w:val="15"/>
        </w:numPr>
        <w:spacing w:before="240" w:after="240"/>
        <w:jc w:val="both"/>
        <w:rPr>
          <w:ins w:id="483" w:author="HISSA BARBARA OLIVEIRA" w:date="2025-06-29T01:07:00Z"/>
          <w:rFonts w:ascii="Arial" w:eastAsia="Arial" w:hAnsi="Arial" w:cs="Arial"/>
          <w:color w:val="000000" w:themeColor="text1"/>
          <w:sz w:val="24"/>
          <w:szCs w:val="24"/>
          <w:rPrChange w:id="484" w:author="EUDERLAN FREIRE DA SILVA ABREU" w:date="2025-07-01T10:51:00Z">
            <w:rPr>
              <w:ins w:id="485" w:author="HISSA BARBARA OLIVEIRA" w:date="2025-06-29T01:07:00Z"/>
              <w:rFonts w:ascii="Arial" w:eastAsia="Arial" w:hAnsi="Arial" w:cs="Arial"/>
              <w:color w:val="000000" w:themeColor="text1"/>
              <w:sz w:val="24"/>
              <w:szCs w:val="24"/>
            </w:rPr>
          </w:rPrChange>
        </w:rPr>
        <w:pPrChange w:id="486" w:author="HISSA BARBARA OLIVEIRA" w:date="2025-06-29T01:07:00Z">
          <w:pPr/>
        </w:pPrChange>
      </w:pPr>
      <w:ins w:id="487" w:author="HISSA BARBARA OLIVEIRA" w:date="2025-06-29T01:07:00Z">
        <w:r w:rsidRPr="003837F2">
          <w:rPr>
            <w:rFonts w:ascii="Arial" w:eastAsia="Arial" w:hAnsi="Arial" w:cs="Arial"/>
            <w:color w:val="000000" w:themeColor="text1"/>
            <w:sz w:val="24"/>
            <w:szCs w:val="24"/>
            <w:rPrChange w:id="488" w:author="EUDERLAN FREIRE DA SILVA ABREU" w:date="2025-07-01T10:51:00Z">
              <w:rPr>
                <w:rFonts w:ascii="Arial" w:eastAsia="Arial" w:hAnsi="Arial" w:cs="Arial"/>
                <w:color w:val="000000" w:themeColor="text1"/>
                <w:sz w:val="24"/>
                <w:szCs w:val="24"/>
              </w:rPr>
            </w:rPrChange>
          </w:rPr>
          <w:t>Clique em uma das sugestões para fazer uma pergunta rápida</w:t>
        </w:r>
      </w:ins>
    </w:p>
    <w:p w14:paraId="7601EEF4" w14:textId="23781FC6" w:rsidR="09AB4BC8" w:rsidRPr="003837F2" w:rsidRDefault="09AB4BC8">
      <w:pPr>
        <w:pStyle w:val="PargrafodaLista"/>
        <w:numPr>
          <w:ilvl w:val="0"/>
          <w:numId w:val="15"/>
        </w:numPr>
        <w:spacing w:before="240" w:after="240"/>
        <w:jc w:val="both"/>
        <w:rPr>
          <w:ins w:id="489" w:author="HISSA BARBARA OLIVEIRA" w:date="2025-06-29T01:07:00Z"/>
          <w:rFonts w:ascii="Arial" w:eastAsia="Arial" w:hAnsi="Arial" w:cs="Arial"/>
          <w:color w:val="000000" w:themeColor="text1"/>
          <w:sz w:val="24"/>
          <w:szCs w:val="24"/>
          <w:rPrChange w:id="490" w:author="EUDERLAN FREIRE DA SILVA ABREU" w:date="2025-07-01T10:51:00Z">
            <w:rPr>
              <w:ins w:id="491" w:author="HISSA BARBARA OLIVEIRA" w:date="2025-06-29T01:07:00Z"/>
              <w:rFonts w:ascii="Arial" w:eastAsia="Arial" w:hAnsi="Arial" w:cs="Arial"/>
              <w:color w:val="000000" w:themeColor="text1"/>
              <w:sz w:val="24"/>
              <w:szCs w:val="24"/>
            </w:rPr>
          </w:rPrChange>
        </w:rPr>
        <w:pPrChange w:id="492" w:author="HISSA BARBARA OLIVEIRA" w:date="2025-06-29T01:07:00Z">
          <w:pPr/>
        </w:pPrChange>
      </w:pPr>
      <w:ins w:id="493" w:author="HISSA BARBARA OLIVEIRA" w:date="2025-06-29T01:07:00Z">
        <w:r w:rsidRPr="003837F2">
          <w:rPr>
            <w:rFonts w:ascii="Arial" w:eastAsia="Arial" w:hAnsi="Arial" w:cs="Arial"/>
            <w:color w:val="000000" w:themeColor="text1"/>
            <w:sz w:val="24"/>
            <w:szCs w:val="24"/>
            <w:rPrChange w:id="494" w:author="EUDERLAN FREIRE DA SILVA ABREU" w:date="2025-07-01T10:51:00Z">
              <w:rPr>
                <w:rFonts w:ascii="Arial" w:eastAsia="Arial" w:hAnsi="Arial" w:cs="Arial"/>
                <w:color w:val="000000" w:themeColor="text1"/>
                <w:sz w:val="24"/>
                <w:szCs w:val="24"/>
              </w:rPr>
            </w:rPrChange>
          </w:rPr>
          <w:t>Ou digite sua própria pergunta na área inferior</w:t>
        </w:r>
      </w:ins>
    </w:p>
    <w:p w14:paraId="4242CA16" w14:textId="13DDFBDF" w:rsidR="09AB4BC8" w:rsidRPr="003837F2" w:rsidRDefault="09AB4BC8">
      <w:pPr>
        <w:pStyle w:val="PargrafodaLista"/>
        <w:numPr>
          <w:ilvl w:val="0"/>
          <w:numId w:val="15"/>
        </w:numPr>
        <w:spacing w:before="240" w:after="240"/>
        <w:jc w:val="both"/>
        <w:rPr>
          <w:ins w:id="495" w:author="HISSA BARBARA OLIVEIRA" w:date="2025-06-29T01:07:00Z"/>
          <w:rFonts w:ascii="Arial" w:eastAsia="Arial" w:hAnsi="Arial" w:cs="Arial"/>
          <w:color w:val="000000" w:themeColor="text1"/>
          <w:sz w:val="24"/>
          <w:szCs w:val="24"/>
          <w:rPrChange w:id="496" w:author="EUDERLAN FREIRE DA SILVA ABREU" w:date="2025-07-01T10:51:00Z">
            <w:rPr>
              <w:ins w:id="497" w:author="HISSA BARBARA OLIVEIRA" w:date="2025-06-29T01:07:00Z"/>
              <w:rFonts w:ascii="Arial" w:eastAsia="Arial" w:hAnsi="Arial" w:cs="Arial"/>
              <w:color w:val="000000" w:themeColor="text1"/>
              <w:sz w:val="24"/>
              <w:szCs w:val="24"/>
            </w:rPr>
          </w:rPrChange>
        </w:rPr>
        <w:pPrChange w:id="498" w:author="HISSA BARBARA OLIVEIRA" w:date="2025-06-29T01:07:00Z">
          <w:pPr/>
        </w:pPrChange>
      </w:pPr>
      <w:ins w:id="499" w:author="HISSA BARBARA OLIVEIRA" w:date="2025-06-29T01:07:00Z">
        <w:r w:rsidRPr="003837F2">
          <w:rPr>
            <w:rFonts w:ascii="Arial" w:eastAsia="Arial" w:hAnsi="Arial" w:cs="Arial"/>
            <w:color w:val="000000" w:themeColor="text1"/>
            <w:sz w:val="24"/>
            <w:szCs w:val="24"/>
            <w:rPrChange w:id="500" w:author="EUDERLAN FREIRE DA SILVA ABREU" w:date="2025-07-01T10:51:00Z">
              <w:rPr>
                <w:rFonts w:ascii="Arial" w:eastAsia="Arial" w:hAnsi="Arial" w:cs="Arial"/>
                <w:color w:val="000000" w:themeColor="text1"/>
                <w:sz w:val="24"/>
                <w:szCs w:val="24"/>
              </w:rPr>
            </w:rPrChange>
          </w:rPr>
          <w:t xml:space="preserve">Pressione </w:t>
        </w:r>
        <w:proofErr w:type="spellStart"/>
        <w:r w:rsidRPr="003837F2">
          <w:rPr>
            <w:rFonts w:ascii="Arial" w:eastAsia="Arial" w:hAnsi="Arial" w:cs="Arial"/>
            <w:color w:val="000000" w:themeColor="text1"/>
            <w:sz w:val="24"/>
            <w:szCs w:val="24"/>
            <w:rPrChange w:id="501" w:author="EUDERLAN FREIRE DA SILVA ABREU" w:date="2025-07-01T10:51:00Z">
              <w:rPr>
                <w:rFonts w:ascii="Arial" w:eastAsia="Arial" w:hAnsi="Arial" w:cs="Arial"/>
                <w:color w:val="000000" w:themeColor="text1"/>
                <w:sz w:val="24"/>
                <w:szCs w:val="24"/>
              </w:rPr>
            </w:rPrChange>
          </w:rPr>
          <w:t>Enter</w:t>
        </w:r>
        <w:proofErr w:type="spellEnd"/>
        <w:r w:rsidRPr="003837F2">
          <w:rPr>
            <w:rFonts w:ascii="Arial" w:eastAsia="Arial" w:hAnsi="Arial" w:cs="Arial"/>
            <w:color w:val="000000" w:themeColor="text1"/>
            <w:sz w:val="24"/>
            <w:szCs w:val="24"/>
            <w:rPrChange w:id="502" w:author="EUDERLAN FREIRE DA SILVA ABREU" w:date="2025-07-01T10:51:00Z">
              <w:rPr>
                <w:rFonts w:ascii="Arial" w:eastAsia="Arial" w:hAnsi="Arial" w:cs="Arial"/>
                <w:color w:val="000000" w:themeColor="text1"/>
                <w:sz w:val="24"/>
                <w:szCs w:val="24"/>
              </w:rPr>
            </w:rPrChange>
          </w:rPr>
          <w:t xml:space="preserve"> ou clique no botão enviar</w:t>
        </w:r>
      </w:ins>
    </w:p>
    <w:p w14:paraId="0C0F2AB6" w14:textId="7AA3C3B2" w:rsidR="09AB4BC8" w:rsidRPr="003837F2" w:rsidRDefault="09AB4BC8">
      <w:pPr>
        <w:rPr>
          <w:ins w:id="503" w:author="HISSA BARBARA OLIVEIRA" w:date="2025-06-29T01:07:00Z"/>
          <w:rFonts w:ascii="Arial" w:eastAsia="Arial" w:hAnsi="Arial" w:cs="Arial"/>
          <w:b/>
          <w:bCs/>
          <w:color w:val="000000" w:themeColor="text1"/>
          <w:sz w:val="24"/>
          <w:szCs w:val="24"/>
          <w:rPrChange w:id="504" w:author="EUDERLAN FREIRE DA SILVA ABREU" w:date="2025-07-01T10:51:00Z">
            <w:rPr>
              <w:ins w:id="505" w:author="HISSA BARBARA OLIVEIRA" w:date="2025-06-29T01:07:00Z"/>
              <w:rFonts w:ascii="Arial" w:eastAsia="Arial" w:hAnsi="Arial" w:cs="Arial"/>
              <w:b/>
              <w:bCs/>
              <w:color w:val="000000" w:themeColor="text1"/>
              <w:sz w:val="24"/>
              <w:szCs w:val="24"/>
            </w:rPr>
          </w:rPrChange>
        </w:rPr>
        <w:pPrChange w:id="506" w:author="HISSA BARBARA OLIVEIRA" w:date="2025-06-29T01:18:00Z">
          <w:pPr>
            <w:numPr>
              <w:numId w:val="6"/>
            </w:numPr>
            <w:tabs>
              <w:tab w:val="num" w:pos="720"/>
            </w:tabs>
            <w:ind w:left="720" w:hanging="360"/>
          </w:pPr>
        </w:pPrChange>
      </w:pPr>
      <w:ins w:id="507" w:author="HISSA BARBARA OLIVEIRA" w:date="2025-06-29T01:07:00Z">
        <w:r w:rsidRPr="003837F2">
          <w:rPr>
            <w:rFonts w:ascii="Arial" w:eastAsia="Arial" w:hAnsi="Arial" w:cs="Arial"/>
            <w:b/>
            <w:bCs/>
            <w:color w:val="000000" w:themeColor="text1"/>
            <w:sz w:val="24"/>
            <w:szCs w:val="24"/>
            <w:rPrChange w:id="508" w:author="EUDERLAN FREIRE DA SILVA ABREU" w:date="2025-07-01T10:51:00Z">
              <w:rPr>
                <w:rFonts w:ascii="Arial" w:eastAsia="Arial" w:hAnsi="Arial" w:cs="Arial"/>
                <w:b/>
                <w:bCs/>
                <w:color w:val="000000" w:themeColor="text1"/>
                <w:sz w:val="24"/>
                <w:szCs w:val="24"/>
              </w:rPr>
            </w:rPrChange>
          </w:rPr>
          <w:t>3. Tela 3: Conversação Ativa</w:t>
        </w:r>
      </w:ins>
    </w:p>
    <w:p w14:paraId="25BAEFA7" w14:textId="061351F3" w:rsidR="09AB4BC8" w:rsidRPr="003837F2" w:rsidRDefault="09AB4BC8">
      <w:pPr>
        <w:spacing w:before="240" w:after="240"/>
        <w:jc w:val="both"/>
        <w:rPr>
          <w:ins w:id="509" w:author="HISSA BARBARA OLIVEIRA" w:date="2025-06-29T01:17:00Z"/>
          <w:rFonts w:ascii="Arial" w:eastAsia="Arial" w:hAnsi="Arial" w:cs="Arial"/>
          <w:color w:val="000000" w:themeColor="text1"/>
          <w:sz w:val="24"/>
          <w:szCs w:val="24"/>
          <w:rPrChange w:id="510" w:author="EUDERLAN FREIRE DA SILVA ABREU" w:date="2025-07-01T10:51:00Z">
            <w:rPr>
              <w:ins w:id="511" w:author="HISSA BARBARA OLIVEIRA" w:date="2025-06-29T01:17:00Z"/>
              <w:rFonts w:ascii="Arial" w:eastAsia="Arial" w:hAnsi="Arial" w:cs="Arial"/>
              <w:color w:val="000000" w:themeColor="text1"/>
              <w:sz w:val="24"/>
              <w:szCs w:val="24"/>
            </w:rPr>
          </w:rPrChange>
        </w:rPr>
        <w:pPrChange w:id="512" w:author="HISSA BARBARA OLIVEIRA" w:date="2025-06-29T01:07:00Z">
          <w:pPr/>
        </w:pPrChange>
      </w:pPr>
      <w:ins w:id="513" w:author="HISSA BARBARA OLIVEIRA" w:date="2025-06-29T01:07:00Z">
        <w:r w:rsidRPr="003837F2">
          <w:rPr>
            <w:rFonts w:ascii="Arial" w:eastAsia="Arial" w:hAnsi="Arial" w:cs="Arial"/>
            <w:b/>
            <w:bCs/>
            <w:color w:val="000000" w:themeColor="text1"/>
            <w:sz w:val="24"/>
            <w:szCs w:val="24"/>
            <w:rPrChange w:id="514" w:author="EUDERLAN FREIRE DA SILVA ABREU" w:date="2025-07-01T10:51:00Z">
              <w:rPr>
                <w:rFonts w:ascii="Arial" w:eastAsia="Arial" w:hAnsi="Arial" w:cs="Arial"/>
                <w:b/>
                <w:bCs/>
                <w:color w:val="000000" w:themeColor="text1"/>
                <w:sz w:val="24"/>
                <w:szCs w:val="24"/>
              </w:rPr>
            </w:rPrChange>
          </w:rPr>
          <w:t>Figura 3</w:t>
        </w:r>
        <w:r w:rsidRPr="003837F2">
          <w:rPr>
            <w:rFonts w:ascii="Arial" w:eastAsia="Arial" w:hAnsi="Arial" w:cs="Arial"/>
            <w:color w:val="000000" w:themeColor="text1"/>
            <w:sz w:val="24"/>
            <w:szCs w:val="24"/>
            <w:rPrChange w:id="515" w:author="EUDERLAN FREIRE DA SILVA ABREU" w:date="2025-07-01T10:51:00Z">
              <w:rPr>
                <w:rFonts w:ascii="Arial" w:eastAsia="Arial" w:hAnsi="Arial" w:cs="Arial"/>
                <w:color w:val="000000" w:themeColor="text1"/>
                <w:sz w:val="24"/>
                <w:szCs w:val="24"/>
              </w:rPr>
            </w:rPrChange>
          </w:rPr>
          <w:t xml:space="preserve"> - Chat em Funcionamento</w:t>
        </w:r>
      </w:ins>
    </w:p>
    <w:p w14:paraId="73E297EB" w14:textId="16CED29C" w:rsidR="2C2E2B58" w:rsidRPr="003837F2" w:rsidRDefault="2C2E2B58" w:rsidP="0B681068">
      <w:pPr>
        <w:spacing w:before="240" w:after="240"/>
        <w:jc w:val="both"/>
        <w:rPr>
          <w:ins w:id="516" w:author="HISSA BARBARA OLIVEIRA" w:date="2025-06-29T01:15:00Z"/>
          <w:rFonts w:ascii="Arial" w:hAnsi="Arial" w:cs="Arial"/>
          <w:sz w:val="24"/>
          <w:szCs w:val="24"/>
          <w:rPrChange w:id="517" w:author="EUDERLAN FREIRE DA SILVA ABREU" w:date="2025-07-01T10:51:00Z">
            <w:rPr>
              <w:ins w:id="518" w:author="HISSA BARBARA OLIVEIRA" w:date="2025-06-29T01:15:00Z"/>
            </w:rPr>
          </w:rPrChange>
        </w:rPr>
      </w:pPr>
      <w:ins w:id="519" w:author="HISSA BARBARA OLIVEIRA" w:date="2025-06-29T01:17:00Z">
        <w:r w:rsidRPr="003837F2">
          <w:rPr>
            <w:rFonts w:ascii="Arial" w:hAnsi="Arial" w:cs="Arial"/>
            <w:noProof/>
            <w:sz w:val="24"/>
            <w:szCs w:val="24"/>
            <w:rPrChange w:id="520" w:author="EUDERLAN FREIRE DA SILVA ABREU" w:date="2025-07-01T10:51:00Z">
              <w:rPr>
                <w:noProof/>
              </w:rPr>
            </w:rPrChange>
          </w:rPr>
          <w:drawing>
            <wp:inline distT="0" distB="0" distL="0" distR="0" wp14:anchorId="276C6785" wp14:editId="57EB773E">
              <wp:extent cx="5400675" cy="2371725"/>
              <wp:effectExtent l="0" t="0" r="0" b="0"/>
              <wp:docPr id="574024004" name="Imagem 57402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2371725"/>
                      </a:xfrm>
                      <a:prstGeom prst="rect">
                        <a:avLst/>
                      </a:prstGeom>
                    </pic:spPr>
                  </pic:pic>
                </a:graphicData>
              </a:graphic>
            </wp:inline>
          </w:drawing>
        </w:r>
      </w:ins>
      <w:ins w:id="521" w:author="HISSA BARBARA OLIVEIRA" w:date="2025-06-29T01:15:00Z">
        <w:r w:rsidR="08E39CE6" w:rsidRPr="003837F2">
          <w:rPr>
            <w:rFonts w:ascii="Arial" w:hAnsi="Arial" w:cs="Arial"/>
            <w:noProof/>
            <w:sz w:val="24"/>
            <w:szCs w:val="24"/>
            <w:rPrChange w:id="522" w:author="EUDERLAN FREIRE DA SILVA ABREU" w:date="2025-07-01T10:51:00Z">
              <w:rPr>
                <w:noProof/>
              </w:rPr>
            </w:rPrChange>
          </w:rPr>
          <w:drawing>
            <wp:inline distT="0" distB="0" distL="0" distR="0" wp14:anchorId="2D8277B3" wp14:editId="51ABE89C">
              <wp:extent cx="5400675" cy="1781175"/>
              <wp:effectExtent l="0" t="0" r="0" b="0"/>
              <wp:docPr id="1404512293" name="Imagem 1404512293"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1781175"/>
                      </a:xfrm>
                      <a:prstGeom prst="rect">
                        <a:avLst/>
                      </a:prstGeom>
                    </pic:spPr>
                  </pic:pic>
                </a:graphicData>
              </a:graphic>
            </wp:inline>
          </w:drawing>
        </w:r>
      </w:ins>
      <w:ins w:id="523" w:author="HISSA BARBARA OLIVEIRA" w:date="2025-06-29T01:16:00Z">
        <w:r w:rsidR="08E39CE6" w:rsidRPr="003837F2">
          <w:rPr>
            <w:rFonts w:ascii="Arial" w:hAnsi="Arial" w:cs="Arial"/>
            <w:noProof/>
            <w:sz w:val="24"/>
            <w:szCs w:val="24"/>
            <w:rPrChange w:id="524" w:author="EUDERLAN FREIRE DA SILVA ABREU" w:date="2025-07-01T10:51:00Z">
              <w:rPr>
                <w:noProof/>
              </w:rPr>
            </w:rPrChange>
          </w:rPr>
          <w:drawing>
            <wp:inline distT="0" distB="0" distL="0" distR="0" wp14:anchorId="02E4ACEA" wp14:editId="75269E0A">
              <wp:extent cx="5400675" cy="1466850"/>
              <wp:effectExtent l="0" t="0" r="0" b="0"/>
              <wp:docPr id="1968525133" name="Imagem 196852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466850"/>
                      </a:xfrm>
                      <a:prstGeom prst="rect">
                        <a:avLst/>
                      </a:prstGeom>
                    </pic:spPr>
                  </pic:pic>
                </a:graphicData>
              </a:graphic>
            </wp:inline>
          </w:drawing>
        </w:r>
      </w:ins>
    </w:p>
    <w:p w14:paraId="67C4C5D8" w14:textId="04E8274C" w:rsidR="0B681068" w:rsidRPr="003837F2" w:rsidRDefault="0B681068">
      <w:pPr>
        <w:spacing w:before="240" w:after="240"/>
        <w:jc w:val="both"/>
        <w:rPr>
          <w:ins w:id="525" w:author="HISSA BARBARA OLIVEIRA" w:date="2025-06-29T01:15:00Z"/>
          <w:rFonts w:ascii="Arial" w:hAnsi="Arial" w:cs="Arial"/>
          <w:sz w:val="24"/>
          <w:szCs w:val="24"/>
          <w:rPrChange w:id="526" w:author="EUDERLAN FREIRE DA SILVA ABREU" w:date="2025-07-01T10:51:00Z">
            <w:rPr>
              <w:ins w:id="527" w:author="HISSA BARBARA OLIVEIRA" w:date="2025-06-29T01:15:00Z"/>
            </w:rPr>
          </w:rPrChange>
        </w:rPr>
        <w:pPrChange w:id="528" w:author="HISSA BARBARA OLIVEIRA" w:date="2025-06-29T01:15:00Z">
          <w:pPr/>
        </w:pPrChange>
      </w:pPr>
    </w:p>
    <w:p w14:paraId="3F7B9E34" w14:textId="30FDF9F9" w:rsidR="09AB4BC8" w:rsidRPr="003837F2" w:rsidRDefault="09AB4BC8">
      <w:pPr>
        <w:spacing w:before="240" w:after="240"/>
        <w:jc w:val="both"/>
        <w:rPr>
          <w:ins w:id="529" w:author="HISSA BARBARA OLIVEIRA" w:date="2025-06-29T01:07:00Z"/>
          <w:rFonts w:ascii="Arial" w:eastAsia="Arial" w:hAnsi="Arial" w:cs="Arial"/>
          <w:color w:val="000000" w:themeColor="text1"/>
          <w:sz w:val="24"/>
          <w:szCs w:val="24"/>
          <w:rPrChange w:id="530" w:author="EUDERLAN FREIRE DA SILVA ABREU" w:date="2025-07-01T10:51:00Z">
            <w:rPr>
              <w:ins w:id="531" w:author="HISSA BARBARA OLIVEIRA" w:date="2025-06-29T01:07:00Z"/>
              <w:rFonts w:ascii="Arial" w:eastAsia="Arial" w:hAnsi="Arial" w:cs="Arial"/>
              <w:color w:val="000000" w:themeColor="text1"/>
              <w:sz w:val="24"/>
              <w:szCs w:val="24"/>
            </w:rPr>
          </w:rPrChange>
        </w:rPr>
        <w:pPrChange w:id="532" w:author="HISSA BARBARA OLIVEIRA" w:date="2025-06-29T01:07:00Z">
          <w:pPr/>
        </w:pPrChange>
      </w:pPr>
      <w:ins w:id="533" w:author="HISSA BARBARA OLIVEIRA" w:date="2025-06-29T01:07:00Z">
        <w:r w:rsidRPr="003837F2">
          <w:rPr>
            <w:rFonts w:ascii="Arial" w:eastAsia="Arial" w:hAnsi="Arial" w:cs="Arial"/>
            <w:color w:val="000000" w:themeColor="text1"/>
            <w:sz w:val="24"/>
            <w:szCs w:val="24"/>
            <w:rPrChange w:id="534" w:author="EUDERLAN FREIRE DA SILVA ABREU" w:date="2025-07-01T10:51:00Z">
              <w:rPr>
                <w:rFonts w:ascii="Arial" w:eastAsia="Arial" w:hAnsi="Arial" w:cs="Arial"/>
                <w:color w:val="000000" w:themeColor="text1"/>
                <w:sz w:val="24"/>
                <w:szCs w:val="24"/>
              </w:rPr>
            </w:rPrChange>
          </w:rPr>
          <w:t>Descrição da Tela:</w:t>
        </w:r>
      </w:ins>
    </w:p>
    <w:p w14:paraId="547CD986" w14:textId="101C3E71" w:rsidR="09AB4BC8" w:rsidRPr="003837F2" w:rsidRDefault="09AB4BC8">
      <w:pPr>
        <w:spacing w:before="240" w:after="240"/>
        <w:jc w:val="both"/>
        <w:rPr>
          <w:ins w:id="535" w:author="HISSA BARBARA OLIVEIRA" w:date="2025-06-29T01:07:00Z"/>
          <w:rFonts w:ascii="Arial" w:eastAsia="Arial" w:hAnsi="Arial" w:cs="Arial"/>
          <w:color w:val="000000" w:themeColor="text1"/>
          <w:sz w:val="24"/>
          <w:szCs w:val="24"/>
          <w:rPrChange w:id="536" w:author="EUDERLAN FREIRE DA SILVA ABREU" w:date="2025-07-01T10:51:00Z">
            <w:rPr>
              <w:ins w:id="537" w:author="HISSA BARBARA OLIVEIRA" w:date="2025-06-29T01:07:00Z"/>
              <w:rFonts w:ascii="Arial" w:eastAsia="Arial" w:hAnsi="Arial" w:cs="Arial"/>
              <w:color w:val="000000" w:themeColor="text1"/>
              <w:sz w:val="24"/>
              <w:szCs w:val="24"/>
            </w:rPr>
          </w:rPrChange>
        </w:rPr>
        <w:pPrChange w:id="538" w:author="HISSA BARBARA OLIVEIRA" w:date="2025-06-29T01:07:00Z">
          <w:pPr/>
        </w:pPrChange>
      </w:pPr>
      <w:ins w:id="539" w:author="HISSA BARBARA OLIVEIRA" w:date="2025-06-29T01:07:00Z">
        <w:r w:rsidRPr="003837F2">
          <w:rPr>
            <w:rFonts w:ascii="Arial" w:eastAsia="Arial" w:hAnsi="Arial" w:cs="Arial"/>
            <w:color w:val="000000" w:themeColor="text1"/>
            <w:sz w:val="24"/>
            <w:szCs w:val="24"/>
            <w:rPrChange w:id="540" w:author="EUDERLAN FREIRE DA SILVA ABREU" w:date="2025-07-01T10:51:00Z">
              <w:rPr>
                <w:rFonts w:ascii="Arial" w:eastAsia="Arial" w:hAnsi="Arial" w:cs="Arial"/>
                <w:color w:val="000000" w:themeColor="text1"/>
                <w:sz w:val="24"/>
                <w:szCs w:val="24"/>
              </w:rPr>
            </w:rPrChange>
          </w:rPr>
          <w:t>Durante uma conversação, a tela mostra:</w:t>
        </w:r>
      </w:ins>
    </w:p>
    <w:p w14:paraId="1529B976" w14:textId="2C204A62" w:rsidR="09AB4BC8" w:rsidRPr="003837F2" w:rsidRDefault="09AB4BC8">
      <w:pPr>
        <w:spacing w:before="240" w:after="40"/>
        <w:jc w:val="both"/>
        <w:rPr>
          <w:ins w:id="541" w:author="HISSA BARBARA OLIVEIRA" w:date="2025-06-29T01:07:00Z"/>
          <w:rFonts w:ascii="Arial" w:eastAsia="Arial" w:hAnsi="Arial" w:cs="Arial"/>
          <w:color w:val="000000" w:themeColor="text1"/>
          <w:sz w:val="24"/>
          <w:szCs w:val="24"/>
          <w:rPrChange w:id="542" w:author="EUDERLAN FREIRE DA SILVA ABREU" w:date="2025-07-01T10:51:00Z">
            <w:rPr>
              <w:ins w:id="543" w:author="HISSA BARBARA OLIVEIRA" w:date="2025-06-29T01:07:00Z"/>
              <w:rFonts w:ascii="Arial" w:eastAsia="Arial" w:hAnsi="Arial" w:cs="Arial"/>
              <w:color w:val="000000" w:themeColor="text1"/>
              <w:sz w:val="24"/>
              <w:szCs w:val="24"/>
            </w:rPr>
          </w:rPrChange>
        </w:rPr>
        <w:pPrChange w:id="544" w:author="HISSA BARBARA OLIVEIRA" w:date="2025-06-29T01:07:00Z">
          <w:pPr/>
        </w:pPrChange>
      </w:pPr>
      <w:ins w:id="545" w:author="HISSA BARBARA OLIVEIRA" w:date="2025-06-29T01:07:00Z">
        <w:r w:rsidRPr="003837F2">
          <w:rPr>
            <w:rFonts w:ascii="Arial" w:eastAsia="Arial" w:hAnsi="Arial" w:cs="Arial"/>
            <w:color w:val="000000" w:themeColor="text1"/>
            <w:sz w:val="24"/>
            <w:szCs w:val="24"/>
            <w:rPrChange w:id="546" w:author="EUDERLAN FREIRE DA SILVA ABREU" w:date="2025-07-01T10:51:00Z">
              <w:rPr>
                <w:rFonts w:ascii="Arial" w:eastAsia="Arial" w:hAnsi="Arial" w:cs="Arial"/>
                <w:color w:val="000000" w:themeColor="text1"/>
                <w:sz w:val="24"/>
                <w:szCs w:val="24"/>
              </w:rPr>
            </w:rPrChange>
          </w:rPr>
          <w:t>Área de Mensagens:</w:t>
        </w:r>
      </w:ins>
    </w:p>
    <w:p w14:paraId="670A5A8C" w14:textId="6B1933A2" w:rsidR="09AB4BC8" w:rsidRPr="003837F2" w:rsidRDefault="09AB4BC8">
      <w:pPr>
        <w:pStyle w:val="PargrafodaLista"/>
        <w:numPr>
          <w:ilvl w:val="0"/>
          <w:numId w:val="14"/>
        </w:numPr>
        <w:spacing w:before="240" w:after="240"/>
        <w:jc w:val="both"/>
        <w:rPr>
          <w:ins w:id="547" w:author="HISSA BARBARA OLIVEIRA" w:date="2025-06-29T01:07:00Z"/>
          <w:rFonts w:ascii="Arial" w:eastAsia="Arial" w:hAnsi="Arial" w:cs="Arial"/>
          <w:color w:val="000000" w:themeColor="text1"/>
          <w:sz w:val="24"/>
          <w:szCs w:val="24"/>
          <w:rPrChange w:id="548" w:author="EUDERLAN FREIRE DA SILVA ABREU" w:date="2025-07-01T10:51:00Z">
            <w:rPr>
              <w:ins w:id="549" w:author="HISSA BARBARA OLIVEIRA" w:date="2025-06-29T01:07:00Z"/>
              <w:rFonts w:ascii="Arial" w:eastAsia="Arial" w:hAnsi="Arial" w:cs="Arial"/>
              <w:color w:val="000000" w:themeColor="text1"/>
              <w:sz w:val="24"/>
              <w:szCs w:val="24"/>
            </w:rPr>
          </w:rPrChange>
        </w:rPr>
        <w:pPrChange w:id="550" w:author="HISSA BARBARA OLIVEIRA" w:date="2025-06-29T01:07:00Z">
          <w:pPr/>
        </w:pPrChange>
      </w:pPr>
      <w:ins w:id="551" w:author="HISSA BARBARA OLIVEIRA" w:date="2025-06-29T01:07:00Z">
        <w:r w:rsidRPr="003837F2">
          <w:rPr>
            <w:rFonts w:ascii="Arial" w:eastAsia="Arial" w:hAnsi="Arial" w:cs="Arial"/>
            <w:b/>
            <w:bCs/>
            <w:color w:val="000000" w:themeColor="text1"/>
            <w:sz w:val="24"/>
            <w:szCs w:val="24"/>
            <w:rPrChange w:id="552" w:author="EUDERLAN FREIRE DA SILVA ABREU" w:date="2025-07-01T10:51:00Z">
              <w:rPr>
                <w:rFonts w:ascii="Arial" w:eastAsia="Arial" w:hAnsi="Arial" w:cs="Arial"/>
                <w:b/>
                <w:bCs/>
                <w:color w:val="000000" w:themeColor="text1"/>
                <w:sz w:val="24"/>
                <w:szCs w:val="24"/>
              </w:rPr>
            </w:rPrChange>
          </w:rPr>
          <w:lastRenderedPageBreak/>
          <w:t>Mensagens do Usuário</w:t>
        </w:r>
        <w:r w:rsidRPr="003837F2">
          <w:rPr>
            <w:rFonts w:ascii="Arial" w:eastAsia="Arial" w:hAnsi="Arial" w:cs="Arial"/>
            <w:color w:val="000000" w:themeColor="text1"/>
            <w:sz w:val="24"/>
            <w:szCs w:val="24"/>
            <w:rPrChange w:id="553" w:author="EUDERLAN FREIRE DA SILVA ABREU" w:date="2025-07-01T10:51:00Z">
              <w:rPr>
                <w:rFonts w:ascii="Arial" w:eastAsia="Arial" w:hAnsi="Arial" w:cs="Arial"/>
                <w:color w:val="000000" w:themeColor="text1"/>
                <w:sz w:val="24"/>
                <w:szCs w:val="24"/>
              </w:rPr>
            </w:rPrChange>
          </w:rPr>
          <w:t>: Aparecem em caixas azuis à direita</w:t>
        </w:r>
      </w:ins>
    </w:p>
    <w:p w14:paraId="6CF86DB2" w14:textId="3170163F" w:rsidR="09AB4BC8" w:rsidRPr="003837F2" w:rsidRDefault="09AB4BC8">
      <w:pPr>
        <w:pStyle w:val="PargrafodaLista"/>
        <w:numPr>
          <w:ilvl w:val="0"/>
          <w:numId w:val="14"/>
        </w:numPr>
        <w:spacing w:before="240" w:after="240"/>
        <w:jc w:val="both"/>
        <w:rPr>
          <w:ins w:id="554" w:author="HISSA BARBARA OLIVEIRA" w:date="2025-06-29T01:07:00Z"/>
          <w:rFonts w:ascii="Arial" w:eastAsia="Arial" w:hAnsi="Arial" w:cs="Arial"/>
          <w:color w:val="000000" w:themeColor="text1"/>
          <w:sz w:val="24"/>
          <w:szCs w:val="24"/>
          <w:rPrChange w:id="555" w:author="EUDERLAN FREIRE DA SILVA ABREU" w:date="2025-07-01T10:51:00Z">
            <w:rPr>
              <w:ins w:id="556" w:author="HISSA BARBARA OLIVEIRA" w:date="2025-06-29T01:07:00Z"/>
              <w:rFonts w:ascii="Arial" w:eastAsia="Arial" w:hAnsi="Arial" w:cs="Arial"/>
              <w:color w:val="000000" w:themeColor="text1"/>
              <w:sz w:val="24"/>
              <w:szCs w:val="24"/>
            </w:rPr>
          </w:rPrChange>
        </w:rPr>
        <w:pPrChange w:id="557" w:author="HISSA BARBARA OLIVEIRA" w:date="2025-06-29T01:07:00Z">
          <w:pPr/>
        </w:pPrChange>
      </w:pPr>
      <w:ins w:id="558" w:author="HISSA BARBARA OLIVEIRA" w:date="2025-06-29T01:07:00Z">
        <w:r w:rsidRPr="003837F2">
          <w:rPr>
            <w:rFonts w:ascii="Arial" w:eastAsia="Arial" w:hAnsi="Arial" w:cs="Arial"/>
            <w:b/>
            <w:bCs/>
            <w:color w:val="000000" w:themeColor="text1"/>
            <w:sz w:val="24"/>
            <w:szCs w:val="24"/>
            <w:rPrChange w:id="559" w:author="EUDERLAN FREIRE DA SILVA ABREU" w:date="2025-07-01T10:51:00Z">
              <w:rPr>
                <w:rFonts w:ascii="Arial" w:eastAsia="Arial" w:hAnsi="Arial" w:cs="Arial"/>
                <w:b/>
                <w:bCs/>
                <w:color w:val="000000" w:themeColor="text1"/>
                <w:sz w:val="24"/>
                <w:szCs w:val="24"/>
              </w:rPr>
            </w:rPrChange>
          </w:rPr>
          <w:t>Respostas da IA</w:t>
        </w:r>
        <w:r w:rsidRPr="003837F2">
          <w:rPr>
            <w:rFonts w:ascii="Arial" w:eastAsia="Arial" w:hAnsi="Arial" w:cs="Arial"/>
            <w:color w:val="000000" w:themeColor="text1"/>
            <w:sz w:val="24"/>
            <w:szCs w:val="24"/>
            <w:rPrChange w:id="560" w:author="EUDERLAN FREIRE DA SILVA ABREU" w:date="2025-07-01T10:51:00Z">
              <w:rPr>
                <w:rFonts w:ascii="Arial" w:eastAsia="Arial" w:hAnsi="Arial" w:cs="Arial"/>
                <w:color w:val="000000" w:themeColor="text1"/>
                <w:sz w:val="24"/>
                <w:szCs w:val="24"/>
              </w:rPr>
            </w:rPrChange>
          </w:rPr>
          <w:t>: Aparecem em caixas cinzas à esquerda</w:t>
        </w:r>
      </w:ins>
    </w:p>
    <w:p w14:paraId="7F684864" w14:textId="46ABCFB7" w:rsidR="09AB4BC8" w:rsidRPr="003837F2" w:rsidRDefault="09AB4BC8">
      <w:pPr>
        <w:pStyle w:val="PargrafodaLista"/>
        <w:numPr>
          <w:ilvl w:val="0"/>
          <w:numId w:val="14"/>
        </w:numPr>
        <w:spacing w:before="240" w:after="240"/>
        <w:jc w:val="both"/>
        <w:rPr>
          <w:ins w:id="561" w:author="HISSA BARBARA OLIVEIRA" w:date="2025-06-29T01:07:00Z"/>
          <w:rFonts w:ascii="Arial" w:eastAsia="Arial" w:hAnsi="Arial" w:cs="Arial"/>
          <w:color w:val="000000" w:themeColor="text1"/>
          <w:sz w:val="24"/>
          <w:szCs w:val="24"/>
          <w:rPrChange w:id="562" w:author="EUDERLAN FREIRE DA SILVA ABREU" w:date="2025-07-01T10:51:00Z">
            <w:rPr>
              <w:ins w:id="563" w:author="HISSA BARBARA OLIVEIRA" w:date="2025-06-29T01:07:00Z"/>
              <w:rFonts w:ascii="Arial" w:eastAsia="Arial" w:hAnsi="Arial" w:cs="Arial"/>
              <w:color w:val="000000" w:themeColor="text1"/>
              <w:sz w:val="24"/>
              <w:szCs w:val="24"/>
            </w:rPr>
          </w:rPrChange>
        </w:rPr>
        <w:pPrChange w:id="564" w:author="HISSA BARBARA OLIVEIRA" w:date="2025-06-29T01:07:00Z">
          <w:pPr/>
        </w:pPrChange>
      </w:pPr>
      <w:proofErr w:type="spellStart"/>
      <w:ins w:id="565" w:author="HISSA BARBARA OLIVEIRA" w:date="2025-06-29T01:07:00Z">
        <w:r w:rsidRPr="003837F2">
          <w:rPr>
            <w:rFonts w:ascii="Arial" w:eastAsia="Arial" w:hAnsi="Arial" w:cs="Arial"/>
            <w:b/>
            <w:bCs/>
            <w:color w:val="000000" w:themeColor="text1"/>
            <w:sz w:val="24"/>
            <w:szCs w:val="24"/>
            <w:rPrChange w:id="566" w:author="EUDERLAN FREIRE DA SILVA ABREU" w:date="2025-07-01T10:51:00Z">
              <w:rPr>
                <w:rFonts w:ascii="Arial" w:eastAsia="Arial" w:hAnsi="Arial" w:cs="Arial"/>
                <w:b/>
                <w:bCs/>
                <w:color w:val="000000" w:themeColor="text1"/>
                <w:sz w:val="24"/>
                <w:szCs w:val="24"/>
              </w:rPr>
            </w:rPrChange>
          </w:rPr>
          <w:t>Timestamp</w:t>
        </w:r>
        <w:proofErr w:type="spellEnd"/>
        <w:r w:rsidRPr="003837F2">
          <w:rPr>
            <w:rFonts w:ascii="Arial" w:eastAsia="Arial" w:hAnsi="Arial" w:cs="Arial"/>
            <w:color w:val="000000" w:themeColor="text1"/>
            <w:sz w:val="24"/>
            <w:szCs w:val="24"/>
            <w:rPrChange w:id="567" w:author="EUDERLAN FREIRE DA SILVA ABREU" w:date="2025-07-01T10:51:00Z">
              <w:rPr>
                <w:rFonts w:ascii="Arial" w:eastAsia="Arial" w:hAnsi="Arial" w:cs="Arial"/>
                <w:color w:val="000000" w:themeColor="text1"/>
                <w:sz w:val="24"/>
                <w:szCs w:val="24"/>
              </w:rPr>
            </w:rPrChange>
          </w:rPr>
          <w:t>: Horário de cada mensagem</w:t>
        </w:r>
      </w:ins>
    </w:p>
    <w:p w14:paraId="6390D2F2" w14:textId="5222A261" w:rsidR="09AB4BC8" w:rsidRPr="003837F2" w:rsidRDefault="09AB4BC8">
      <w:pPr>
        <w:spacing w:before="240" w:after="40"/>
        <w:jc w:val="both"/>
        <w:rPr>
          <w:ins w:id="568" w:author="HISSA BARBARA OLIVEIRA" w:date="2025-06-29T01:07:00Z"/>
          <w:rFonts w:ascii="Arial" w:eastAsia="Arial" w:hAnsi="Arial" w:cs="Arial"/>
          <w:color w:val="000000" w:themeColor="text1"/>
          <w:sz w:val="24"/>
          <w:szCs w:val="24"/>
          <w:rPrChange w:id="569" w:author="EUDERLAN FREIRE DA SILVA ABREU" w:date="2025-07-01T10:51:00Z">
            <w:rPr>
              <w:ins w:id="570" w:author="HISSA BARBARA OLIVEIRA" w:date="2025-06-29T01:07:00Z"/>
              <w:rFonts w:ascii="Arial" w:eastAsia="Arial" w:hAnsi="Arial" w:cs="Arial"/>
              <w:color w:val="000000" w:themeColor="text1"/>
              <w:sz w:val="24"/>
              <w:szCs w:val="24"/>
            </w:rPr>
          </w:rPrChange>
        </w:rPr>
        <w:pPrChange w:id="571" w:author="HISSA BARBARA OLIVEIRA" w:date="2025-06-29T01:07:00Z">
          <w:pPr>
            <w:numPr>
              <w:numId w:val="5"/>
            </w:numPr>
            <w:ind w:left="720" w:hanging="360"/>
          </w:pPr>
        </w:pPrChange>
      </w:pPr>
      <w:ins w:id="572" w:author="HISSA BARBARA OLIVEIRA" w:date="2025-06-29T01:07:00Z">
        <w:r w:rsidRPr="003837F2">
          <w:rPr>
            <w:rFonts w:ascii="Arial" w:eastAsia="Arial" w:hAnsi="Arial" w:cs="Arial"/>
            <w:color w:val="000000" w:themeColor="text1"/>
            <w:sz w:val="24"/>
            <w:szCs w:val="24"/>
            <w:rPrChange w:id="573" w:author="EUDERLAN FREIRE DA SILVA ABREU" w:date="2025-07-01T10:51:00Z">
              <w:rPr>
                <w:rFonts w:ascii="Arial" w:eastAsia="Arial" w:hAnsi="Arial" w:cs="Arial"/>
                <w:color w:val="000000" w:themeColor="text1"/>
                <w:sz w:val="24"/>
                <w:szCs w:val="24"/>
              </w:rPr>
            </w:rPrChange>
          </w:rPr>
          <w:t>Funcionalidades das Respostas:</w:t>
        </w:r>
      </w:ins>
    </w:p>
    <w:p w14:paraId="6E33572E" w14:textId="05685AB9" w:rsidR="09AB4BC8" w:rsidRPr="003837F2" w:rsidRDefault="09AB4BC8">
      <w:pPr>
        <w:spacing w:before="240" w:after="240"/>
        <w:jc w:val="both"/>
        <w:rPr>
          <w:ins w:id="574" w:author="HISSA BARBARA OLIVEIRA" w:date="2025-06-29T01:07:00Z"/>
          <w:rFonts w:ascii="Arial" w:eastAsia="Arial" w:hAnsi="Arial" w:cs="Arial"/>
          <w:color w:val="000000" w:themeColor="text1"/>
          <w:sz w:val="24"/>
          <w:szCs w:val="24"/>
          <w:rPrChange w:id="575" w:author="EUDERLAN FREIRE DA SILVA ABREU" w:date="2025-07-01T10:51:00Z">
            <w:rPr>
              <w:ins w:id="576" w:author="HISSA BARBARA OLIVEIRA" w:date="2025-06-29T01:07:00Z"/>
              <w:rFonts w:ascii="Arial" w:eastAsia="Arial" w:hAnsi="Arial" w:cs="Arial"/>
              <w:color w:val="000000" w:themeColor="text1"/>
              <w:sz w:val="24"/>
              <w:szCs w:val="24"/>
            </w:rPr>
          </w:rPrChange>
        </w:rPr>
        <w:pPrChange w:id="577" w:author="HISSA BARBARA OLIVEIRA" w:date="2025-06-29T01:07:00Z">
          <w:pPr/>
        </w:pPrChange>
      </w:pPr>
      <w:ins w:id="578" w:author="HISSA BARBARA OLIVEIRA" w:date="2025-06-29T01:07:00Z">
        <w:r w:rsidRPr="003837F2">
          <w:rPr>
            <w:rFonts w:ascii="Arial" w:eastAsia="Arial" w:hAnsi="Arial" w:cs="Arial"/>
            <w:color w:val="000000" w:themeColor="text1"/>
            <w:sz w:val="24"/>
            <w:szCs w:val="24"/>
            <w:rPrChange w:id="579" w:author="EUDERLAN FREIRE DA SILVA ABREU" w:date="2025-07-01T10:51:00Z">
              <w:rPr>
                <w:rFonts w:ascii="Arial" w:eastAsia="Arial" w:hAnsi="Arial" w:cs="Arial"/>
                <w:color w:val="000000" w:themeColor="text1"/>
                <w:sz w:val="24"/>
                <w:szCs w:val="24"/>
              </w:rPr>
            </w:rPrChange>
          </w:rPr>
          <w:t>Para cada resposta da IA, você pode:</w:t>
        </w:r>
      </w:ins>
    </w:p>
    <w:p w14:paraId="3D49C03D" w14:textId="78908AE7" w:rsidR="09AB4BC8" w:rsidRPr="003837F2" w:rsidRDefault="09AB4BC8">
      <w:pPr>
        <w:pStyle w:val="PargrafodaLista"/>
        <w:numPr>
          <w:ilvl w:val="0"/>
          <w:numId w:val="13"/>
        </w:numPr>
        <w:spacing w:before="240" w:after="240"/>
        <w:jc w:val="both"/>
        <w:rPr>
          <w:ins w:id="580" w:author="HISSA BARBARA OLIVEIRA" w:date="2025-06-29T01:07:00Z"/>
          <w:rFonts w:ascii="Arial" w:eastAsia="Arial" w:hAnsi="Arial" w:cs="Arial"/>
          <w:color w:val="000000" w:themeColor="text1"/>
          <w:sz w:val="24"/>
          <w:szCs w:val="24"/>
          <w:rPrChange w:id="581" w:author="EUDERLAN FREIRE DA SILVA ABREU" w:date="2025-07-01T10:51:00Z">
            <w:rPr>
              <w:ins w:id="582" w:author="HISSA BARBARA OLIVEIRA" w:date="2025-06-29T01:07:00Z"/>
              <w:rFonts w:ascii="Arial" w:eastAsia="Arial" w:hAnsi="Arial" w:cs="Arial"/>
              <w:color w:val="000000" w:themeColor="text1"/>
              <w:sz w:val="24"/>
              <w:szCs w:val="24"/>
            </w:rPr>
          </w:rPrChange>
        </w:rPr>
        <w:pPrChange w:id="583" w:author="HISSA BARBARA OLIVEIRA" w:date="2025-06-29T01:07:00Z">
          <w:pPr/>
        </w:pPrChange>
      </w:pPr>
      <w:ins w:id="584" w:author="HISSA BARBARA OLIVEIRA" w:date="2025-06-29T01:07:00Z">
        <w:r w:rsidRPr="003837F2">
          <w:rPr>
            <w:rFonts w:ascii="Segoe UI Emoji" w:eastAsia="Arial" w:hAnsi="Segoe UI Emoji" w:cs="Segoe UI Emoji"/>
            <w:b/>
            <w:bCs/>
            <w:color w:val="000000" w:themeColor="text1"/>
            <w:sz w:val="24"/>
            <w:szCs w:val="24"/>
            <w:rPrChange w:id="585" w:author="EUDERLAN FREIRE DA SILVA ABREU" w:date="2025-07-01T10:51:00Z">
              <w:rPr>
                <w:rFonts w:ascii="Arial" w:eastAsia="Arial" w:hAnsi="Arial" w:cs="Arial"/>
                <w:b/>
                <w:bCs/>
                <w:color w:val="000000" w:themeColor="text1"/>
                <w:sz w:val="24"/>
                <w:szCs w:val="24"/>
              </w:rPr>
            </w:rPrChange>
          </w:rPr>
          <w:t>👍</w:t>
        </w:r>
        <w:r w:rsidRPr="003837F2">
          <w:rPr>
            <w:rFonts w:ascii="Arial" w:eastAsia="Arial" w:hAnsi="Arial" w:cs="Arial"/>
            <w:b/>
            <w:bCs/>
            <w:color w:val="000000" w:themeColor="text1"/>
            <w:sz w:val="24"/>
            <w:szCs w:val="24"/>
            <w:rPrChange w:id="586" w:author="EUDERLAN FREIRE DA SILVA ABREU" w:date="2025-07-01T10:51:00Z">
              <w:rPr>
                <w:rFonts w:ascii="Arial" w:eastAsia="Arial" w:hAnsi="Arial" w:cs="Arial"/>
                <w:b/>
                <w:bCs/>
                <w:color w:val="000000" w:themeColor="text1"/>
                <w:sz w:val="24"/>
                <w:szCs w:val="24"/>
              </w:rPr>
            </w:rPrChange>
          </w:rPr>
          <w:t xml:space="preserve"> Útil</w:t>
        </w:r>
        <w:r w:rsidRPr="003837F2">
          <w:rPr>
            <w:rFonts w:ascii="Arial" w:eastAsia="Arial" w:hAnsi="Arial" w:cs="Arial"/>
            <w:color w:val="000000" w:themeColor="text1"/>
            <w:sz w:val="24"/>
            <w:szCs w:val="24"/>
            <w:rPrChange w:id="587" w:author="EUDERLAN FREIRE DA SILVA ABREU" w:date="2025-07-01T10:51:00Z">
              <w:rPr>
                <w:rFonts w:ascii="Arial" w:eastAsia="Arial" w:hAnsi="Arial" w:cs="Arial"/>
                <w:color w:val="000000" w:themeColor="text1"/>
                <w:sz w:val="24"/>
                <w:szCs w:val="24"/>
              </w:rPr>
            </w:rPrChange>
          </w:rPr>
          <w:t>: Marcar como resposta útil (feedback positivo)</w:t>
        </w:r>
      </w:ins>
    </w:p>
    <w:p w14:paraId="5D0301CE" w14:textId="1A782C8B" w:rsidR="09AB4BC8" w:rsidRPr="003837F2" w:rsidRDefault="09AB4BC8">
      <w:pPr>
        <w:pStyle w:val="PargrafodaLista"/>
        <w:numPr>
          <w:ilvl w:val="0"/>
          <w:numId w:val="13"/>
        </w:numPr>
        <w:spacing w:before="240" w:after="240"/>
        <w:jc w:val="both"/>
        <w:rPr>
          <w:ins w:id="588" w:author="HISSA BARBARA OLIVEIRA" w:date="2025-06-29T01:07:00Z"/>
          <w:rFonts w:ascii="Arial" w:eastAsia="Arial" w:hAnsi="Arial" w:cs="Arial"/>
          <w:color w:val="000000" w:themeColor="text1"/>
          <w:sz w:val="24"/>
          <w:szCs w:val="24"/>
          <w:rPrChange w:id="589" w:author="EUDERLAN FREIRE DA SILVA ABREU" w:date="2025-07-01T10:51:00Z">
            <w:rPr>
              <w:ins w:id="590" w:author="HISSA BARBARA OLIVEIRA" w:date="2025-06-29T01:07:00Z"/>
              <w:rFonts w:ascii="Arial" w:eastAsia="Arial" w:hAnsi="Arial" w:cs="Arial"/>
              <w:color w:val="000000" w:themeColor="text1"/>
              <w:sz w:val="24"/>
              <w:szCs w:val="24"/>
            </w:rPr>
          </w:rPrChange>
        </w:rPr>
        <w:pPrChange w:id="591" w:author="HISSA BARBARA OLIVEIRA" w:date="2025-06-29T01:07:00Z">
          <w:pPr/>
        </w:pPrChange>
      </w:pPr>
      <w:proofErr w:type="gramStart"/>
      <w:ins w:id="592" w:author="HISSA BARBARA OLIVEIRA" w:date="2025-06-29T01:07:00Z">
        <w:r w:rsidRPr="003837F2">
          <w:rPr>
            <w:rFonts w:ascii="Segoe UI Emoji" w:eastAsia="Arial" w:hAnsi="Segoe UI Emoji" w:cs="Segoe UI Emoji"/>
            <w:b/>
            <w:bCs/>
            <w:color w:val="000000" w:themeColor="text1"/>
            <w:sz w:val="24"/>
            <w:szCs w:val="24"/>
            <w:rPrChange w:id="593" w:author="EUDERLAN FREIRE DA SILVA ABREU" w:date="2025-07-01T10:51:00Z">
              <w:rPr>
                <w:rFonts w:ascii="Arial" w:eastAsia="Arial" w:hAnsi="Arial" w:cs="Arial"/>
                <w:b/>
                <w:bCs/>
                <w:color w:val="000000" w:themeColor="text1"/>
                <w:sz w:val="24"/>
                <w:szCs w:val="24"/>
              </w:rPr>
            </w:rPrChange>
          </w:rPr>
          <w:t>👎</w:t>
        </w:r>
        <w:r w:rsidRPr="003837F2">
          <w:rPr>
            <w:rFonts w:ascii="Arial" w:eastAsia="Arial" w:hAnsi="Arial" w:cs="Arial"/>
            <w:b/>
            <w:bCs/>
            <w:color w:val="000000" w:themeColor="text1"/>
            <w:sz w:val="24"/>
            <w:szCs w:val="24"/>
            <w:rPrChange w:id="594" w:author="EUDERLAN FREIRE DA SILVA ABREU" w:date="2025-07-01T10:51:00Z">
              <w:rPr>
                <w:rFonts w:ascii="Arial" w:eastAsia="Arial" w:hAnsi="Arial" w:cs="Arial"/>
                <w:b/>
                <w:bCs/>
                <w:color w:val="000000" w:themeColor="text1"/>
                <w:sz w:val="24"/>
                <w:szCs w:val="24"/>
              </w:rPr>
            </w:rPrChange>
          </w:rPr>
          <w:t xml:space="preserve"> Não</w:t>
        </w:r>
        <w:proofErr w:type="gramEnd"/>
        <w:r w:rsidRPr="003837F2">
          <w:rPr>
            <w:rFonts w:ascii="Arial" w:eastAsia="Arial" w:hAnsi="Arial" w:cs="Arial"/>
            <w:b/>
            <w:bCs/>
            <w:color w:val="000000" w:themeColor="text1"/>
            <w:sz w:val="24"/>
            <w:szCs w:val="24"/>
            <w:rPrChange w:id="595" w:author="EUDERLAN FREIRE DA SILVA ABREU" w:date="2025-07-01T10:51:00Z">
              <w:rPr>
                <w:rFonts w:ascii="Arial" w:eastAsia="Arial" w:hAnsi="Arial" w:cs="Arial"/>
                <w:b/>
                <w:bCs/>
                <w:color w:val="000000" w:themeColor="text1"/>
                <w:sz w:val="24"/>
                <w:szCs w:val="24"/>
              </w:rPr>
            </w:rPrChange>
          </w:rPr>
          <w:t xml:space="preserve"> útil</w:t>
        </w:r>
        <w:r w:rsidRPr="003837F2">
          <w:rPr>
            <w:rFonts w:ascii="Arial" w:eastAsia="Arial" w:hAnsi="Arial" w:cs="Arial"/>
            <w:color w:val="000000" w:themeColor="text1"/>
            <w:sz w:val="24"/>
            <w:szCs w:val="24"/>
            <w:rPrChange w:id="596" w:author="EUDERLAN FREIRE DA SILVA ABREU" w:date="2025-07-01T10:51:00Z">
              <w:rPr>
                <w:rFonts w:ascii="Arial" w:eastAsia="Arial" w:hAnsi="Arial" w:cs="Arial"/>
                <w:color w:val="000000" w:themeColor="text1"/>
                <w:sz w:val="24"/>
                <w:szCs w:val="24"/>
              </w:rPr>
            </w:rPrChange>
          </w:rPr>
          <w:t>: Marcar como não útil (feedback negativo)</w:t>
        </w:r>
      </w:ins>
    </w:p>
    <w:p w14:paraId="2B044B31" w14:textId="322C8605" w:rsidR="09AB4BC8" w:rsidRPr="003837F2" w:rsidRDefault="09AB4BC8">
      <w:pPr>
        <w:pStyle w:val="PargrafodaLista"/>
        <w:numPr>
          <w:ilvl w:val="0"/>
          <w:numId w:val="13"/>
        </w:numPr>
        <w:spacing w:before="240" w:after="240"/>
        <w:jc w:val="both"/>
        <w:rPr>
          <w:ins w:id="597" w:author="HISSA BARBARA OLIVEIRA" w:date="2025-06-29T01:07:00Z"/>
          <w:rFonts w:ascii="Arial" w:eastAsia="Arial" w:hAnsi="Arial" w:cs="Arial"/>
          <w:color w:val="000000" w:themeColor="text1"/>
          <w:sz w:val="24"/>
          <w:szCs w:val="24"/>
          <w:rPrChange w:id="598" w:author="EUDERLAN FREIRE DA SILVA ABREU" w:date="2025-07-01T10:51:00Z">
            <w:rPr>
              <w:ins w:id="599" w:author="HISSA BARBARA OLIVEIRA" w:date="2025-06-29T01:07:00Z"/>
              <w:rFonts w:ascii="Arial" w:eastAsia="Arial" w:hAnsi="Arial" w:cs="Arial"/>
              <w:color w:val="000000" w:themeColor="text1"/>
              <w:sz w:val="24"/>
              <w:szCs w:val="24"/>
            </w:rPr>
          </w:rPrChange>
        </w:rPr>
        <w:pPrChange w:id="600" w:author="HISSA BARBARA OLIVEIRA" w:date="2025-06-29T01:07:00Z">
          <w:pPr/>
        </w:pPrChange>
      </w:pPr>
      <w:ins w:id="601" w:author="HISSA BARBARA OLIVEIRA" w:date="2025-06-29T01:07:00Z">
        <w:r w:rsidRPr="003837F2">
          <w:rPr>
            <w:rFonts w:ascii="Segoe UI Emoji" w:eastAsia="Arial" w:hAnsi="Segoe UI Emoji" w:cs="Segoe UI Emoji"/>
            <w:b/>
            <w:bCs/>
            <w:color w:val="000000" w:themeColor="text1"/>
            <w:sz w:val="24"/>
            <w:szCs w:val="24"/>
            <w:rPrChange w:id="602" w:author="EUDERLAN FREIRE DA SILVA ABREU" w:date="2025-07-01T10:51:00Z">
              <w:rPr>
                <w:rFonts w:ascii="Arial" w:eastAsia="Arial" w:hAnsi="Arial" w:cs="Arial"/>
                <w:b/>
                <w:bCs/>
                <w:color w:val="000000" w:themeColor="text1"/>
                <w:sz w:val="24"/>
                <w:szCs w:val="24"/>
              </w:rPr>
            </w:rPrChange>
          </w:rPr>
          <w:t>📋</w:t>
        </w:r>
        <w:r w:rsidRPr="003837F2">
          <w:rPr>
            <w:rFonts w:ascii="Arial" w:eastAsia="Arial" w:hAnsi="Arial" w:cs="Arial"/>
            <w:b/>
            <w:bCs/>
            <w:color w:val="000000" w:themeColor="text1"/>
            <w:sz w:val="24"/>
            <w:szCs w:val="24"/>
            <w:rPrChange w:id="603" w:author="EUDERLAN FREIRE DA SILVA ABREU" w:date="2025-07-01T10:51:00Z">
              <w:rPr>
                <w:rFonts w:ascii="Arial" w:eastAsia="Arial" w:hAnsi="Arial" w:cs="Arial"/>
                <w:b/>
                <w:bCs/>
                <w:color w:val="000000" w:themeColor="text1"/>
                <w:sz w:val="24"/>
                <w:szCs w:val="24"/>
              </w:rPr>
            </w:rPrChange>
          </w:rPr>
          <w:t xml:space="preserve"> Copiar</w:t>
        </w:r>
        <w:r w:rsidRPr="003837F2">
          <w:rPr>
            <w:rFonts w:ascii="Arial" w:eastAsia="Arial" w:hAnsi="Arial" w:cs="Arial"/>
            <w:color w:val="000000" w:themeColor="text1"/>
            <w:sz w:val="24"/>
            <w:szCs w:val="24"/>
            <w:rPrChange w:id="604" w:author="EUDERLAN FREIRE DA SILVA ABREU" w:date="2025-07-01T10:51:00Z">
              <w:rPr>
                <w:rFonts w:ascii="Arial" w:eastAsia="Arial" w:hAnsi="Arial" w:cs="Arial"/>
                <w:color w:val="000000" w:themeColor="text1"/>
                <w:sz w:val="24"/>
                <w:szCs w:val="24"/>
              </w:rPr>
            </w:rPrChange>
          </w:rPr>
          <w:t>: Copiar o texto da resposta</w:t>
        </w:r>
      </w:ins>
    </w:p>
    <w:p w14:paraId="6F24210F" w14:textId="5743602C" w:rsidR="09AB4BC8" w:rsidRPr="003837F2" w:rsidRDefault="09AB4BC8">
      <w:pPr>
        <w:spacing w:before="240" w:after="40"/>
        <w:jc w:val="both"/>
        <w:rPr>
          <w:ins w:id="605" w:author="HISSA BARBARA OLIVEIRA" w:date="2025-06-29T01:07:00Z"/>
          <w:rFonts w:ascii="Arial" w:eastAsia="Arial" w:hAnsi="Arial" w:cs="Arial"/>
          <w:color w:val="000000" w:themeColor="text1"/>
          <w:sz w:val="24"/>
          <w:szCs w:val="24"/>
          <w:rPrChange w:id="606" w:author="EUDERLAN FREIRE DA SILVA ABREU" w:date="2025-07-01T10:51:00Z">
            <w:rPr>
              <w:ins w:id="607" w:author="HISSA BARBARA OLIVEIRA" w:date="2025-06-29T01:07:00Z"/>
              <w:rFonts w:ascii="Arial" w:eastAsia="Arial" w:hAnsi="Arial" w:cs="Arial"/>
              <w:color w:val="000000" w:themeColor="text1"/>
              <w:sz w:val="24"/>
              <w:szCs w:val="24"/>
            </w:rPr>
          </w:rPrChange>
        </w:rPr>
        <w:pPrChange w:id="608" w:author="HISSA BARBARA OLIVEIRA" w:date="2025-06-29T01:07:00Z">
          <w:pPr>
            <w:numPr>
              <w:numId w:val="4"/>
            </w:numPr>
            <w:ind w:left="720" w:hanging="360"/>
          </w:pPr>
        </w:pPrChange>
      </w:pPr>
      <w:ins w:id="609" w:author="HISSA BARBARA OLIVEIRA" w:date="2025-06-29T01:07:00Z">
        <w:r w:rsidRPr="003837F2">
          <w:rPr>
            <w:rFonts w:ascii="Arial" w:eastAsia="Arial" w:hAnsi="Arial" w:cs="Arial"/>
            <w:color w:val="000000" w:themeColor="text1"/>
            <w:sz w:val="24"/>
            <w:szCs w:val="24"/>
            <w:rPrChange w:id="610" w:author="EUDERLAN FREIRE DA SILVA ABREU" w:date="2025-07-01T10:51:00Z">
              <w:rPr>
                <w:rFonts w:ascii="Arial" w:eastAsia="Arial" w:hAnsi="Arial" w:cs="Arial"/>
                <w:color w:val="000000" w:themeColor="text1"/>
                <w:sz w:val="24"/>
                <w:szCs w:val="24"/>
              </w:rPr>
            </w:rPrChange>
          </w:rPr>
          <w:t>Fontes Consultadas:</w:t>
        </w:r>
      </w:ins>
    </w:p>
    <w:p w14:paraId="2C334067" w14:textId="2800C80D" w:rsidR="09AB4BC8" w:rsidRPr="003837F2" w:rsidRDefault="09AB4BC8">
      <w:pPr>
        <w:pStyle w:val="PargrafodaLista"/>
        <w:numPr>
          <w:ilvl w:val="0"/>
          <w:numId w:val="12"/>
        </w:numPr>
        <w:spacing w:before="240" w:after="240"/>
        <w:jc w:val="both"/>
        <w:rPr>
          <w:ins w:id="611" w:author="HISSA BARBARA OLIVEIRA" w:date="2025-06-29T01:07:00Z"/>
          <w:rFonts w:ascii="Arial" w:eastAsia="Arial" w:hAnsi="Arial" w:cs="Arial"/>
          <w:color w:val="000000" w:themeColor="text1"/>
          <w:sz w:val="24"/>
          <w:szCs w:val="24"/>
          <w:rPrChange w:id="612" w:author="EUDERLAN FREIRE DA SILVA ABREU" w:date="2025-07-01T10:51:00Z">
            <w:rPr>
              <w:ins w:id="613" w:author="HISSA BARBARA OLIVEIRA" w:date="2025-06-29T01:07:00Z"/>
              <w:rFonts w:ascii="Arial" w:eastAsia="Arial" w:hAnsi="Arial" w:cs="Arial"/>
              <w:color w:val="000000" w:themeColor="text1"/>
              <w:sz w:val="24"/>
              <w:szCs w:val="24"/>
            </w:rPr>
          </w:rPrChange>
        </w:rPr>
        <w:pPrChange w:id="614" w:author="HISSA BARBARA OLIVEIRA" w:date="2025-06-29T01:07:00Z">
          <w:pPr/>
        </w:pPrChange>
      </w:pPr>
      <w:ins w:id="615" w:author="HISSA BARBARA OLIVEIRA" w:date="2025-06-29T01:07:00Z">
        <w:r w:rsidRPr="003837F2">
          <w:rPr>
            <w:rFonts w:ascii="Arial" w:eastAsia="Arial" w:hAnsi="Arial" w:cs="Arial"/>
            <w:color w:val="000000" w:themeColor="text1"/>
            <w:sz w:val="24"/>
            <w:szCs w:val="24"/>
            <w:rPrChange w:id="616" w:author="EUDERLAN FREIRE DA SILVA ABREU" w:date="2025-07-01T10:51:00Z">
              <w:rPr>
                <w:rFonts w:ascii="Arial" w:eastAsia="Arial" w:hAnsi="Arial" w:cs="Arial"/>
                <w:color w:val="000000" w:themeColor="text1"/>
                <w:sz w:val="24"/>
                <w:szCs w:val="24"/>
              </w:rPr>
            </w:rPrChange>
          </w:rPr>
          <w:t>Lista dos documentos utilizados para gerar a resposta</w:t>
        </w:r>
      </w:ins>
    </w:p>
    <w:p w14:paraId="5A5776B9" w14:textId="5DB5A630" w:rsidR="09AB4BC8" w:rsidRPr="003837F2" w:rsidRDefault="09AB4BC8">
      <w:pPr>
        <w:pStyle w:val="PargrafodaLista"/>
        <w:numPr>
          <w:ilvl w:val="0"/>
          <w:numId w:val="12"/>
        </w:numPr>
        <w:spacing w:before="240" w:after="240"/>
        <w:jc w:val="both"/>
        <w:rPr>
          <w:ins w:id="617" w:author="HISSA BARBARA OLIVEIRA" w:date="2025-06-29T01:07:00Z"/>
          <w:rFonts w:ascii="Arial" w:eastAsia="Arial" w:hAnsi="Arial" w:cs="Arial"/>
          <w:color w:val="000000" w:themeColor="text1"/>
          <w:sz w:val="24"/>
          <w:szCs w:val="24"/>
          <w:rPrChange w:id="618" w:author="EUDERLAN FREIRE DA SILVA ABREU" w:date="2025-07-01T10:51:00Z">
            <w:rPr>
              <w:ins w:id="619" w:author="HISSA BARBARA OLIVEIRA" w:date="2025-06-29T01:07:00Z"/>
              <w:rFonts w:ascii="Arial" w:eastAsia="Arial" w:hAnsi="Arial" w:cs="Arial"/>
              <w:color w:val="000000" w:themeColor="text1"/>
              <w:sz w:val="24"/>
              <w:szCs w:val="24"/>
            </w:rPr>
          </w:rPrChange>
        </w:rPr>
        <w:pPrChange w:id="620" w:author="HISSA BARBARA OLIVEIRA" w:date="2025-06-29T01:07:00Z">
          <w:pPr/>
        </w:pPrChange>
      </w:pPr>
      <w:ins w:id="621" w:author="HISSA BARBARA OLIVEIRA" w:date="2025-06-29T01:07:00Z">
        <w:r w:rsidRPr="003837F2">
          <w:rPr>
            <w:rFonts w:ascii="Arial" w:eastAsia="Arial" w:hAnsi="Arial" w:cs="Arial"/>
            <w:color w:val="000000" w:themeColor="text1"/>
            <w:sz w:val="24"/>
            <w:szCs w:val="24"/>
            <w:rPrChange w:id="622" w:author="EUDERLAN FREIRE DA SILVA ABREU" w:date="2025-07-01T10:51:00Z">
              <w:rPr>
                <w:rFonts w:ascii="Arial" w:eastAsia="Arial" w:hAnsi="Arial" w:cs="Arial"/>
                <w:color w:val="000000" w:themeColor="text1"/>
                <w:sz w:val="24"/>
                <w:szCs w:val="24"/>
              </w:rPr>
            </w:rPrChange>
          </w:rPr>
          <w:t>Nome do arquivo e trecho do conteúdo consultado</w:t>
        </w:r>
      </w:ins>
    </w:p>
    <w:p w14:paraId="711C9C5B" w14:textId="71146251" w:rsidR="09AB4BC8" w:rsidRPr="003837F2" w:rsidRDefault="09AB4BC8">
      <w:pPr>
        <w:pStyle w:val="PargrafodaLista"/>
        <w:numPr>
          <w:ilvl w:val="0"/>
          <w:numId w:val="12"/>
        </w:numPr>
        <w:spacing w:before="240" w:after="240"/>
        <w:jc w:val="both"/>
        <w:rPr>
          <w:ins w:id="623" w:author="HISSA BARBARA OLIVEIRA" w:date="2025-06-29T01:07:00Z"/>
          <w:rFonts w:ascii="Arial" w:eastAsia="Arial" w:hAnsi="Arial" w:cs="Arial"/>
          <w:color w:val="000000" w:themeColor="text1"/>
          <w:sz w:val="24"/>
          <w:szCs w:val="24"/>
          <w:rPrChange w:id="624" w:author="EUDERLAN FREIRE DA SILVA ABREU" w:date="2025-07-01T10:51:00Z">
            <w:rPr>
              <w:ins w:id="625" w:author="HISSA BARBARA OLIVEIRA" w:date="2025-06-29T01:07:00Z"/>
              <w:rFonts w:ascii="Arial" w:eastAsia="Arial" w:hAnsi="Arial" w:cs="Arial"/>
              <w:color w:val="000000" w:themeColor="text1"/>
              <w:sz w:val="24"/>
              <w:szCs w:val="24"/>
            </w:rPr>
          </w:rPrChange>
        </w:rPr>
        <w:pPrChange w:id="626" w:author="HISSA BARBARA OLIVEIRA" w:date="2025-06-29T01:07:00Z">
          <w:pPr/>
        </w:pPrChange>
      </w:pPr>
      <w:ins w:id="627" w:author="HISSA BARBARA OLIVEIRA" w:date="2025-06-29T01:07:00Z">
        <w:r w:rsidRPr="003837F2">
          <w:rPr>
            <w:rFonts w:ascii="Arial" w:eastAsia="Arial" w:hAnsi="Arial" w:cs="Arial"/>
            <w:color w:val="000000" w:themeColor="text1"/>
            <w:sz w:val="24"/>
            <w:szCs w:val="24"/>
            <w:rPrChange w:id="628" w:author="EUDERLAN FREIRE DA SILVA ABREU" w:date="2025-07-01T10:51:00Z">
              <w:rPr>
                <w:rFonts w:ascii="Arial" w:eastAsia="Arial" w:hAnsi="Arial" w:cs="Arial"/>
                <w:color w:val="000000" w:themeColor="text1"/>
                <w:sz w:val="24"/>
                <w:szCs w:val="24"/>
              </w:rPr>
            </w:rPrChange>
          </w:rPr>
          <w:t>Isso garante transparência sobre as fontes das informações</w:t>
        </w:r>
      </w:ins>
    </w:p>
    <w:p w14:paraId="42F3C964" w14:textId="4AAD452D" w:rsidR="09AB4BC8" w:rsidRPr="003837F2" w:rsidRDefault="09AB4BC8">
      <w:pPr>
        <w:spacing w:before="240" w:after="40"/>
        <w:jc w:val="both"/>
        <w:rPr>
          <w:ins w:id="629" w:author="HISSA BARBARA OLIVEIRA" w:date="2025-06-29T01:07:00Z"/>
          <w:rFonts w:ascii="Arial" w:eastAsia="Arial" w:hAnsi="Arial" w:cs="Arial"/>
          <w:color w:val="000000" w:themeColor="text1"/>
          <w:sz w:val="24"/>
          <w:szCs w:val="24"/>
          <w:rPrChange w:id="630" w:author="EUDERLAN FREIRE DA SILVA ABREU" w:date="2025-07-01T10:51:00Z">
            <w:rPr>
              <w:ins w:id="631" w:author="HISSA BARBARA OLIVEIRA" w:date="2025-06-29T01:07:00Z"/>
              <w:rFonts w:ascii="Arial" w:eastAsia="Arial" w:hAnsi="Arial" w:cs="Arial"/>
              <w:color w:val="000000" w:themeColor="text1"/>
              <w:sz w:val="24"/>
              <w:szCs w:val="24"/>
            </w:rPr>
          </w:rPrChange>
        </w:rPr>
        <w:pPrChange w:id="632" w:author="HISSA BARBARA OLIVEIRA" w:date="2025-06-29T01:07:00Z">
          <w:pPr>
            <w:numPr>
              <w:numId w:val="3"/>
            </w:numPr>
            <w:ind w:left="720" w:hanging="360"/>
          </w:pPr>
        </w:pPrChange>
      </w:pPr>
      <w:ins w:id="633" w:author="HISSA BARBARA OLIVEIRA" w:date="2025-06-29T01:07:00Z">
        <w:r w:rsidRPr="003837F2">
          <w:rPr>
            <w:rFonts w:ascii="Arial" w:eastAsia="Arial" w:hAnsi="Arial" w:cs="Arial"/>
            <w:color w:val="000000" w:themeColor="text1"/>
            <w:sz w:val="24"/>
            <w:szCs w:val="24"/>
            <w:rPrChange w:id="634" w:author="EUDERLAN FREIRE DA SILVA ABREU" w:date="2025-07-01T10:51:00Z">
              <w:rPr>
                <w:rFonts w:ascii="Arial" w:eastAsia="Arial" w:hAnsi="Arial" w:cs="Arial"/>
                <w:color w:val="000000" w:themeColor="text1"/>
                <w:sz w:val="24"/>
                <w:szCs w:val="24"/>
              </w:rPr>
            </w:rPrChange>
          </w:rPr>
          <w:t>Área de Entrada:</w:t>
        </w:r>
      </w:ins>
    </w:p>
    <w:p w14:paraId="1F608536" w14:textId="6A0A537C" w:rsidR="09AB4BC8" w:rsidRPr="003837F2" w:rsidRDefault="09AB4BC8">
      <w:pPr>
        <w:pStyle w:val="PargrafodaLista"/>
        <w:numPr>
          <w:ilvl w:val="0"/>
          <w:numId w:val="11"/>
        </w:numPr>
        <w:spacing w:before="240" w:after="240"/>
        <w:jc w:val="both"/>
        <w:rPr>
          <w:ins w:id="635" w:author="HISSA BARBARA OLIVEIRA" w:date="2025-06-29T01:07:00Z"/>
          <w:rFonts w:ascii="Arial" w:eastAsia="Arial" w:hAnsi="Arial" w:cs="Arial"/>
          <w:color w:val="000000" w:themeColor="text1"/>
          <w:sz w:val="24"/>
          <w:szCs w:val="24"/>
          <w:rPrChange w:id="636" w:author="EUDERLAN FREIRE DA SILVA ABREU" w:date="2025-07-01T10:51:00Z">
            <w:rPr>
              <w:ins w:id="637" w:author="HISSA BARBARA OLIVEIRA" w:date="2025-06-29T01:07:00Z"/>
              <w:rFonts w:ascii="Arial" w:eastAsia="Arial" w:hAnsi="Arial" w:cs="Arial"/>
              <w:color w:val="000000" w:themeColor="text1"/>
              <w:sz w:val="24"/>
              <w:szCs w:val="24"/>
            </w:rPr>
          </w:rPrChange>
        </w:rPr>
        <w:pPrChange w:id="638" w:author="HISSA BARBARA OLIVEIRA" w:date="2025-06-29T01:07:00Z">
          <w:pPr/>
        </w:pPrChange>
      </w:pPr>
      <w:ins w:id="639" w:author="HISSA BARBARA OLIVEIRA" w:date="2025-06-29T01:07:00Z">
        <w:r w:rsidRPr="003837F2">
          <w:rPr>
            <w:rFonts w:ascii="Arial" w:eastAsia="Arial" w:hAnsi="Arial" w:cs="Arial"/>
            <w:b/>
            <w:bCs/>
            <w:color w:val="000000" w:themeColor="text1"/>
            <w:sz w:val="24"/>
            <w:szCs w:val="24"/>
            <w:rPrChange w:id="640" w:author="EUDERLAN FREIRE DA SILVA ABREU" w:date="2025-07-01T10:51:00Z">
              <w:rPr>
                <w:rFonts w:ascii="Arial" w:eastAsia="Arial" w:hAnsi="Arial" w:cs="Arial"/>
                <w:b/>
                <w:bCs/>
                <w:color w:val="000000" w:themeColor="text1"/>
                <w:sz w:val="24"/>
                <w:szCs w:val="24"/>
              </w:rPr>
            </w:rPrChange>
          </w:rPr>
          <w:t>Campo de texto</w:t>
        </w:r>
        <w:r w:rsidRPr="003837F2">
          <w:rPr>
            <w:rFonts w:ascii="Arial" w:eastAsia="Arial" w:hAnsi="Arial" w:cs="Arial"/>
            <w:color w:val="000000" w:themeColor="text1"/>
            <w:sz w:val="24"/>
            <w:szCs w:val="24"/>
            <w:rPrChange w:id="641" w:author="EUDERLAN FREIRE DA SILVA ABREU" w:date="2025-07-01T10:51:00Z">
              <w:rPr>
                <w:rFonts w:ascii="Arial" w:eastAsia="Arial" w:hAnsi="Arial" w:cs="Arial"/>
                <w:color w:val="000000" w:themeColor="text1"/>
                <w:sz w:val="24"/>
                <w:szCs w:val="24"/>
              </w:rPr>
            </w:rPrChange>
          </w:rPr>
          <w:t>: Digite sua pergunta</w:t>
        </w:r>
      </w:ins>
    </w:p>
    <w:p w14:paraId="4EBE5178" w14:textId="07C86B36" w:rsidR="09AB4BC8" w:rsidRPr="003837F2" w:rsidRDefault="09AB4BC8">
      <w:pPr>
        <w:pStyle w:val="PargrafodaLista"/>
        <w:numPr>
          <w:ilvl w:val="0"/>
          <w:numId w:val="11"/>
        </w:numPr>
        <w:spacing w:before="240" w:after="240"/>
        <w:jc w:val="both"/>
        <w:rPr>
          <w:ins w:id="642" w:author="HISSA BARBARA OLIVEIRA" w:date="2025-06-29T01:07:00Z"/>
          <w:rFonts w:ascii="Arial" w:eastAsia="Arial" w:hAnsi="Arial" w:cs="Arial"/>
          <w:color w:val="000000" w:themeColor="text1"/>
          <w:sz w:val="24"/>
          <w:szCs w:val="24"/>
          <w:rPrChange w:id="643" w:author="EUDERLAN FREIRE DA SILVA ABREU" w:date="2025-07-01T10:51:00Z">
            <w:rPr>
              <w:ins w:id="644" w:author="HISSA BARBARA OLIVEIRA" w:date="2025-06-29T01:07:00Z"/>
              <w:rFonts w:ascii="Arial" w:eastAsia="Arial" w:hAnsi="Arial" w:cs="Arial"/>
              <w:color w:val="000000" w:themeColor="text1"/>
              <w:sz w:val="24"/>
              <w:szCs w:val="24"/>
            </w:rPr>
          </w:rPrChange>
        </w:rPr>
        <w:pPrChange w:id="645" w:author="HISSA BARBARA OLIVEIRA" w:date="2025-06-29T01:07:00Z">
          <w:pPr/>
        </w:pPrChange>
      </w:pPr>
      <w:ins w:id="646" w:author="HISSA BARBARA OLIVEIRA" w:date="2025-06-29T01:07:00Z">
        <w:r w:rsidRPr="003837F2">
          <w:rPr>
            <w:rFonts w:ascii="Arial" w:eastAsia="Arial" w:hAnsi="Arial" w:cs="Arial"/>
            <w:b/>
            <w:bCs/>
            <w:color w:val="000000" w:themeColor="text1"/>
            <w:sz w:val="24"/>
            <w:szCs w:val="24"/>
            <w:rPrChange w:id="647" w:author="EUDERLAN FREIRE DA SILVA ABREU" w:date="2025-07-01T10:51:00Z">
              <w:rPr>
                <w:rFonts w:ascii="Arial" w:eastAsia="Arial" w:hAnsi="Arial" w:cs="Arial"/>
                <w:b/>
                <w:bCs/>
                <w:color w:val="000000" w:themeColor="text1"/>
                <w:sz w:val="24"/>
                <w:szCs w:val="24"/>
              </w:rPr>
            </w:rPrChange>
          </w:rPr>
          <w:t>Sugestões automáticas</w:t>
        </w:r>
        <w:r w:rsidRPr="003837F2">
          <w:rPr>
            <w:rFonts w:ascii="Arial" w:eastAsia="Arial" w:hAnsi="Arial" w:cs="Arial"/>
            <w:color w:val="000000" w:themeColor="text1"/>
            <w:sz w:val="24"/>
            <w:szCs w:val="24"/>
            <w:rPrChange w:id="648" w:author="EUDERLAN FREIRE DA SILVA ABREU" w:date="2025-07-01T10:51:00Z">
              <w:rPr>
                <w:rFonts w:ascii="Arial" w:eastAsia="Arial" w:hAnsi="Arial" w:cs="Arial"/>
                <w:color w:val="000000" w:themeColor="text1"/>
                <w:sz w:val="24"/>
                <w:szCs w:val="24"/>
              </w:rPr>
            </w:rPrChange>
          </w:rPr>
          <w:t>: Aparecem conforme você digita</w:t>
        </w:r>
      </w:ins>
    </w:p>
    <w:p w14:paraId="1545D47F" w14:textId="0D2572EA" w:rsidR="09AB4BC8" w:rsidRPr="003837F2" w:rsidRDefault="09AB4BC8">
      <w:pPr>
        <w:pStyle w:val="PargrafodaLista"/>
        <w:numPr>
          <w:ilvl w:val="0"/>
          <w:numId w:val="11"/>
        </w:numPr>
        <w:spacing w:before="240" w:after="240"/>
        <w:jc w:val="both"/>
        <w:rPr>
          <w:ins w:id="649" w:author="HISSA BARBARA OLIVEIRA" w:date="2025-06-29T01:07:00Z"/>
          <w:rFonts w:ascii="Arial" w:eastAsia="Arial" w:hAnsi="Arial" w:cs="Arial"/>
          <w:color w:val="000000" w:themeColor="text1"/>
          <w:sz w:val="24"/>
          <w:szCs w:val="24"/>
          <w:rPrChange w:id="650" w:author="EUDERLAN FREIRE DA SILVA ABREU" w:date="2025-07-01T10:51:00Z">
            <w:rPr>
              <w:ins w:id="651" w:author="HISSA BARBARA OLIVEIRA" w:date="2025-06-29T01:07:00Z"/>
              <w:rFonts w:ascii="Arial" w:eastAsia="Arial" w:hAnsi="Arial" w:cs="Arial"/>
              <w:color w:val="000000" w:themeColor="text1"/>
              <w:sz w:val="24"/>
              <w:szCs w:val="24"/>
            </w:rPr>
          </w:rPrChange>
        </w:rPr>
        <w:pPrChange w:id="652" w:author="HISSA BARBARA OLIVEIRA" w:date="2025-06-29T01:07:00Z">
          <w:pPr/>
        </w:pPrChange>
      </w:pPr>
      <w:ins w:id="653" w:author="HISSA BARBARA OLIVEIRA" w:date="2025-06-29T01:07:00Z">
        <w:r w:rsidRPr="003837F2">
          <w:rPr>
            <w:rFonts w:ascii="Arial" w:eastAsia="Arial" w:hAnsi="Arial" w:cs="Arial"/>
            <w:b/>
            <w:bCs/>
            <w:color w:val="000000" w:themeColor="text1"/>
            <w:sz w:val="24"/>
            <w:szCs w:val="24"/>
            <w:rPrChange w:id="654" w:author="EUDERLAN FREIRE DA SILVA ABREU" w:date="2025-07-01T10:51:00Z">
              <w:rPr>
                <w:rFonts w:ascii="Arial" w:eastAsia="Arial" w:hAnsi="Arial" w:cs="Arial"/>
                <w:b/>
                <w:bCs/>
                <w:color w:val="000000" w:themeColor="text1"/>
                <w:sz w:val="24"/>
                <w:szCs w:val="24"/>
              </w:rPr>
            </w:rPrChange>
          </w:rPr>
          <w:t>Botão enviar</w:t>
        </w:r>
        <w:r w:rsidRPr="003837F2">
          <w:rPr>
            <w:rFonts w:ascii="Arial" w:eastAsia="Arial" w:hAnsi="Arial" w:cs="Arial"/>
            <w:color w:val="000000" w:themeColor="text1"/>
            <w:sz w:val="24"/>
            <w:szCs w:val="24"/>
            <w:rPrChange w:id="655" w:author="EUDERLAN FREIRE DA SILVA ABREU" w:date="2025-07-01T10:51:00Z">
              <w:rPr>
                <w:rFonts w:ascii="Arial" w:eastAsia="Arial" w:hAnsi="Arial" w:cs="Arial"/>
                <w:color w:val="000000" w:themeColor="text1"/>
                <w:sz w:val="24"/>
                <w:szCs w:val="24"/>
              </w:rPr>
            </w:rPrChange>
          </w:rPr>
          <w:t>: Ícone de avião para enviar a mensagem</w:t>
        </w:r>
      </w:ins>
    </w:p>
    <w:p w14:paraId="61EAC5A0" w14:textId="025312A6" w:rsidR="09AB4BC8" w:rsidRPr="003837F2" w:rsidRDefault="09AB4BC8">
      <w:pPr>
        <w:pStyle w:val="PargrafodaLista"/>
        <w:numPr>
          <w:ilvl w:val="0"/>
          <w:numId w:val="11"/>
        </w:numPr>
        <w:spacing w:before="240" w:after="240"/>
        <w:jc w:val="both"/>
        <w:rPr>
          <w:ins w:id="656" w:author="HISSA BARBARA OLIVEIRA" w:date="2025-06-29T01:07:00Z"/>
          <w:rFonts w:ascii="Arial" w:eastAsia="Arial" w:hAnsi="Arial" w:cs="Arial"/>
          <w:color w:val="000000" w:themeColor="text1"/>
          <w:sz w:val="24"/>
          <w:szCs w:val="24"/>
          <w:rPrChange w:id="657" w:author="EUDERLAN FREIRE DA SILVA ABREU" w:date="2025-07-01T10:51:00Z">
            <w:rPr>
              <w:ins w:id="658" w:author="HISSA BARBARA OLIVEIRA" w:date="2025-06-29T01:07:00Z"/>
              <w:rFonts w:ascii="Arial" w:eastAsia="Arial" w:hAnsi="Arial" w:cs="Arial"/>
              <w:color w:val="000000" w:themeColor="text1"/>
              <w:sz w:val="24"/>
              <w:szCs w:val="24"/>
            </w:rPr>
          </w:rPrChange>
        </w:rPr>
        <w:pPrChange w:id="659" w:author="HISSA BARBARA OLIVEIRA" w:date="2025-06-29T01:07:00Z">
          <w:pPr/>
        </w:pPrChange>
      </w:pPr>
      <w:ins w:id="660" w:author="HISSA BARBARA OLIVEIRA" w:date="2025-06-29T01:07:00Z">
        <w:r w:rsidRPr="003837F2">
          <w:rPr>
            <w:rFonts w:ascii="Arial" w:eastAsia="Arial" w:hAnsi="Arial" w:cs="Arial"/>
            <w:b/>
            <w:bCs/>
            <w:color w:val="000000" w:themeColor="text1"/>
            <w:sz w:val="24"/>
            <w:szCs w:val="24"/>
            <w:rPrChange w:id="661" w:author="EUDERLAN FREIRE DA SILVA ABREU" w:date="2025-07-01T10:51:00Z">
              <w:rPr>
                <w:rFonts w:ascii="Arial" w:eastAsia="Arial" w:hAnsi="Arial" w:cs="Arial"/>
                <w:b/>
                <w:bCs/>
                <w:color w:val="000000" w:themeColor="text1"/>
                <w:sz w:val="24"/>
                <w:szCs w:val="24"/>
              </w:rPr>
            </w:rPrChange>
          </w:rPr>
          <w:t>Dica</w:t>
        </w:r>
        <w:r w:rsidRPr="003837F2">
          <w:rPr>
            <w:rFonts w:ascii="Arial" w:eastAsia="Arial" w:hAnsi="Arial" w:cs="Arial"/>
            <w:color w:val="000000" w:themeColor="text1"/>
            <w:sz w:val="24"/>
            <w:szCs w:val="24"/>
            <w:rPrChange w:id="662" w:author="EUDERLAN FREIRE DA SILVA ABREU" w:date="2025-07-01T10:51:00Z">
              <w:rPr>
                <w:rFonts w:ascii="Arial" w:eastAsia="Arial" w:hAnsi="Arial" w:cs="Arial"/>
                <w:color w:val="000000" w:themeColor="text1"/>
                <w:sz w:val="24"/>
                <w:szCs w:val="24"/>
              </w:rPr>
            </w:rPrChange>
          </w:rPr>
          <w:t>: "Use perguntas específicas para obter melhores respostas"</w:t>
        </w:r>
      </w:ins>
    </w:p>
    <w:p w14:paraId="266F02BA" w14:textId="66B9447B" w:rsidR="09AB4BC8" w:rsidRPr="003837F2" w:rsidRDefault="09AB4BC8">
      <w:pPr>
        <w:spacing w:before="240" w:after="40"/>
        <w:jc w:val="both"/>
        <w:rPr>
          <w:ins w:id="663" w:author="HISSA BARBARA OLIVEIRA" w:date="2025-06-29T01:07:00Z"/>
          <w:rFonts w:ascii="Arial" w:eastAsia="Arial" w:hAnsi="Arial" w:cs="Arial"/>
          <w:color w:val="000000" w:themeColor="text1"/>
          <w:sz w:val="24"/>
          <w:szCs w:val="24"/>
          <w:rPrChange w:id="664" w:author="EUDERLAN FREIRE DA SILVA ABREU" w:date="2025-07-01T10:51:00Z">
            <w:rPr>
              <w:ins w:id="665" w:author="HISSA BARBARA OLIVEIRA" w:date="2025-06-29T01:07:00Z"/>
              <w:rFonts w:ascii="Arial" w:eastAsia="Arial" w:hAnsi="Arial" w:cs="Arial"/>
              <w:color w:val="000000" w:themeColor="text1"/>
              <w:sz w:val="24"/>
              <w:szCs w:val="24"/>
            </w:rPr>
          </w:rPrChange>
        </w:rPr>
        <w:pPrChange w:id="666" w:author="HISSA BARBARA OLIVEIRA" w:date="2025-06-29T01:07:00Z">
          <w:pPr>
            <w:numPr>
              <w:numId w:val="2"/>
            </w:numPr>
            <w:ind w:left="1080" w:hanging="360"/>
          </w:pPr>
        </w:pPrChange>
      </w:pPr>
      <w:proofErr w:type="spellStart"/>
      <w:ins w:id="667" w:author="HISSA BARBARA OLIVEIRA" w:date="2025-06-29T01:07:00Z">
        <w:r w:rsidRPr="003837F2">
          <w:rPr>
            <w:rFonts w:ascii="Arial" w:eastAsia="Arial" w:hAnsi="Arial" w:cs="Arial"/>
            <w:color w:val="000000" w:themeColor="text1"/>
            <w:sz w:val="24"/>
            <w:szCs w:val="24"/>
            <w:rPrChange w:id="668" w:author="EUDERLAN FREIRE DA SILVA ABREU" w:date="2025-07-01T10:51:00Z">
              <w:rPr>
                <w:rFonts w:ascii="Arial" w:eastAsia="Arial" w:hAnsi="Arial" w:cs="Arial"/>
                <w:color w:val="000000" w:themeColor="text1"/>
                <w:sz w:val="24"/>
                <w:szCs w:val="24"/>
              </w:rPr>
            </w:rPrChange>
          </w:rPr>
          <w:t>Disclaimer</w:t>
        </w:r>
        <w:proofErr w:type="spellEnd"/>
        <w:r w:rsidRPr="003837F2">
          <w:rPr>
            <w:rFonts w:ascii="Arial" w:eastAsia="Arial" w:hAnsi="Arial" w:cs="Arial"/>
            <w:color w:val="000000" w:themeColor="text1"/>
            <w:sz w:val="24"/>
            <w:szCs w:val="24"/>
            <w:rPrChange w:id="669" w:author="EUDERLAN FREIRE DA SILVA ABREU" w:date="2025-07-01T10:51:00Z">
              <w:rPr>
                <w:rFonts w:ascii="Arial" w:eastAsia="Arial" w:hAnsi="Arial" w:cs="Arial"/>
                <w:color w:val="000000" w:themeColor="text1"/>
                <w:sz w:val="24"/>
                <w:szCs w:val="24"/>
              </w:rPr>
            </w:rPrChange>
          </w:rPr>
          <w:t>:</w:t>
        </w:r>
      </w:ins>
    </w:p>
    <w:p w14:paraId="601A6A2D" w14:textId="338C3EBD" w:rsidR="09AB4BC8" w:rsidRPr="003837F2" w:rsidRDefault="09AB4BC8" w:rsidP="5D706305">
      <w:pPr>
        <w:pStyle w:val="PargrafodaLista"/>
        <w:numPr>
          <w:ilvl w:val="0"/>
          <w:numId w:val="10"/>
        </w:numPr>
        <w:spacing w:before="240" w:after="240"/>
        <w:jc w:val="both"/>
        <w:rPr>
          <w:ins w:id="670" w:author="ANDERSON RODRIGO DINIZ OLIVEIRA" w:date="2025-06-29T20:52:00Z"/>
          <w:rFonts w:ascii="Arial" w:eastAsia="Arial" w:hAnsi="Arial" w:cs="Arial"/>
          <w:color w:val="000000" w:themeColor="text1"/>
          <w:sz w:val="24"/>
          <w:szCs w:val="24"/>
          <w:rPrChange w:id="671" w:author="EUDERLAN FREIRE DA SILVA ABREU" w:date="2025-07-01T10:51:00Z">
            <w:rPr>
              <w:ins w:id="672" w:author="ANDERSON RODRIGO DINIZ OLIVEIRA" w:date="2025-06-29T20:52:00Z"/>
              <w:rFonts w:ascii="Arial" w:eastAsia="Arial" w:hAnsi="Arial" w:cs="Arial"/>
              <w:color w:val="000000" w:themeColor="text1"/>
              <w:sz w:val="24"/>
              <w:szCs w:val="24"/>
            </w:rPr>
          </w:rPrChange>
        </w:rPr>
      </w:pPr>
      <w:ins w:id="673" w:author="HISSA BARBARA OLIVEIRA" w:date="2025-06-29T01:07:00Z">
        <w:r w:rsidRPr="003837F2">
          <w:rPr>
            <w:rFonts w:ascii="Arial" w:eastAsia="Arial" w:hAnsi="Arial" w:cs="Arial"/>
            <w:color w:val="000000" w:themeColor="text1"/>
            <w:sz w:val="24"/>
            <w:szCs w:val="24"/>
            <w:rPrChange w:id="674" w:author="EUDERLAN FREIRE DA SILVA ABREU" w:date="2025-07-01T10:51:00Z">
              <w:rPr>
                <w:rFonts w:ascii="Arial" w:eastAsia="Arial" w:hAnsi="Arial" w:cs="Arial"/>
                <w:color w:val="000000" w:themeColor="text1"/>
                <w:sz w:val="24"/>
                <w:szCs w:val="24"/>
              </w:rPr>
            </w:rPrChange>
          </w:rPr>
          <w:t xml:space="preserve">Aviso: "O </w:t>
        </w:r>
        <w:proofErr w:type="spellStart"/>
        <w:r w:rsidRPr="003837F2">
          <w:rPr>
            <w:rFonts w:ascii="Arial" w:eastAsia="Arial" w:hAnsi="Arial" w:cs="Arial"/>
            <w:color w:val="000000" w:themeColor="text1"/>
            <w:sz w:val="24"/>
            <w:szCs w:val="24"/>
            <w:rPrChange w:id="675" w:author="EUDERLAN FREIRE DA SILVA ABREU" w:date="2025-07-01T10:51:00Z">
              <w:rPr>
                <w:rFonts w:ascii="Arial" w:eastAsia="Arial" w:hAnsi="Arial" w:cs="Arial"/>
                <w:color w:val="000000" w:themeColor="text1"/>
                <w:sz w:val="24"/>
                <w:szCs w:val="24"/>
              </w:rPr>
            </w:rPrChange>
          </w:rPr>
          <w:t>ConsultAI</w:t>
        </w:r>
        <w:proofErr w:type="spellEnd"/>
        <w:r w:rsidRPr="003837F2">
          <w:rPr>
            <w:rFonts w:ascii="Arial" w:eastAsia="Arial" w:hAnsi="Arial" w:cs="Arial"/>
            <w:color w:val="000000" w:themeColor="text1"/>
            <w:sz w:val="24"/>
            <w:szCs w:val="24"/>
            <w:rPrChange w:id="676" w:author="EUDERLAN FREIRE DA SILVA ABREU" w:date="2025-07-01T10:51:00Z">
              <w:rPr>
                <w:rFonts w:ascii="Arial" w:eastAsia="Arial" w:hAnsi="Arial" w:cs="Arial"/>
                <w:color w:val="000000" w:themeColor="text1"/>
                <w:sz w:val="24"/>
                <w:szCs w:val="24"/>
              </w:rPr>
            </w:rPrChange>
          </w:rPr>
          <w:t xml:space="preserve"> pode cometer erros. Confira sempre as respostas."</w:t>
        </w:r>
      </w:ins>
    </w:p>
    <w:p w14:paraId="352F644C" w14:textId="7775A702" w:rsidR="5D706305" w:rsidRPr="003837F2" w:rsidRDefault="5D706305">
      <w:pPr>
        <w:spacing w:before="240" w:after="240"/>
        <w:jc w:val="both"/>
        <w:rPr>
          <w:rFonts w:ascii="Arial" w:eastAsia="Arial" w:hAnsi="Arial" w:cs="Arial"/>
          <w:color w:val="000000" w:themeColor="text1"/>
          <w:sz w:val="24"/>
          <w:szCs w:val="24"/>
          <w:rPrChange w:id="677" w:author="EUDERLAN FREIRE DA SILVA ABREU" w:date="2025-07-01T10:51:00Z">
            <w:rPr>
              <w:rFonts w:ascii="Arial" w:eastAsia="Arial" w:hAnsi="Arial" w:cs="Arial"/>
              <w:color w:val="000000" w:themeColor="text1"/>
            </w:rPr>
          </w:rPrChange>
        </w:rPr>
        <w:pPrChange w:id="678" w:author="ANDERSON RODRIGO DINIZ OLIVEIRA" w:date="2025-06-29T20:52:00Z">
          <w:pPr>
            <w:pStyle w:val="PargrafodaLista"/>
            <w:numPr>
              <w:numId w:val="19"/>
            </w:numPr>
            <w:spacing w:before="240" w:after="240"/>
            <w:ind w:hanging="360"/>
            <w:jc w:val="both"/>
          </w:pPr>
        </w:pPrChange>
      </w:pPr>
    </w:p>
    <w:p w14:paraId="3AE9C4D7" w14:textId="37B09877" w:rsidR="6E698D43" w:rsidRPr="003837F2" w:rsidRDefault="6E698D43">
      <w:pPr>
        <w:pStyle w:val="PargrafodaLista"/>
        <w:numPr>
          <w:ilvl w:val="0"/>
          <w:numId w:val="15"/>
        </w:numPr>
        <w:spacing w:before="240" w:after="240"/>
        <w:jc w:val="both"/>
        <w:rPr>
          <w:rFonts w:ascii="Arial" w:eastAsia="Arial" w:hAnsi="Arial" w:cs="Arial"/>
          <w:b/>
          <w:bCs/>
          <w:color w:val="000000" w:themeColor="text1"/>
          <w:sz w:val="24"/>
          <w:szCs w:val="24"/>
          <w:rPrChange w:id="679" w:author="EUDERLAN FREIRE DA SILVA ABREU" w:date="2025-07-01T10:51:00Z">
            <w:rPr>
              <w:rFonts w:ascii="Arial" w:eastAsia="Arial" w:hAnsi="Arial" w:cs="Arial"/>
              <w:color w:val="000000" w:themeColor="text1"/>
              <w:sz w:val="24"/>
              <w:szCs w:val="24"/>
            </w:rPr>
          </w:rPrChange>
        </w:rPr>
        <w:pPrChange w:id="680" w:author="ANDERSON RODRIGO DINIZ OLIVEIRA" w:date="2025-06-29T20:00:00Z">
          <w:pPr/>
        </w:pPrChange>
      </w:pPr>
      <w:r w:rsidRPr="003837F2">
        <w:rPr>
          <w:rFonts w:ascii="Arial" w:eastAsia="Arial" w:hAnsi="Arial" w:cs="Arial"/>
          <w:b/>
          <w:bCs/>
          <w:color w:val="000000" w:themeColor="text1"/>
          <w:sz w:val="24"/>
          <w:szCs w:val="24"/>
          <w:rPrChange w:id="681" w:author="EUDERLAN FREIRE DA SILVA ABREU" w:date="2025-07-01T10:51:00Z">
            <w:rPr>
              <w:rFonts w:ascii="Arial" w:eastAsia="Arial" w:hAnsi="Arial" w:cs="Arial"/>
              <w:color w:val="000000" w:themeColor="text1"/>
              <w:sz w:val="24"/>
              <w:szCs w:val="24"/>
            </w:rPr>
          </w:rPrChange>
        </w:rPr>
        <w:t>Tela 4: Histórico de Consultas</w:t>
      </w:r>
    </w:p>
    <w:p w14:paraId="554E9C96" w14:textId="2A81D388" w:rsidR="5D706305" w:rsidRPr="003837F2" w:rsidDel="003837F2" w:rsidRDefault="5D706305">
      <w:pPr>
        <w:pStyle w:val="PargrafodaLista"/>
        <w:spacing w:before="240" w:after="240"/>
        <w:jc w:val="both"/>
        <w:rPr>
          <w:del w:id="682" w:author="EUDERLAN FREIRE DA SILVA ABREU" w:date="2025-07-01T10:51:00Z"/>
          <w:rFonts w:ascii="Arial" w:eastAsia="Arial" w:hAnsi="Arial" w:cs="Arial"/>
          <w:color w:val="000000" w:themeColor="text1"/>
          <w:sz w:val="24"/>
          <w:szCs w:val="24"/>
          <w:rPrChange w:id="683" w:author="EUDERLAN FREIRE DA SILVA ABREU" w:date="2025-07-01T10:51:00Z">
            <w:rPr>
              <w:del w:id="684" w:author="EUDERLAN FREIRE DA SILVA ABREU" w:date="2025-07-01T10:51:00Z"/>
              <w:rFonts w:ascii="Arial" w:eastAsia="Arial" w:hAnsi="Arial" w:cs="Arial"/>
              <w:color w:val="000000" w:themeColor="text1"/>
              <w:sz w:val="24"/>
              <w:szCs w:val="24"/>
            </w:rPr>
          </w:rPrChange>
        </w:rPr>
        <w:pPrChange w:id="685" w:author="ANDERSON RODRIGO DINIZ OLIVEIRA" w:date="2025-06-29T20:02:00Z">
          <w:pPr/>
        </w:pPrChange>
      </w:pPr>
    </w:p>
    <w:p w14:paraId="5E3096BD" w14:textId="05048709" w:rsidR="12107D53" w:rsidRPr="003837F2" w:rsidRDefault="28628585" w:rsidP="003837F2">
      <w:pPr>
        <w:spacing w:before="240" w:after="240"/>
        <w:jc w:val="both"/>
        <w:rPr>
          <w:rFonts w:ascii="Arial" w:hAnsi="Arial" w:cs="Arial"/>
          <w:sz w:val="24"/>
          <w:szCs w:val="24"/>
          <w:rPrChange w:id="686" w:author="EUDERLAN FREIRE DA SILVA ABREU" w:date="2025-07-01T10:51:00Z">
            <w:rPr/>
          </w:rPrChange>
        </w:rPr>
        <w:pPrChange w:id="687" w:author="EUDERLAN FREIRE DA SILVA ABREU" w:date="2025-07-01T10:51:00Z">
          <w:pPr>
            <w:spacing w:before="240" w:after="240"/>
            <w:ind w:left="720"/>
            <w:jc w:val="both"/>
          </w:pPr>
        </w:pPrChange>
      </w:pPr>
      <w:del w:id="688" w:author="ANDERSON RODRIGO DINIZ OLIVEIRA" w:date="2025-06-30T14:44:00Z">
        <w:r w:rsidRPr="003837F2">
          <w:rPr>
            <w:rFonts w:ascii="Arial" w:hAnsi="Arial" w:cs="Arial"/>
            <w:noProof/>
            <w:sz w:val="24"/>
            <w:szCs w:val="24"/>
            <w:rPrChange w:id="689" w:author="EUDERLAN FREIRE DA SILVA ABREU" w:date="2025-07-01T10:51:00Z">
              <w:rPr>
                <w:noProof/>
              </w:rPr>
            </w:rPrChange>
          </w:rPr>
          <w:drawing>
            <wp:inline distT="0" distB="0" distL="0" distR="0" wp14:anchorId="338AEF24" wp14:editId="446B4DBA">
              <wp:extent cx="5391152" cy="3028950"/>
              <wp:effectExtent l="0" t="0" r="0" b="0"/>
              <wp:docPr id="1751155776" name="Imagem 175115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1152" cy="3028950"/>
                      </a:xfrm>
                      <a:prstGeom prst="rect">
                        <a:avLst/>
                      </a:prstGeom>
                    </pic:spPr>
                  </pic:pic>
                </a:graphicData>
              </a:graphic>
            </wp:inline>
          </w:drawing>
        </w:r>
      </w:del>
    </w:p>
    <w:p w14:paraId="1698DE14" w14:textId="50F4D833" w:rsidR="12107D53" w:rsidRPr="003837F2" w:rsidRDefault="12107D53" w:rsidP="5D706305">
      <w:pPr>
        <w:spacing w:before="240" w:after="240"/>
        <w:ind w:left="720"/>
        <w:jc w:val="both"/>
        <w:rPr>
          <w:rFonts w:ascii="Arial" w:eastAsia="Arial" w:hAnsi="Arial" w:cs="Arial"/>
          <w:sz w:val="24"/>
          <w:szCs w:val="24"/>
          <w:rPrChange w:id="690" w:author="EUDERLAN FREIRE DA SILVA ABREU" w:date="2025-07-01T10:51:00Z">
            <w:rPr/>
          </w:rPrChange>
        </w:rPr>
      </w:pPr>
      <w:r w:rsidRPr="003837F2">
        <w:rPr>
          <w:rFonts w:ascii="Arial" w:eastAsia="Arial" w:hAnsi="Arial" w:cs="Arial"/>
          <w:sz w:val="24"/>
          <w:szCs w:val="24"/>
          <w:rPrChange w:id="691" w:author="EUDERLAN FREIRE DA SILVA ABREU" w:date="2025-07-01T10:51:00Z">
            <w:rPr/>
          </w:rPrChange>
        </w:rPr>
        <w:t xml:space="preserve">A tela </w:t>
      </w:r>
      <w:del w:id="692" w:author="ANDERSON RODRIGO DINIZ OLIVEIRA" w:date="2025-06-29T20:05:00Z">
        <w:r w:rsidRPr="003837F2" w:rsidDel="12107D53">
          <w:rPr>
            <w:rFonts w:ascii="Arial" w:eastAsia="Arial" w:hAnsi="Arial" w:cs="Arial"/>
            <w:sz w:val="24"/>
            <w:szCs w:val="24"/>
            <w:rPrChange w:id="693" w:author="EUDERLAN FREIRE DA SILVA ABREU" w:date="2025-07-01T10:51:00Z">
              <w:rPr/>
            </w:rPrChange>
          </w:rPr>
          <w:delText xml:space="preserve"> </w:delText>
        </w:r>
      </w:del>
      <w:r w:rsidRPr="003837F2">
        <w:rPr>
          <w:rFonts w:ascii="Arial" w:eastAsia="Arial" w:hAnsi="Arial" w:cs="Arial"/>
          <w:sz w:val="24"/>
          <w:szCs w:val="24"/>
          <w:rPrChange w:id="694" w:author="EUDERLAN FREIRE DA SILVA ABREU" w:date="2025-07-01T10:51:00Z">
            <w:rPr/>
          </w:rPrChange>
        </w:rPr>
        <w:t>de histórico permite revisar conversas anteriores</w:t>
      </w:r>
      <w:r w:rsidR="35F4C479" w:rsidRPr="003837F2">
        <w:rPr>
          <w:rFonts w:ascii="Arial" w:eastAsia="Arial" w:hAnsi="Arial" w:cs="Arial"/>
          <w:sz w:val="24"/>
          <w:szCs w:val="24"/>
          <w:rPrChange w:id="695" w:author="EUDERLAN FREIRE DA SILVA ABREU" w:date="2025-07-01T10:51:00Z">
            <w:rPr/>
          </w:rPrChange>
        </w:rPr>
        <w:t>.</w:t>
      </w:r>
    </w:p>
    <w:p w14:paraId="1F5C1F43" w14:textId="159EA1A6" w:rsidR="35F4C479" w:rsidRPr="003837F2" w:rsidRDefault="35F4C479" w:rsidP="5D706305">
      <w:pPr>
        <w:spacing w:before="240" w:after="240"/>
        <w:ind w:left="720"/>
        <w:jc w:val="both"/>
        <w:rPr>
          <w:rFonts w:ascii="Arial" w:eastAsia="Arial" w:hAnsi="Arial" w:cs="Arial"/>
          <w:sz w:val="24"/>
          <w:szCs w:val="24"/>
          <w:rPrChange w:id="696" w:author="EUDERLAN FREIRE DA SILVA ABREU" w:date="2025-07-01T10:51:00Z">
            <w:rPr/>
          </w:rPrChange>
        </w:rPr>
      </w:pPr>
      <w:r w:rsidRPr="003837F2">
        <w:rPr>
          <w:rFonts w:ascii="Arial" w:eastAsia="Arial" w:hAnsi="Arial" w:cs="Arial"/>
          <w:sz w:val="24"/>
          <w:szCs w:val="24"/>
          <w:rPrChange w:id="697" w:author="EUDERLAN FREIRE DA SILVA ABREU" w:date="2025-07-01T10:51:00Z">
            <w:rPr/>
          </w:rPrChange>
        </w:rPr>
        <w:t>Cabeçalho:</w:t>
      </w:r>
    </w:p>
    <w:p w14:paraId="06F27450" w14:textId="0951B6AA" w:rsidR="523A8548" w:rsidRPr="003837F2" w:rsidRDefault="523A8548" w:rsidP="5D706305">
      <w:pPr>
        <w:pStyle w:val="PargrafodaLista"/>
        <w:numPr>
          <w:ilvl w:val="0"/>
          <w:numId w:val="26"/>
        </w:numPr>
        <w:spacing w:before="240" w:after="240"/>
        <w:jc w:val="both"/>
        <w:rPr>
          <w:rFonts w:ascii="Arial" w:eastAsia="Arial" w:hAnsi="Arial" w:cs="Arial"/>
          <w:sz w:val="24"/>
          <w:szCs w:val="24"/>
          <w:rPrChange w:id="698" w:author="EUDERLAN FREIRE DA SILVA ABREU" w:date="2025-07-01T10:51:00Z">
            <w:rPr/>
          </w:rPrChange>
        </w:rPr>
      </w:pPr>
      <w:r w:rsidRPr="003837F2">
        <w:rPr>
          <w:rFonts w:ascii="Arial" w:eastAsia="Arial" w:hAnsi="Arial" w:cs="Arial"/>
          <w:sz w:val="24"/>
          <w:szCs w:val="24"/>
          <w:rPrChange w:id="699" w:author="EUDERLAN FREIRE DA SILVA ABREU" w:date="2025-07-01T10:51:00Z">
            <w:rPr/>
          </w:rPrChange>
        </w:rPr>
        <w:t xml:space="preserve">Botão “ </w:t>
      </w:r>
      <w:del w:id="700" w:author="YASMIN SEREJO LIMA" w:date="2025-06-30T14:30:00Z">
        <w:r w:rsidR="313A4D2B" w:rsidRPr="003837F2">
          <w:rPr>
            <w:rFonts w:ascii="Arial" w:eastAsia="Arial" w:hAnsi="Arial" w:cs="Arial"/>
            <w:sz w:val="24"/>
            <w:szCs w:val="24"/>
            <w:rPrChange w:id="701" w:author="EUDERLAN FREIRE DA SILVA ABREU" w:date="2025-07-01T10:51:00Z">
              <w:rPr/>
            </w:rPrChange>
          </w:rPr>
          <w:delText>&lt;----</w:delText>
        </w:r>
      </w:del>
      <w:ins w:id="702" w:author="YASMIN SEREJO LIMA" w:date="2025-06-30T14:30:00Z">
        <w:r w:rsidR="50AC2616" w:rsidRPr="003837F2">
          <w:rPr>
            <w:rFonts w:ascii="Arial" w:eastAsia="Arial" w:hAnsi="Arial" w:cs="Arial"/>
            <w:color w:val="000000" w:themeColor="text1"/>
            <w:sz w:val="24"/>
            <w:szCs w:val="24"/>
            <w:rPrChange w:id="703" w:author="EUDERLAN FREIRE DA SILVA ABREU" w:date="2025-07-01T10:51:00Z">
              <w:rPr>
                <w:rFonts w:ascii="Arial" w:eastAsia="Arial" w:hAnsi="Arial" w:cs="Arial"/>
                <w:color w:val="000000" w:themeColor="text1"/>
                <w:sz w:val="24"/>
                <w:szCs w:val="24"/>
              </w:rPr>
            </w:rPrChange>
          </w:rPr>
          <w:t>←</w:t>
        </w:r>
      </w:ins>
      <w:r w:rsidR="313A4D2B" w:rsidRPr="003837F2">
        <w:rPr>
          <w:rFonts w:ascii="Arial" w:eastAsia="Arial" w:hAnsi="Arial" w:cs="Arial"/>
          <w:sz w:val="24"/>
          <w:szCs w:val="24"/>
          <w:rPrChange w:id="704" w:author="EUDERLAN FREIRE DA SILVA ABREU" w:date="2025-07-01T10:51:00Z">
            <w:rPr/>
          </w:rPrChange>
        </w:rPr>
        <w:t xml:space="preserve"> Voltar ao Chat”</w:t>
      </w:r>
    </w:p>
    <w:p w14:paraId="2D5D245C" w14:textId="6F431E80" w:rsidR="313A4D2B" w:rsidRPr="003837F2" w:rsidRDefault="313A4D2B" w:rsidP="5D706305">
      <w:pPr>
        <w:pStyle w:val="PargrafodaLista"/>
        <w:numPr>
          <w:ilvl w:val="0"/>
          <w:numId w:val="26"/>
        </w:numPr>
        <w:spacing w:before="240" w:after="240"/>
        <w:jc w:val="both"/>
        <w:rPr>
          <w:rFonts w:ascii="Arial" w:eastAsia="Arial" w:hAnsi="Arial" w:cs="Arial"/>
          <w:sz w:val="24"/>
          <w:szCs w:val="24"/>
          <w:rPrChange w:id="705" w:author="EUDERLAN FREIRE DA SILVA ABREU" w:date="2025-07-01T10:51:00Z">
            <w:rPr/>
          </w:rPrChange>
        </w:rPr>
      </w:pPr>
      <w:r w:rsidRPr="003837F2">
        <w:rPr>
          <w:rFonts w:ascii="Arial" w:eastAsia="Arial" w:hAnsi="Arial" w:cs="Arial"/>
          <w:sz w:val="24"/>
          <w:szCs w:val="24"/>
          <w:rPrChange w:id="706" w:author="EUDERLAN FREIRE DA SILVA ABREU" w:date="2025-07-01T10:51:00Z">
            <w:rPr/>
          </w:rPrChange>
        </w:rPr>
        <w:t>Título “Histórico de Consultas” com ícone de relógio</w:t>
      </w:r>
      <w:ins w:id="707" w:author="YASMIN SEREJO LIMA" w:date="2025-06-30T14:27:00Z">
        <w:r w:rsidR="5F97126D" w:rsidRPr="003837F2">
          <w:rPr>
            <w:rFonts w:ascii="Arial" w:eastAsia="Arial" w:hAnsi="Arial" w:cs="Arial"/>
            <w:sz w:val="24"/>
            <w:szCs w:val="24"/>
            <w:rPrChange w:id="708" w:author="EUDERLAN FREIRE DA SILVA ABREU" w:date="2025-07-01T10:51:00Z">
              <w:rPr>
                <w:rFonts w:ascii="Arial" w:eastAsia="Arial" w:hAnsi="Arial" w:cs="Arial"/>
                <w:sz w:val="24"/>
                <w:szCs w:val="24"/>
              </w:rPr>
            </w:rPrChange>
          </w:rPr>
          <w:t>.</w:t>
        </w:r>
      </w:ins>
    </w:p>
    <w:p w14:paraId="3E38EC82" w14:textId="4748FFAE" w:rsidR="313A4D2B" w:rsidRPr="003837F2" w:rsidRDefault="313A4D2B" w:rsidP="5D706305">
      <w:pPr>
        <w:pStyle w:val="PargrafodaLista"/>
        <w:numPr>
          <w:ilvl w:val="0"/>
          <w:numId w:val="26"/>
        </w:numPr>
        <w:spacing w:before="240" w:after="240"/>
        <w:jc w:val="both"/>
        <w:rPr>
          <w:rFonts w:ascii="Arial" w:eastAsia="Arial" w:hAnsi="Arial" w:cs="Arial"/>
          <w:sz w:val="24"/>
          <w:szCs w:val="24"/>
          <w:rPrChange w:id="709" w:author="EUDERLAN FREIRE DA SILVA ABREU" w:date="2025-07-01T10:51:00Z">
            <w:rPr/>
          </w:rPrChange>
        </w:rPr>
      </w:pPr>
      <w:r w:rsidRPr="003837F2">
        <w:rPr>
          <w:rFonts w:ascii="Arial" w:eastAsia="Arial" w:hAnsi="Arial" w:cs="Arial"/>
          <w:sz w:val="24"/>
          <w:szCs w:val="24"/>
          <w:rPrChange w:id="710" w:author="EUDERLAN FREIRE DA SILVA ABREU" w:date="2025-07-01T10:51:00Z">
            <w:rPr/>
          </w:rPrChange>
        </w:rPr>
        <w:t>Botão de logout</w:t>
      </w:r>
      <w:ins w:id="711" w:author="YASMIN SEREJO LIMA" w:date="2025-06-30T14:27:00Z">
        <w:r w:rsidR="5F97126D" w:rsidRPr="003837F2">
          <w:rPr>
            <w:rFonts w:ascii="Arial" w:eastAsia="Arial" w:hAnsi="Arial" w:cs="Arial"/>
            <w:sz w:val="24"/>
            <w:szCs w:val="24"/>
            <w:rPrChange w:id="712" w:author="EUDERLAN FREIRE DA SILVA ABREU" w:date="2025-07-01T10:51:00Z">
              <w:rPr>
                <w:rFonts w:ascii="Arial" w:eastAsia="Arial" w:hAnsi="Arial" w:cs="Arial"/>
                <w:sz w:val="24"/>
                <w:szCs w:val="24"/>
              </w:rPr>
            </w:rPrChange>
          </w:rPr>
          <w:t>.</w:t>
        </w:r>
      </w:ins>
    </w:p>
    <w:p w14:paraId="5F850599" w14:textId="503D54DB" w:rsidR="108F2BB5" w:rsidRPr="003837F2" w:rsidRDefault="108F2BB5">
      <w:pPr>
        <w:spacing w:before="240" w:after="240"/>
        <w:jc w:val="both"/>
        <w:rPr>
          <w:rFonts w:ascii="Arial" w:eastAsia="Arial" w:hAnsi="Arial" w:cs="Arial"/>
          <w:sz w:val="24"/>
          <w:szCs w:val="24"/>
          <w:rPrChange w:id="713" w:author="EUDERLAN FREIRE DA SILVA ABREU" w:date="2025-07-01T10:51:00Z">
            <w:rPr/>
          </w:rPrChange>
        </w:rPr>
        <w:pPrChange w:id="714" w:author="ANDERSON RODRIGO DINIZ OLIVEIRA" w:date="2025-06-29T20:53:00Z">
          <w:pPr>
            <w:pStyle w:val="PargrafodaLista"/>
            <w:numPr>
              <w:numId w:val="9"/>
            </w:numPr>
            <w:tabs>
              <w:tab w:val="num" w:pos="720"/>
            </w:tabs>
            <w:spacing w:before="240" w:after="240"/>
            <w:ind w:hanging="360"/>
            <w:jc w:val="both"/>
          </w:pPr>
        </w:pPrChange>
      </w:pPr>
      <w:r w:rsidRPr="003837F2">
        <w:rPr>
          <w:rFonts w:ascii="Arial" w:eastAsia="Arial" w:hAnsi="Arial" w:cs="Arial"/>
          <w:sz w:val="24"/>
          <w:szCs w:val="24"/>
          <w:rPrChange w:id="715" w:author="EUDERLAN FREIRE DA SILVA ABREU" w:date="2025-07-01T10:51:00Z">
            <w:rPr/>
          </w:rPrChange>
        </w:rPr>
        <w:t>Lista de Histórico:</w:t>
      </w:r>
    </w:p>
    <w:p w14:paraId="7FE67015" w14:textId="2439B5F4" w:rsidR="21E6695C" w:rsidRPr="003837F2" w:rsidRDefault="21E6695C" w:rsidP="5D706305">
      <w:pPr>
        <w:spacing w:before="240" w:after="240"/>
        <w:jc w:val="both"/>
        <w:rPr>
          <w:rFonts w:ascii="Arial" w:eastAsia="Arial" w:hAnsi="Arial" w:cs="Arial"/>
          <w:sz w:val="24"/>
          <w:szCs w:val="24"/>
          <w:rPrChange w:id="716" w:author="EUDERLAN FREIRE DA SILVA ABREU" w:date="2025-07-01T10:51:00Z">
            <w:rPr/>
          </w:rPrChange>
        </w:rPr>
      </w:pPr>
      <w:r w:rsidRPr="003837F2">
        <w:rPr>
          <w:rFonts w:ascii="Arial" w:eastAsia="Arial" w:hAnsi="Arial" w:cs="Arial"/>
          <w:sz w:val="24"/>
          <w:szCs w:val="24"/>
          <w:rPrChange w:id="717" w:author="EUDERLAN FREIRE DA SILVA ABREU" w:date="2025-07-01T10:51:00Z">
            <w:rPr/>
          </w:rPrChange>
        </w:rPr>
        <w:t xml:space="preserve">Cada item do </w:t>
      </w:r>
      <w:r w:rsidR="3C82CEE5" w:rsidRPr="003837F2">
        <w:rPr>
          <w:rFonts w:ascii="Arial" w:eastAsia="Arial" w:hAnsi="Arial" w:cs="Arial"/>
          <w:sz w:val="24"/>
          <w:szCs w:val="24"/>
          <w:rPrChange w:id="718" w:author="EUDERLAN FREIRE DA SILVA ABREU" w:date="2025-07-01T10:51:00Z">
            <w:rPr/>
          </w:rPrChange>
        </w:rPr>
        <w:t>Histórico</w:t>
      </w:r>
      <w:r w:rsidRPr="003837F2">
        <w:rPr>
          <w:rFonts w:ascii="Arial" w:eastAsia="Arial" w:hAnsi="Arial" w:cs="Arial"/>
          <w:sz w:val="24"/>
          <w:szCs w:val="24"/>
          <w:rPrChange w:id="719" w:author="EUDERLAN FREIRE DA SILVA ABREU" w:date="2025-07-01T10:51:00Z">
            <w:rPr/>
          </w:rPrChange>
        </w:rPr>
        <w:t xml:space="preserve"> contém:</w:t>
      </w:r>
    </w:p>
    <w:p w14:paraId="1B97C0E7" w14:textId="597773FC" w:rsidR="61FA5232" w:rsidRPr="003837F2" w:rsidRDefault="61FA5232">
      <w:pPr>
        <w:pStyle w:val="PargrafodaLista"/>
        <w:numPr>
          <w:ilvl w:val="0"/>
          <w:numId w:val="22"/>
        </w:numPr>
        <w:spacing w:before="240" w:after="240"/>
        <w:jc w:val="both"/>
        <w:rPr>
          <w:rFonts w:ascii="Arial" w:eastAsia="Arial" w:hAnsi="Arial" w:cs="Arial"/>
          <w:sz w:val="24"/>
          <w:szCs w:val="24"/>
          <w:rPrChange w:id="720" w:author="EUDERLAN FREIRE DA SILVA ABREU" w:date="2025-07-01T10:51:00Z">
            <w:rPr/>
          </w:rPrChange>
        </w:rPr>
        <w:pPrChange w:id="721" w:author="ANDERSON RODRIGO DINIZ OLIVEIRA" w:date="2025-06-29T20:53:00Z">
          <w:pPr>
            <w:spacing w:before="240" w:after="240"/>
            <w:jc w:val="both"/>
          </w:pPr>
        </w:pPrChange>
      </w:pPr>
      <w:r w:rsidRPr="003837F2">
        <w:rPr>
          <w:rFonts w:ascii="Arial" w:eastAsia="Arial" w:hAnsi="Arial" w:cs="Arial"/>
          <w:sz w:val="24"/>
          <w:szCs w:val="24"/>
          <w:rPrChange w:id="722" w:author="EUDERLAN FREIRE DA SILVA ABREU" w:date="2025-07-01T10:51:00Z">
            <w:rPr/>
          </w:rPrChange>
        </w:rPr>
        <w:t xml:space="preserve">Pergunta: A pergunta que foi </w:t>
      </w:r>
      <w:del w:id="723" w:author="YASMIN SEREJO LIMA" w:date="2025-06-30T14:29:00Z">
        <w:r w:rsidRPr="003837F2">
          <w:rPr>
            <w:rFonts w:ascii="Arial" w:eastAsia="Arial" w:hAnsi="Arial" w:cs="Arial"/>
            <w:sz w:val="24"/>
            <w:szCs w:val="24"/>
            <w:rPrChange w:id="724" w:author="EUDERLAN FREIRE DA SILVA ABREU" w:date="2025-07-01T10:51:00Z">
              <w:rPr/>
            </w:rPrChange>
          </w:rPr>
          <w:delText xml:space="preserve">feita </w:delText>
        </w:r>
      </w:del>
      <w:ins w:id="725" w:author="YASMIN SEREJO LIMA" w:date="2025-06-30T14:29:00Z">
        <w:r w:rsidR="7D420699" w:rsidRPr="003837F2">
          <w:rPr>
            <w:rFonts w:ascii="Arial" w:eastAsia="Arial" w:hAnsi="Arial" w:cs="Arial"/>
            <w:sz w:val="24"/>
            <w:szCs w:val="24"/>
            <w:rPrChange w:id="726" w:author="EUDERLAN FREIRE DA SILVA ABREU" w:date="2025-07-01T10:51:00Z">
              <w:rPr>
                <w:rFonts w:ascii="Arial" w:eastAsia="Arial" w:hAnsi="Arial" w:cs="Arial"/>
                <w:sz w:val="24"/>
                <w:szCs w:val="24"/>
              </w:rPr>
            </w:rPrChange>
          </w:rPr>
          <w:t>feita.</w:t>
        </w:r>
      </w:ins>
    </w:p>
    <w:p w14:paraId="0148F323" w14:textId="35AF59CC" w:rsidR="424B3E7F" w:rsidRPr="003837F2" w:rsidRDefault="424B3E7F" w:rsidP="5D706305">
      <w:pPr>
        <w:pStyle w:val="PargrafodaLista"/>
        <w:numPr>
          <w:ilvl w:val="0"/>
          <w:numId w:val="22"/>
        </w:numPr>
        <w:spacing w:before="240" w:after="240"/>
        <w:jc w:val="both"/>
        <w:rPr>
          <w:rFonts w:ascii="Arial" w:eastAsia="Arial" w:hAnsi="Arial" w:cs="Arial"/>
          <w:sz w:val="24"/>
          <w:szCs w:val="24"/>
          <w:rPrChange w:id="727" w:author="EUDERLAN FREIRE DA SILVA ABREU" w:date="2025-07-01T10:51:00Z">
            <w:rPr/>
          </w:rPrChange>
        </w:rPr>
      </w:pPr>
      <w:r w:rsidRPr="003837F2">
        <w:rPr>
          <w:rFonts w:ascii="Arial" w:eastAsia="Arial" w:hAnsi="Arial" w:cs="Arial"/>
          <w:sz w:val="24"/>
          <w:szCs w:val="24"/>
          <w:rPrChange w:id="728" w:author="EUDERLAN FREIRE DA SILVA ABREU" w:date="2025-07-01T10:51:00Z">
            <w:rPr/>
          </w:rPrChange>
        </w:rPr>
        <w:t>Í</w:t>
      </w:r>
      <w:r w:rsidR="61FA5232" w:rsidRPr="003837F2">
        <w:rPr>
          <w:rFonts w:ascii="Arial" w:eastAsia="Arial" w:hAnsi="Arial" w:cs="Arial"/>
          <w:sz w:val="24"/>
          <w:szCs w:val="24"/>
          <w:rPrChange w:id="729" w:author="EUDERLAN FREIRE DA SILVA ABREU" w:date="2025-07-01T10:51:00Z">
            <w:rPr/>
          </w:rPrChange>
        </w:rPr>
        <w:t>cone expansível: + para expandir</w:t>
      </w:r>
      <w:r w:rsidR="769618B8" w:rsidRPr="003837F2">
        <w:rPr>
          <w:rFonts w:ascii="Arial" w:eastAsia="Arial" w:hAnsi="Arial" w:cs="Arial"/>
          <w:sz w:val="24"/>
          <w:szCs w:val="24"/>
          <w:rPrChange w:id="730" w:author="EUDERLAN FREIRE DA SILVA ABREU" w:date="2025-07-01T10:51:00Z">
            <w:rPr/>
          </w:rPrChange>
        </w:rPr>
        <w:t>,</w:t>
      </w:r>
      <w:r w:rsidR="61FA5232" w:rsidRPr="003837F2">
        <w:rPr>
          <w:rFonts w:ascii="Arial" w:eastAsia="Arial" w:hAnsi="Arial" w:cs="Arial"/>
          <w:sz w:val="24"/>
          <w:szCs w:val="24"/>
          <w:rPrChange w:id="731" w:author="EUDERLAN FREIRE DA SILVA ABREU" w:date="2025-07-01T10:51:00Z">
            <w:rPr/>
          </w:rPrChange>
        </w:rPr>
        <w:t xml:space="preserve"> - para </w:t>
      </w:r>
      <w:del w:id="732" w:author="YASMIN SEREJO LIMA" w:date="2025-06-30T14:29:00Z">
        <w:r w:rsidR="61FA5232" w:rsidRPr="003837F2">
          <w:rPr>
            <w:rFonts w:ascii="Arial" w:eastAsia="Arial" w:hAnsi="Arial" w:cs="Arial"/>
            <w:sz w:val="24"/>
            <w:szCs w:val="24"/>
            <w:rPrChange w:id="733" w:author="EUDERLAN FREIRE DA SILVA ABREU" w:date="2025-07-01T10:51:00Z">
              <w:rPr/>
            </w:rPrChange>
          </w:rPr>
          <w:delText xml:space="preserve">recolher </w:delText>
        </w:r>
      </w:del>
      <w:ins w:id="734" w:author="YASMIN SEREJO LIMA" w:date="2025-06-30T14:29:00Z">
        <w:r w:rsidR="374AF80A" w:rsidRPr="003837F2">
          <w:rPr>
            <w:rFonts w:ascii="Arial" w:eastAsia="Arial" w:hAnsi="Arial" w:cs="Arial"/>
            <w:sz w:val="24"/>
            <w:szCs w:val="24"/>
            <w:rPrChange w:id="735" w:author="EUDERLAN FREIRE DA SILVA ABREU" w:date="2025-07-01T10:51:00Z">
              <w:rPr>
                <w:rFonts w:ascii="Arial" w:eastAsia="Arial" w:hAnsi="Arial" w:cs="Arial"/>
                <w:sz w:val="24"/>
                <w:szCs w:val="24"/>
              </w:rPr>
            </w:rPrChange>
          </w:rPr>
          <w:t>recolher.</w:t>
        </w:r>
      </w:ins>
    </w:p>
    <w:p w14:paraId="577BA38D" w14:textId="2A4898E4" w:rsidR="61FA5232" w:rsidRPr="003837F2" w:rsidRDefault="61FA5232" w:rsidP="5D706305">
      <w:pPr>
        <w:pStyle w:val="PargrafodaLista"/>
        <w:numPr>
          <w:ilvl w:val="0"/>
          <w:numId w:val="22"/>
        </w:numPr>
        <w:spacing w:before="240" w:after="240"/>
        <w:jc w:val="both"/>
        <w:rPr>
          <w:rFonts w:ascii="Arial" w:eastAsia="Arial" w:hAnsi="Arial" w:cs="Arial"/>
          <w:sz w:val="24"/>
          <w:szCs w:val="24"/>
          <w:rPrChange w:id="736" w:author="EUDERLAN FREIRE DA SILVA ABREU" w:date="2025-07-01T10:51:00Z">
            <w:rPr/>
          </w:rPrChange>
        </w:rPr>
      </w:pPr>
      <w:r w:rsidRPr="003837F2">
        <w:rPr>
          <w:rFonts w:ascii="Arial" w:eastAsia="Arial" w:hAnsi="Arial" w:cs="Arial"/>
          <w:sz w:val="24"/>
          <w:szCs w:val="24"/>
          <w:rPrChange w:id="737" w:author="EUDERLAN FREIRE DA SILVA ABREU" w:date="2025-07-01T10:51:00Z">
            <w:rPr/>
          </w:rPrChange>
        </w:rPr>
        <w:lastRenderedPageBreak/>
        <w:t>Data/hora: Quando a pergunta foi feita</w:t>
      </w:r>
      <w:ins w:id="738" w:author="YASMIN SEREJO LIMA" w:date="2025-06-30T14:27:00Z">
        <w:r w:rsidR="2B57344A" w:rsidRPr="003837F2">
          <w:rPr>
            <w:rFonts w:ascii="Arial" w:eastAsia="Arial" w:hAnsi="Arial" w:cs="Arial"/>
            <w:sz w:val="24"/>
            <w:szCs w:val="24"/>
            <w:rPrChange w:id="739" w:author="EUDERLAN FREIRE DA SILVA ABREU" w:date="2025-07-01T10:51:00Z">
              <w:rPr>
                <w:rFonts w:ascii="Arial" w:eastAsia="Arial" w:hAnsi="Arial" w:cs="Arial"/>
                <w:sz w:val="24"/>
                <w:szCs w:val="24"/>
              </w:rPr>
            </w:rPrChange>
          </w:rPr>
          <w:t>.</w:t>
        </w:r>
      </w:ins>
    </w:p>
    <w:p w14:paraId="1EEA2F19" w14:textId="07157B12" w:rsidR="61FA5232" w:rsidRPr="003837F2" w:rsidRDefault="61FA5232">
      <w:pPr>
        <w:spacing w:before="240" w:after="240"/>
        <w:jc w:val="both"/>
        <w:rPr>
          <w:rFonts w:ascii="Arial" w:eastAsia="Arial" w:hAnsi="Arial" w:cs="Arial"/>
          <w:sz w:val="24"/>
          <w:szCs w:val="24"/>
          <w:rPrChange w:id="740" w:author="EUDERLAN FREIRE DA SILVA ABREU" w:date="2025-07-01T10:51:00Z">
            <w:rPr/>
          </w:rPrChange>
        </w:rPr>
        <w:pPrChange w:id="741" w:author="ANDERSON RODRIGO DINIZ OLIVEIRA" w:date="2025-06-29T20:53:00Z">
          <w:pPr/>
        </w:pPrChange>
      </w:pPr>
      <w:r w:rsidRPr="003837F2">
        <w:rPr>
          <w:rFonts w:ascii="Arial" w:eastAsia="Arial" w:hAnsi="Arial" w:cs="Arial"/>
          <w:sz w:val="24"/>
          <w:szCs w:val="24"/>
          <w:rPrChange w:id="742" w:author="EUDERLAN FREIRE DA SILVA ABREU" w:date="2025-07-01T10:51:00Z">
            <w:rPr/>
          </w:rPrChange>
        </w:rPr>
        <w:t>Visualização Expandida:</w:t>
      </w:r>
    </w:p>
    <w:p w14:paraId="26DF96E8" w14:textId="7DAA1CFD" w:rsidR="61FA5232" w:rsidRPr="003837F2" w:rsidRDefault="61FA5232" w:rsidP="5D706305">
      <w:pPr>
        <w:spacing w:before="240" w:after="240"/>
        <w:jc w:val="both"/>
        <w:rPr>
          <w:rFonts w:ascii="Arial" w:eastAsia="Arial" w:hAnsi="Arial" w:cs="Arial"/>
          <w:sz w:val="24"/>
          <w:szCs w:val="24"/>
          <w:rPrChange w:id="743" w:author="EUDERLAN FREIRE DA SILVA ABREU" w:date="2025-07-01T10:51:00Z">
            <w:rPr/>
          </w:rPrChange>
        </w:rPr>
      </w:pPr>
      <w:r w:rsidRPr="003837F2">
        <w:rPr>
          <w:rFonts w:ascii="Arial" w:eastAsia="Arial" w:hAnsi="Arial" w:cs="Arial"/>
          <w:sz w:val="24"/>
          <w:szCs w:val="24"/>
          <w:rPrChange w:id="744" w:author="EUDERLAN FREIRE DA SILVA ABREU" w:date="2025-07-01T10:51:00Z">
            <w:rPr/>
          </w:rPrChange>
        </w:rPr>
        <w:t>Ao clicar em um item:</w:t>
      </w:r>
    </w:p>
    <w:p w14:paraId="7BB886DC" w14:textId="5ED15FE0"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745" w:author="EUDERLAN FREIRE DA SILVA ABREU" w:date="2025-07-01T10:51:00Z">
            <w:rPr/>
          </w:rPrChange>
        </w:rPr>
      </w:pPr>
      <w:r w:rsidRPr="003837F2">
        <w:rPr>
          <w:rFonts w:ascii="Arial" w:eastAsia="Arial" w:hAnsi="Arial" w:cs="Arial"/>
          <w:sz w:val="24"/>
          <w:szCs w:val="24"/>
          <w:rPrChange w:id="746" w:author="EUDERLAN FREIRE DA SILVA ABREU" w:date="2025-07-01T10:51:00Z">
            <w:rPr/>
          </w:rPrChange>
        </w:rPr>
        <w:t>Pergunta completa: texto da pergunta original</w:t>
      </w:r>
      <w:ins w:id="747" w:author="YASMIN SEREJO LIMA" w:date="2025-06-30T14:28:00Z">
        <w:r w:rsidR="4375A21A" w:rsidRPr="003837F2">
          <w:rPr>
            <w:rFonts w:ascii="Arial" w:eastAsia="Arial" w:hAnsi="Arial" w:cs="Arial"/>
            <w:sz w:val="24"/>
            <w:szCs w:val="24"/>
            <w:rPrChange w:id="748" w:author="EUDERLAN FREIRE DA SILVA ABREU" w:date="2025-07-01T10:51:00Z">
              <w:rPr>
                <w:rFonts w:ascii="Arial" w:eastAsia="Arial" w:hAnsi="Arial" w:cs="Arial"/>
                <w:sz w:val="24"/>
                <w:szCs w:val="24"/>
              </w:rPr>
            </w:rPrChange>
          </w:rPr>
          <w:t>.</w:t>
        </w:r>
      </w:ins>
    </w:p>
    <w:p w14:paraId="0F3618BF" w14:textId="05FE009F"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749" w:author="EUDERLAN FREIRE DA SILVA ABREU" w:date="2025-07-01T10:51:00Z">
            <w:rPr/>
          </w:rPrChange>
        </w:rPr>
      </w:pPr>
      <w:r w:rsidRPr="003837F2">
        <w:rPr>
          <w:rFonts w:ascii="Arial" w:eastAsia="Arial" w:hAnsi="Arial" w:cs="Arial"/>
          <w:sz w:val="24"/>
          <w:szCs w:val="24"/>
          <w:rPrChange w:id="750" w:author="EUDERLAN FREIRE DA SILVA ABREU" w:date="2025-07-01T10:51:00Z">
            <w:rPr/>
          </w:rPrChange>
        </w:rPr>
        <w:t>Resposta completa: Resposta fornecida pela IA</w:t>
      </w:r>
      <w:ins w:id="751" w:author="YASMIN SEREJO LIMA" w:date="2025-06-30T14:28:00Z">
        <w:r w:rsidR="4375A21A" w:rsidRPr="003837F2">
          <w:rPr>
            <w:rFonts w:ascii="Arial" w:eastAsia="Arial" w:hAnsi="Arial" w:cs="Arial"/>
            <w:sz w:val="24"/>
            <w:szCs w:val="24"/>
            <w:rPrChange w:id="752" w:author="EUDERLAN FREIRE DA SILVA ABREU" w:date="2025-07-01T10:51:00Z">
              <w:rPr>
                <w:rFonts w:ascii="Arial" w:eastAsia="Arial" w:hAnsi="Arial" w:cs="Arial"/>
                <w:sz w:val="24"/>
                <w:szCs w:val="24"/>
              </w:rPr>
            </w:rPrChange>
          </w:rPr>
          <w:t>.</w:t>
        </w:r>
      </w:ins>
    </w:p>
    <w:p w14:paraId="3E3463FF" w14:textId="4EF6ADCD"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753" w:author="EUDERLAN FREIRE DA SILVA ABREU" w:date="2025-07-01T10:51:00Z">
            <w:rPr/>
          </w:rPrChange>
        </w:rPr>
      </w:pPr>
      <w:r w:rsidRPr="003837F2">
        <w:rPr>
          <w:rFonts w:ascii="Arial" w:eastAsia="Arial" w:hAnsi="Arial" w:cs="Arial"/>
          <w:sz w:val="24"/>
          <w:szCs w:val="24"/>
          <w:rPrChange w:id="754" w:author="EUDERLAN FREIRE DA SILVA ABREU" w:date="2025-07-01T10:51:00Z">
            <w:rPr/>
          </w:rPrChange>
        </w:rPr>
        <w:t>Fonte: Documento consultado</w:t>
      </w:r>
      <w:ins w:id="755" w:author="YASMIN SEREJO LIMA" w:date="2025-06-30T14:28:00Z">
        <w:r w:rsidR="726E6AB6" w:rsidRPr="003837F2">
          <w:rPr>
            <w:rFonts w:ascii="Arial" w:eastAsia="Arial" w:hAnsi="Arial" w:cs="Arial"/>
            <w:sz w:val="24"/>
            <w:szCs w:val="24"/>
            <w:rPrChange w:id="756" w:author="EUDERLAN FREIRE DA SILVA ABREU" w:date="2025-07-01T10:51:00Z">
              <w:rPr>
                <w:rFonts w:ascii="Arial" w:eastAsia="Arial" w:hAnsi="Arial" w:cs="Arial"/>
                <w:sz w:val="24"/>
                <w:szCs w:val="24"/>
              </w:rPr>
            </w:rPrChange>
          </w:rPr>
          <w:t>.</w:t>
        </w:r>
      </w:ins>
    </w:p>
    <w:p w14:paraId="4B7D0983" w14:textId="6F79814E"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757" w:author="EUDERLAN FREIRE DA SILVA ABREU" w:date="2025-07-01T10:51:00Z">
            <w:rPr/>
          </w:rPrChange>
        </w:rPr>
      </w:pPr>
      <w:r w:rsidRPr="003837F2">
        <w:rPr>
          <w:rFonts w:ascii="Arial" w:eastAsia="Arial" w:hAnsi="Arial" w:cs="Arial"/>
          <w:sz w:val="24"/>
          <w:szCs w:val="24"/>
          <w:rPrChange w:id="758" w:author="EUDERLAN FREIRE DA SILVA ABREU" w:date="2025-07-01T10:51:00Z">
            <w:rPr/>
          </w:rPrChange>
        </w:rPr>
        <w:t>Botão copiar: Para copiar a resposta</w:t>
      </w:r>
      <w:ins w:id="759" w:author="YASMIN SEREJO LIMA" w:date="2025-06-30T14:28:00Z">
        <w:r w:rsidR="726E6AB6" w:rsidRPr="003837F2">
          <w:rPr>
            <w:rFonts w:ascii="Arial" w:eastAsia="Arial" w:hAnsi="Arial" w:cs="Arial"/>
            <w:sz w:val="24"/>
            <w:szCs w:val="24"/>
            <w:rPrChange w:id="760" w:author="EUDERLAN FREIRE DA SILVA ABREU" w:date="2025-07-01T10:51:00Z">
              <w:rPr>
                <w:rFonts w:ascii="Arial" w:eastAsia="Arial" w:hAnsi="Arial" w:cs="Arial"/>
                <w:sz w:val="24"/>
                <w:szCs w:val="24"/>
              </w:rPr>
            </w:rPrChange>
          </w:rPr>
          <w:t>.</w:t>
        </w:r>
      </w:ins>
    </w:p>
    <w:p w14:paraId="7C0D755A" w14:textId="42216188" w:rsidR="58F6C9FF" w:rsidRPr="003837F2" w:rsidRDefault="58F6C9FF">
      <w:pPr>
        <w:spacing w:before="240" w:after="240"/>
        <w:jc w:val="both"/>
        <w:rPr>
          <w:rFonts w:ascii="Arial" w:eastAsia="Arial" w:hAnsi="Arial" w:cs="Arial"/>
          <w:sz w:val="24"/>
          <w:szCs w:val="24"/>
          <w:rPrChange w:id="761" w:author="EUDERLAN FREIRE DA SILVA ABREU" w:date="2025-07-01T10:51:00Z">
            <w:rPr/>
          </w:rPrChange>
        </w:rPr>
        <w:pPrChange w:id="762" w:author="ANDERSON RODRIGO DINIZ OLIVEIRA" w:date="2025-06-29T20:53:00Z">
          <w:pPr>
            <w:pStyle w:val="PargrafodaLista"/>
            <w:numPr>
              <w:numId w:val="4"/>
            </w:numPr>
            <w:spacing w:before="240" w:after="240"/>
            <w:ind w:hanging="360"/>
          </w:pPr>
        </w:pPrChange>
      </w:pPr>
      <w:r w:rsidRPr="003837F2">
        <w:rPr>
          <w:rFonts w:ascii="Arial" w:eastAsia="Arial" w:hAnsi="Arial" w:cs="Arial"/>
          <w:sz w:val="24"/>
          <w:szCs w:val="24"/>
          <w:rPrChange w:id="763" w:author="EUDERLAN FREIRE DA SILVA ABREU" w:date="2025-07-01T10:51:00Z">
            <w:rPr/>
          </w:rPrChange>
        </w:rPr>
        <w:t>Estado Vazio:</w:t>
      </w:r>
    </w:p>
    <w:p w14:paraId="596E30B7" w14:textId="23ACEB63" w:rsidR="58F6C9FF" w:rsidRPr="003837F2" w:rsidRDefault="58F6C9FF">
      <w:pPr>
        <w:spacing w:before="240" w:after="240"/>
        <w:jc w:val="both"/>
        <w:rPr>
          <w:rFonts w:ascii="Arial" w:eastAsia="Arial" w:hAnsi="Arial" w:cs="Arial"/>
          <w:sz w:val="24"/>
          <w:szCs w:val="24"/>
          <w:rPrChange w:id="764" w:author="EUDERLAN FREIRE DA SILVA ABREU" w:date="2025-07-01T10:51:00Z">
            <w:rPr/>
          </w:rPrChange>
        </w:rPr>
        <w:pPrChange w:id="765" w:author="ANDERSON RODRIGO DINIZ OLIVEIRA" w:date="2025-06-29T20:53:00Z">
          <w:pPr>
            <w:spacing w:before="240" w:after="240"/>
          </w:pPr>
        </w:pPrChange>
      </w:pPr>
      <w:r w:rsidRPr="003837F2">
        <w:rPr>
          <w:rFonts w:ascii="Arial" w:eastAsia="Arial" w:hAnsi="Arial" w:cs="Arial"/>
          <w:sz w:val="24"/>
          <w:szCs w:val="24"/>
          <w:rPrChange w:id="766" w:author="EUDERLAN FREIRE DA SILVA ABREU" w:date="2025-07-01T10:51:00Z">
            <w:rPr/>
          </w:rPrChange>
        </w:rPr>
        <w:t>Se não houver histórico:</w:t>
      </w:r>
    </w:p>
    <w:p w14:paraId="3B80BC9E" w14:textId="2192E5A9" w:rsidR="58F6C9FF" w:rsidRPr="003837F2" w:rsidRDefault="58F6C9FF" w:rsidP="5D706305">
      <w:pPr>
        <w:pStyle w:val="PargrafodaLista"/>
        <w:numPr>
          <w:ilvl w:val="0"/>
          <w:numId w:val="18"/>
        </w:numPr>
        <w:spacing w:before="240" w:after="240"/>
        <w:jc w:val="both"/>
        <w:rPr>
          <w:rFonts w:ascii="Arial" w:eastAsia="Arial" w:hAnsi="Arial" w:cs="Arial"/>
          <w:sz w:val="24"/>
          <w:szCs w:val="24"/>
          <w:rPrChange w:id="767" w:author="EUDERLAN FREIRE DA SILVA ABREU" w:date="2025-07-01T10:51:00Z">
            <w:rPr/>
          </w:rPrChange>
        </w:rPr>
      </w:pPr>
      <w:r w:rsidRPr="003837F2">
        <w:rPr>
          <w:rFonts w:ascii="Arial" w:eastAsia="Arial" w:hAnsi="Arial" w:cs="Arial"/>
          <w:sz w:val="24"/>
          <w:szCs w:val="24"/>
          <w:rPrChange w:id="768" w:author="EUDERLAN FREIRE DA SILVA ABREU" w:date="2025-07-01T10:51:00Z">
            <w:rPr/>
          </w:rPrChange>
        </w:rPr>
        <w:t xml:space="preserve">Ícone de relógio </w:t>
      </w:r>
      <w:del w:id="769" w:author="YASMIN SEREJO LIMA" w:date="2025-06-30T14:29:00Z">
        <w:r w:rsidRPr="003837F2">
          <w:rPr>
            <w:rFonts w:ascii="Arial" w:eastAsia="Arial" w:hAnsi="Arial" w:cs="Arial"/>
            <w:sz w:val="24"/>
            <w:szCs w:val="24"/>
            <w:rPrChange w:id="770" w:author="EUDERLAN FREIRE DA SILVA ABREU" w:date="2025-07-01T10:51:00Z">
              <w:rPr/>
            </w:rPrChange>
          </w:rPr>
          <w:delText xml:space="preserve">grande </w:delText>
        </w:r>
      </w:del>
      <w:ins w:id="771" w:author="YASMIN SEREJO LIMA" w:date="2025-06-30T14:29:00Z">
        <w:r w:rsidR="4675B41C" w:rsidRPr="003837F2">
          <w:rPr>
            <w:rFonts w:ascii="Arial" w:eastAsia="Arial" w:hAnsi="Arial" w:cs="Arial"/>
            <w:sz w:val="24"/>
            <w:szCs w:val="24"/>
            <w:rPrChange w:id="772" w:author="EUDERLAN FREIRE DA SILVA ABREU" w:date="2025-07-01T10:51:00Z">
              <w:rPr>
                <w:rFonts w:ascii="Arial" w:eastAsia="Arial" w:hAnsi="Arial" w:cs="Arial"/>
                <w:sz w:val="24"/>
                <w:szCs w:val="24"/>
              </w:rPr>
            </w:rPrChange>
          </w:rPr>
          <w:t>grande.</w:t>
        </w:r>
      </w:ins>
    </w:p>
    <w:p w14:paraId="0ABBC05A" w14:textId="7BC5EA4E" w:rsidR="58F6C9FF" w:rsidRPr="003837F2" w:rsidRDefault="58F6C9FF" w:rsidP="5D706305">
      <w:pPr>
        <w:pStyle w:val="PargrafodaLista"/>
        <w:numPr>
          <w:ilvl w:val="0"/>
          <w:numId w:val="18"/>
        </w:numPr>
        <w:spacing w:before="240" w:after="240"/>
        <w:jc w:val="both"/>
        <w:rPr>
          <w:rFonts w:ascii="Arial" w:eastAsia="Arial" w:hAnsi="Arial" w:cs="Arial"/>
          <w:sz w:val="24"/>
          <w:szCs w:val="24"/>
          <w:rPrChange w:id="773" w:author="EUDERLAN FREIRE DA SILVA ABREU" w:date="2025-07-01T10:51:00Z">
            <w:rPr/>
          </w:rPrChange>
        </w:rPr>
      </w:pPr>
      <w:r w:rsidRPr="003837F2">
        <w:rPr>
          <w:rFonts w:ascii="Arial" w:eastAsia="Arial" w:hAnsi="Arial" w:cs="Arial"/>
          <w:sz w:val="24"/>
          <w:szCs w:val="24"/>
          <w:rPrChange w:id="774" w:author="EUDERLAN FREIRE DA SILVA ABREU" w:date="2025-07-01T10:51:00Z">
            <w:rPr/>
          </w:rPrChange>
        </w:rPr>
        <w:t>Me</w:t>
      </w:r>
      <w:r w:rsidR="5DF5F599" w:rsidRPr="003837F2">
        <w:rPr>
          <w:rFonts w:ascii="Arial" w:eastAsia="Arial" w:hAnsi="Arial" w:cs="Arial"/>
          <w:sz w:val="24"/>
          <w:szCs w:val="24"/>
          <w:rPrChange w:id="775" w:author="EUDERLAN FREIRE DA SILVA ABREU" w:date="2025-07-01T10:51:00Z">
            <w:rPr/>
          </w:rPrChange>
        </w:rPr>
        <w:t>n</w:t>
      </w:r>
      <w:r w:rsidRPr="003837F2">
        <w:rPr>
          <w:rFonts w:ascii="Arial" w:eastAsia="Arial" w:hAnsi="Arial" w:cs="Arial"/>
          <w:sz w:val="24"/>
          <w:szCs w:val="24"/>
          <w:rPrChange w:id="776" w:author="EUDERLAN FREIRE DA SILVA ABREU" w:date="2025-07-01T10:51:00Z">
            <w:rPr/>
          </w:rPrChange>
        </w:rPr>
        <w:t>sagem: “Nenhuma consulta realizada</w:t>
      </w:r>
      <w:r w:rsidR="584B10DC" w:rsidRPr="003837F2">
        <w:rPr>
          <w:rFonts w:ascii="Arial" w:eastAsia="Arial" w:hAnsi="Arial" w:cs="Arial"/>
          <w:sz w:val="24"/>
          <w:szCs w:val="24"/>
          <w:rPrChange w:id="777" w:author="EUDERLAN FREIRE DA SILVA ABREU" w:date="2025-07-01T10:51:00Z">
            <w:rPr/>
          </w:rPrChange>
        </w:rPr>
        <w:t>”</w:t>
      </w:r>
      <w:ins w:id="778" w:author="YASMIN SEREJO LIMA" w:date="2025-06-30T14:28:00Z">
        <w:r w:rsidR="25C5B644" w:rsidRPr="003837F2">
          <w:rPr>
            <w:rFonts w:ascii="Arial" w:eastAsia="Arial" w:hAnsi="Arial" w:cs="Arial"/>
            <w:sz w:val="24"/>
            <w:szCs w:val="24"/>
            <w:rPrChange w:id="779" w:author="EUDERLAN FREIRE DA SILVA ABREU" w:date="2025-07-01T10:51:00Z">
              <w:rPr>
                <w:rFonts w:ascii="Arial" w:eastAsia="Arial" w:hAnsi="Arial" w:cs="Arial"/>
                <w:sz w:val="24"/>
                <w:szCs w:val="24"/>
              </w:rPr>
            </w:rPrChange>
          </w:rPr>
          <w:t>.</w:t>
        </w:r>
      </w:ins>
    </w:p>
    <w:p w14:paraId="64EA0FC0" w14:textId="153A9ED7" w:rsidR="58F6C9FF" w:rsidRPr="003837F2" w:rsidRDefault="584B10DC" w:rsidP="3EA0BE31">
      <w:pPr>
        <w:pStyle w:val="PargrafodaLista"/>
        <w:numPr>
          <w:ilvl w:val="0"/>
          <w:numId w:val="18"/>
        </w:numPr>
        <w:spacing w:before="240" w:after="240"/>
        <w:jc w:val="both"/>
        <w:rPr>
          <w:ins w:id="780" w:author="YASMIN SEREJO LIMA" w:date="2025-06-30T13:10:00Z"/>
          <w:rFonts w:ascii="Arial" w:eastAsia="Arial" w:hAnsi="Arial" w:cs="Arial"/>
          <w:sz w:val="24"/>
          <w:szCs w:val="24"/>
          <w:rPrChange w:id="781" w:author="EUDERLAN FREIRE DA SILVA ABREU" w:date="2025-07-01T10:51:00Z">
            <w:rPr>
              <w:ins w:id="782" w:author="YASMIN SEREJO LIMA" w:date="2025-06-30T13:10:00Z"/>
              <w:rFonts w:ascii="Arial" w:eastAsia="Arial" w:hAnsi="Arial" w:cs="Arial"/>
            </w:rPr>
          </w:rPrChange>
        </w:rPr>
      </w:pPr>
      <w:r w:rsidRPr="003837F2">
        <w:rPr>
          <w:rFonts w:ascii="Arial" w:eastAsia="Arial" w:hAnsi="Arial" w:cs="Arial"/>
          <w:sz w:val="24"/>
          <w:szCs w:val="24"/>
          <w:rPrChange w:id="783" w:author="EUDERLAN FREIRE DA SILVA ABREU" w:date="2025-07-01T10:51:00Z">
            <w:rPr/>
          </w:rPrChange>
        </w:rPr>
        <w:t>Explicação: “Suas consultas anteriores aparecerão aqui para f</w:t>
      </w:r>
      <w:r w:rsidR="452EE139" w:rsidRPr="003837F2">
        <w:rPr>
          <w:rFonts w:ascii="Arial" w:eastAsia="Arial" w:hAnsi="Arial" w:cs="Arial"/>
          <w:sz w:val="24"/>
          <w:szCs w:val="24"/>
          <w:rPrChange w:id="784" w:author="EUDERLAN FREIRE DA SILVA ABREU" w:date="2025-07-01T10:51:00Z">
            <w:rPr/>
          </w:rPrChange>
        </w:rPr>
        <w:t>ácil</w:t>
      </w:r>
      <w:r w:rsidRPr="003837F2">
        <w:rPr>
          <w:rFonts w:ascii="Arial" w:eastAsia="Arial" w:hAnsi="Arial" w:cs="Arial"/>
          <w:sz w:val="24"/>
          <w:szCs w:val="24"/>
          <w:rPrChange w:id="785" w:author="EUDERLAN FREIRE DA SILVA ABREU" w:date="2025-07-01T10:51:00Z">
            <w:rPr/>
          </w:rPrChange>
        </w:rPr>
        <w:t xml:space="preserve"> acesso e refer</w:t>
      </w:r>
      <w:r w:rsidR="09572358" w:rsidRPr="003837F2">
        <w:rPr>
          <w:rFonts w:ascii="Arial" w:eastAsia="Arial" w:hAnsi="Arial" w:cs="Arial"/>
          <w:sz w:val="24"/>
          <w:szCs w:val="24"/>
          <w:rPrChange w:id="786" w:author="EUDERLAN FREIRE DA SILVA ABREU" w:date="2025-07-01T10:51:00Z">
            <w:rPr/>
          </w:rPrChange>
        </w:rPr>
        <w:t>ência</w:t>
      </w:r>
      <w:r w:rsidRPr="003837F2">
        <w:rPr>
          <w:rFonts w:ascii="Arial" w:eastAsia="Arial" w:hAnsi="Arial" w:cs="Arial"/>
          <w:sz w:val="24"/>
          <w:szCs w:val="24"/>
          <w:rPrChange w:id="787" w:author="EUDERLAN FREIRE DA SILVA ABREU" w:date="2025-07-01T10:51:00Z">
            <w:rPr/>
          </w:rPrChange>
        </w:rPr>
        <w:t>”</w:t>
      </w:r>
      <w:ins w:id="788" w:author="YASMIN SEREJO LIMA" w:date="2025-06-30T14:28:00Z">
        <w:r w:rsidR="7F0C7439" w:rsidRPr="003837F2">
          <w:rPr>
            <w:rFonts w:ascii="Arial" w:eastAsia="Arial" w:hAnsi="Arial" w:cs="Arial"/>
            <w:sz w:val="24"/>
            <w:szCs w:val="24"/>
            <w:rPrChange w:id="789" w:author="EUDERLAN FREIRE DA SILVA ABREU" w:date="2025-07-01T10:51:00Z">
              <w:rPr>
                <w:rFonts w:ascii="Arial" w:eastAsia="Arial" w:hAnsi="Arial" w:cs="Arial"/>
                <w:sz w:val="24"/>
                <w:szCs w:val="24"/>
              </w:rPr>
            </w:rPrChange>
          </w:rPr>
          <w:t>.</w:t>
        </w:r>
      </w:ins>
    </w:p>
    <w:p w14:paraId="14D493B8" w14:textId="5948736C" w:rsidR="20BFAC80" w:rsidRPr="003837F2" w:rsidRDefault="20BFAC80">
      <w:pPr>
        <w:spacing w:before="240" w:after="240"/>
        <w:ind w:left="708"/>
        <w:jc w:val="both"/>
        <w:rPr>
          <w:ins w:id="790" w:author="YURAM ALMEIDA SANTOS" w:date="2025-07-01T04:39:00Z"/>
          <w:rFonts w:ascii="Arial" w:eastAsia="Arial" w:hAnsi="Arial" w:cs="Arial"/>
          <w:sz w:val="24"/>
          <w:szCs w:val="24"/>
          <w:rPrChange w:id="791" w:author="EUDERLAN FREIRE DA SILVA ABREU" w:date="2025-07-01T10:51:00Z">
            <w:rPr>
              <w:ins w:id="792" w:author="YURAM ALMEIDA SANTOS" w:date="2025-07-01T04:39:00Z"/>
              <w:rFonts w:ascii="Arial" w:eastAsia="Arial" w:hAnsi="Arial" w:cs="Arial"/>
              <w:sz w:val="24"/>
              <w:szCs w:val="24"/>
            </w:rPr>
          </w:rPrChange>
        </w:rPr>
        <w:pPrChange w:id="793" w:author="YASMIN SEREJO LIMA" w:date="2025-06-30T13:10:00Z">
          <w:pPr>
            <w:pStyle w:val="PargrafodaLista"/>
            <w:numPr>
              <w:numId w:val="28"/>
            </w:numPr>
            <w:spacing w:before="240" w:after="240"/>
            <w:ind w:hanging="360"/>
            <w:jc w:val="both"/>
          </w:pPr>
        </w:pPrChange>
      </w:pPr>
    </w:p>
    <w:p w14:paraId="3EB8871F" w14:textId="5D6456AB" w:rsidR="5153E637" w:rsidRPr="003837F2" w:rsidRDefault="5153E637">
      <w:pPr>
        <w:spacing w:line="276" w:lineRule="auto"/>
        <w:jc w:val="both"/>
        <w:rPr>
          <w:ins w:id="794" w:author="YURAM ALMEIDA SANTOS" w:date="2025-07-01T04:39:00Z"/>
          <w:rFonts w:ascii="Arial" w:eastAsia="Aptos" w:hAnsi="Arial" w:cs="Arial"/>
          <w:b/>
          <w:bCs/>
          <w:sz w:val="24"/>
          <w:szCs w:val="24"/>
          <w:rPrChange w:id="795" w:author="EUDERLAN FREIRE DA SILVA ABREU" w:date="2025-07-01T10:51:00Z">
            <w:rPr>
              <w:ins w:id="796" w:author="YURAM ALMEIDA SANTOS" w:date="2025-07-01T04:39:00Z"/>
              <w:rFonts w:ascii="Aptos" w:eastAsia="Aptos" w:hAnsi="Aptos" w:cs="Aptos"/>
              <w:b/>
              <w:bCs/>
              <w:sz w:val="24"/>
              <w:szCs w:val="24"/>
            </w:rPr>
          </w:rPrChange>
        </w:rPr>
        <w:pPrChange w:id="797" w:author="YURAM ALMEIDA SANTOS" w:date="2025-07-01T04:39:00Z">
          <w:pPr/>
        </w:pPrChange>
      </w:pPr>
      <w:ins w:id="798" w:author="YURAM ALMEIDA SANTOS" w:date="2025-07-01T04:39:00Z">
        <w:r w:rsidRPr="003837F2">
          <w:rPr>
            <w:rFonts w:ascii="Arial" w:eastAsia="Aptos" w:hAnsi="Arial" w:cs="Arial"/>
            <w:b/>
            <w:bCs/>
            <w:sz w:val="24"/>
            <w:szCs w:val="24"/>
            <w:rPrChange w:id="799" w:author="EUDERLAN FREIRE DA SILVA ABREU" w:date="2025-07-01T10:51:00Z">
              <w:rPr>
                <w:rFonts w:ascii="Aptos" w:eastAsia="Aptos" w:hAnsi="Aptos" w:cs="Aptos"/>
                <w:b/>
                <w:bCs/>
                <w:sz w:val="24"/>
                <w:szCs w:val="24"/>
              </w:rPr>
            </w:rPrChange>
          </w:rPr>
          <w:t>5. Tela 5: Painel Administrativo</w:t>
        </w:r>
      </w:ins>
    </w:p>
    <w:p w14:paraId="1923E86D" w14:textId="1623729F" w:rsidR="5153E637" w:rsidRPr="003837F2" w:rsidRDefault="5153E637">
      <w:pPr>
        <w:spacing w:line="276" w:lineRule="auto"/>
        <w:jc w:val="both"/>
        <w:rPr>
          <w:ins w:id="800" w:author="YURAM ALMEIDA SANTOS" w:date="2025-07-01T04:39:00Z"/>
          <w:rFonts w:ascii="Arial" w:eastAsia="Aptos" w:hAnsi="Arial" w:cs="Arial"/>
          <w:sz w:val="24"/>
          <w:szCs w:val="24"/>
          <w:rPrChange w:id="801" w:author="EUDERLAN FREIRE DA SILVA ABREU" w:date="2025-07-01T10:51:00Z">
            <w:rPr>
              <w:ins w:id="802" w:author="YURAM ALMEIDA SANTOS" w:date="2025-07-01T04:39:00Z"/>
              <w:rFonts w:ascii="Aptos" w:eastAsia="Aptos" w:hAnsi="Aptos" w:cs="Aptos"/>
              <w:sz w:val="24"/>
              <w:szCs w:val="24"/>
            </w:rPr>
          </w:rPrChange>
        </w:rPr>
        <w:pPrChange w:id="803" w:author="YURAM ALMEIDA SANTOS" w:date="2025-07-01T04:39:00Z">
          <w:pPr/>
        </w:pPrChange>
      </w:pPr>
      <w:ins w:id="804" w:author="YURAM ALMEIDA SANTOS" w:date="2025-07-01T04:39:00Z">
        <w:r w:rsidRPr="003837F2">
          <w:rPr>
            <w:rFonts w:ascii="Arial" w:eastAsia="Aptos" w:hAnsi="Arial" w:cs="Arial"/>
            <w:b/>
            <w:bCs/>
            <w:sz w:val="24"/>
            <w:szCs w:val="24"/>
            <w:rPrChange w:id="805" w:author="EUDERLAN FREIRE DA SILVA ABREU" w:date="2025-07-01T10:51:00Z">
              <w:rPr>
                <w:rFonts w:ascii="Aptos" w:eastAsia="Aptos" w:hAnsi="Aptos" w:cs="Aptos"/>
                <w:b/>
                <w:bCs/>
                <w:sz w:val="24"/>
                <w:szCs w:val="24"/>
              </w:rPr>
            </w:rPrChange>
          </w:rPr>
          <w:t>Figura 5</w:t>
        </w:r>
        <w:r w:rsidRPr="003837F2">
          <w:rPr>
            <w:rFonts w:ascii="Arial" w:eastAsia="Aptos" w:hAnsi="Arial" w:cs="Arial"/>
            <w:sz w:val="24"/>
            <w:szCs w:val="24"/>
            <w:rPrChange w:id="806" w:author="EUDERLAN FREIRE DA SILVA ABREU" w:date="2025-07-01T10:51:00Z">
              <w:rPr>
                <w:rFonts w:ascii="Aptos" w:eastAsia="Aptos" w:hAnsi="Aptos" w:cs="Aptos"/>
                <w:sz w:val="24"/>
                <w:szCs w:val="24"/>
              </w:rPr>
            </w:rPrChange>
          </w:rPr>
          <w:t xml:space="preserve"> - Área Administrativa (Apenas para Administradores)</w:t>
        </w:r>
      </w:ins>
    </w:p>
    <w:p w14:paraId="351B339F" w14:textId="63F51F83" w:rsidR="637645DF" w:rsidRPr="003837F2" w:rsidRDefault="637645DF" w:rsidP="637645DF">
      <w:pPr>
        <w:spacing w:before="240" w:after="240"/>
        <w:jc w:val="both"/>
        <w:rPr>
          <w:ins w:id="807" w:author="YURAM ALMEIDA SANTOS" w:date="2025-07-01T04:39:00Z"/>
          <w:rFonts w:ascii="Arial" w:eastAsia="Arial" w:hAnsi="Arial" w:cs="Arial"/>
          <w:sz w:val="24"/>
          <w:szCs w:val="24"/>
          <w:rPrChange w:id="808" w:author="EUDERLAN FREIRE DA SILVA ABREU" w:date="2025-07-01T10:51:00Z">
            <w:rPr>
              <w:ins w:id="809" w:author="YURAM ALMEIDA SANTOS" w:date="2025-07-01T04:39:00Z"/>
              <w:rFonts w:ascii="Arial" w:eastAsia="Arial" w:hAnsi="Arial" w:cs="Arial"/>
              <w:sz w:val="24"/>
              <w:szCs w:val="24"/>
            </w:rPr>
          </w:rPrChange>
        </w:rPr>
      </w:pPr>
    </w:p>
    <w:p w14:paraId="23C577E3" w14:textId="3F7F8749" w:rsidR="5153E637" w:rsidRPr="003837F2" w:rsidRDefault="5153E637">
      <w:pPr>
        <w:spacing w:before="240" w:after="240"/>
        <w:jc w:val="both"/>
        <w:rPr>
          <w:ins w:id="810" w:author="YURAM ALMEIDA SANTOS" w:date="2025-07-01T04:39:00Z"/>
          <w:rFonts w:ascii="Arial" w:hAnsi="Arial" w:cs="Arial"/>
          <w:sz w:val="24"/>
          <w:szCs w:val="24"/>
          <w:rPrChange w:id="811" w:author="EUDERLAN FREIRE DA SILVA ABREU" w:date="2025-07-01T10:51:00Z">
            <w:rPr>
              <w:ins w:id="812" w:author="YURAM ALMEIDA SANTOS" w:date="2025-07-01T04:39:00Z"/>
            </w:rPr>
          </w:rPrChange>
        </w:rPr>
        <w:pPrChange w:id="813" w:author="YURAM ALMEIDA SANTOS" w:date="2025-07-01T04:40:00Z">
          <w:pPr/>
        </w:pPrChange>
      </w:pPr>
      <w:ins w:id="814" w:author="YURAM ALMEIDA SANTOS" w:date="2025-07-01T04:40:00Z">
        <w:r w:rsidRPr="003837F2">
          <w:rPr>
            <w:rFonts w:ascii="Arial" w:hAnsi="Arial" w:cs="Arial"/>
            <w:noProof/>
            <w:sz w:val="24"/>
            <w:szCs w:val="24"/>
            <w:rPrChange w:id="815" w:author="EUDERLAN FREIRE DA SILVA ABREU" w:date="2025-07-01T10:51:00Z">
              <w:rPr>
                <w:noProof/>
              </w:rPr>
            </w:rPrChange>
          </w:rPr>
          <w:drawing>
            <wp:inline distT="0" distB="0" distL="0" distR="0" wp14:anchorId="47A8C3CB" wp14:editId="51D1330A">
              <wp:extent cx="5401525" cy="3042168"/>
              <wp:effectExtent l="0" t="0" r="0" b="0"/>
              <wp:docPr id="1613065693" name="Imagem 161306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01525" cy="3042168"/>
                      </a:xfrm>
                      <a:prstGeom prst="rect">
                        <a:avLst/>
                      </a:prstGeom>
                    </pic:spPr>
                  </pic:pic>
                </a:graphicData>
              </a:graphic>
            </wp:inline>
          </w:drawing>
        </w:r>
      </w:ins>
    </w:p>
    <w:p w14:paraId="1088C712" w14:textId="28E22B30" w:rsidR="5153E637" w:rsidRPr="003837F2" w:rsidRDefault="5153E637">
      <w:pPr>
        <w:spacing w:line="276" w:lineRule="auto"/>
        <w:jc w:val="both"/>
        <w:rPr>
          <w:ins w:id="816" w:author="YURAM ALMEIDA SANTOS" w:date="2025-07-01T04:40:00Z"/>
          <w:rFonts w:ascii="Arial" w:eastAsia="Aptos" w:hAnsi="Arial" w:cs="Arial"/>
          <w:sz w:val="24"/>
          <w:szCs w:val="24"/>
          <w:rPrChange w:id="817" w:author="EUDERLAN FREIRE DA SILVA ABREU" w:date="2025-07-01T10:51:00Z">
            <w:rPr>
              <w:ins w:id="818" w:author="YURAM ALMEIDA SANTOS" w:date="2025-07-01T04:40:00Z"/>
              <w:rFonts w:ascii="Aptos" w:eastAsia="Aptos" w:hAnsi="Aptos" w:cs="Aptos"/>
              <w:sz w:val="24"/>
              <w:szCs w:val="24"/>
            </w:rPr>
          </w:rPrChange>
        </w:rPr>
        <w:pPrChange w:id="819" w:author="YURAM ALMEIDA SANTOS" w:date="2025-07-01T04:40:00Z">
          <w:pPr/>
        </w:pPrChange>
      </w:pPr>
      <w:ins w:id="820" w:author="YURAM ALMEIDA SANTOS" w:date="2025-07-01T04:40:00Z">
        <w:r w:rsidRPr="003837F2">
          <w:rPr>
            <w:rFonts w:ascii="Arial" w:eastAsia="Aptos" w:hAnsi="Arial" w:cs="Arial"/>
            <w:sz w:val="24"/>
            <w:szCs w:val="24"/>
            <w:rPrChange w:id="821" w:author="EUDERLAN FREIRE DA SILVA ABREU" w:date="2025-07-01T10:51:00Z">
              <w:rPr>
                <w:rFonts w:ascii="Aptos" w:eastAsia="Aptos" w:hAnsi="Aptos" w:cs="Aptos"/>
                <w:sz w:val="24"/>
                <w:szCs w:val="24"/>
              </w:rPr>
            </w:rPrChange>
          </w:rPr>
          <w:t>Tela exclusiva para usuários com privilégios de administrador.</w:t>
        </w:r>
      </w:ins>
    </w:p>
    <w:p w14:paraId="230BF4E6" w14:textId="1E86C792" w:rsidR="5153E637" w:rsidRPr="003837F2" w:rsidRDefault="5153E637">
      <w:pPr>
        <w:spacing w:line="276" w:lineRule="auto"/>
        <w:jc w:val="both"/>
        <w:rPr>
          <w:ins w:id="822" w:author="YURAM ALMEIDA SANTOS" w:date="2025-07-01T04:40:00Z"/>
          <w:rFonts w:ascii="Arial" w:eastAsia="Aptos" w:hAnsi="Arial" w:cs="Arial"/>
          <w:sz w:val="24"/>
          <w:szCs w:val="24"/>
          <w:rPrChange w:id="823" w:author="EUDERLAN FREIRE DA SILVA ABREU" w:date="2025-07-01T10:51:00Z">
            <w:rPr>
              <w:ins w:id="824" w:author="YURAM ALMEIDA SANTOS" w:date="2025-07-01T04:40:00Z"/>
              <w:rFonts w:ascii="Aptos" w:eastAsia="Aptos" w:hAnsi="Aptos" w:cs="Aptos"/>
              <w:sz w:val="24"/>
              <w:szCs w:val="24"/>
            </w:rPr>
          </w:rPrChange>
        </w:rPr>
        <w:pPrChange w:id="825" w:author="YURAM ALMEIDA SANTOS" w:date="2025-07-01T04:40:00Z">
          <w:pPr/>
        </w:pPrChange>
      </w:pPr>
      <w:ins w:id="826" w:author="YURAM ALMEIDA SANTOS" w:date="2025-07-01T04:40:00Z">
        <w:r w:rsidRPr="003837F2">
          <w:rPr>
            <w:rFonts w:ascii="Arial" w:eastAsia="Aptos" w:hAnsi="Arial" w:cs="Arial"/>
            <w:sz w:val="24"/>
            <w:szCs w:val="24"/>
            <w:rPrChange w:id="827" w:author="EUDERLAN FREIRE DA SILVA ABREU" w:date="2025-07-01T10:51:00Z">
              <w:rPr>
                <w:rFonts w:ascii="Aptos" w:eastAsia="Aptos" w:hAnsi="Aptos" w:cs="Aptos"/>
                <w:sz w:val="24"/>
                <w:szCs w:val="24"/>
              </w:rPr>
            </w:rPrChange>
          </w:rPr>
          <w:t>Cabeçalho Admin:</w:t>
        </w:r>
      </w:ins>
    </w:p>
    <w:p w14:paraId="67BB3557" w14:textId="08B784CD" w:rsidR="5153E637" w:rsidRPr="003837F2" w:rsidRDefault="5153E637">
      <w:pPr>
        <w:pStyle w:val="PargrafodaLista"/>
        <w:numPr>
          <w:ilvl w:val="0"/>
          <w:numId w:val="42"/>
        </w:numPr>
        <w:spacing w:after="0" w:line="276" w:lineRule="auto"/>
        <w:jc w:val="both"/>
        <w:rPr>
          <w:ins w:id="828" w:author="YURAM ALMEIDA SANTOS" w:date="2025-07-01T04:40:00Z"/>
          <w:rFonts w:ascii="Arial" w:eastAsia="Aptos" w:hAnsi="Arial" w:cs="Arial"/>
          <w:sz w:val="24"/>
          <w:szCs w:val="24"/>
          <w:rPrChange w:id="829" w:author="EUDERLAN FREIRE DA SILVA ABREU" w:date="2025-07-01T10:51:00Z">
            <w:rPr>
              <w:ins w:id="830" w:author="YURAM ALMEIDA SANTOS" w:date="2025-07-01T04:40:00Z"/>
              <w:rFonts w:ascii="Aptos" w:eastAsia="Aptos" w:hAnsi="Aptos" w:cs="Aptos"/>
              <w:sz w:val="24"/>
              <w:szCs w:val="24"/>
            </w:rPr>
          </w:rPrChange>
        </w:rPr>
        <w:pPrChange w:id="831" w:author="YURAM ALMEIDA SANTOS" w:date="2025-07-01T04:40:00Z">
          <w:pPr/>
        </w:pPrChange>
      </w:pPr>
      <w:ins w:id="832" w:author="YURAM ALMEIDA SANTOS" w:date="2025-07-01T04:40:00Z">
        <w:r w:rsidRPr="003837F2">
          <w:rPr>
            <w:rFonts w:ascii="Arial" w:eastAsia="Aptos" w:hAnsi="Arial" w:cs="Arial"/>
            <w:sz w:val="24"/>
            <w:szCs w:val="24"/>
            <w:rPrChange w:id="833" w:author="EUDERLAN FREIRE DA SILVA ABREU" w:date="2025-07-01T10:51:00Z">
              <w:rPr>
                <w:rFonts w:ascii="Aptos" w:eastAsia="Aptos" w:hAnsi="Aptos" w:cs="Aptos"/>
                <w:sz w:val="24"/>
                <w:szCs w:val="24"/>
              </w:rPr>
            </w:rPrChange>
          </w:rPr>
          <w:lastRenderedPageBreak/>
          <w:t>Botão "← Voltar ao Chat"</w:t>
        </w:r>
      </w:ins>
    </w:p>
    <w:p w14:paraId="3151B480" w14:textId="3C5E2C11" w:rsidR="5153E637" w:rsidRPr="003837F2" w:rsidRDefault="5153E637">
      <w:pPr>
        <w:pStyle w:val="PargrafodaLista"/>
        <w:numPr>
          <w:ilvl w:val="0"/>
          <w:numId w:val="42"/>
        </w:numPr>
        <w:spacing w:after="0" w:line="276" w:lineRule="auto"/>
        <w:jc w:val="both"/>
        <w:rPr>
          <w:ins w:id="834" w:author="YURAM ALMEIDA SANTOS" w:date="2025-07-01T04:40:00Z"/>
          <w:rFonts w:ascii="Arial" w:eastAsia="Aptos" w:hAnsi="Arial" w:cs="Arial"/>
          <w:sz w:val="24"/>
          <w:szCs w:val="24"/>
          <w:rPrChange w:id="835" w:author="EUDERLAN FREIRE DA SILVA ABREU" w:date="2025-07-01T10:51:00Z">
            <w:rPr>
              <w:ins w:id="836" w:author="YURAM ALMEIDA SANTOS" w:date="2025-07-01T04:40:00Z"/>
              <w:rFonts w:ascii="Aptos" w:eastAsia="Aptos" w:hAnsi="Aptos" w:cs="Aptos"/>
              <w:sz w:val="24"/>
              <w:szCs w:val="24"/>
            </w:rPr>
          </w:rPrChange>
        </w:rPr>
        <w:pPrChange w:id="837" w:author="YURAM ALMEIDA SANTOS" w:date="2025-07-01T04:40:00Z">
          <w:pPr/>
        </w:pPrChange>
      </w:pPr>
      <w:ins w:id="838" w:author="YURAM ALMEIDA SANTOS" w:date="2025-07-01T04:40:00Z">
        <w:r w:rsidRPr="003837F2">
          <w:rPr>
            <w:rFonts w:ascii="Arial" w:eastAsia="Aptos" w:hAnsi="Arial" w:cs="Arial"/>
            <w:sz w:val="24"/>
            <w:szCs w:val="24"/>
            <w:rPrChange w:id="839" w:author="EUDERLAN FREIRE DA SILVA ABREU" w:date="2025-07-01T10:51:00Z">
              <w:rPr>
                <w:rFonts w:ascii="Aptos" w:eastAsia="Aptos" w:hAnsi="Aptos" w:cs="Aptos"/>
                <w:sz w:val="24"/>
                <w:szCs w:val="24"/>
              </w:rPr>
            </w:rPrChange>
          </w:rPr>
          <w:t>Título "Painel Administrativo" com ícone de escudo</w:t>
        </w:r>
      </w:ins>
    </w:p>
    <w:p w14:paraId="75CE6815" w14:textId="6017AAB7" w:rsidR="5153E637" w:rsidRPr="003837F2" w:rsidRDefault="5153E637">
      <w:pPr>
        <w:pStyle w:val="PargrafodaLista"/>
        <w:numPr>
          <w:ilvl w:val="0"/>
          <w:numId w:val="42"/>
        </w:numPr>
        <w:spacing w:after="0" w:line="276" w:lineRule="auto"/>
        <w:jc w:val="both"/>
        <w:rPr>
          <w:ins w:id="840" w:author="YURAM ALMEIDA SANTOS" w:date="2025-07-01T04:40:00Z"/>
          <w:rFonts w:ascii="Arial" w:eastAsia="Aptos" w:hAnsi="Arial" w:cs="Arial"/>
          <w:sz w:val="24"/>
          <w:szCs w:val="24"/>
          <w:rPrChange w:id="841" w:author="EUDERLAN FREIRE DA SILVA ABREU" w:date="2025-07-01T10:51:00Z">
            <w:rPr>
              <w:ins w:id="842" w:author="YURAM ALMEIDA SANTOS" w:date="2025-07-01T04:40:00Z"/>
              <w:rFonts w:ascii="Aptos" w:eastAsia="Aptos" w:hAnsi="Aptos" w:cs="Aptos"/>
              <w:sz w:val="24"/>
              <w:szCs w:val="24"/>
            </w:rPr>
          </w:rPrChange>
        </w:rPr>
        <w:pPrChange w:id="843" w:author="YURAM ALMEIDA SANTOS" w:date="2025-07-01T04:40:00Z">
          <w:pPr/>
        </w:pPrChange>
      </w:pPr>
      <w:proofErr w:type="spellStart"/>
      <w:ins w:id="844" w:author="YURAM ALMEIDA SANTOS" w:date="2025-07-01T04:40:00Z">
        <w:r w:rsidRPr="003837F2">
          <w:rPr>
            <w:rFonts w:ascii="Arial" w:eastAsia="Aptos" w:hAnsi="Arial" w:cs="Arial"/>
            <w:sz w:val="24"/>
            <w:szCs w:val="24"/>
            <w:rPrChange w:id="845" w:author="EUDERLAN FREIRE DA SILVA ABREU" w:date="2025-07-01T10:51:00Z">
              <w:rPr>
                <w:rFonts w:ascii="Aptos" w:eastAsia="Aptos" w:hAnsi="Aptos" w:cs="Aptos"/>
                <w:sz w:val="24"/>
                <w:szCs w:val="24"/>
              </w:rPr>
            </w:rPrChange>
          </w:rPr>
          <w:t>Badge</w:t>
        </w:r>
        <w:proofErr w:type="spellEnd"/>
        <w:r w:rsidRPr="003837F2">
          <w:rPr>
            <w:rFonts w:ascii="Arial" w:eastAsia="Aptos" w:hAnsi="Arial" w:cs="Arial"/>
            <w:sz w:val="24"/>
            <w:szCs w:val="24"/>
            <w:rPrChange w:id="846" w:author="EUDERLAN FREIRE DA SILVA ABREU" w:date="2025-07-01T10:51:00Z">
              <w:rPr>
                <w:rFonts w:ascii="Aptos" w:eastAsia="Aptos" w:hAnsi="Aptos" w:cs="Aptos"/>
                <w:sz w:val="24"/>
                <w:szCs w:val="24"/>
              </w:rPr>
            </w:rPrChange>
          </w:rPr>
          <w:t xml:space="preserve"> "</w:t>
        </w:r>
        <w:r w:rsidRPr="003837F2">
          <w:rPr>
            <w:rFonts w:ascii="Segoe UI Emoji" w:eastAsia="Segoe UI Emoji" w:hAnsi="Segoe UI Emoji" w:cs="Segoe UI Emoji"/>
            <w:sz w:val="24"/>
            <w:szCs w:val="24"/>
            <w:rPrChange w:id="847" w:author="EUDERLAN FREIRE DA SILVA ABREU" w:date="2025-07-01T10:51:00Z">
              <w:rPr>
                <w:rFonts w:ascii="Segoe UI Emoji" w:eastAsia="Segoe UI Emoji" w:hAnsi="Segoe UI Emoji" w:cs="Segoe UI Emoji"/>
                <w:sz w:val="24"/>
                <w:szCs w:val="24"/>
              </w:rPr>
            </w:rPrChange>
          </w:rPr>
          <w:t>👤</w:t>
        </w:r>
        <w:r w:rsidRPr="003837F2">
          <w:rPr>
            <w:rFonts w:ascii="Arial" w:eastAsia="Aptos" w:hAnsi="Arial" w:cs="Arial"/>
            <w:sz w:val="24"/>
            <w:szCs w:val="24"/>
            <w:rPrChange w:id="848" w:author="EUDERLAN FREIRE DA SILVA ABREU" w:date="2025-07-01T10:51:00Z">
              <w:rPr>
                <w:rFonts w:ascii="Aptos" w:eastAsia="Aptos" w:hAnsi="Aptos" w:cs="Aptos"/>
                <w:sz w:val="24"/>
                <w:szCs w:val="24"/>
              </w:rPr>
            </w:rPrChange>
          </w:rPr>
          <w:t xml:space="preserve"> Administrador: [</w:t>
        </w:r>
        <w:proofErr w:type="spellStart"/>
        <w:r w:rsidRPr="003837F2">
          <w:rPr>
            <w:rFonts w:ascii="Arial" w:eastAsia="Aptos" w:hAnsi="Arial" w:cs="Arial"/>
            <w:sz w:val="24"/>
            <w:szCs w:val="24"/>
            <w:rPrChange w:id="849" w:author="EUDERLAN FREIRE DA SILVA ABREU" w:date="2025-07-01T10:51:00Z">
              <w:rPr>
                <w:rFonts w:ascii="Aptos" w:eastAsia="Aptos" w:hAnsi="Aptos" w:cs="Aptos"/>
                <w:sz w:val="24"/>
                <w:szCs w:val="24"/>
              </w:rPr>
            </w:rPrChange>
          </w:rPr>
          <w:t>email</w:t>
        </w:r>
        <w:proofErr w:type="spellEnd"/>
        <w:r w:rsidRPr="003837F2">
          <w:rPr>
            <w:rFonts w:ascii="Arial" w:eastAsia="Aptos" w:hAnsi="Arial" w:cs="Arial"/>
            <w:sz w:val="24"/>
            <w:szCs w:val="24"/>
            <w:rPrChange w:id="850" w:author="EUDERLAN FREIRE DA SILVA ABREU" w:date="2025-07-01T10:51:00Z">
              <w:rPr>
                <w:rFonts w:ascii="Aptos" w:eastAsia="Aptos" w:hAnsi="Aptos" w:cs="Aptos"/>
                <w:sz w:val="24"/>
                <w:szCs w:val="24"/>
              </w:rPr>
            </w:rPrChange>
          </w:rPr>
          <w:t>]"</w:t>
        </w:r>
      </w:ins>
    </w:p>
    <w:p w14:paraId="76075E99" w14:textId="54E7D80B" w:rsidR="5153E637" w:rsidRPr="003837F2" w:rsidRDefault="5153E637">
      <w:pPr>
        <w:pStyle w:val="PargrafodaLista"/>
        <w:numPr>
          <w:ilvl w:val="0"/>
          <w:numId w:val="42"/>
        </w:numPr>
        <w:spacing w:after="0" w:line="276" w:lineRule="auto"/>
        <w:jc w:val="both"/>
        <w:rPr>
          <w:ins w:id="851" w:author="YURAM ALMEIDA SANTOS" w:date="2025-07-01T04:40:00Z"/>
          <w:rFonts w:ascii="Arial" w:eastAsia="Aptos" w:hAnsi="Arial" w:cs="Arial"/>
          <w:sz w:val="24"/>
          <w:szCs w:val="24"/>
          <w:rPrChange w:id="852" w:author="EUDERLAN FREIRE DA SILVA ABREU" w:date="2025-07-01T10:51:00Z">
            <w:rPr>
              <w:ins w:id="853" w:author="YURAM ALMEIDA SANTOS" w:date="2025-07-01T04:40:00Z"/>
              <w:rFonts w:ascii="Aptos" w:eastAsia="Aptos" w:hAnsi="Aptos" w:cs="Aptos"/>
              <w:sz w:val="24"/>
              <w:szCs w:val="24"/>
            </w:rPr>
          </w:rPrChange>
        </w:rPr>
        <w:pPrChange w:id="854" w:author="YURAM ALMEIDA SANTOS" w:date="2025-07-01T04:40:00Z">
          <w:pPr/>
        </w:pPrChange>
      </w:pPr>
      <w:ins w:id="855" w:author="YURAM ALMEIDA SANTOS" w:date="2025-07-01T04:40:00Z">
        <w:r w:rsidRPr="003837F2">
          <w:rPr>
            <w:rFonts w:ascii="Arial" w:eastAsia="Aptos" w:hAnsi="Arial" w:cs="Arial"/>
            <w:sz w:val="24"/>
            <w:szCs w:val="24"/>
            <w:rPrChange w:id="856" w:author="EUDERLAN FREIRE DA SILVA ABREU" w:date="2025-07-01T10:51:00Z">
              <w:rPr>
                <w:rFonts w:ascii="Aptos" w:eastAsia="Aptos" w:hAnsi="Aptos" w:cs="Aptos"/>
                <w:sz w:val="24"/>
                <w:szCs w:val="24"/>
              </w:rPr>
            </w:rPrChange>
          </w:rPr>
          <w:t>Botão "Atualizar" com ícone de sincronização</w:t>
        </w:r>
      </w:ins>
    </w:p>
    <w:p w14:paraId="01A84566" w14:textId="664315DB" w:rsidR="5153E637" w:rsidRPr="003837F2" w:rsidRDefault="5153E637">
      <w:pPr>
        <w:pStyle w:val="PargrafodaLista"/>
        <w:numPr>
          <w:ilvl w:val="0"/>
          <w:numId w:val="42"/>
        </w:numPr>
        <w:spacing w:after="0" w:line="276" w:lineRule="auto"/>
        <w:jc w:val="both"/>
        <w:rPr>
          <w:ins w:id="857" w:author="YURAM ALMEIDA SANTOS" w:date="2025-07-01T04:40:00Z"/>
          <w:rFonts w:ascii="Arial" w:eastAsia="Aptos" w:hAnsi="Arial" w:cs="Arial"/>
          <w:sz w:val="24"/>
          <w:szCs w:val="24"/>
          <w:rPrChange w:id="858" w:author="EUDERLAN FREIRE DA SILVA ABREU" w:date="2025-07-01T10:51:00Z">
            <w:rPr>
              <w:ins w:id="859" w:author="YURAM ALMEIDA SANTOS" w:date="2025-07-01T04:40:00Z"/>
              <w:rFonts w:ascii="Aptos" w:eastAsia="Aptos" w:hAnsi="Aptos" w:cs="Aptos"/>
              <w:sz w:val="24"/>
              <w:szCs w:val="24"/>
            </w:rPr>
          </w:rPrChange>
        </w:rPr>
        <w:pPrChange w:id="860" w:author="YURAM ALMEIDA SANTOS" w:date="2025-07-01T04:40:00Z">
          <w:pPr/>
        </w:pPrChange>
      </w:pPr>
      <w:ins w:id="861" w:author="YURAM ALMEIDA SANTOS" w:date="2025-07-01T04:40:00Z">
        <w:r w:rsidRPr="003837F2">
          <w:rPr>
            <w:rFonts w:ascii="Arial" w:eastAsia="Aptos" w:hAnsi="Arial" w:cs="Arial"/>
            <w:sz w:val="24"/>
            <w:szCs w:val="24"/>
            <w:rPrChange w:id="862" w:author="EUDERLAN FREIRE DA SILVA ABREU" w:date="2025-07-01T10:51:00Z">
              <w:rPr>
                <w:rFonts w:ascii="Aptos" w:eastAsia="Aptos" w:hAnsi="Aptos" w:cs="Aptos"/>
                <w:sz w:val="24"/>
                <w:szCs w:val="24"/>
              </w:rPr>
            </w:rPrChange>
          </w:rPr>
          <w:t>Botão de logout</w:t>
        </w:r>
      </w:ins>
    </w:p>
    <w:p w14:paraId="4F6533E9" w14:textId="1576BC2B" w:rsidR="5153E637" w:rsidRPr="003837F2" w:rsidRDefault="5153E637">
      <w:pPr>
        <w:spacing w:line="276" w:lineRule="auto"/>
        <w:jc w:val="both"/>
        <w:rPr>
          <w:ins w:id="863" w:author="YURAM ALMEIDA SANTOS" w:date="2025-07-01T04:40:00Z"/>
          <w:rFonts w:ascii="Arial" w:eastAsia="Aptos" w:hAnsi="Arial" w:cs="Arial"/>
          <w:sz w:val="24"/>
          <w:szCs w:val="24"/>
          <w:rPrChange w:id="864" w:author="EUDERLAN FREIRE DA SILVA ABREU" w:date="2025-07-01T10:51:00Z">
            <w:rPr>
              <w:ins w:id="865" w:author="YURAM ALMEIDA SANTOS" w:date="2025-07-01T04:40:00Z"/>
              <w:rFonts w:ascii="Aptos" w:eastAsia="Aptos" w:hAnsi="Aptos" w:cs="Aptos"/>
              <w:sz w:val="24"/>
              <w:szCs w:val="24"/>
            </w:rPr>
          </w:rPrChange>
        </w:rPr>
        <w:pPrChange w:id="866" w:author="YURAM ALMEIDA SANTOS" w:date="2025-07-01T04:40:00Z">
          <w:pPr>
            <w:numPr>
              <w:numId w:val="6"/>
            </w:numPr>
            <w:tabs>
              <w:tab w:val="num" w:pos="720"/>
            </w:tabs>
            <w:ind w:left="720" w:hanging="360"/>
          </w:pPr>
        </w:pPrChange>
      </w:pPr>
      <w:ins w:id="867" w:author="YURAM ALMEIDA SANTOS" w:date="2025-07-01T04:40:00Z">
        <w:r w:rsidRPr="003837F2">
          <w:rPr>
            <w:rFonts w:ascii="Arial" w:eastAsia="Aptos" w:hAnsi="Arial" w:cs="Arial"/>
            <w:sz w:val="24"/>
            <w:szCs w:val="24"/>
            <w:rPrChange w:id="868" w:author="EUDERLAN FREIRE DA SILVA ABREU" w:date="2025-07-01T10:51:00Z">
              <w:rPr>
                <w:rFonts w:ascii="Aptos" w:eastAsia="Aptos" w:hAnsi="Aptos" w:cs="Aptos"/>
                <w:sz w:val="24"/>
                <w:szCs w:val="24"/>
              </w:rPr>
            </w:rPrChange>
          </w:rPr>
          <w:t>Seção de Documentos:</w:t>
        </w:r>
      </w:ins>
    </w:p>
    <w:p w14:paraId="79935F07" w14:textId="7D60F189" w:rsidR="5153E637" w:rsidRPr="003837F2" w:rsidRDefault="5153E637">
      <w:pPr>
        <w:pStyle w:val="PargrafodaLista"/>
        <w:numPr>
          <w:ilvl w:val="0"/>
          <w:numId w:val="41"/>
        </w:numPr>
        <w:spacing w:after="0" w:line="276" w:lineRule="auto"/>
        <w:jc w:val="both"/>
        <w:rPr>
          <w:ins w:id="869" w:author="YURAM ALMEIDA SANTOS" w:date="2025-07-01T04:40:00Z"/>
          <w:rFonts w:ascii="Arial" w:eastAsia="Aptos" w:hAnsi="Arial" w:cs="Arial"/>
          <w:sz w:val="24"/>
          <w:szCs w:val="24"/>
          <w:rPrChange w:id="870" w:author="EUDERLAN FREIRE DA SILVA ABREU" w:date="2025-07-01T10:51:00Z">
            <w:rPr>
              <w:ins w:id="871" w:author="YURAM ALMEIDA SANTOS" w:date="2025-07-01T04:40:00Z"/>
              <w:rFonts w:ascii="Aptos" w:eastAsia="Aptos" w:hAnsi="Aptos" w:cs="Aptos"/>
              <w:sz w:val="24"/>
              <w:szCs w:val="24"/>
            </w:rPr>
          </w:rPrChange>
        </w:rPr>
        <w:pPrChange w:id="872" w:author="YURAM ALMEIDA SANTOS" w:date="2025-07-01T04:40:00Z">
          <w:pPr/>
        </w:pPrChange>
      </w:pPr>
      <w:ins w:id="873" w:author="YURAM ALMEIDA SANTOS" w:date="2025-07-01T04:40:00Z">
        <w:r w:rsidRPr="003837F2">
          <w:rPr>
            <w:rFonts w:ascii="Arial" w:eastAsia="Aptos" w:hAnsi="Arial" w:cs="Arial"/>
            <w:b/>
            <w:bCs/>
            <w:sz w:val="24"/>
            <w:szCs w:val="24"/>
            <w:rPrChange w:id="874" w:author="EUDERLAN FREIRE DA SILVA ABREU" w:date="2025-07-01T10:51:00Z">
              <w:rPr>
                <w:rFonts w:ascii="Aptos" w:eastAsia="Aptos" w:hAnsi="Aptos" w:cs="Aptos"/>
                <w:b/>
                <w:bCs/>
                <w:sz w:val="24"/>
                <w:szCs w:val="24"/>
              </w:rPr>
            </w:rPrChange>
          </w:rPr>
          <w:t>Título</w:t>
        </w:r>
        <w:r w:rsidRPr="003837F2">
          <w:rPr>
            <w:rFonts w:ascii="Arial" w:eastAsia="Aptos" w:hAnsi="Arial" w:cs="Arial"/>
            <w:sz w:val="24"/>
            <w:szCs w:val="24"/>
            <w:rPrChange w:id="875" w:author="EUDERLAN FREIRE DA SILVA ABREU" w:date="2025-07-01T10:51:00Z">
              <w:rPr>
                <w:rFonts w:ascii="Aptos" w:eastAsia="Aptos" w:hAnsi="Aptos" w:cs="Aptos"/>
                <w:sz w:val="24"/>
                <w:szCs w:val="24"/>
              </w:rPr>
            </w:rPrChange>
          </w:rPr>
          <w:t>: "Gerenciar Documentos"</w:t>
        </w:r>
      </w:ins>
    </w:p>
    <w:p w14:paraId="38F23D00" w14:textId="7E8B9D0E" w:rsidR="5153E637" w:rsidRPr="003837F2" w:rsidRDefault="5153E637">
      <w:pPr>
        <w:pStyle w:val="PargrafodaLista"/>
        <w:numPr>
          <w:ilvl w:val="0"/>
          <w:numId w:val="41"/>
        </w:numPr>
        <w:spacing w:after="0" w:line="276" w:lineRule="auto"/>
        <w:jc w:val="both"/>
        <w:rPr>
          <w:ins w:id="876" w:author="YURAM ALMEIDA SANTOS" w:date="2025-07-01T04:40:00Z"/>
          <w:rFonts w:ascii="Arial" w:eastAsia="Aptos" w:hAnsi="Arial" w:cs="Arial"/>
          <w:sz w:val="24"/>
          <w:szCs w:val="24"/>
          <w:rPrChange w:id="877" w:author="EUDERLAN FREIRE DA SILVA ABREU" w:date="2025-07-01T10:51:00Z">
            <w:rPr>
              <w:ins w:id="878" w:author="YURAM ALMEIDA SANTOS" w:date="2025-07-01T04:40:00Z"/>
              <w:rFonts w:ascii="Aptos" w:eastAsia="Aptos" w:hAnsi="Aptos" w:cs="Aptos"/>
              <w:sz w:val="24"/>
              <w:szCs w:val="24"/>
            </w:rPr>
          </w:rPrChange>
        </w:rPr>
        <w:pPrChange w:id="879" w:author="YURAM ALMEIDA SANTOS" w:date="2025-07-01T04:40:00Z">
          <w:pPr/>
        </w:pPrChange>
      </w:pPr>
      <w:ins w:id="880" w:author="YURAM ALMEIDA SANTOS" w:date="2025-07-01T04:40:00Z">
        <w:r w:rsidRPr="003837F2">
          <w:rPr>
            <w:rFonts w:ascii="Arial" w:eastAsia="Aptos" w:hAnsi="Arial" w:cs="Arial"/>
            <w:b/>
            <w:bCs/>
            <w:sz w:val="24"/>
            <w:szCs w:val="24"/>
            <w:rPrChange w:id="881" w:author="EUDERLAN FREIRE DA SILVA ABREU" w:date="2025-07-01T10:51:00Z">
              <w:rPr>
                <w:rFonts w:ascii="Aptos" w:eastAsia="Aptos" w:hAnsi="Aptos" w:cs="Aptos"/>
                <w:b/>
                <w:bCs/>
                <w:sz w:val="24"/>
                <w:szCs w:val="24"/>
              </w:rPr>
            </w:rPrChange>
          </w:rPr>
          <w:t>Botão</w:t>
        </w:r>
        <w:r w:rsidRPr="003837F2">
          <w:rPr>
            <w:rFonts w:ascii="Arial" w:eastAsia="Aptos" w:hAnsi="Arial" w:cs="Arial"/>
            <w:sz w:val="24"/>
            <w:szCs w:val="24"/>
            <w:rPrChange w:id="882" w:author="EUDERLAN FREIRE DA SILVA ABREU" w:date="2025-07-01T10:51:00Z">
              <w:rPr>
                <w:rFonts w:ascii="Aptos" w:eastAsia="Aptos" w:hAnsi="Aptos" w:cs="Aptos"/>
                <w:sz w:val="24"/>
                <w:szCs w:val="24"/>
              </w:rPr>
            </w:rPrChange>
          </w:rPr>
          <w:t>: "+ Adicionar Documento"</w:t>
        </w:r>
      </w:ins>
    </w:p>
    <w:p w14:paraId="078D9392" w14:textId="70FBDA30" w:rsidR="5153E637" w:rsidRPr="003837F2" w:rsidRDefault="5153E637">
      <w:pPr>
        <w:pStyle w:val="PargrafodaLista"/>
        <w:numPr>
          <w:ilvl w:val="0"/>
          <w:numId w:val="41"/>
        </w:numPr>
        <w:spacing w:after="0" w:line="276" w:lineRule="auto"/>
        <w:jc w:val="both"/>
        <w:rPr>
          <w:ins w:id="883" w:author="YURAM ALMEIDA SANTOS" w:date="2025-07-01T04:40:00Z"/>
          <w:rFonts w:ascii="Arial" w:eastAsia="Aptos" w:hAnsi="Arial" w:cs="Arial"/>
          <w:sz w:val="24"/>
          <w:szCs w:val="24"/>
          <w:rPrChange w:id="884" w:author="EUDERLAN FREIRE DA SILVA ABREU" w:date="2025-07-01T10:51:00Z">
            <w:rPr>
              <w:ins w:id="885" w:author="YURAM ALMEIDA SANTOS" w:date="2025-07-01T04:40:00Z"/>
              <w:rFonts w:ascii="Aptos" w:eastAsia="Aptos" w:hAnsi="Aptos" w:cs="Aptos"/>
              <w:sz w:val="24"/>
              <w:szCs w:val="24"/>
            </w:rPr>
          </w:rPrChange>
        </w:rPr>
        <w:pPrChange w:id="886" w:author="YURAM ALMEIDA SANTOS" w:date="2025-07-01T04:40:00Z">
          <w:pPr/>
        </w:pPrChange>
      </w:pPr>
      <w:ins w:id="887" w:author="YURAM ALMEIDA SANTOS" w:date="2025-07-01T04:40:00Z">
        <w:r w:rsidRPr="003837F2">
          <w:rPr>
            <w:rFonts w:ascii="Arial" w:eastAsia="Aptos" w:hAnsi="Arial" w:cs="Arial"/>
            <w:b/>
            <w:bCs/>
            <w:sz w:val="24"/>
            <w:szCs w:val="24"/>
            <w:rPrChange w:id="888" w:author="EUDERLAN FREIRE DA SILVA ABREU" w:date="2025-07-01T10:51:00Z">
              <w:rPr>
                <w:rFonts w:ascii="Aptos" w:eastAsia="Aptos" w:hAnsi="Aptos" w:cs="Aptos"/>
                <w:b/>
                <w:bCs/>
                <w:sz w:val="24"/>
                <w:szCs w:val="24"/>
              </w:rPr>
            </w:rPrChange>
          </w:rPr>
          <w:t>Lista de documentos</w:t>
        </w:r>
        <w:r w:rsidRPr="003837F2">
          <w:rPr>
            <w:rFonts w:ascii="Arial" w:eastAsia="Aptos" w:hAnsi="Arial" w:cs="Arial"/>
            <w:sz w:val="24"/>
            <w:szCs w:val="24"/>
            <w:rPrChange w:id="889" w:author="EUDERLAN FREIRE DA SILVA ABREU" w:date="2025-07-01T10:51:00Z">
              <w:rPr>
                <w:rFonts w:ascii="Aptos" w:eastAsia="Aptos" w:hAnsi="Aptos" w:cs="Aptos"/>
                <w:sz w:val="24"/>
                <w:szCs w:val="24"/>
              </w:rPr>
            </w:rPrChange>
          </w:rPr>
          <w:t>: Grade com cards dos documentos</w:t>
        </w:r>
      </w:ins>
    </w:p>
    <w:p w14:paraId="60ED5328" w14:textId="31CE2E33" w:rsidR="5153E637" w:rsidRPr="003837F2" w:rsidRDefault="5153E637">
      <w:pPr>
        <w:spacing w:line="276" w:lineRule="auto"/>
        <w:jc w:val="both"/>
        <w:rPr>
          <w:ins w:id="890" w:author="YURAM ALMEIDA SANTOS" w:date="2025-07-01T04:40:00Z"/>
          <w:rFonts w:ascii="Arial" w:eastAsia="Aptos" w:hAnsi="Arial" w:cs="Arial"/>
          <w:sz w:val="24"/>
          <w:szCs w:val="24"/>
          <w:rPrChange w:id="891" w:author="EUDERLAN FREIRE DA SILVA ABREU" w:date="2025-07-01T10:51:00Z">
            <w:rPr>
              <w:ins w:id="892" w:author="YURAM ALMEIDA SANTOS" w:date="2025-07-01T04:40:00Z"/>
              <w:rFonts w:ascii="Aptos" w:eastAsia="Aptos" w:hAnsi="Aptos" w:cs="Aptos"/>
              <w:sz w:val="24"/>
              <w:szCs w:val="24"/>
            </w:rPr>
          </w:rPrChange>
        </w:rPr>
        <w:pPrChange w:id="893" w:author="YURAM ALMEIDA SANTOS" w:date="2025-07-01T04:40:00Z">
          <w:pPr>
            <w:numPr>
              <w:numId w:val="5"/>
            </w:numPr>
            <w:ind w:left="720" w:hanging="360"/>
          </w:pPr>
        </w:pPrChange>
      </w:pPr>
      <w:ins w:id="894" w:author="YURAM ALMEIDA SANTOS" w:date="2025-07-01T04:40:00Z">
        <w:r w:rsidRPr="003837F2">
          <w:rPr>
            <w:rFonts w:ascii="Arial" w:eastAsia="Aptos" w:hAnsi="Arial" w:cs="Arial"/>
            <w:sz w:val="24"/>
            <w:szCs w:val="24"/>
            <w:rPrChange w:id="895" w:author="EUDERLAN FREIRE DA SILVA ABREU" w:date="2025-07-01T10:51:00Z">
              <w:rPr>
                <w:rFonts w:ascii="Aptos" w:eastAsia="Aptos" w:hAnsi="Aptos" w:cs="Aptos"/>
                <w:sz w:val="24"/>
                <w:szCs w:val="24"/>
              </w:rPr>
            </w:rPrChange>
          </w:rPr>
          <w:t>Cards de Documentos:</w:t>
        </w:r>
      </w:ins>
    </w:p>
    <w:p w14:paraId="1CC495B2" w14:textId="5B89AAEA" w:rsidR="5153E637" w:rsidRPr="003837F2" w:rsidRDefault="5153E637">
      <w:pPr>
        <w:spacing w:line="276" w:lineRule="auto"/>
        <w:jc w:val="both"/>
        <w:rPr>
          <w:ins w:id="896" w:author="YURAM ALMEIDA SANTOS" w:date="2025-07-01T04:40:00Z"/>
          <w:rFonts w:ascii="Arial" w:eastAsia="Aptos" w:hAnsi="Arial" w:cs="Arial"/>
          <w:sz w:val="24"/>
          <w:szCs w:val="24"/>
          <w:rPrChange w:id="897" w:author="EUDERLAN FREIRE DA SILVA ABREU" w:date="2025-07-01T10:51:00Z">
            <w:rPr>
              <w:ins w:id="898" w:author="YURAM ALMEIDA SANTOS" w:date="2025-07-01T04:40:00Z"/>
              <w:rFonts w:ascii="Aptos" w:eastAsia="Aptos" w:hAnsi="Aptos" w:cs="Aptos"/>
              <w:sz w:val="24"/>
              <w:szCs w:val="24"/>
            </w:rPr>
          </w:rPrChange>
        </w:rPr>
        <w:pPrChange w:id="899" w:author="YURAM ALMEIDA SANTOS" w:date="2025-07-01T04:40:00Z">
          <w:pPr/>
        </w:pPrChange>
      </w:pPr>
      <w:ins w:id="900" w:author="YURAM ALMEIDA SANTOS" w:date="2025-07-01T04:40:00Z">
        <w:r w:rsidRPr="003837F2">
          <w:rPr>
            <w:rFonts w:ascii="Arial" w:eastAsia="Aptos" w:hAnsi="Arial" w:cs="Arial"/>
            <w:sz w:val="24"/>
            <w:szCs w:val="24"/>
            <w:rPrChange w:id="901" w:author="EUDERLAN FREIRE DA SILVA ABREU" w:date="2025-07-01T10:51:00Z">
              <w:rPr>
                <w:rFonts w:ascii="Aptos" w:eastAsia="Aptos" w:hAnsi="Aptos" w:cs="Aptos"/>
                <w:sz w:val="24"/>
                <w:szCs w:val="24"/>
              </w:rPr>
            </w:rPrChange>
          </w:rPr>
          <w:t>Cada documento exibe:</w:t>
        </w:r>
      </w:ins>
    </w:p>
    <w:p w14:paraId="346A434B" w14:textId="1C2EE959" w:rsidR="5153E637" w:rsidRPr="003837F2" w:rsidRDefault="5153E637">
      <w:pPr>
        <w:pStyle w:val="PargrafodaLista"/>
        <w:numPr>
          <w:ilvl w:val="0"/>
          <w:numId w:val="40"/>
        </w:numPr>
        <w:spacing w:after="0" w:line="276" w:lineRule="auto"/>
        <w:jc w:val="both"/>
        <w:rPr>
          <w:ins w:id="902" w:author="YURAM ALMEIDA SANTOS" w:date="2025-07-01T04:40:00Z"/>
          <w:rFonts w:ascii="Arial" w:eastAsia="Aptos" w:hAnsi="Arial" w:cs="Arial"/>
          <w:sz w:val="24"/>
          <w:szCs w:val="24"/>
          <w:rPrChange w:id="903" w:author="EUDERLAN FREIRE DA SILVA ABREU" w:date="2025-07-01T10:51:00Z">
            <w:rPr>
              <w:ins w:id="904" w:author="YURAM ALMEIDA SANTOS" w:date="2025-07-01T04:40:00Z"/>
              <w:rFonts w:ascii="Aptos" w:eastAsia="Aptos" w:hAnsi="Aptos" w:cs="Aptos"/>
              <w:sz w:val="24"/>
              <w:szCs w:val="24"/>
            </w:rPr>
          </w:rPrChange>
        </w:rPr>
        <w:pPrChange w:id="905" w:author="YURAM ALMEIDA SANTOS" w:date="2025-07-01T04:40:00Z">
          <w:pPr/>
        </w:pPrChange>
      </w:pPr>
      <w:ins w:id="906" w:author="YURAM ALMEIDA SANTOS" w:date="2025-07-01T04:40:00Z">
        <w:r w:rsidRPr="003837F2">
          <w:rPr>
            <w:rFonts w:ascii="Arial" w:eastAsia="Aptos" w:hAnsi="Arial" w:cs="Arial"/>
            <w:b/>
            <w:bCs/>
            <w:sz w:val="24"/>
            <w:szCs w:val="24"/>
            <w:rPrChange w:id="907" w:author="EUDERLAN FREIRE DA SILVA ABREU" w:date="2025-07-01T10:51:00Z">
              <w:rPr>
                <w:rFonts w:ascii="Aptos" w:eastAsia="Aptos" w:hAnsi="Aptos" w:cs="Aptos"/>
                <w:b/>
                <w:bCs/>
                <w:sz w:val="24"/>
                <w:szCs w:val="24"/>
              </w:rPr>
            </w:rPrChange>
          </w:rPr>
          <w:t>Ícone PDF</w:t>
        </w:r>
        <w:r w:rsidRPr="003837F2">
          <w:rPr>
            <w:rFonts w:ascii="Arial" w:eastAsia="Aptos" w:hAnsi="Arial" w:cs="Arial"/>
            <w:sz w:val="24"/>
            <w:szCs w:val="24"/>
            <w:rPrChange w:id="908" w:author="EUDERLAN FREIRE DA SILVA ABREU" w:date="2025-07-01T10:51:00Z">
              <w:rPr>
                <w:rFonts w:ascii="Aptos" w:eastAsia="Aptos" w:hAnsi="Aptos" w:cs="Aptos"/>
                <w:sz w:val="24"/>
                <w:szCs w:val="24"/>
              </w:rPr>
            </w:rPrChange>
          </w:rPr>
          <w:t>: Representação visual</w:t>
        </w:r>
      </w:ins>
    </w:p>
    <w:p w14:paraId="3D93E93E" w14:textId="770C116F" w:rsidR="5153E637" w:rsidRPr="003837F2" w:rsidRDefault="5153E637">
      <w:pPr>
        <w:pStyle w:val="PargrafodaLista"/>
        <w:numPr>
          <w:ilvl w:val="0"/>
          <w:numId w:val="40"/>
        </w:numPr>
        <w:spacing w:after="0" w:line="276" w:lineRule="auto"/>
        <w:jc w:val="both"/>
        <w:rPr>
          <w:ins w:id="909" w:author="YURAM ALMEIDA SANTOS" w:date="2025-07-01T04:40:00Z"/>
          <w:rFonts w:ascii="Arial" w:eastAsia="Aptos" w:hAnsi="Arial" w:cs="Arial"/>
          <w:sz w:val="24"/>
          <w:szCs w:val="24"/>
          <w:rPrChange w:id="910" w:author="EUDERLAN FREIRE DA SILVA ABREU" w:date="2025-07-01T10:51:00Z">
            <w:rPr>
              <w:ins w:id="911" w:author="YURAM ALMEIDA SANTOS" w:date="2025-07-01T04:40:00Z"/>
              <w:rFonts w:ascii="Aptos" w:eastAsia="Aptos" w:hAnsi="Aptos" w:cs="Aptos"/>
              <w:sz w:val="24"/>
              <w:szCs w:val="24"/>
            </w:rPr>
          </w:rPrChange>
        </w:rPr>
        <w:pPrChange w:id="912" w:author="YURAM ALMEIDA SANTOS" w:date="2025-07-01T04:40:00Z">
          <w:pPr/>
        </w:pPrChange>
      </w:pPr>
      <w:ins w:id="913" w:author="YURAM ALMEIDA SANTOS" w:date="2025-07-01T04:40:00Z">
        <w:r w:rsidRPr="003837F2">
          <w:rPr>
            <w:rFonts w:ascii="Arial" w:eastAsia="Aptos" w:hAnsi="Arial" w:cs="Arial"/>
            <w:b/>
            <w:bCs/>
            <w:sz w:val="24"/>
            <w:szCs w:val="24"/>
            <w:rPrChange w:id="914" w:author="EUDERLAN FREIRE DA SILVA ABREU" w:date="2025-07-01T10:51:00Z">
              <w:rPr>
                <w:rFonts w:ascii="Aptos" w:eastAsia="Aptos" w:hAnsi="Aptos" w:cs="Aptos"/>
                <w:b/>
                <w:bCs/>
                <w:sz w:val="24"/>
                <w:szCs w:val="24"/>
              </w:rPr>
            </w:rPrChange>
          </w:rPr>
          <w:t>Nome do arquivo</w:t>
        </w:r>
        <w:r w:rsidRPr="003837F2">
          <w:rPr>
            <w:rFonts w:ascii="Arial" w:eastAsia="Aptos" w:hAnsi="Arial" w:cs="Arial"/>
            <w:sz w:val="24"/>
            <w:szCs w:val="24"/>
            <w:rPrChange w:id="915" w:author="EUDERLAN FREIRE DA SILVA ABREU" w:date="2025-07-01T10:51:00Z">
              <w:rPr>
                <w:rFonts w:ascii="Aptos" w:eastAsia="Aptos" w:hAnsi="Aptos" w:cs="Aptos"/>
                <w:sz w:val="24"/>
                <w:szCs w:val="24"/>
              </w:rPr>
            </w:rPrChange>
          </w:rPr>
          <w:t>: Título do documento</w:t>
        </w:r>
      </w:ins>
    </w:p>
    <w:p w14:paraId="57C230CF" w14:textId="39592E04" w:rsidR="5153E637" w:rsidRPr="003837F2" w:rsidRDefault="5153E637">
      <w:pPr>
        <w:pStyle w:val="PargrafodaLista"/>
        <w:numPr>
          <w:ilvl w:val="0"/>
          <w:numId w:val="40"/>
        </w:numPr>
        <w:spacing w:after="0" w:line="276" w:lineRule="auto"/>
        <w:jc w:val="both"/>
        <w:rPr>
          <w:ins w:id="916" w:author="YURAM ALMEIDA SANTOS" w:date="2025-07-01T04:40:00Z"/>
          <w:rFonts w:ascii="Arial" w:eastAsia="Aptos" w:hAnsi="Arial" w:cs="Arial"/>
          <w:sz w:val="24"/>
          <w:szCs w:val="24"/>
          <w:rPrChange w:id="917" w:author="EUDERLAN FREIRE DA SILVA ABREU" w:date="2025-07-01T10:51:00Z">
            <w:rPr>
              <w:ins w:id="918" w:author="YURAM ALMEIDA SANTOS" w:date="2025-07-01T04:40:00Z"/>
              <w:rFonts w:ascii="Aptos" w:eastAsia="Aptos" w:hAnsi="Aptos" w:cs="Aptos"/>
              <w:sz w:val="24"/>
              <w:szCs w:val="24"/>
            </w:rPr>
          </w:rPrChange>
        </w:rPr>
        <w:pPrChange w:id="919" w:author="YURAM ALMEIDA SANTOS" w:date="2025-07-01T04:40:00Z">
          <w:pPr/>
        </w:pPrChange>
      </w:pPr>
      <w:ins w:id="920" w:author="YURAM ALMEIDA SANTOS" w:date="2025-07-01T04:40:00Z">
        <w:r w:rsidRPr="003837F2">
          <w:rPr>
            <w:rFonts w:ascii="Arial" w:eastAsia="Aptos" w:hAnsi="Arial" w:cs="Arial"/>
            <w:b/>
            <w:bCs/>
            <w:sz w:val="24"/>
            <w:szCs w:val="24"/>
            <w:rPrChange w:id="921" w:author="EUDERLAN FREIRE DA SILVA ABREU" w:date="2025-07-01T10:51:00Z">
              <w:rPr>
                <w:rFonts w:ascii="Aptos" w:eastAsia="Aptos" w:hAnsi="Aptos" w:cs="Aptos"/>
                <w:b/>
                <w:bCs/>
                <w:sz w:val="24"/>
                <w:szCs w:val="24"/>
              </w:rPr>
            </w:rPrChange>
          </w:rPr>
          <w:t>Versão</w:t>
        </w:r>
        <w:r w:rsidRPr="003837F2">
          <w:rPr>
            <w:rFonts w:ascii="Arial" w:eastAsia="Aptos" w:hAnsi="Arial" w:cs="Arial"/>
            <w:sz w:val="24"/>
            <w:szCs w:val="24"/>
            <w:rPrChange w:id="922" w:author="EUDERLAN FREIRE DA SILVA ABREU" w:date="2025-07-01T10:51:00Z">
              <w:rPr>
                <w:rFonts w:ascii="Aptos" w:eastAsia="Aptos" w:hAnsi="Aptos" w:cs="Aptos"/>
                <w:sz w:val="24"/>
                <w:szCs w:val="24"/>
              </w:rPr>
            </w:rPrChange>
          </w:rPr>
          <w:t>: Versão do documento</w:t>
        </w:r>
      </w:ins>
    </w:p>
    <w:p w14:paraId="4A5005F1" w14:textId="6B18C367" w:rsidR="5153E637" w:rsidRPr="003837F2" w:rsidRDefault="5153E637">
      <w:pPr>
        <w:pStyle w:val="PargrafodaLista"/>
        <w:numPr>
          <w:ilvl w:val="0"/>
          <w:numId w:val="40"/>
        </w:numPr>
        <w:spacing w:after="0" w:line="276" w:lineRule="auto"/>
        <w:jc w:val="both"/>
        <w:rPr>
          <w:ins w:id="923" w:author="YURAM ALMEIDA SANTOS" w:date="2025-07-01T04:40:00Z"/>
          <w:rFonts w:ascii="Arial" w:eastAsia="Aptos" w:hAnsi="Arial" w:cs="Arial"/>
          <w:sz w:val="24"/>
          <w:szCs w:val="24"/>
          <w:rPrChange w:id="924" w:author="EUDERLAN FREIRE DA SILVA ABREU" w:date="2025-07-01T10:51:00Z">
            <w:rPr>
              <w:ins w:id="925" w:author="YURAM ALMEIDA SANTOS" w:date="2025-07-01T04:40:00Z"/>
              <w:rFonts w:ascii="Aptos" w:eastAsia="Aptos" w:hAnsi="Aptos" w:cs="Aptos"/>
              <w:sz w:val="24"/>
              <w:szCs w:val="24"/>
            </w:rPr>
          </w:rPrChange>
        </w:rPr>
        <w:pPrChange w:id="926" w:author="YURAM ALMEIDA SANTOS" w:date="2025-07-01T04:40:00Z">
          <w:pPr/>
        </w:pPrChange>
      </w:pPr>
      <w:ins w:id="927" w:author="YURAM ALMEIDA SANTOS" w:date="2025-07-01T04:40:00Z">
        <w:r w:rsidRPr="003837F2">
          <w:rPr>
            <w:rFonts w:ascii="Arial" w:eastAsia="Aptos" w:hAnsi="Arial" w:cs="Arial"/>
            <w:b/>
            <w:bCs/>
            <w:sz w:val="24"/>
            <w:szCs w:val="24"/>
            <w:rPrChange w:id="928" w:author="EUDERLAN FREIRE DA SILVA ABREU" w:date="2025-07-01T10:51:00Z">
              <w:rPr>
                <w:rFonts w:ascii="Aptos" w:eastAsia="Aptos" w:hAnsi="Aptos" w:cs="Aptos"/>
                <w:b/>
                <w:bCs/>
                <w:sz w:val="24"/>
                <w:szCs w:val="24"/>
              </w:rPr>
            </w:rPrChange>
          </w:rPr>
          <w:t>Última atualização</w:t>
        </w:r>
        <w:r w:rsidRPr="003837F2">
          <w:rPr>
            <w:rFonts w:ascii="Arial" w:eastAsia="Aptos" w:hAnsi="Arial" w:cs="Arial"/>
            <w:sz w:val="24"/>
            <w:szCs w:val="24"/>
            <w:rPrChange w:id="929" w:author="EUDERLAN FREIRE DA SILVA ABREU" w:date="2025-07-01T10:51:00Z">
              <w:rPr>
                <w:rFonts w:ascii="Aptos" w:eastAsia="Aptos" w:hAnsi="Aptos" w:cs="Aptos"/>
                <w:sz w:val="24"/>
                <w:szCs w:val="24"/>
              </w:rPr>
            </w:rPrChange>
          </w:rPr>
          <w:t>: Data da última modificação</w:t>
        </w:r>
      </w:ins>
    </w:p>
    <w:p w14:paraId="5994644A" w14:textId="59D12CE9" w:rsidR="5153E637" w:rsidRPr="003837F2" w:rsidRDefault="5153E637">
      <w:pPr>
        <w:pStyle w:val="PargrafodaLista"/>
        <w:numPr>
          <w:ilvl w:val="0"/>
          <w:numId w:val="40"/>
        </w:numPr>
        <w:spacing w:after="0" w:line="276" w:lineRule="auto"/>
        <w:jc w:val="both"/>
        <w:rPr>
          <w:ins w:id="930" w:author="YURAM ALMEIDA SANTOS" w:date="2025-07-01T04:40:00Z"/>
          <w:rFonts w:ascii="Arial" w:eastAsia="Aptos" w:hAnsi="Arial" w:cs="Arial"/>
          <w:sz w:val="24"/>
          <w:szCs w:val="24"/>
          <w:rPrChange w:id="931" w:author="EUDERLAN FREIRE DA SILVA ABREU" w:date="2025-07-01T10:51:00Z">
            <w:rPr>
              <w:ins w:id="932" w:author="YURAM ALMEIDA SANTOS" w:date="2025-07-01T04:40:00Z"/>
              <w:rFonts w:ascii="Aptos" w:eastAsia="Aptos" w:hAnsi="Aptos" w:cs="Aptos"/>
              <w:sz w:val="24"/>
              <w:szCs w:val="24"/>
            </w:rPr>
          </w:rPrChange>
        </w:rPr>
        <w:pPrChange w:id="933" w:author="YURAM ALMEIDA SANTOS" w:date="2025-07-01T04:40:00Z">
          <w:pPr/>
        </w:pPrChange>
      </w:pPr>
      <w:ins w:id="934" w:author="YURAM ALMEIDA SANTOS" w:date="2025-07-01T04:40:00Z">
        <w:r w:rsidRPr="003837F2">
          <w:rPr>
            <w:rFonts w:ascii="Arial" w:eastAsia="Aptos" w:hAnsi="Arial" w:cs="Arial"/>
            <w:b/>
            <w:bCs/>
            <w:sz w:val="24"/>
            <w:szCs w:val="24"/>
            <w:rPrChange w:id="935" w:author="EUDERLAN FREIRE DA SILVA ABREU" w:date="2025-07-01T10:51:00Z">
              <w:rPr>
                <w:rFonts w:ascii="Aptos" w:eastAsia="Aptos" w:hAnsi="Aptos" w:cs="Aptos"/>
                <w:b/>
                <w:bCs/>
                <w:sz w:val="24"/>
                <w:szCs w:val="24"/>
              </w:rPr>
            </w:rPrChange>
          </w:rPr>
          <w:t>Tamanho</w:t>
        </w:r>
        <w:r w:rsidRPr="003837F2">
          <w:rPr>
            <w:rFonts w:ascii="Arial" w:eastAsia="Aptos" w:hAnsi="Arial" w:cs="Arial"/>
            <w:sz w:val="24"/>
            <w:szCs w:val="24"/>
            <w:rPrChange w:id="936" w:author="EUDERLAN FREIRE DA SILVA ABREU" w:date="2025-07-01T10:51:00Z">
              <w:rPr>
                <w:rFonts w:ascii="Aptos" w:eastAsia="Aptos" w:hAnsi="Aptos" w:cs="Aptos"/>
                <w:sz w:val="24"/>
                <w:szCs w:val="24"/>
              </w:rPr>
            </w:rPrChange>
          </w:rPr>
          <w:t>: Tamanho do arquivo</w:t>
        </w:r>
      </w:ins>
    </w:p>
    <w:p w14:paraId="21DC7494" w14:textId="08234A77" w:rsidR="5153E637" w:rsidRPr="003837F2" w:rsidRDefault="5153E637">
      <w:pPr>
        <w:pStyle w:val="PargrafodaLista"/>
        <w:numPr>
          <w:ilvl w:val="0"/>
          <w:numId w:val="40"/>
        </w:numPr>
        <w:spacing w:after="0" w:line="276" w:lineRule="auto"/>
        <w:jc w:val="both"/>
        <w:rPr>
          <w:ins w:id="937" w:author="YURAM ALMEIDA SANTOS" w:date="2025-07-01T04:40:00Z"/>
          <w:rFonts w:ascii="Arial" w:eastAsia="Aptos" w:hAnsi="Arial" w:cs="Arial"/>
          <w:sz w:val="24"/>
          <w:szCs w:val="24"/>
          <w:rPrChange w:id="938" w:author="EUDERLAN FREIRE DA SILVA ABREU" w:date="2025-07-01T10:51:00Z">
            <w:rPr>
              <w:ins w:id="939" w:author="YURAM ALMEIDA SANTOS" w:date="2025-07-01T04:40:00Z"/>
              <w:rFonts w:ascii="Aptos" w:eastAsia="Aptos" w:hAnsi="Aptos" w:cs="Aptos"/>
              <w:sz w:val="24"/>
              <w:szCs w:val="24"/>
            </w:rPr>
          </w:rPrChange>
        </w:rPr>
        <w:pPrChange w:id="940" w:author="YURAM ALMEIDA SANTOS" w:date="2025-07-01T04:40:00Z">
          <w:pPr/>
        </w:pPrChange>
      </w:pPr>
      <w:ins w:id="941" w:author="YURAM ALMEIDA SANTOS" w:date="2025-07-01T04:40:00Z">
        <w:r w:rsidRPr="003837F2">
          <w:rPr>
            <w:rFonts w:ascii="Arial" w:eastAsia="Aptos" w:hAnsi="Arial" w:cs="Arial"/>
            <w:b/>
            <w:bCs/>
            <w:sz w:val="24"/>
            <w:szCs w:val="24"/>
            <w:rPrChange w:id="942" w:author="EUDERLAN FREIRE DA SILVA ABREU" w:date="2025-07-01T10:51:00Z">
              <w:rPr>
                <w:rFonts w:ascii="Aptos" w:eastAsia="Aptos" w:hAnsi="Aptos" w:cs="Aptos"/>
                <w:b/>
                <w:bCs/>
                <w:sz w:val="24"/>
                <w:szCs w:val="24"/>
              </w:rPr>
            </w:rPrChange>
          </w:rPr>
          <w:t>Status</w:t>
        </w:r>
        <w:r w:rsidRPr="003837F2">
          <w:rPr>
            <w:rFonts w:ascii="Arial" w:eastAsia="Aptos" w:hAnsi="Arial" w:cs="Arial"/>
            <w:sz w:val="24"/>
            <w:szCs w:val="24"/>
            <w:rPrChange w:id="943" w:author="EUDERLAN FREIRE DA SILVA ABREU" w:date="2025-07-01T10:51:00Z">
              <w:rPr>
                <w:rFonts w:ascii="Aptos" w:eastAsia="Aptos" w:hAnsi="Aptos" w:cs="Aptos"/>
                <w:sz w:val="24"/>
                <w:szCs w:val="24"/>
              </w:rPr>
            </w:rPrChange>
          </w:rPr>
          <w:t xml:space="preserve">: Ativo/Inativo (botão </w:t>
        </w:r>
        <w:proofErr w:type="spellStart"/>
        <w:r w:rsidRPr="003837F2">
          <w:rPr>
            <w:rFonts w:ascii="Arial" w:eastAsia="Aptos" w:hAnsi="Arial" w:cs="Arial"/>
            <w:sz w:val="24"/>
            <w:szCs w:val="24"/>
            <w:rPrChange w:id="944" w:author="EUDERLAN FREIRE DA SILVA ABREU" w:date="2025-07-01T10:51:00Z">
              <w:rPr>
                <w:rFonts w:ascii="Aptos" w:eastAsia="Aptos" w:hAnsi="Aptos" w:cs="Aptos"/>
                <w:sz w:val="24"/>
                <w:szCs w:val="24"/>
              </w:rPr>
            </w:rPrChange>
          </w:rPr>
          <w:t>toggle</w:t>
        </w:r>
        <w:proofErr w:type="spellEnd"/>
        <w:r w:rsidRPr="003837F2">
          <w:rPr>
            <w:rFonts w:ascii="Arial" w:eastAsia="Aptos" w:hAnsi="Arial" w:cs="Arial"/>
            <w:sz w:val="24"/>
            <w:szCs w:val="24"/>
            <w:rPrChange w:id="945" w:author="EUDERLAN FREIRE DA SILVA ABREU" w:date="2025-07-01T10:51:00Z">
              <w:rPr>
                <w:rFonts w:ascii="Aptos" w:eastAsia="Aptos" w:hAnsi="Aptos" w:cs="Aptos"/>
                <w:sz w:val="24"/>
                <w:szCs w:val="24"/>
              </w:rPr>
            </w:rPrChange>
          </w:rPr>
          <w:t>)</w:t>
        </w:r>
      </w:ins>
    </w:p>
    <w:p w14:paraId="7D423AAE" w14:textId="168BF271" w:rsidR="5153E637" w:rsidRPr="003837F2" w:rsidRDefault="5153E637">
      <w:pPr>
        <w:spacing w:line="276" w:lineRule="auto"/>
        <w:jc w:val="both"/>
        <w:rPr>
          <w:ins w:id="946" w:author="YURAM ALMEIDA SANTOS" w:date="2025-07-01T04:40:00Z"/>
          <w:rFonts w:ascii="Arial" w:eastAsia="Aptos" w:hAnsi="Arial" w:cs="Arial"/>
          <w:sz w:val="24"/>
          <w:szCs w:val="24"/>
          <w:rPrChange w:id="947" w:author="EUDERLAN FREIRE DA SILVA ABREU" w:date="2025-07-01T10:51:00Z">
            <w:rPr>
              <w:ins w:id="948" w:author="YURAM ALMEIDA SANTOS" w:date="2025-07-01T04:40:00Z"/>
              <w:rFonts w:ascii="Aptos" w:eastAsia="Aptos" w:hAnsi="Aptos" w:cs="Aptos"/>
              <w:sz w:val="24"/>
              <w:szCs w:val="24"/>
            </w:rPr>
          </w:rPrChange>
        </w:rPr>
        <w:pPrChange w:id="949" w:author="YURAM ALMEIDA SANTOS" w:date="2025-07-01T04:40:00Z">
          <w:pPr>
            <w:numPr>
              <w:numId w:val="4"/>
            </w:numPr>
            <w:ind w:left="720" w:hanging="360"/>
          </w:pPr>
        </w:pPrChange>
      </w:pPr>
      <w:ins w:id="950" w:author="YURAM ALMEIDA SANTOS" w:date="2025-07-01T04:40:00Z">
        <w:r w:rsidRPr="003837F2">
          <w:rPr>
            <w:rFonts w:ascii="Arial" w:eastAsia="Aptos" w:hAnsi="Arial" w:cs="Arial"/>
            <w:sz w:val="24"/>
            <w:szCs w:val="24"/>
            <w:rPrChange w:id="951" w:author="EUDERLAN FREIRE DA SILVA ABREU" w:date="2025-07-01T10:51:00Z">
              <w:rPr>
                <w:rFonts w:ascii="Aptos" w:eastAsia="Aptos" w:hAnsi="Aptos" w:cs="Aptos"/>
                <w:sz w:val="24"/>
                <w:szCs w:val="24"/>
              </w:rPr>
            </w:rPrChange>
          </w:rPr>
          <w:t>Ações por Documento:</w:t>
        </w:r>
      </w:ins>
    </w:p>
    <w:p w14:paraId="29442094" w14:textId="715AC5FB" w:rsidR="5153E637" w:rsidRPr="003837F2" w:rsidRDefault="5153E637">
      <w:pPr>
        <w:pStyle w:val="PargrafodaLista"/>
        <w:numPr>
          <w:ilvl w:val="0"/>
          <w:numId w:val="39"/>
        </w:numPr>
        <w:spacing w:after="0" w:line="276" w:lineRule="auto"/>
        <w:jc w:val="both"/>
        <w:rPr>
          <w:ins w:id="952" w:author="YURAM ALMEIDA SANTOS" w:date="2025-07-01T04:40:00Z"/>
          <w:rFonts w:ascii="Arial" w:eastAsia="Aptos" w:hAnsi="Arial" w:cs="Arial"/>
          <w:sz w:val="24"/>
          <w:szCs w:val="24"/>
          <w:rPrChange w:id="953" w:author="EUDERLAN FREIRE DA SILVA ABREU" w:date="2025-07-01T10:51:00Z">
            <w:rPr>
              <w:ins w:id="954" w:author="YURAM ALMEIDA SANTOS" w:date="2025-07-01T04:40:00Z"/>
              <w:rFonts w:ascii="Aptos" w:eastAsia="Aptos" w:hAnsi="Aptos" w:cs="Aptos"/>
              <w:sz w:val="24"/>
              <w:szCs w:val="24"/>
            </w:rPr>
          </w:rPrChange>
        </w:rPr>
        <w:pPrChange w:id="955" w:author="YURAM ALMEIDA SANTOS" w:date="2025-07-01T04:40:00Z">
          <w:pPr/>
        </w:pPrChange>
      </w:pPr>
      <w:ins w:id="956" w:author="YURAM ALMEIDA SANTOS" w:date="2025-07-01T04:40:00Z">
        <w:r w:rsidRPr="003837F2">
          <w:rPr>
            <w:rFonts w:ascii="Segoe UI Emoji" w:eastAsia="Segoe UI Emoji" w:hAnsi="Segoe UI Emoji" w:cs="Segoe UI Emoji"/>
            <w:b/>
            <w:bCs/>
            <w:sz w:val="24"/>
            <w:szCs w:val="24"/>
            <w:rPrChange w:id="957" w:author="EUDERLAN FREIRE DA SILVA ABREU" w:date="2025-07-01T10:51:00Z">
              <w:rPr>
                <w:rFonts w:ascii="Segoe UI Emoji" w:eastAsia="Segoe UI Emoji" w:hAnsi="Segoe UI Emoji" w:cs="Segoe UI Emoji"/>
                <w:b/>
                <w:bCs/>
                <w:sz w:val="24"/>
                <w:szCs w:val="24"/>
              </w:rPr>
            </w:rPrChange>
          </w:rPr>
          <w:t>✏</w:t>
        </w:r>
        <w:r w:rsidRPr="003837F2">
          <w:rPr>
            <w:rFonts w:ascii="Arial" w:eastAsia="Segoe UI Emoji" w:hAnsi="Arial" w:cs="Arial"/>
            <w:b/>
            <w:bCs/>
            <w:sz w:val="24"/>
            <w:szCs w:val="24"/>
            <w:rPrChange w:id="958"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959" w:author="EUDERLAN FREIRE DA SILVA ABREU" w:date="2025-07-01T10:51:00Z">
              <w:rPr>
                <w:rFonts w:ascii="Aptos" w:eastAsia="Aptos" w:hAnsi="Aptos" w:cs="Aptos"/>
                <w:b/>
                <w:bCs/>
                <w:sz w:val="24"/>
                <w:szCs w:val="24"/>
              </w:rPr>
            </w:rPrChange>
          </w:rPr>
          <w:t xml:space="preserve"> Editar</w:t>
        </w:r>
        <w:r w:rsidRPr="003837F2">
          <w:rPr>
            <w:rFonts w:ascii="Arial" w:eastAsia="Aptos" w:hAnsi="Arial" w:cs="Arial"/>
            <w:sz w:val="24"/>
            <w:szCs w:val="24"/>
            <w:rPrChange w:id="960" w:author="EUDERLAN FREIRE DA SILVA ABREU" w:date="2025-07-01T10:51:00Z">
              <w:rPr>
                <w:rFonts w:ascii="Aptos" w:eastAsia="Aptos" w:hAnsi="Aptos" w:cs="Aptos"/>
                <w:sz w:val="24"/>
                <w:szCs w:val="24"/>
              </w:rPr>
            </w:rPrChange>
          </w:rPr>
          <w:t>: Editar informações do documento</w:t>
        </w:r>
      </w:ins>
    </w:p>
    <w:p w14:paraId="0E6BC9C7" w14:textId="3B34D459" w:rsidR="5153E637" w:rsidRPr="003837F2" w:rsidRDefault="5153E637">
      <w:pPr>
        <w:pStyle w:val="PargrafodaLista"/>
        <w:numPr>
          <w:ilvl w:val="0"/>
          <w:numId w:val="39"/>
        </w:numPr>
        <w:spacing w:after="0" w:line="276" w:lineRule="auto"/>
        <w:jc w:val="both"/>
        <w:rPr>
          <w:ins w:id="961" w:author="YURAM ALMEIDA SANTOS" w:date="2025-07-01T04:40:00Z"/>
          <w:rFonts w:ascii="Arial" w:eastAsia="Aptos" w:hAnsi="Arial" w:cs="Arial"/>
          <w:sz w:val="24"/>
          <w:szCs w:val="24"/>
          <w:rPrChange w:id="962" w:author="EUDERLAN FREIRE DA SILVA ABREU" w:date="2025-07-01T10:51:00Z">
            <w:rPr>
              <w:ins w:id="963" w:author="YURAM ALMEIDA SANTOS" w:date="2025-07-01T04:40:00Z"/>
              <w:rFonts w:ascii="Aptos" w:eastAsia="Aptos" w:hAnsi="Aptos" w:cs="Aptos"/>
              <w:sz w:val="24"/>
              <w:szCs w:val="24"/>
            </w:rPr>
          </w:rPrChange>
        </w:rPr>
        <w:pPrChange w:id="964" w:author="YURAM ALMEIDA SANTOS" w:date="2025-07-01T04:40:00Z">
          <w:pPr/>
        </w:pPrChange>
      </w:pPr>
      <w:ins w:id="965" w:author="YURAM ALMEIDA SANTOS" w:date="2025-07-01T04:40:00Z">
        <w:r w:rsidRPr="003837F2">
          <w:rPr>
            <w:rFonts w:ascii="Segoe UI Emoji" w:eastAsia="Segoe UI Emoji" w:hAnsi="Segoe UI Emoji" w:cs="Segoe UI Emoji"/>
            <w:b/>
            <w:bCs/>
            <w:sz w:val="24"/>
            <w:szCs w:val="24"/>
            <w:rPrChange w:id="966" w:author="EUDERLAN FREIRE DA SILVA ABREU" w:date="2025-07-01T10:51:00Z">
              <w:rPr>
                <w:rFonts w:ascii="Segoe UI Emoji" w:eastAsia="Segoe UI Emoji" w:hAnsi="Segoe UI Emoji" w:cs="Segoe UI Emoji"/>
                <w:b/>
                <w:bCs/>
                <w:sz w:val="24"/>
                <w:szCs w:val="24"/>
              </w:rPr>
            </w:rPrChange>
          </w:rPr>
          <w:t>⬇</w:t>
        </w:r>
        <w:r w:rsidRPr="003837F2">
          <w:rPr>
            <w:rFonts w:ascii="Arial" w:eastAsia="Segoe UI Emoji" w:hAnsi="Arial" w:cs="Arial"/>
            <w:b/>
            <w:bCs/>
            <w:sz w:val="24"/>
            <w:szCs w:val="24"/>
            <w:rPrChange w:id="967"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968" w:author="EUDERLAN FREIRE DA SILVA ABREU" w:date="2025-07-01T10:51:00Z">
              <w:rPr>
                <w:rFonts w:ascii="Aptos" w:eastAsia="Aptos" w:hAnsi="Aptos" w:cs="Aptos"/>
                <w:b/>
                <w:bCs/>
                <w:sz w:val="24"/>
                <w:szCs w:val="24"/>
              </w:rPr>
            </w:rPrChange>
          </w:rPr>
          <w:t xml:space="preserve"> Baixar</w:t>
        </w:r>
        <w:r w:rsidRPr="003837F2">
          <w:rPr>
            <w:rFonts w:ascii="Arial" w:eastAsia="Aptos" w:hAnsi="Arial" w:cs="Arial"/>
            <w:sz w:val="24"/>
            <w:szCs w:val="24"/>
            <w:rPrChange w:id="969" w:author="EUDERLAN FREIRE DA SILVA ABREU" w:date="2025-07-01T10:51:00Z">
              <w:rPr>
                <w:rFonts w:ascii="Aptos" w:eastAsia="Aptos" w:hAnsi="Aptos" w:cs="Aptos"/>
                <w:sz w:val="24"/>
                <w:szCs w:val="24"/>
              </w:rPr>
            </w:rPrChange>
          </w:rPr>
          <w:t>: Download do arquivo</w:t>
        </w:r>
      </w:ins>
    </w:p>
    <w:p w14:paraId="38368592" w14:textId="139DC416" w:rsidR="5153E637" w:rsidRPr="003837F2" w:rsidRDefault="5153E637">
      <w:pPr>
        <w:pStyle w:val="PargrafodaLista"/>
        <w:numPr>
          <w:ilvl w:val="0"/>
          <w:numId w:val="39"/>
        </w:numPr>
        <w:spacing w:after="0" w:line="276" w:lineRule="auto"/>
        <w:jc w:val="both"/>
        <w:rPr>
          <w:ins w:id="970" w:author="YURAM ALMEIDA SANTOS" w:date="2025-07-01T04:40:00Z"/>
          <w:rFonts w:ascii="Arial" w:eastAsia="Aptos" w:hAnsi="Arial" w:cs="Arial"/>
          <w:sz w:val="24"/>
          <w:szCs w:val="24"/>
          <w:rPrChange w:id="971" w:author="EUDERLAN FREIRE DA SILVA ABREU" w:date="2025-07-01T10:51:00Z">
            <w:rPr>
              <w:ins w:id="972" w:author="YURAM ALMEIDA SANTOS" w:date="2025-07-01T04:40:00Z"/>
              <w:rFonts w:ascii="Aptos" w:eastAsia="Aptos" w:hAnsi="Aptos" w:cs="Aptos"/>
              <w:sz w:val="24"/>
              <w:szCs w:val="24"/>
            </w:rPr>
          </w:rPrChange>
        </w:rPr>
        <w:pPrChange w:id="973" w:author="YURAM ALMEIDA SANTOS" w:date="2025-07-01T04:40:00Z">
          <w:pPr/>
        </w:pPrChange>
      </w:pPr>
      <w:ins w:id="974" w:author="YURAM ALMEIDA SANTOS" w:date="2025-07-01T04:40:00Z">
        <w:r w:rsidRPr="003837F2">
          <w:rPr>
            <w:rFonts w:ascii="Segoe UI Emoji" w:eastAsia="Segoe UI Emoji" w:hAnsi="Segoe UI Emoji" w:cs="Segoe UI Emoji"/>
            <w:b/>
            <w:bCs/>
            <w:sz w:val="24"/>
            <w:szCs w:val="24"/>
            <w:rPrChange w:id="975" w:author="EUDERLAN FREIRE DA SILVA ABREU" w:date="2025-07-01T10:51:00Z">
              <w:rPr>
                <w:rFonts w:ascii="Segoe UI Emoji" w:eastAsia="Segoe UI Emoji" w:hAnsi="Segoe UI Emoji" w:cs="Segoe UI Emoji"/>
                <w:b/>
                <w:bCs/>
                <w:sz w:val="24"/>
                <w:szCs w:val="24"/>
              </w:rPr>
            </w:rPrChange>
          </w:rPr>
          <w:t>🗑</w:t>
        </w:r>
        <w:r w:rsidRPr="003837F2">
          <w:rPr>
            <w:rFonts w:ascii="Arial" w:eastAsia="Segoe UI Emoji" w:hAnsi="Arial" w:cs="Arial"/>
            <w:b/>
            <w:bCs/>
            <w:sz w:val="24"/>
            <w:szCs w:val="24"/>
            <w:rPrChange w:id="976"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977" w:author="EUDERLAN FREIRE DA SILVA ABREU" w:date="2025-07-01T10:51:00Z">
              <w:rPr>
                <w:rFonts w:ascii="Aptos" w:eastAsia="Aptos" w:hAnsi="Aptos" w:cs="Aptos"/>
                <w:b/>
                <w:bCs/>
                <w:sz w:val="24"/>
                <w:szCs w:val="24"/>
              </w:rPr>
            </w:rPrChange>
          </w:rPr>
          <w:t xml:space="preserve"> Remover</w:t>
        </w:r>
        <w:r w:rsidRPr="003837F2">
          <w:rPr>
            <w:rFonts w:ascii="Arial" w:eastAsia="Aptos" w:hAnsi="Arial" w:cs="Arial"/>
            <w:sz w:val="24"/>
            <w:szCs w:val="24"/>
            <w:rPrChange w:id="978" w:author="EUDERLAN FREIRE DA SILVA ABREU" w:date="2025-07-01T10:51:00Z">
              <w:rPr>
                <w:rFonts w:ascii="Aptos" w:eastAsia="Aptos" w:hAnsi="Aptos" w:cs="Aptos"/>
                <w:sz w:val="24"/>
                <w:szCs w:val="24"/>
              </w:rPr>
            </w:rPrChange>
          </w:rPr>
          <w:t>: Excluir documento</w:t>
        </w:r>
      </w:ins>
    </w:p>
    <w:p w14:paraId="1F1EC50A" w14:textId="49C283AD" w:rsidR="5153E637" w:rsidRPr="003837F2" w:rsidRDefault="5153E637">
      <w:pPr>
        <w:spacing w:line="276" w:lineRule="auto"/>
        <w:jc w:val="both"/>
        <w:rPr>
          <w:ins w:id="979" w:author="YURAM ALMEIDA SANTOS" w:date="2025-07-01T04:40:00Z"/>
          <w:rFonts w:ascii="Arial" w:eastAsia="Aptos" w:hAnsi="Arial" w:cs="Arial"/>
          <w:sz w:val="24"/>
          <w:szCs w:val="24"/>
          <w:rPrChange w:id="980" w:author="EUDERLAN FREIRE DA SILVA ABREU" w:date="2025-07-01T10:51:00Z">
            <w:rPr>
              <w:ins w:id="981" w:author="YURAM ALMEIDA SANTOS" w:date="2025-07-01T04:40:00Z"/>
              <w:rFonts w:ascii="Aptos" w:eastAsia="Aptos" w:hAnsi="Aptos" w:cs="Aptos"/>
              <w:sz w:val="24"/>
              <w:szCs w:val="24"/>
            </w:rPr>
          </w:rPrChange>
        </w:rPr>
        <w:pPrChange w:id="982" w:author="YURAM ALMEIDA SANTOS" w:date="2025-07-01T04:40:00Z">
          <w:pPr>
            <w:numPr>
              <w:numId w:val="3"/>
            </w:numPr>
            <w:ind w:left="720" w:hanging="360"/>
          </w:pPr>
        </w:pPrChange>
      </w:pPr>
      <w:ins w:id="983" w:author="YURAM ALMEIDA SANTOS" w:date="2025-07-01T04:40:00Z">
        <w:r w:rsidRPr="003837F2">
          <w:rPr>
            <w:rFonts w:ascii="Arial" w:eastAsia="Aptos" w:hAnsi="Arial" w:cs="Arial"/>
            <w:sz w:val="24"/>
            <w:szCs w:val="24"/>
            <w:rPrChange w:id="984" w:author="EUDERLAN FREIRE DA SILVA ABREU" w:date="2025-07-01T10:51:00Z">
              <w:rPr>
                <w:rFonts w:ascii="Aptos" w:eastAsia="Aptos" w:hAnsi="Aptos" w:cs="Aptos"/>
                <w:sz w:val="24"/>
                <w:szCs w:val="24"/>
              </w:rPr>
            </w:rPrChange>
          </w:rPr>
          <w:t>Estado de Carregamento:</w:t>
        </w:r>
      </w:ins>
    </w:p>
    <w:p w14:paraId="66CBEF6B" w14:textId="5011CD63" w:rsidR="5153E637" w:rsidRPr="003837F2" w:rsidRDefault="5153E637">
      <w:pPr>
        <w:pStyle w:val="PargrafodaLista"/>
        <w:numPr>
          <w:ilvl w:val="0"/>
          <w:numId w:val="38"/>
        </w:numPr>
        <w:spacing w:after="0" w:line="276" w:lineRule="auto"/>
        <w:jc w:val="both"/>
        <w:rPr>
          <w:ins w:id="985" w:author="YURAM ALMEIDA SANTOS" w:date="2025-07-01T04:40:00Z"/>
          <w:rFonts w:ascii="Arial" w:eastAsia="Aptos" w:hAnsi="Arial" w:cs="Arial"/>
          <w:sz w:val="24"/>
          <w:szCs w:val="24"/>
          <w:rPrChange w:id="986" w:author="EUDERLAN FREIRE DA SILVA ABREU" w:date="2025-07-01T10:51:00Z">
            <w:rPr>
              <w:ins w:id="987" w:author="YURAM ALMEIDA SANTOS" w:date="2025-07-01T04:40:00Z"/>
              <w:rFonts w:ascii="Aptos" w:eastAsia="Aptos" w:hAnsi="Aptos" w:cs="Aptos"/>
              <w:sz w:val="24"/>
              <w:szCs w:val="24"/>
            </w:rPr>
          </w:rPrChange>
        </w:rPr>
        <w:pPrChange w:id="988" w:author="YURAM ALMEIDA SANTOS" w:date="2025-07-01T04:40:00Z">
          <w:pPr/>
        </w:pPrChange>
      </w:pPr>
      <w:proofErr w:type="spellStart"/>
      <w:ins w:id="989" w:author="YURAM ALMEIDA SANTOS" w:date="2025-07-01T04:40:00Z">
        <w:r w:rsidRPr="003837F2">
          <w:rPr>
            <w:rFonts w:ascii="Arial" w:eastAsia="Aptos" w:hAnsi="Arial" w:cs="Arial"/>
            <w:sz w:val="24"/>
            <w:szCs w:val="24"/>
            <w:rPrChange w:id="990" w:author="EUDERLAN FREIRE DA SILVA ABREU" w:date="2025-07-01T10:51:00Z">
              <w:rPr>
                <w:rFonts w:ascii="Aptos" w:eastAsia="Aptos" w:hAnsi="Aptos" w:cs="Aptos"/>
                <w:sz w:val="24"/>
                <w:szCs w:val="24"/>
              </w:rPr>
            </w:rPrChange>
          </w:rPr>
          <w:t>Spinner</w:t>
        </w:r>
        <w:proofErr w:type="spellEnd"/>
        <w:r w:rsidRPr="003837F2">
          <w:rPr>
            <w:rFonts w:ascii="Arial" w:eastAsia="Aptos" w:hAnsi="Arial" w:cs="Arial"/>
            <w:sz w:val="24"/>
            <w:szCs w:val="24"/>
            <w:rPrChange w:id="991" w:author="EUDERLAN FREIRE DA SILVA ABREU" w:date="2025-07-01T10:51:00Z">
              <w:rPr>
                <w:rFonts w:ascii="Aptos" w:eastAsia="Aptos" w:hAnsi="Aptos" w:cs="Aptos"/>
                <w:sz w:val="24"/>
                <w:szCs w:val="24"/>
              </w:rPr>
            </w:rPrChange>
          </w:rPr>
          <w:t xml:space="preserve"> animado</w:t>
        </w:r>
      </w:ins>
    </w:p>
    <w:p w14:paraId="1E8D0006" w14:textId="5614509C" w:rsidR="5153E637" w:rsidRPr="003837F2" w:rsidRDefault="5153E637">
      <w:pPr>
        <w:pStyle w:val="PargrafodaLista"/>
        <w:numPr>
          <w:ilvl w:val="0"/>
          <w:numId w:val="38"/>
        </w:numPr>
        <w:spacing w:after="0" w:line="276" w:lineRule="auto"/>
        <w:jc w:val="both"/>
        <w:rPr>
          <w:ins w:id="992" w:author="YURAM ALMEIDA SANTOS" w:date="2025-07-01T04:40:00Z"/>
          <w:rFonts w:ascii="Arial" w:eastAsia="Aptos" w:hAnsi="Arial" w:cs="Arial"/>
          <w:sz w:val="24"/>
          <w:szCs w:val="24"/>
          <w:rPrChange w:id="993" w:author="EUDERLAN FREIRE DA SILVA ABREU" w:date="2025-07-01T10:51:00Z">
            <w:rPr>
              <w:ins w:id="994" w:author="YURAM ALMEIDA SANTOS" w:date="2025-07-01T04:40:00Z"/>
              <w:rFonts w:ascii="Aptos" w:eastAsia="Aptos" w:hAnsi="Aptos" w:cs="Aptos"/>
              <w:sz w:val="24"/>
              <w:szCs w:val="24"/>
            </w:rPr>
          </w:rPrChange>
        </w:rPr>
        <w:pPrChange w:id="995" w:author="YURAM ALMEIDA SANTOS" w:date="2025-07-01T04:40:00Z">
          <w:pPr/>
        </w:pPrChange>
      </w:pPr>
      <w:ins w:id="996" w:author="YURAM ALMEIDA SANTOS" w:date="2025-07-01T04:40:00Z">
        <w:r w:rsidRPr="003837F2">
          <w:rPr>
            <w:rFonts w:ascii="Arial" w:eastAsia="Aptos" w:hAnsi="Arial" w:cs="Arial"/>
            <w:sz w:val="24"/>
            <w:szCs w:val="24"/>
            <w:rPrChange w:id="997" w:author="EUDERLAN FREIRE DA SILVA ABREU" w:date="2025-07-01T10:51:00Z">
              <w:rPr>
                <w:rFonts w:ascii="Aptos" w:eastAsia="Aptos" w:hAnsi="Aptos" w:cs="Aptos"/>
                <w:sz w:val="24"/>
                <w:szCs w:val="24"/>
              </w:rPr>
            </w:rPrChange>
          </w:rPr>
          <w:t>Texto: "Carregando documentos..."</w:t>
        </w:r>
      </w:ins>
    </w:p>
    <w:p w14:paraId="172B78EA" w14:textId="3D7A0AB7" w:rsidR="5153E637" w:rsidRPr="003837F2" w:rsidRDefault="5153E637">
      <w:pPr>
        <w:spacing w:line="276" w:lineRule="auto"/>
        <w:jc w:val="both"/>
        <w:rPr>
          <w:ins w:id="998" w:author="YURAM ALMEIDA SANTOS" w:date="2025-07-01T04:40:00Z"/>
          <w:rFonts w:ascii="Arial" w:eastAsia="Aptos" w:hAnsi="Arial" w:cs="Arial"/>
          <w:sz w:val="24"/>
          <w:szCs w:val="24"/>
          <w:rPrChange w:id="999" w:author="EUDERLAN FREIRE DA SILVA ABREU" w:date="2025-07-01T10:51:00Z">
            <w:rPr>
              <w:ins w:id="1000" w:author="YURAM ALMEIDA SANTOS" w:date="2025-07-01T04:40:00Z"/>
              <w:rFonts w:ascii="Aptos" w:eastAsia="Aptos" w:hAnsi="Aptos" w:cs="Aptos"/>
              <w:sz w:val="24"/>
              <w:szCs w:val="24"/>
            </w:rPr>
          </w:rPrChange>
        </w:rPr>
        <w:pPrChange w:id="1001" w:author="YURAM ALMEIDA SANTOS" w:date="2025-07-01T04:40:00Z">
          <w:pPr>
            <w:numPr>
              <w:numId w:val="2"/>
            </w:numPr>
            <w:ind w:left="1080" w:hanging="360"/>
          </w:pPr>
        </w:pPrChange>
      </w:pPr>
      <w:ins w:id="1002" w:author="YURAM ALMEIDA SANTOS" w:date="2025-07-01T04:40:00Z">
        <w:r w:rsidRPr="003837F2">
          <w:rPr>
            <w:rFonts w:ascii="Arial" w:eastAsia="Aptos" w:hAnsi="Arial" w:cs="Arial"/>
            <w:sz w:val="24"/>
            <w:szCs w:val="24"/>
            <w:rPrChange w:id="1003" w:author="EUDERLAN FREIRE DA SILVA ABREU" w:date="2025-07-01T10:51:00Z">
              <w:rPr>
                <w:rFonts w:ascii="Aptos" w:eastAsia="Aptos" w:hAnsi="Aptos" w:cs="Aptos"/>
                <w:sz w:val="24"/>
                <w:szCs w:val="24"/>
              </w:rPr>
            </w:rPrChange>
          </w:rPr>
          <w:t>Estado Vazio:</w:t>
        </w:r>
      </w:ins>
    </w:p>
    <w:p w14:paraId="04DA7CF5" w14:textId="55BA2B12" w:rsidR="5153E637" w:rsidRPr="003837F2" w:rsidRDefault="5153E637">
      <w:pPr>
        <w:pStyle w:val="PargrafodaLista"/>
        <w:numPr>
          <w:ilvl w:val="0"/>
          <w:numId w:val="37"/>
        </w:numPr>
        <w:spacing w:after="0" w:line="276" w:lineRule="auto"/>
        <w:jc w:val="both"/>
        <w:rPr>
          <w:ins w:id="1004" w:author="YURAM ALMEIDA SANTOS" w:date="2025-07-01T04:40:00Z"/>
          <w:rFonts w:ascii="Arial" w:eastAsia="Aptos" w:hAnsi="Arial" w:cs="Arial"/>
          <w:sz w:val="24"/>
          <w:szCs w:val="24"/>
          <w:rPrChange w:id="1005" w:author="EUDERLAN FREIRE DA SILVA ABREU" w:date="2025-07-01T10:51:00Z">
            <w:rPr>
              <w:ins w:id="1006" w:author="YURAM ALMEIDA SANTOS" w:date="2025-07-01T04:40:00Z"/>
              <w:rFonts w:ascii="Aptos" w:eastAsia="Aptos" w:hAnsi="Aptos" w:cs="Aptos"/>
              <w:sz w:val="24"/>
              <w:szCs w:val="24"/>
            </w:rPr>
          </w:rPrChange>
        </w:rPr>
        <w:pPrChange w:id="1007" w:author="YURAM ALMEIDA SANTOS" w:date="2025-07-01T04:40:00Z">
          <w:pPr/>
        </w:pPrChange>
      </w:pPr>
      <w:ins w:id="1008" w:author="YURAM ALMEIDA SANTOS" w:date="2025-07-01T04:40:00Z">
        <w:r w:rsidRPr="003837F2">
          <w:rPr>
            <w:rFonts w:ascii="Arial" w:eastAsia="Aptos" w:hAnsi="Arial" w:cs="Arial"/>
            <w:sz w:val="24"/>
            <w:szCs w:val="24"/>
            <w:rPrChange w:id="1009" w:author="EUDERLAN FREIRE DA SILVA ABREU" w:date="2025-07-01T10:51:00Z">
              <w:rPr>
                <w:rFonts w:ascii="Aptos" w:eastAsia="Aptos" w:hAnsi="Aptos" w:cs="Aptos"/>
                <w:sz w:val="24"/>
                <w:szCs w:val="24"/>
              </w:rPr>
            </w:rPrChange>
          </w:rPr>
          <w:t>Ícone de documento grande</w:t>
        </w:r>
      </w:ins>
    </w:p>
    <w:p w14:paraId="46B8011A" w14:textId="4AA95E8F" w:rsidR="5153E637" w:rsidRPr="003837F2" w:rsidRDefault="5153E637">
      <w:pPr>
        <w:pStyle w:val="PargrafodaLista"/>
        <w:numPr>
          <w:ilvl w:val="0"/>
          <w:numId w:val="37"/>
        </w:numPr>
        <w:spacing w:after="0" w:line="276" w:lineRule="auto"/>
        <w:jc w:val="both"/>
        <w:rPr>
          <w:ins w:id="1010" w:author="YURAM ALMEIDA SANTOS" w:date="2025-07-01T04:40:00Z"/>
          <w:rFonts w:ascii="Arial" w:eastAsia="Aptos" w:hAnsi="Arial" w:cs="Arial"/>
          <w:sz w:val="24"/>
          <w:szCs w:val="24"/>
          <w:rPrChange w:id="1011" w:author="EUDERLAN FREIRE DA SILVA ABREU" w:date="2025-07-01T10:51:00Z">
            <w:rPr>
              <w:ins w:id="1012" w:author="YURAM ALMEIDA SANTOS" w:date="2025-07-01T04:40:00Z"/>
              <w:rFonts w:ascii="Aptos" w:eastAsia="Aptos" w:hAnsi="Aptos" w:cs="Aptos"/>
              <w:sz w:val="24"/>
              <w:szCs w:val="24"/>
            </w:rPr>
          </w:rPrChange>
        </w:rPr>
        <w:pPrChange w:id="1013" w:author="YURAM ALMEIDA SANTOS" w:date="2025-07-01T04:40:00Z">
          <w:pPr/>
        </w:pPrChange>
      </w:pPr>
      <w:ins w:id="1014" w:author="YURAM ALMEIDA SANTOS" w:date="2025-07-01T04:40:00Z">
        <w:r w:rsidRPr="003837F2">
          <w:rPr>
            <w:rFonts w:ascii="Arial" w:eastAsia="Aptos" w:hAnsi="Arial" w:cs="Arial"/>
            <w:sz w:val="24"/>
            <w:szCs w:val="24"/>
            <w:rPrChange w:id="1015" w:author="EUDERLAN FREIRE DA SILVA ABREU" w:date="2025-07-01T10:51:00Z">
              <w:rPr>
                <w:rFonts w:ascii="Aptos" w:eastAsia="Aptos" w:hAnsi="Aptos" w:cs="Aptos"/>
                <w:sz w:val="24"/>
                <w:szCs w:val="24"/>
              </w:rPr>
            </w:rPrChange>
          </w:rPr>
          <w:t>Mensagem: "Nenhum documento encontrado"</w:t>
        </w:r>
      </w:ins>
    </w:p>
    <w:p w14:paraId="0273879F" w14:textId="51B9BABB" w:rsidR="637645DF" w:rsidRPr="003837F2" w:rsidDel="003837F2" w:rsidRDefault="637645DF" w:rsidP="637645DF">
      <w:pPr>
        <w:spacing w:before="240" w:after="240"/>
        <w:jc w:val="both"/>
        <w:rPr>
          <w:ins w:id="1016" w:author="YURAM ALMEIDA SANTOS" w:date="2025-07-01T04:39:00Z"/>
          <w:del w:id="1017" w:author="EUDERLAN FREIRE DA SILVA ABREU" w:date="2025-07-01T10:51:00Z"/>
          <w:rFonts w:ascii="Arial" w:eastAsia="Arial" w:hAnsi="Arial" w:cs="Arial"/>
          <w:sz w:val="24"/>
          <w:szCs w:val="24"/>
          <w:rPrChange w:id="1018" w:author="EUDERLAN FREIRE DA SILVA ABREU" w:date="2025-07-01T10:51:00Z">
            <w:rPr>
              <w:ins w:id="1019" w:author="YURAM ALMEIDA SANTOS" w:date="2025-07-01T04:39:00Z"/>
              <w:del w:id="1020" w:author="EUDERLAN FREIRE DA SILVA ABREU" w:date="2025-07-01T10:51:00Z"/>
              <w:rFonts w:ascii="Arial" w:eastAsia="Arial" w:hAnsi="Arial" w:cs="Arial"/>
              <w:sz w:val="24"/>
              <w:szCs w:val="24"/>
            </w:rPr>
          </w:rPrChange>
        </w:rPr>
      </w:pPr>
    </w:p>
    <w:p w14:paraId="005A33F2" w14:textId="7ED08EF3" w:rsidR="637645DF" w:rsidRPr="003837F2" w:rsidDel="003837F2" w:rsidRDefault="637645DF" w:rsidP="637645DF">
      <w:pPr>
        <w:spacing w:before="240" w:after="240"/>
        <w:jc w:val="both"/>
        <w:rPr>
          <w:ins w:id="1021" w:author="YURAM ALMEIDA SANTOS" w:date="2025-07-01T04:39:00Z"/>
          <w:del w:id="1022" w:author="EUDERLAN FREIRE DA SILVA ABREU" w:date="2025-07-01T10:51:00Z"/>
          <w:rFonts w:ascii="Arial" w:eastAsia="Arial" w:hAnsi="Arial" w:cs="Arial"/>
          <w:sz w:val="24"/>
          <w:szCs w:val="24"/>
          <w:rPrChange w:id="1023" w:author="EUDERLAN FREIRE DA SILVA ABREU" w:date="2025-07-01T10:51:00Z">
            <w:rPr>
              <w:ins w:id="1024" w:author="YURAM ALMEIDA SANTOS" w:date="2025-07-01T04:39:00Z"/>
              <w:del w:id="1025" w:author="EUDERLAN FREIRE DA SILVA ABREU" w:date="2025-07-01T10:51:00Z"/>
              <w:rFonts w:ascii="Arial" w:eastAsia="Arial" w:hAnsi="Arial" w:cs="Arial"/>
              <w:sz w:val="24"/>
              <w:szCs w:val="24"/>
            </w:rPr>
          </w:rPrChange>
        </w:rPr>
      </w:pPr>
    </w:p>
    <w:p w14:paraId="034E27E8" w14:textId="7F60BFA6" w:rsidR="637645DF" w:rsidRPr="003837F2" w:rsidDel="003837F2" w:rsidRDefault="637645DF" w:rsidP="637645DF">
      <w:pPr>
        <w:spacing w:before="240" w:after="240"/>
        <w:jc w:val="both"/>
        <w:rPr>
          <w:ins w:id="1026" w:author="YURAM ALMEIDA SANTOS" w:date="2025-07-01T04:39:00Z"/>
          <w:del w:id="1027" w:author="EUDERLAN FREIRE DA SILVA ABREU" w:date="2025-07-01T10:51:00Z"/>
          <w:rFonts w:ascii="Arial" w:eastAsia="Arial" w:hAnsi="Arial" w:cs="Arial"/>
          <w:sz w:val="24"/>
          <w:szCs w:val="24"/>
          <w:rPrChange w:id="1028" w:author="EUDERLAN FREIRE DA SILVA ABREU" w:date="2025-07-01T10:51:00Z">
            <w:rPr>
              <w:ins w:id="1029" w:author="YURAM ALMEIDA SANTOS" w:date="2025-07-01T04:39:00Z"/>
              <w:del w:id="1030" w:author="EUDERLAN FREIRE DA SILVA ABREU" w:date="2025-07-01T10:51:00Z"/>
              <w:rFonts w:ascii="Arial" w:eastAsia="Arial" w:hAnsi="Arial" w:cs="Arial"/>
              <w:sz w:val="24"/>
              <w:szCs w:val="24"/>
            </w:rPr>
          </w:rPrChange>
        </w:rPr>
      </w:pPr>
    </w:p>
    <w:p w14:paraId="3A618278" w14:textId="21876E14" w:rsidR="637645DF" w:rsidRPr="003837F2" w:rsidDel="003837F2" w:rsidRDefault="637645DF" w:rsidP="637645DF">
      <w:pPr>
        <w:spacing w:before="240" w:after="240"/>
        <w:jc w:val="both"/>
        <w:rPr>
          <w:ins w:id="1031" w:author="YURAM ALMEIDA SANTOS" w:date="2025-07-01T04:39:00Z"/>
          <w:del w:id="1032" w:author="EUDERLAN FREIRE DA SILVA ABREU" w:date="2025-07-01T10:51:00Z"/>
          <w:rFonts w:ascii="Arial" w:eastAsia="Arial" w:hAnsi="Arial" w:cs="Arial"/>
          <w:sz w:val="24"/>
          <w:szCs w:val="24"/>
          <w:rPrChange w:id="1033" w:author="EUDERLAN FREIRE DA SILVA ABREU" w:date="2025-07-01T10:51:00Z">
            <w:rPr>
              <w:ins w:id="1034" w:author="YURAM ALMEIDA SANTOS" w:date="2025-07-01T04:39:00Z"/>
              <w:del w:id="1035" w:author="EUDERLAN FREIRE DA SILVA ABREU" w:date="2025-07-01T10:51:00Z"/>
              <w:rFonts w:ascii="Arial" w:eastAsia="Arial" w:hAnsi="Arial" w:cs="Arial"/>
              <w:sz w:val="24"/>
              <w:szCs w:val="24"/>
            </w:rPr>
          </w:rPrChange>
        </w:rPr>
      </w:pPr>
    </w:p>
    <w:p w14:paraId="26C9D2AE" w14:textId="518B571B" w:rsidR="637645DF" w:rsidRPr="003837F2" w:rsidDel="003837F2" w:rsidRDefault="637645DF" w:rsidP="637645DF">
      <w:pPr>
        <w:spacing w:before="240" w:after="240"/>
        <w:jc w:val="both"/>
        <w:rPr>
          <w:ins w:id="1036" w:author="YURAM ALMEIDA SANTOS" w:date="2025-07-01T04:39:00Z"/>
          <w:del w:id="1037" w:author="EUDERLAN FREIRE DA SILVA ABREU" w:date="2025-07-01T10:51:00Z"/>
          <w:rFonts w:ascii="Arial" w:eastAsia="Arial" w:hAnsi="Arial" w:cs="Arial"/>
          <w:sz w:val="24"/>
          <w:szCs w:val="24"/>
          <w:rPrChange w:id="1038" w:author="EUDERLAN FREIRE DA SILVA ABREU" w:date="2025-07-01T10:51:00Z">
            <w:rPr>
              <w:ins w:id="1039" w:author="YURAM ALMEIDA SANTOS" w:date="2025-07-01T04:39:00Z"/>
              <w:del w:id="1040" w:author="EUDERLAN FREIRE DA SILVA ABREU" w:date="2025-07-01T10:51:00Z"/>
              <w:rFonts w:ascii="Arial" w:eastAsia="Arial" w:hAnsi="Arial" w:cs="Arial"/>
              <w:sz w:val="24"/>
              <w:szCs w:val="24"/>
            </w:rPr>
          </w:rPrChange>
        </w:rPr>
      </w:pPr>
    </w:p>
    <w:p w14:paraId="48EF2DFA" w14:textId="671E1D38" w:rsidR="637645DF" w:rsidRPr="003837F2" w:rsidDel="003837F2" w:rsidRDefault="637645DF" w:rsidP="637645DF">
      <w:pPr>
        <w:spacing w:before="240" w:after="240"/>
        <w:jc w:val="both"/>
        <w:rPr>
          <w:ins w:id="1041" w:author="YURAM ALMEIDA SANTOS" w:date="2025-07-01T04:39:00Z"/>
          <w:del w:id="1042" w:author="EUDERLAN FREIRE DA SILVA ABREU" w:date="2025-07-01T10:51:00Z"/>
          <w:rFonts w:ascii="Arial" w:eastAsia="Arial" w:hAnsi="Arial" w:cs="Arial"/>
          <w:sz w:val="24"/>
          <w:szCs w:val="24"/>
          <w:rPrChange w:id="1043" w:author="EUDERLAN FREIRE DA SILVA ABREU" w:date="2025-07-01T10:51:00Z">
            <w:rPr>
              <w:ins w:id="1044" w:author="YURAM ALMEIDA SANTOS" w:date="2025-07-01T04:39:00Z"/>
              <w:del w:id="1045" w:author="EUDERLAN FREIRE DA SILVA ABREU" w:date="2025-07-01T10:51:00Z"/>
              <w:rFonts w:ascii="Arial" w:eastAsia="Arial" w:hAnsi="Arial" w:cs="Arial"/>
              <w:sz w:val="24"/>
              <w:szCs w:val="24"/>
            </w:rPr>
          </w:rPrChange>
        </w:rPr>
      </w:pPr>
    </w:p>
    <w:p w14:paraId="2714F6C4" w14:textId="4A9C98E2" w:rsidR="637645DF" w:rsidRPr="003837F2" w:rsidRDefault="637645DF" w:rsidP="637645DF">
      <w:pPr>
        <w:spacing w:before="240" w:after="240"/>
        <w:jc w:val="both"/>
        <w:rPr>
          <w:ins w:id="1046" w:author="YASMIN SEREJO LIMA" w:date="2025-06-30T13:10:00Z"/>
          <w:rFonts w:ascii="Arial" w:eastAsia="Arial" w:hAnsi="Arial" w:cs="Arial"/>
          <w:sz w:val="24"/>
          <w:szCs w:val="24"/>
          <w:rPrChange w:id="1047" w:author="EUDERLAN FREIRE DA SILVA ABREU" w:date="2025-07-01T10:51:00Z">
            <w:rPr>
              <w:ins w:id="1048" w:author="YASMIN SEREJO LIMA" w:date="2025-06-30T13:10:00Z"/>
            </w:rPr>
          </w:rPrChange>
        </w:rPr>
      </w:pPr>
    </w:p>
    <w:p w14:paraId="47EE610B" w14:textId="7DE7D270" w:rsidR="31176F3B" w:rsidRPr="003837F2" w:rsidRDefault="3823D160" w:rsidP="3EA0BE31">
      <w:pPr>
        <w:spacing w:before="240" w:after="240"/>
        <w:jc w:val="both"/>
        <w:rPr>
          <w:ins w:id="1049" w:author="YASMIN SEREJO LIMA" w:date="2025-06-30T13:11:00Z"/>
          <w:rFonts w:ascii="Arial" w:eastAsia="Arial" w:hAnsi="Arial" w:cs="Arial"/>
          <w:b/>
          <w:bCs/>
          <w:sz w:val="24"/>
          <w:szCs w:val="24"/>
          <w:rPrChange w:id="1050" w:author="EUDERLAN FREIRE DA SILVA ABREU" w:date="2025-07-01T10:51:00Z">
            <w:rPr>
              <w:ins w:id="1051" w:author="YASMIN SEREJO LIMA" w:date="2025-06-30T13:11:00Z"/>
              <w:rFonts w:ascii="Arial" w:eastAsia="Arial" w:hAnsi="Arial" w:cs="Arial"/>
            </w:rPr>
          </w:rPrChange>
        </w:rPr>
      </w:pPr>
      <w:r w:rsidRPr="003837F2">
        <w:rPr>
          <w:rFonts w:ascii="Arial" w:eastAsia="Arial" w:hAnsi="Arial" w:cs="Arial"/>
          <w:b/>
          <w:bCs/>
          <w:sz w:val="24"/>
          <w:szCs w:val="24"/>
          <w:rPrChange w:id="1052" w:author="EUDERLAN FREIRE DA SILVA ABREU" w:date="2025-07-01T10:51:00Z">
            <w:rPr/>
          </w:rPrChange>
        </w:rPr>
        <w:t xml:space="preserve">6. </w:t>
      </w:r>
      <w:ins w:id="1053" w:author="YASMIN SEREJO LIMA" w:date="2025-06-30T13:10:00Z">
        <w:r w:rsidR="58E9530E" w:rsidRPr="003837F2">
          <w:rPr>
            <w:rFonts w:ascii="Arial" w:eastAsia="Arial" w:hAnsi="Arial" w:cs="Arial"/>
            <w:b/>
            <w:bCs/>
            <w:sz w:val="24"/>
            <w:szCs w:val="24"/>
            <w:rPrChange w:id="1054" w:author="EUDERLAN FREIRE DA SILVA ABREU" w:date="2025-07-01T10:51:00Z">
              <w:rPr/>
            </w:rPrChange>
          </w:rPr>
          <w:t>Tela Modal</w:t>
        </w:r>
      </w:ins>
      <w:ins w:id="1055" w:author="YASMIN SEREJO LIMA" w:date="2025-06-30T13:11:00Z">
        <w:r w:rsidR="58E9530E" w:rsidRPr="003837F2">
          <w:rPr>
            <w:rFonts w:ascii="Arial" w:eastAsia="Arial" w:hAnsi="Arial" w:cs="Arial"/>
            <w:b/>
            <w:bCs/>
            <w:sz w:val="24"/>
            <w:szCs w:val="24"/>
            <w:rPrChange w:id="1056" w:author="EUDERLAN FREIRE DA SILVA ABREU" w:date="2025-07-01T10:51:00Z">
              <w:rPr/>
            </w:rPrChange>
          </w:rPr>
          <w:t xml:space="preserve"> de Upload de Documento</w:t>
        </w:r>
      </w:ins>
    </w:p>
    <w:p w14:paraId="6DEF15F8" w14:textId="24A818FD" w:rsidR="3AC7DDD7" w:rsidRPr="003837F2" w:rsidRDefault="3AC7DDD7">
      <w:pPr>
        <w:spacing w:before="240" w:after="240"/>
        <w:rPr>
          <w:ins w:id="1057" w:author="YASMIN SEREJO LIMA" w:date="2025-06-30T13:10:00Z"/>
          <w:rFonts w:ascii="Arial" w:eastAsia="Arial" w:hAnsi="Arial" w:cs="Arial"/>
          <w:sz w:val="24"/>
          <w:szCs w:val="24"/>
          <w:rPrChange w:id="1058" w:author="EUDERLAN FREIRE DA SILVA ABREU" w:date="2025-07-01T10:51:00Z">
            <w:rPr>
              <w:ins w:id="1059" w:author="YASMIN SEREJO LIMA" w:date="2025-06-30T13:10:00Z"/>
            </w:rPr>
          </w:rPrChange>
        </w:rPr>
        <w:pPrChange w:id="1060" w:author="YASMIN SEREJO LIMA" w:date="2025-06-30T14:28:00Z">
          <w:pPr>
            <w:spacing w:before="240" w:after="240"/>
            <w:jc w:val="both"/>
          </w:pPr>
        </w:pPrChange>
      </w:pPr>
      <w:ins w:id="1061" w:author="YASMIN SEREJO LIMA" w:date="2025-06-30T13:12:00Z">
        <w:r w:rsidRPr="003837F2">
          <w:rPr>
            <w:rFonts w:ascii="Arial" w:eastAsia="Arial" w:hAnsi="Arial" w:cs="Arial"/>
            <w:b/>
            <w:bCs/>
            <w:sz w:val="24"/>
            <w:szCs w:val="24"/>
            <w:rPrChange w:id="1062" w:author="EUDERLAN FREIRE DA SILVA ABREU" w:date="2025-07-01T10:51:00Z">
              <w:rPr/>
            </w:rPrChange>
          </w:rPr>
          <w:t>Figura 6</w:t>
        </w:r>
        <w:r w:rsidRPr="003837F2">
          <w:rPr>
            <w:rFonts w:ascii="Arial" w:eastAsia="Arial" w:hAnsi="Arial" w:cs="Arial"/>
            <w:sz w:val="24"/>
            <w:szCs w:val="24"/>
            <w:rPrChange w:id="1063" w:author="EUDERLAN FREIRE DA SILVA ABREU" w:date="2025-07-01T10:51:00Z">
              <w:rPr/>
            </w:rPrChange>
          </w:rPr>
          <w:t xml:space="preserve"> - Janela de Upload</w:t>
        </w:r>
      </w:ins>
    </w:p>
    <w:p w14:paraId="68F7A0EA" w14:textId="3D3DFF45" w:rsidR="20BFAC80" w:rsidRPr="003837F2" w:rsidRDefault="20BFAC80">
      <w:pPr>
        <w:pStyle w:val="PargrafodaLista"/>
        <w:numPr>
          <w:ilvl w:val="0"/>
          <w:numId w:val="15"/>
        </w:numPr>
        <w:spacing w:before="240" w:after="240"/>
        <w:jc w:val="both"/>
        <w:rPr>
          <w:rFonts w:ascii="Arial" w:eastAsia="Arial" w:hAnsi="Arial" w:cs="Arial"/>
          <w:sz w:val="24"/>
          <w:szCs w:val="24"/>
          <w:rPrChange w:id="1064" w:author="EUDERLAN FREIRE DA SILVA ABREU" w:date="2025-07-01T10:51:00Z">
            <w:rPr/>
          </w:rPrChange>
        </w:rPr>
        <w:pPrChange w:id="1065" w:author="YASMIN SEREJO LIMA" w:date="2025-06-30T13:10:00Z">
          <w:pPr>
            <w:pStyle w:val="PargrafodaLista"/>
            <w:spacing w:before="240" w:after="240"/>
            <w:ind w:left="708"/>
            <w:jc w:val="both"/>
          </w:pPr>
        </w:pPrChange>
      </w:pPr>
      <w:del w:id="1066" w:author="YASMIN SEREJO LIMA" w:date="2025-06-30T13:10:00Z">
        <w:r w:rsidRPr="003837F2" w:rsidDel="468D1089">
          <w:rPr>
            <w:rFonts w:ascii="Arial" w:eastAsia="Arial" w:hAnsi="Arial" w:cs="Arial"/>
            <w:sz w:val="24"/>
            <w:szCs w:val="24"/>
            <w:rPrChange w:id="1067" w:author="EUDERLAN FREIRE DA SILVA ABREU" w:date="2025-07-01T10:51:00Z">
              <w:rPr/>
            </w:rPrChange>
          </w:rPr>
          <w:delText xml:space="preserve"> Te</w:delText>
        </w:r>
      </w:del>
    </w:p>
    <w:p w14:paraId="3E256DF3" w14:textId="075860C6" w:rsidR="5D706305" w:rsidRPr="003837F2" w:rsidRDefault="5D706305">
      <w:pPr>
        <w:pStyle w:val="PargrafodaLista"/>
        <w:numPr>
          <w:ilvl w:val="0"/>
          <w:numId w:val="19"/>
        </w:numPr>
        <w:spacing w:before="240" w:after="240"/>
        <w:jc w:val="both"/>
        <w:rPr>
          <w:del w:id="1068" w:author="ANDERSON RODRIGO DINIZ OLIVEIRA" w:date="2025-06-29T20:38:00Z"/>
          <w:rFonts w:ascii="Arial" w:eastAsia="Arial" w:hAnsi="Arial" w:cs="Arial"/>
          <w:sz w:val="24"/>
          <w:szCs w:val="24"/>
          <w:rPrChange w:id="1069" w:author="EUDERLAN FREIRE DA SILVA ABREU" w:date="2025-07-01T10:51:00Z">
            <w:rPr>
              <w:del w:id="1070" w:author="ANDERSON RODRIGO DINIZ OLIVEIRA" w:date="2025-06-29T20:38:00Z"/>
            </w:rPr>
          </w:rPrChange>
        </w:rPr>
        <w:pPrChange w:id="1071" w:author="ANDERSON RODRIGO DINIZ OLIVEIRA" w:date="2025-06-29T20:53:00Z">
          <w:pPr>
            <w:spacing w:before="240" w:after="240"/>
            <w:jc w:val="both"/>
          </w:pPr>
        </w:pPrChange>
      </w:pPr>
    </w:p>
    <w:p w14:paraId="2A4C717E" w14:textId="3E9C8E8E" w:rsidR="5D706305" w:rsidRPr="003837F2" w:rsidRDefault="1D381229">
      <w:pPr>
        <w:spacing w:before="240" w:after="240"/>
        <w:jc w:val="both"/>
        <w:rPr>
          <w:ins w:id="1072" w:author="YASMIN SEREJO LIMA" w:date="2025-06-30T13:10:00Z"/>
          <w:rFonts w:ascii="Arial" w:eastAsia="Arial" w:hAnsi="Arial" w:cs="Arial"/>
          <w:sz w:val="24"/>
          <w:szCs w:val="24"/>
          <w:rPrChange w:id="1073" w:author="EUDERLAN FREIRE DA SILVA ABREU" w:date="2025-07-01T10:51:00Z">
            <w:rPr>
              <w:ins w:id="1074" w:author="YASMIN SEREJO LIMA" w:date="2025-06-30T13:10:00Z"/>
            </w:rPr>
          </w:rPrChange>
        </w:rPr>
      </w:pPr>
      <w:ins w:id="1075" w:author="YASMIN SEREJO LIMA" w:date="2025-06-30T13:12:00Z">
        <w:r w:rsidRPr="003837F2">
          <w:rPr>
            <w:rFonts w:ascii="Arial" w:hAnsi="Arial" w:cs="Arial"/>
            <w:noProof/>
            <w:sz w:val="24"/>
            <w:szCs w:val="24"/>
            <w:rPrChange w:id="1076" w:author="EUDERLAN FREIRE DA SILVA ABREU" w:date="2025-07-01T10:51:00Z">
              <w:rPr>
                <w:noProof/>
              </w:rPr>
            </w:rPrChange>
          </w:rPr>
          <w:drawing>
            <wp:inline distT="0" distB="0" distL="0" distR="0" wp14:anchorId="4C1CAB53" wp14:editId="1DC1E92A">
              <wp:extent cx="4581524" cy="3486150"/>
              <wp:effectExtent l="0" t="0" r="0" b="0"/>
              <wp:docPr id="214763926" name="Imagem 21476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81524" cy="3486150"/>
                      </a:xfrm>
                      <a:prstGeom prst="rect">
                        <a:avLst/>
                      </a:prstGeom>
                    </pic:spPr>
                  </pic:pic>
                </a:graphicData>
              </a:graphic>
            </wp:inline>
          </w:drawing>
        </w:r>
      </w:ins>
    </w:p>
    <w:p w14:paraId="6362FF82" w14:textId="32B8267F" w:rsidR="20BFAC80" w:rsidRPr="003837F2" w:rsidRDefault="20BFAC80">
      <w:pPr>
        <w:pStyle w:val="PargrafodaLista"/>
        <w:numPr>
          <w:ilvl w:val="0"/>
          <w:numId w:val="15"/>
        </w:numPr>
        <w:spacing w:before="240" w:after="240"/>
        <w:jc w:val="both"/>
        <w:rPr>
          <w:ins w:id="1077" w:author="YASMIN SEREJO LIMA" w:date="2025-06-30T13:09:00Z"/>
          <w:del w:id="1078" w:author="YASMIN SEREJO LIMA" w:date="2025-06-30T13:10:00Z"/>
          <w:rFonts w:ascii="Arial" w:eastAsia="Arial" w:hAnsi="Arial" w:cs="Arial"/>
          <w:sz w:val="24"/>
          <w:szCs w:val="24"/>
          <w:rPrChange w:id="1079" w:author="EUDERLAN FREIRE DA SILVA ABREU" w:date="2025-07-01T10:51:00Z">
            <w:rPr>
              <w:ins w:id="1080" w:author="YASMIN SEREJO LIMA" w:date="2025-06-30T13:09:00Z"/>
              <w:del w:id="1081" w:author="YASMIN SEREJO LIMA" w:date="2025-06-30T13:10:00Z"/>
            </w:rPr>
          </w:rPrChange>
        </w:rPr>
        <w:pPrChange w:id="1082" w:author="YASMIN SEREJO LIMA" w:date="2025-06-30T13:10:00Z">
          <w:pPr>
            <w:spacing w:before="240" w:after="240"/>
            <w:jc w:val="both"/>
          </w:pPr>
        </w:pPrChange>
      </w:pPr>
      <w:del w:id="1083" w:author="YASMIN SEREJO LIMA" w:date="2025-06-30T13:10:00Z">
        <w:r w:rsidRPr="003837F2" w:rsidDel="468D1089">
          <w:rPr>
            <w:rFonts w:ascii="Arial" w:eastAsia="Arial" w:hAnsi="Arial" w:cs="Arial"/>
            <w:sz w:val="24"/>
            <w:szCs w:val="24"/>
            <w:rPrChange w:id="1084" w:author="EUDERLAN FREIRE DA SILVA ABREU" w:date="2025-07-01T10:51:00Z">
              <w:rPr/>
            </w:rPrChange>
          </w:rPr>
          <w:delText xml:space="preserve"> 6</w:delText>
        </w:r>
      </w:del>
    </w:p>
    <w:p w14:paraId="4A484B74" w14:textId="090E5D74" w:rsidR="20BFAC80" w:rsidRPr="003837F2" w:rsidRDefault="20BFAC80" w:rsidP="3EA0BE31">
      <w:pPr>
        <w:spacing w:before="240" w:after="240"/>
        <w:jc w:val="both"/>
        <w:rPr>
          <w:del w:id="1085" w:author="ANDERSON RODRIGO DINIZ OLIVEIRA" w:date="2025-06-29T20:38:00Z"/>
          <w:rFonts w:ascii="Arial" w:eastAsia="Arial" w:hAnsi="Arial" w:cs="Arial"/>
          <w:sz w:val="24"/>
          <w:szCs w:val="24"/>
          <w:rPrChange w:id="1086" w:author="EUDERLAN FREIRE DA SILVA ABREU" w:date="2025-07-01T10:51:00Z">
            <w:rPr>
              <w:del w:id="1087" w:author="ANDERSON RODRIGO DINIZ OLIVEIRA" w:date="2025-06-29T20:38:00Z"/>
            </w:rPr>
          </w:rPrChange>
        </w:rPr>
      </w:pPr>
    </w:p>
    <w:p w14:paraId="72FB562F" w14:textId="6280B3F2" w:rsidR="12107D53" w:rsidRPr="003837F2" w:rsidRDefault="12107D53" w:rsidP="3EA0BE31">
      <w:pPr>
        <w:spacing w:before="240" w:after="240"/>
        <w:jc w:val="both"/>
        <w:rPr>
          <w:ins w:id="1088" w:author="HISSA BARBARA OLIVEIRA" w:date="2025-06-29T01:07:00Z"/>
          <w:del w:id="1089" w:author="YASMIN SEREJO LIMA" w:date="2025-06-30T13:09:00Z"/>
          <w:rFonts w:ascii="Arial" w:eastAsia="Arial" w:hAnsi="Arial" w:cs="Arial"/>
          <w:sz w:val="24"/>
          <w:szCs w:val="24"/>
          <w:rPrChange w:id="1090" w:author="EUDERLAN FREIRE DA SILVA ABREU" w:date="2025-07-01T10:51:00Z">
            <w:rPr>
              <w:ins w:id="1091" w:author="HISSA BARBARA OLIVEIRA" w:date="2025-06-29T01:07:00Z"/>
              <w:del w:id="1092" w:author="YASMIN SEREJO LIMA" w:date="2025-06-30T13:09:00Z"/>
              <w:rFonts w:ascii="Arial" w:eastAsia="Arial" w:hAnsi="Arial" w:cs="Arial"/>
            </w:rPr>
          </w:rPrChange>
        </w:rPr>
      </w:pPr>
      <w:del w:id="1093" w:author="ANDERSON RODRIGO DINIZ OLIVEIRA" w:date="2025-06-29T20:09:00Z">
        <w:r w:rsidRPr="003837F2" w:rsidDel="4D6CF3FC">
          <w:rPr>
            <w:rFonts w:ascii="Arial" w:eastAsia="Arial" w:hAnsi="Arial" w:cs="Arial"/>
            <w:sz w:val="24"/>
            <w:szCs w:val="24"/>
            <w:rPrChange w:id="1094" w:author="EUDERLAN FREIRE DA SILVA ABREU" w:date="2025-07-01T10:51:00Z">
              <w:rPr/>
            </w:rPrChange>
          </w:rPr>
          <w:delText xml:space="preserve"> </w:delText>
        </w:r>
      </w:del>
    </w:p>
    <w:p w14:paraId="48469F36" w14:textId="355D4142" w:rsidR="0B681068" w:rsidRPr="003837F2" w:rsidRDefault="0B681068">
      <w:pPr>
        <w:rPr>
          <w:ins w:id="1095" w:author="EUDERLAN FREIRE DA SILVA ABREU" w:date="2025-06-29T12:35:00Z"/>
          <w:del w:id="1096" w:author="YASMIN SEREJO LIMA" w:date="2025-06-30T13:09:00Z"/>
          <w:rFonts w:ascii="Arial" w:eastAsia="Arial" w:hAnsi="Arial" w:cs="Arial"/>
          <w:sz w:val="24"/>
          <w:szCs w:val="24"/>
          <w:rPrChange w:id="1097" w:author="EUDERLAN FREIRE DA SILVA ABREU" w:date="2025-07-01T10:51:00Z">
            <w:rPr>
              <w:ins w:id="1098" w:author="EUDERLAN FREIRE DA SILVA ABREU" w:date="2025-06-29T12:35:00Z"/>
              <w:del w:id="1099" w:author="YASMIN SEREJO LIMA" w:date="2025-06-30T13:09:00Z"/>
            </w:rPr>
          </w:rPrChange>
        </w:rPr>
      </w:pPr>
      <w:del w:id="1100" w:author="YASMIN SEREJO LIMA" w:date="2025-06-30T13:09:00Z">
        <w:r w:rsidRPr="003837F2" w:rsidDel="42DC6D58">
          <w:rPr>
            <w:rFonts w:ascii="Arial" w:eastAsia="Arial" w:hAnsi="Arial" w:cs="Arial"/>
            <w:sz w:val="24"/>
            <w:szCs w:val="24"/>
            <w:rPrChange w:id="1101" w:author="EUDERLAN FREIRE DA SILVA ABREU" w:date="2025-07-01T10:51:00Z">
              <w:rPr/>
            </w:rPrChange>
          </w:rPr>
          <w:delText xml:space="preserve">5. </w:delText>
        </w:r>
      </w:del>
    </w:p>
    <w:p w14:paraId="37219401" w14:textId="77777777" w:rsidR="00E33009" w:rsidRPr="003837F2" w:rsidRDefault="00E33009">
      <w:pPr>
        <w:rPr>
          <w:ins w:id="1102" w:author="EUDERLAN FREIRE DA SILVA ABREU" w:date="2025-06-29T12:35:00Z"/>
          <w:del w:id="1103" w:author="YASMIN SEREJO LIMA" w:date="2025-06-30T13:09:00Z"/>
          <w:rFonts w:ascii="Arial" w:eastAsia="Arial" w:hAnsi="Arial" w:cs="Arial"/>
          <w:sz w:val="24"/>
          <w:szCs w:val="24"/>
          <w:rPrChange w:id="1104" w:author="EUDERLAN FREIRE DA SILVA ABREU" w:date="2025-07-01T10:51:00Z">
            <w:rPr>
              <w:ins w:id="1105" w:author="EUDERLAN FREIRE DA SILVA ABREU" w:date="2025-06-29T12:35:00Z"/>
              <w:del w:id="1106" w:author="YASMIN SEREJO LIMA" w:date="2025-06-30T13:09:00Z"/>
            </w:rPr>
          </w:rPrChange>
        </w:rPr>
      </w:pPr>
    </w:p>
    <w:p w14:paraId="0BA9DF65" w14:textId="628A97B7" w:rsidR="00E33009" w:rsidRPr="003837F2" w:rsidRDefault="44DE3174" w:rsidP="3EA0BE31">
      <w:pPr>
        <w:rPr>
          <w:ins w:id="1107" w:author="YASMIN SEREJO LIMA" w:date="2025-06-30T13:13:00Z"/>
          <w:rFonts w:ascii="Arial" w:eastAsia="Arial" w:hAnsi="Arial" w:cs="Arial"/>
          <w:sz w:val="24"/>
          <w:szCs w:val="24"/>
          <w:rPrChange w:id="1108" w:author="EUDERLAN FREIRE DA SILVA ABREU" w:date="2025-07-01T10:51:00Z">
            <w:rPr>
              <w:ins w:id="1109" w:author="YASMIN SEREJO LIMA" w:date="2025-06-30T13:13:00Z"/>
              <w:rFonts w:ascii="Arial" w:eastAsia="Arial" w:hAnsi="Arial" w:cs="Arial"/>
              <w:sz w:val="24"/>
              <w:szCs w:val="24"/>
            </w:rPr>
          </w:rPrChange>
        </w:rPr>
      </w:pPr>
      <w:ins w:id="1110" w:author="YASMIN SEREJO LIMA" w:date="2025-06-30T13:12:00Z">
        <w:r w:rsidRPr="003837F2">
          <w:rPr>
            <w:rFonts w:ascii="Arial" w:eastAsia="Arial" w:hAnsi="Arial" w:cs="Arial"/>
            <w:sz w:val="24"/>
            <w:szCs w:val="24"/>
            <w:rPrChange w:id="1111" w:author="EUDERLAN FREIRE DA SILVA ABREU" w:date="2025-07-01T10:51:00Z">
              <w:rPr/>
            </w:rPrChange>
          </w:rPr>
          <w:t xml:space="preserve">Descrição da tela: </w:t>
        </w:r>
      </w:ins>
      <w:ins w:id="1112" w:author="YASMIN SEREJO LIMA" w:date="2025-06-30T13:13:00Z">
        <w:r w:rsidRPr="003837F2">
          <w:rPr>
            <w:rFonts w:ascii="Arial" w:eastAsia="Arial" w:hAnsi="Arial" w:cs="Arial"/>
            <w:sz w:val="24"/>
            <w:szCs w:val="24"/>
            <w:rPrChange w:id="1113" w:author="EUDERLAN FREIRE DA SILVA ABREU" w:date="2025-07-01T10:51:00Z">
              <w:rPr>
                <w:sz w:val="24"/>
                <w:szCs w:val="24"/>
              </w:rPr>
            </w:rPrChange>
          </w:rPr>
          <w:t>Modal que aparece ao clicar em “Adicionar Documento”.</w:t>
        </w:r>
      </w:ins>
    </w:p>
    <w:p w14:paraId="1DC6EB0D" w14:textId="07338F1A" w:rsidR="00E33009" w:rsidRPr="003837F2" w:rsidRDefault="44DE3174" w:rsidP="3EA0BE31">
      <w:pPr>
        <w:rPr>
          <w:ins w:id="1114" w:author="YASMIN SEREJO LIMA" w:date="2025-06-30T13:13:00Z"/>
          <w:rFonts w:ascii="Arial" w:eastAsia="Arial" w:hAnsi="Arial" w:cs="Arial"/>
          <w:sz w:val="24"/>
          <w:szCs w:val="24"/>
          <w:rPrChange w:id="1115" w:author="EUDERLAN FREIRE DA SILVA ABREU" w:date="2025-07-01T10:51:00Z">
            <w:rPr>
              <w:ins w:id="1116" w:author="YASMIN SEREJO LIMA" w:date="2025-06-30T13:13:00Z"/>
              <w:rFonts w:ascii="Arial" w:eastAsia="Arial" w:hAnsi="Arial" w:cs="Arial"/>
              <w:sz w:val="24"/>
              <w:szCs w:val="24"/>
            </w:rPr>
          </w:rPrChange>
        </w:rPr>
      </w:pPr>
      <w:ins w:id="1117" w:author="YASMIN SEREJO LIMA" w:date="2025-06-30T13:13:00Z">
        <w:r w:rsidRPr="003837F2">
          <w:rPr>
            <w:rFonts w:ascii="Arial" w:eastAsia="Arial" w:hAnsi="Arial" w:cs="Arial"/>
            <w:sz w:val="24"/>
            <w:szCs w:val="24"/>
            <w:rPrChange w:id="1118" w:author="EUDERLAN FREIRE DA SILVA ABREU" w:date="2025-07-01T10:51:00Z">
              <w:rPr>
                <w:sz w:val="24"/>
                <w:szCs w:val="24"/>
              </w:rPr>
            </w:rPrChange>
          </w:rPr>
          <w:t xml:space="preserve">Cabeçalho do Modal: </w:t>
        </w:r>
      </w:ins>
    </w:p>
    <w:p w14:paraId="55AB49F8" w14:textId="6C1719BA" w:rsidR="00E33009" w:rsidRPr="003837F2" w:rsidRDefault="44DE3174">
      <w:pPr>
        <w:pStyle w:val="PargrafodaLista"/>
        <w:numPr>
          <w:ilvl w:val="0"/>
          <w:numId w:val="36"/>
        </w:numPr>
        <w:rPr>
          <w:ins w:id="1119" w:author="YASMIN SEREJO LIMA" w:date="2025-06-30T13:13:00Z"/>
          <w:rFonts w:ascii="Arial" w:eastAsia="Arial" w:hAnsi="Arial" w:cs="Arial"/>
          <w:sz w:val="24"/>
          <w:szCs w:val="24"/>
          <w:rPrChange w:id="1120" w:author="EUDERLAN FREIRE DA SILVA ABREU" w:date="2025-07-01T10:51:00Z">
            <w:rPr>
              <w:ins w:id="1121" w:author="YASMIN SEREJO LIMA" w:date="2025-06-30T13:13:00Z"/>
            </w:rPr>
          </w:rPrChange>
        </w:rPr>
        <w:pPrChange w:id="1122" w:author="YASMIN SEREJO LIMA" w:date="2025-06-30T13:13:00Z">
          <w:pPr/>
        </w:pPrChange>
      </w:pPr>
      <w:ins w:id="1123" w:author="YASMIN SEREJO LIMA" w:date="2025-06-30T13:13:00Z">
        <w:r w:rsidRPr="003837F2">
          <w:rPr>
            <w:rFonts w:ascii="Arial" w:eastAsia="Arial" w:hAnsi="Arial" w:cs="Arial"/>
            <w:sz w:val="24"/>
            <w:szCs w:val="24"/>
            <w:rPrChange w:id="1124" w:author="EUDERLAN FREIRE DA SILVA ABREU" w:date="2025-07-01T10:51:00Z">
              <w:rPr>
                <w:sz w:val="24"/>
                <w:szCs w:val="24"/>
              </w:rPr>
            </w:rPrChange>
          </w:rPr>
          <w:t>Título: “Adicionar Novo Documento”.</w:t>
        </w:r>
      </w:ins>
    </w:p>
    <w:p w14:paraId="3D356EE7" w14:textId="77F90678" w:rsidR="00E33009" w:rsidRPr="003837F2" w:rsidRDefault="44DE3174">
      <w:pPr>
        <w:pStyle w:val="PargrafodaLista"/>
        <w:numPr>
          <w:ilvl w:val="0"/>
          <w:numId w:val="36"/>
        </w:numPr>
        <w:rPr>
          <w:ins w:id="1125" w:author="YASMIN SEREJO LIMA" w:date="2025-06-30T13:13:00Z"/>
          <w:rFonts w:ascii="Arial" w:eastAsia="Arial" w:hAnsi="Arial" w:cs="Arial"/>
          <w:sz w:val="24"/>
          <w:szCs w:val="24"/>
          <w:rPrChange w:id="1126" w:author="EUDERLAN FREIRE DA SILVA ABREU" w:date="2025-07-01T10:51:00Z">
            <w:rPr>
              <w:ins w:id="1127" w:author="YASMIN SEREJO LIMA" w:date="2025-06-30T13:13:00Z"/>
            </w:rPr>
          </w:rPrChange>
        </w:rPr>
        <w:pPrChange w:id="1128" w:author="YASMIN SEREJO LIMA" w:date="2025-06-30T13:13:00Z">
          <w:pPr/>
        </w:pPrChange>
      </w:pPr>
      <w:ins w:id="1129" w:author="YASMIN SEREJO LIMA" w:date="2025-06-30T13:13:00Z">
        <w:r w:rsidRPr="003837F2">
          <w:rPr>
            <w:rFonts w:ascii="Arial" w:eastAsia="Arial" w:hAnsi="Arial" w:cs="Arial"/>
            <w:sz w:val="24"/>
            <w:szCs w:val="24"/>
            <w:rPrChange w:id="1130" w:author="EUDERLAN FREIRE DA SILVA ABREU" w:date="2025-07-01T10:51:00Z">
              <w:rPr>
                <w:sz w:val="24"/>
                <w:szCs w:val="24"/>
              </w:rPr>
            </w:rPrChange>
          </w:rPr>
          <w:t>Botão “X” para fechar.</w:t>
        </w:r>
      </w:ins>
    </w:p>
    <w:p w14:paraId="76A685BD" w14:textId="1E7FE0D3" w:rsidR="00E33009" w:rsidRPr="003837F2" w:rsidRDefault="44DE3174" w:rsidP="3EA0BE31">
      <w:pPr>
        <w:rPr>
          <w:ins w:id="1131" w:author="YASMIN SEREJO LIMA" w:date="2025-06-30T13:14:00Z"/>
          <w:rFonts w:ascii="Arial" w:eastAsia="Arial" w:hAnsi="Arial" w:cs="Arial"/>
          <w:sz w:val="24"/>
          <w:szCs w:val="24"/>
          <w:rPrChange w:id="1132" w:author="EUDERLAN FREIRE DA SILVA ABREU" w:date="2025-07-01T10:51:00Z">
            <w:rPr>
              <w:ins w:id="1133" w:author="YASMIN SEREJO LIMA" w:date="2025-06-30T13:14:00Z"/>
              <w:rFonts w:ascii="Arial" w:eastAsia="Arial" w:hAnsi="Arial" w:cs="Arial"/>
              <w:sz w:val="24"/>
              <w:szCs w:val="24"/>
            </w:rPr>
          </w:rPrChange>
        </w:rPr>
      </w:pPr>
      <w:ins w:id="1134" w:author="YASMIN SEREJO LIMA" w:date="2025-06-30T13:13:00Z">
        <w:r w:rsidRPr="003837F2">
          <w:rPr>
            <w:rFonts w:ascii="Arial" w:eastAsia="Arial" w:hAnsi="Arial" w:cs="Arial"/>
            <w:sz w:val="24"/>
            <w:szCs w:val="24"/>
            <w:rPrChange w:id="1135" w:author="EUDERLAN FREIRE DA SILVA ABREU" w:date="2025-07-01T10:51:00Z">
              <w:rPr>
                <w:sz w:val="24"/>
                <w:szCs w:val="24"/>
              </w:rPr>
            </w:rPrChange>
          </w:rPr>
          <w:t>F</w:t>
        </w:r>
      </w:ins>
      <w:ins w:id="1136" w:author="YASMIN SEREJO LIMA" w:date="2025-06-30T13:14:00Z">
        <w:r w:rsidRPr="003837F2">
          <w:rPr>
            <w:rFonts w:ascii="Arial" w:eastAsia="Arial" w:hAnsi="Arial" w:cs="Arial"/>
            <w:sz w:val="24"/>
            <w:szCs w:val="24"/>
            <w:rPrChange w:id="1137" w:author="EUDERLAN FREIRE DA SILVA ABREU" w:date="2025-07-01T10:51:00Z">
              <w:rPr>
                <w:sz w:val="24"/>
                <w:szCs w:val="24"/>
              </w:rPr>
            </w:rPrChange>
          </w:rPr>
          <w:t>ormulário de Upload:</w:t>
        </w:r>
      </w:ins>
    </w:p>
    <w:p w14:paraId="235FB13E" w14:textId="591A055B" w:rsidR="00E33009" w:rsidRPr="003837F2" w:rsidRDefault="44DE3174">
      <w:pPr>
        <w:pStyle w:val="PargrafodaLista"/>
        <w:numPr>
          <w:ilvl w:val="0"/>
          <w:numId w:val="35"/>
        </w:numPr>
        <w:rPr>
          <w:ins w:id="1138" w:author="YASMIN SEREJO LIMA" w:date="2025-06-30T13:14:00Z"/>
          <w:rFonts w:ascii="Arial" w:eastAsia="Arial" w:hAnsi="Arial" w:cs="Arial"/>
          <w:sz w:val="24"/>
          <w:szCs w:val="24"/>
          <w:rPrChange w:id="1139" w:author="EUDERLAN FREIRE DA SILVA ABREU" w:date="2025-07-01T10:51:00Z">
            <w:rPr>
              <w:ins w:id="1140" w:author="YASMIN SEREJO LIMA" w:date="2025-06-30T13:14:00Z"/>
            </w:rPr>
          </w:rPrChange>
        </w:rPr>
        <w:pPrChange w:id="1141" w:author="YASMIN SEREJO LIMA" w:date="2025-06-30T13:15:00Z">
          <w:pPr/>
        </w:pPrChange>
      </w:pPr>
      <w:ins w:id="1142" w:author="YASMIN SEREJO LIMA" w:date="2025-06-30T13:14:00Z">
        <w:r w:rsidRPr="003837F2">
          <w:rPr>
            <w:rFonts w:ascii="Arial" w:eastAsia="Arial" w:hAnsi="Arial" w:cs="Arial"/>
            <w:b/>
            <w:bCs/>
            <w:sz w:val="24"/>
            <w:szCs w:val="24"/>
            <w:rPrChange w:id="1143" w:author="EUDERLAN FREIRE DA SILVA ABREU" w:date="2025-07-01T10:51:00Z">
              <w:rPr>
                <w:sz w:val="24"/>
                <w:szCs w:val="24"/>
              </w:rPr>
            </w:rPrChange>
          </w:rPr>
          <w:t xml:space="preserve">Campo “Título”: </w:t>
        </w:r>
        <w:r w:rsidRPr="003837F2">
          <w:rPr>
            <w:rFonts w:ascii="Arial" w:eastAsia="Arial" w:hAnsi="Arial" w:cs="Arial"/>
            <w:sz w:val="24"/>
            <w:szCs w:val="24"/>
            <w:rPrChange w:id="1144" w:author="EUDERLAN FREIRE DA SILVA ABREU" w:date="2025-07-01T10:51:00Z">
              <w:rPr>
                <w:sz w:val="24"/>
                <w:szCs w:val="24"/>
              </w:rPr>
            </w:rPrChange>
          </w:rPr>
          <w:t>Nome do documento (opcional).</w:t>
        </w:r>
      </w:ins>
    </w:p>
    <w:p w14:paraId="6ECA24CA" w14:textId="6C5D0D73" w:rsidR="00E33009" w:rsidRPr="003837F2" w:rsidRDefault="44DE3174">
      <w:pPr>
        <w:pStyle w:val="PargrafodaLista"/>
        <w:numPr>
          <w:ilvl w:val="0"/>
          <w:numId w:val="35"/>
        </w:numPr>
        <w:rPr>
          <w:ins w:id="1145" w:author="YASMIN SEREJO LIMA" w:date="2025-06-30T13:14:00Z"/>
          <w:rFonts w:ascii="Arial" w:eastAsia="Arial" w:hAnsi="Arial" w:cs="Arial"/>
          <w:sz w:val="24"/>
          <w:szCs w:val="24"/>
          <w:rPrChange w:id="1146" w:author="EUDERLAN FREIRE DA SILVA ABREU" w:date="2025-07-01T10:51:00Z">
            <w:rPr>
              <w:ins w:id="1147" w:author="YASMIN SEREJO LIMA" w:date="2025-06-30T13:14:00Z"/>
            </w:rPr>
          </w:rPrChange>
        </w:rPr>
        <w:pPrChange w:id="1148" w:author="YASMIN SEREJO LIMA" w:date="2025-06-30T13:15:00Z">
          <w:pPr/>
        </w:pPrChange>
      </w:pPr>
      <w:ins w:id="1149" w:author="YASMIN SEREJO LIMA" w:date="2025-06-30T13:14:00Z">
        <w:r w:rsidRPr="003837F2">
          <w:rPr>
            <w:rFonts w:ascii="Arial" w:eastAsia="Arial" w:hAnsi="Arial" w:cs="Arial"/>
            <w:b/>
            <w:bCs/>
            <w:sz w:val="24"/>
            <w:szCs w:val="24"/>
            <w:rPrChange w:id="1150" w:author="EUDERLAN FREIRE DA SILVA ABREU" w:date="2025-07-01T10:51:00Z">
              <w:rPr>
                <w:sz w:val="24"/>
                <w:szCs w:val="24"/>
              </w:rPr>
            </w:rPrChange>
          </w:rPr>
          <w:t xml:space="preserve">Campo “Versão”: </w:t>
        </w:r>
        <w:r w:rsidRPr="003837F2">
          <w:rPr>
            <w:rFonts w:ascii="Arial" w:eastAsia="Arial" w:hAnsi="Arial" w:cs="Arial"/>
            <w:sz w:val="24"/>
            <w:szCs w:val="24"/>
            <w:rPrChange w:id="1151" w:author="EUDERLAN FREIRE DA SILVA ABREU" w:date="2025-07-01T10:51:00Z">
              <w:rPr>
                <w:sz w:val="24"/>
                <w:szCs w:val="24"/>
              </w:rPr>
            </w:rPrChange>
          </w:rPr>
          <w:t>Versão do documento (opcional).</w:t>
        </w:r>
      </w:ins>
    </w:p>
    <w:p w14:paraId="45F00374" w14:textId="7DAF4C9B" w:rsidR="00E33009" w:rsidRPr="003837F2" w:rsidRDefault="44DE3174">
      <w:pPr>
        <w:pStyle w:val="PargrafodaLista"/>
        <w:numPr>
          <w:ilvl w:val="0"/>
          <w:numId w:val="35"/>
        </w:numPr>
        <w:rPr>
          <w:ins w:id="1152" w:author="YASMIN SEREJO LIMA" w:date="2025-06-30T13:15:00Z"/>
          <w:rFonts w:ascii="Arial" w:eastAsia="Arial" w:hAnsi="Arial" w:cs="Arial"/>
          <w:sz w:val="24"/>
          <w:szCs w:val="24"/>
          <w:rPrChange w:id="1153" w:author="EUDERLAN FREIRE DA SILVA ABREU" w:date="2025-07-01T10:51:00Z">
            <w:rPr>
              <w:ins w:id="1154" w:author="YASMIN SEREJO LIMA" w:date="2025-06-30T13:15:00Z"/>
            </w:rPr>
          </w:rPrChange>
        </w:rPr>
        <w:pPrChange w:id="1155" w:author="YASMIN SEREJO LIMA" w:date="2025-06-30T13:15:00Z">
          <w:pPr/>
        </w:pPrChange>
      </w:pPr>
      <w:ins w:id="1156" w:author="YASMIN SEREJO LIMA" w:date="2025-06-30T13:15:00Z">
        <w:r w:rsidRPr="003837F2">
          <w:rPr>
            <w:rFonts w:ascii="Arial" w:eastAsia="Arial" w:hAnsi="Arial" w:cs="Arial"/>
            <w:b/>
            <w:bCs/>
            <w:sz w:val="24"/>
            <w:szCs w:val="24"/>
            <w:rPrChange w:id="1157" w:author="EUDERLAN FREIRE DA SILVA ABREU" w:date="2025-07-01T10:51:00Z">
              <w:rPr>
                <w:sz w:val="24"/>
                <w:szCs w:val="24"/>
              </w:rPr>
            </w:rPrChange>
          </w:rPr>
          <w:t xml:space="preserve">Seletor de arquivo: </w:t>
        </w:r>
        <w:r w:rsidRPr="003837F2">
          <w:rPr>
            <w:rFonts w:ascii="Arial" w:eastAsia="Arial" w:hAnsi="Arial" w:cs="Arial"/>
            <w:sz w:val="24"/>
            <w:szCs w:val="24"/>
            <w:rPrChange w:id="1158" w:author="EUDERLAN FREIRE DA SILVA ABREU" w:date="2025-07-01T10:51:00Z">
              <w:rPr>
                <w:sz w:val="24"/>
                <w:szCs w:val="24"/>
              </w:rPr>
            </w:rPrChange>
          </w:rPr>
          <w:t>“Arquivo PDF” (obrigatório).</w:t>
        </w:r>
      </w:ins>
    </w:p>
    <w:p w14:paraId="6F336451" w14:textId="2504E322" w:rsidR="00E33009" w:rsidRPr="003837F2" w:rsidRDefault="44DE3174">
      <w:pPr>
        <w:pStyle w:val="PargrafodaLista"/>
        <w:numPr>
          <w:ilvl w:val="0"/>
          <w:numId w:val="35"/>
        </w:numPr>
        <w:rPr>
          <w:ins w:id="1159" w:author="YASMIN SEREJO LIMA" w:date="2025-06-30T13:13:00Z"/>
          <w:rFonts w:ascii="Arial" w:eastAsia="Arial" w:hAnsi="Arial" w:cs="Arial"/>
          <w:sz w:val="24"/>
          <w:szCs w:val="24"/>
          <w:rPrChange w:id="1160" w:author="EUDERLAN FREIRE DA SILVA ABREU" w:date="2025-07-01T10:51:00Z">
            <w:rPr>
              <w:ins w:id="1161" w:author="YASMIN SEREJO LIMA" w:date="2025-06-30T13:13:00Z"/>
            </w:rPr>
          </w:rPrChange>
        </w:rPr>
        <w:pPrChange w:id="1162" w:author="YASMIN SEREJO LIMA" w:date="2025-06-30T13:15:00Z">
          <w:pPr/>
        </w:pPrChange>
      </w:pPr>
      <w:ins w:id="1163" w:author="YASMIN SEREJO LIMA" w:date="2025-06-30T13:15:00Z">
        <w:r w:rsidRPr="003837F2">
          <w:rPr>
            <w:rFonts w:ascii="Arial" w:eastAsia="Arial" w:hAnsi="Arial" w:cs="Arial"/>
            <w:b/>
            <w:bCs/>
            <w:sz w:val="24"/>
            <w:szCs w:val="24"/>
            <w:rPrChange w:id="1164" w:author="EUDERLAN FREIRE DA SILVA ABREU" w:date="2025-07-01T10:51:00Z">
              <w:rPr>
                <w:sz w:val="24"/>
                <w:szCs w:val="24"/>
              </w:rPr>
            </w:rPrChange>
          </w:rPr>
          <w:t>Arquivo selecionado:</w:t>
        </w:r>
        <w:r w:rsidRPr="003837F2">
          <w:rPr>
            <w:rFonts w:ascii="Arial" w:eastAsia="Arial" w:hAnsi="Arial" w:cs="Arial"/>
            <w:sz w:val="24"/>
            <w:szCs w:val="24"/>
            <w:rPrChange w:id="1165" w:author="EUDERLAN FREIRE DA SILVA ABREU" w:date="2025-07-01T10:51:00Z">
              <w:rPr>
                <w:sz w:val="24"/>
                <w:szCs w:val="24"/>
              </w:rPr>
            </w:rPrChange>
          </w:rPr>
          <w:t xml:space="preserve"> Mostra o nome do arquivo escolhido.</w:t>
        </w:r>
      </w:ins>
    </w:p>
    <w:p w14:paraId="6191C4D6" w14:textId="5B57AF95" w:rsidR="00E33009" w:rsidRPr="003837F2" w:rsidRDefault="44DE3174">
      <w:pPr>
        <w:rPr>
          <w:ins w:id="1166" w:author="YASMIN SEREJO LIMA" w:date="2025-06-30T13:16:00Z"/>
          <w:rFonts w:ascii="Arial" w:eastAsia="Arial" w:hAnsi="Arial" w:cs="Arial"/>
          <w:sz w:val="24"/>
          <w:szCs w:val="24"/>
          <w:rPrChange w:id="1167" w:author="EUDERLAN FREIRE DA SILVA ABREU" w:date="2025-07-01T10:51:00Z">
            <w:rPr>
              <w:ins w:id="1168" w:author="YASMIN SEREJO LIMA" w:date="2025-06-30T13:16:00Z"/>
              <w:rFonts w:ascii="Arial" w:eastAsia="Arial" w:hAnsi="Arial" w:cs="Arial"/>
              <w:sz w:val="24"/>
              <w:szCs w:val="24"/>
            </w:rPr>
          </w:rPrChange>
        </w:rPr>
      </w:pPr>
      <w:ins w:id="1169" w:author="YASMIN SEREJO LIMA" w:date="2025-06-30T13:16:00Z">
        <w:r w:rsidRPr="003837F2">
          <w:rPr>
            <w:rFonts w:ascii="Arial" w:eastAsia="Arial" w:hAnsi="Arial" w:cs="Arial"/>
            <w:sz w:val="24"/>
            <w:szCs w:val="24"/>
            <w:rPrChange w:id="1170" w:author="EUDERLAN FREIRE DA SILVA ABREU" w:date="2025-07-01T10:51:00Z">
              <w:rPr>
                <w:sz w:val="24"/>
                <w:szCs w:val="24"/>
              </w:rPr>
            </w:rPrChange>
          </w:rPr>
          <w:t>Barra de Progresso:</w:t>
        </w:r>
      </w:ins>
    </w:p>
    <w:p w14:paraId="49B56C0F" w14:textId="634E3719" w:rsidR="44DE3174" w:rsidRPr="003837F2" w:rsidRDefault="44DE3174" w:rsidP="3EA0BE31">
      <w:pPr>
        <w:rPr>
          <w:ins w:id="1171" w:author="YASMIN SEREJO LIMA" w:date="2025-06-30T13:16:00Z"/>
          <w:rFonts w:ascii="Arial" w:eastAsia="Arial" w:hAnsi="Arial" w:cs="Arial"/>
          <w:sz w:val="24"/>
          <w:szCs w:val="24"/>
          <w:rPrChange w:id="1172" w:author="EUDERLAN FREIRE DA SILVA ABREU" w:date="2025-07-01T10:51:00Z">
            <w:rPr>
              <w:ins w:id="1173" w:author="YASMIN SEREJO LIMA" w:date="2025-06-30T13:16:00Z"/>
              <w:rFonts w:ascii="Arial" w:eastAsia="Arial" w:hAnsi="Arial" w:cs="Arial"/>
              <w:sz w:val="24"/>
              <w:szCs w:val="24"/>
            </w:rPr>
          </w:rPrChange>
        </w:rPr>
      </w:pPr>
      <w:ins w:id="1174" w:author="YASMIN SEREJO LIMA" w:date="2025-06-30T13:16:00Z">
        <w:r w:rsidRPr="003837F2">
          <w:rPr>
            <w:rFonts w:ascii="Arial" w:eastAsia="Arial" w:hAnsi="Arial" w:cs="Arial"/>
            <w:sz w:val="24"/>
            <w:szCs w:val="24"/>
            <w:rPrChange w:id="1175" w:author="EUDERLAN FREIRE DA SILVA ABREU" w:date="2025-07-01T10:51:00Z">
              <w:rPr>
                <w:sz w:val="24"/>
                <w:szCs w:val="24"/>
              </w:rPr>
            </w:rPrChange>
          </w:rPr>
          <w:t xml:space="preserve">Durante o upload: </w:t>
        </w:r>
      </w:ins>
    </w:p>
    <w:p w14:paraId="6DCCF7F0" w14:textId="7EB6E552" w:rsidR="44DE3174" w:rsidRPr="003837F2" w:rsidRDefault="44DE3174">
      <w:pPr>
        <w:pStyle w:val="PargrafodaLista"/>
        <w:numPr>
          <w:ilvl w:val="0"/>
          <w:numId w:val="34"/>
        </w:numPr>
        <w:rPr>
          <w:ins w:id="1176" w:author="YASMIN SEREJO LIMA" w:date="2025-06-30T13:16:00Z"/>
          <w:rFonts w:ascii="Arial" w:eastAsia="Arial" w:hAnsi="Arial" w:cs="Arial"/>
          <w:sz w:val="24"/>
          <w:szCs w:val="24"/>
          <w:rPrChange w:id="1177" w:author="EUDERLAN FREIRE DA SILVA ABREU" w:date="2025-07-01T10:51:00Z">
            <w:rPr>
              <w:ins w:id="1178" w:author="YASMIN SEREJO LIMA" w:date="2025-06-30T13:16:00Z"/>
            </w:rPr>
          </w:rPrChange>
        </w:rPr>
        <w:pPrChange w:id="1179" w:author="YASMIN SEREJO LIMA" w:date="2025-06-30T13:16:00Z">
          <w:pPr/>
        </w:pPrChange>
      </w:pPr>
      <w:ins w:id="1180" w:author="YASMIN SEREJO LIMA" w:date="2025-06-30T13:16:00Z">
        <w:r w:rsidRPr="003837F2">
          <w:rPr>
            <w:rFonts w:ascii="Arial" w:eastAsia="Arial" w:hAnsi="Arial" w:cs="Arial"/>
            <w:sz w:val="24"/>
            <w:szCs w:val="24"/>
            <w:rPrChange w:id="1181" w:author="EUDERLAN FREIRE DA SILVA ABREU" w:date="2025-07-01T10:51:00Z">
              <w:rPr>
                <w:sz w:val="24"/>
                <w:szCs w:val="24"/>
              </w:rPr>
            </w:rPrChange>
          </w:rPr>
          <w:t>Barra visual de progresso.</w:t>
        </w:r>
      </w:ins>
    </w:p>
    <w:p w14:paraId="28786549" w14:textId="3EF6A3B1" w:rsidR="44DE3174" w:rsidRPr="003837F2" w:rsidRDefault="44DE3174">
      <w:pPr>
        <w:pStyle w:val="PargrafodaLista"/>
        <w:numPr>
          <w:ilvl w:val="0"/>
          <w:numId w:val="34"/>
        </w:numPr>
        <w:rPr>
          <w:ins w:id="1182" w:author="YASMIN SEREJO LIMA" w:date="2025-06-30T13:16:00Z"/>
          <w:rFonts w:ascii="Arial" w:eastAsia="Arial" w:hAnsi="Arial" w:cs="Arial"/>
          <w:sz w:val="24"/>
          <w:szCs w:val="24"/>
          <w:rPrChange w:id="1183" w:author="EUDERLAN FREIRE DA SILVA ABREU" w:date="2025-07-01T10:51:00Z">
            <w:rPr>
              <w:ins w:id="1184" w:author="YASMIN SEREJO LIMA" w:date="2025-06-30T13:16:00Z"/>
            </w:rPr>
          </w:rPrChange>
        </w:rPr>
        <w:pPrChange w:id="1185" w:author="YASMIN SEREJO LIMA" w:date="2025-06-30T13:16:00Z">
          <w:pPr/>
        </w:pPrChange>
      </w:pPr>
      <w:ins w:id="1186" w:author="YASMIN SEREJO LIMA" w:date="2025-06-30T13:16:00Z">
        <w:r w:rsidRPr="003837F2">
          <w:rPr>
            <w:rFonts w:ascii="Arial" w:eastAsia="Arial" w:hAnsi="Arial" w:cs="Arial"/>
            <w:sz w:val="24"/>
            <w:szCs w:val="24"/>
            <w:rPrChange w:id="1187" w:author="EUDERLAN FREIRE DA SILVA ABREU" w:date="2025-07-01T10:51:00Z">
              <w:rPr>
                <w:sz w:val="24"/>
                <w:szCs w:val="24"/>
              </w:rPr>
            </w:rPrChange>
          </w:rPr>
          <w:t>Porcentagem de conclusão.</w:t>
        </w:r>
      </w:ins>
    </w:p>
    <w:p w14:paraId="0795E39E" w14:textId="07910CF0" w:rsidR="44DE3174" w:rsidRPr="003837F2" w:rsidRDefault="44DE3174">
      <w:pPr>
        <w:pStyle w:val="PargrafodaLista"/>
        <w:numPr>
          <w:ilvl w:val="0"/>
          <w:numId w:val="34"/>
        </w:numPr>
        <w:rPr>
          <w:ins w:id="1188" w:author="YASMIN SEREJO LIMA" w:date="2025-06-30T13:19:00Z"/>
          <w:rFonts w:ascii="Arial" w:eastAsia="Arial" w:hAnsi="Arial" w:cs="Arial"/>
          <w:sz w:val="24"/>
          <w:szCs w:val="24"/>
          <w:rPrChange w:id="1189" w:author="EUDERLAN FREIRE DA SILVA ABREU" w:date="2025-07-01T10:51:00Z">
            <w:rPr>
              <w:ins w:id="1190" w:author="YASMIN SEREJO LIMA" w:date="2025-06-30T13:19:00Z"/>
            </w:rPr>
          </w:rPrChange>
        </w:rPr>
        <w:pPrChange w:id="1191" w:author="YASMIN SEREJO LIMA" w:date="2025-06-30T13:16:00Z">
          <w:pPr/>
        </w:pPrChange>
      </w:pPr>
      <w:ins w:id="1192" w:author="YASMIN SEREJO LIMA" w:date="2025-06-30T13:16:00Z">
        <w:r w:rsidRPr="003837F2">
          <w:rPr>
            <w:rFonts w:ascii="Arial" w:eastAsia="Arial" w:hAnsi="Arial" w:cs="Arial"/>
            <w:sz w:val="24"/>
            <w:szCs w:val="24"/>
            <w:rPrChange w:id="1193" w:author="EUDERLAN FREIRE DA SILVA ABREU" w:date="2025-07-01T10:51:00Z">
              <w:rPr>
                <w:sz w:val="24"/>
                <w:szCs w:val="24"/>
              </w:rPr>
            </w:rPrChange>
          </w:rPr>
          <w:t>Texto: “Enviando...X%”.</w:t>
        </w:r>
      </w:ins>
    </w:p>
    <w:p w14:paraId="06AB73C3" w14:textId="7F19625C" w:rsidR="3EA0BE31" w:rsidRPr="003837F2" w:rsidRDefault="3EA0BE31">
      <w:pPr>
        <w:pStyle w:val="PargrafodaLista"/>
        <w:rPr>
          <w:ins w:id="1194" w:author="YASMIN SEREJO LIMA" w:date="2025-06-30T13:17:00Z"/>
          <w:rFonts w:ascii="Arial" w:eastAsia="Arial" w:hAnsi="Arial" w:cs="Arial"/>
          <w:sz w:val="24"/>
          <w:szCs w:val="24"/>
          <w:rPrChange w:id="1195" w:author="EUDERLAN FREIRE DA SILVA ABREU" w:date="2025-07-01T10:51:00Z">
            <w:rPr>
              <w:ins w:id="1196" w:author="YASMIN SEREJO LIMA" w:date="2025-06-30T13:17:00Z"/>
            </w:rPr>
          </w:rPrChange>
        </w:rPr>
        <w:pPrChange w:id="1197" w:author="YASMIN SEREJO LIMA" w:date="2025-06-30T13:19:00Z">
          <w:pPr/>
        </w:pPrChange>
      </w:pPr>
    </w:p>
    <w:p w14:paraId="305AD091" w14:textId="5291F0DF" w:rsidR="44DE3174" w:rsidRPr="003837F2" w:rsidRDefault="44DE3174" w:rsidP="3EA0BE31">
      <w:pPr>
        <w:rPr>
          <w:ins w:id="1198" w:author="YASMIN SEREJO LIMA" w:date="2025-06-30T13:17:00Z"/>
          <w:rFonts w:ascii="Arial" w:eastAsia="Arial" w:hAnsi="Arial" w:cs="Arial"/>
          <w:sz w:val="24"/>
          <w:szCs w:val="24"/>
          <w:rPrChange w:id="1199" w:author="EUDERLAN FREIRE DA SILVA ABREU" w:date="2025-07-01T10:51:00Z">
            <w:rPr>
              <w:ins w:id="1200" w:author="YASMIN SEREJO LIMA" w:date="2025-06-30T13:17:00Z"/>
              <w:rFonts w:ascii="Arial" w:eastAsia="Arial" w:hAnsi="Arial" w:cs="Arial"/>
              <w:sz w:val="24"/>
              <w:szCs w:val="24"/>
            </w:rPr>
          </w:rPrChange>
        </w:rPr>
      </w:pPr>
      <w:ins w:id="1201" w:author="YASMIN SEREJO LIMA" w:date="2025-06-30T13:17:00Z">
        <w:r w:rsidRPr="003837F2">
          <w:rPr>
            <w:rFonts w:ascii="Arial" w:eastAsia="Arial" w:hAnsi="Arial" w:cs="Arial"/>
            <w:sz w:val="24"/>
            <w:szCs w:val="24"/>
            <w:rPrChange w:id="1202" w:author="EUDERLAN FREIRE DA SILVA ABREU" w:date="2025-07-01T10:51:00Z">
              <w:rPr>
                <w:sz w:val="24"/>
                <w:szCs w:val="24"/>
              </w:rPr>
            </w:rPrChange>
          </w:rPr>
          <w:t>Botões de Ação:</w:t>
        </w:r>
      </w:ins>
    </w:p>
    <w:p w14:paraId="4CF2BBDD" w14:textId="18B6B857" w:rsidR="44DE3174" w:rsidRPr="003837F2" w:rsidRDefault="44DE3174">
      <w:pPr>
        <w:pStyle w:val="PargrafodaLista"/>
        <w:numPr>
          <w:ilvl w:val="0"/>
          <w:numId w:val="33"/>
        </w:numPr>
        <w:rPr>
          <w:ins w:id="1203" w:author="YASMIN SEREJO LIMA" w:date="2025-06-30T13:18:00Z"/>
          <w:rFonts w:ascii="Arial" w:eastAsia="Arial" w:hAnsi="Arial" w:cs="Arial"/>
          <w:sz w:val="24"/>
          <w:szCs w:val="24"/>
          <w:rPrChange w:id="1204" w:author="EUDERLAN FREIRE DA SILVA ABREU" w:date="2025-07-01T10:51:00Z">
            <w:rPr>
              <w:ins w:id="1205" w:author="YASMIN SEREJO LIMA" w:date="2025-06-30T13:18:00Z"/>
            </w:rPr>
          </w:rPrChange>
        </w:rPr>
        <w:pPrChange w:id="1206" w:author="YASMIN SEREJO LIMA" w:date="2025-06-30T13:18:00Z">
          <w:pPr/>
        </w:pPrChange>
      </w:pPr>
      <w:ins w:id="1207" w:author="YASMIN SEREJO LIMA" w:date="2025-06-30T13:17:00Z">
        <w:r w:rsidRPr="003837F2">
          <w:rPr>
            <w:rFonts w:ascii="Arial" w:eastAsia="Arial" w:hAnsi="Arial" w:cs="Arial"/>
            <w:b/>
            <w:bCs/>
            <w:sz w:val="24"/>
            <w:szCs w:val="24"/>
            <w:rPrChange w:id="1208" w:author="EUDERLAN FREIRE DA SILVA ABREU" w:date="2025-07-01T10:51:00Z">
              <w:rPr>
                <w:sz w:val="24"/>
                <w:szCs w:val="24"/>
              </w:rPr>
            </w:rPrChange>
          </w:rPr>
          <w:t xml:space="preserve">“Cancelar”: </w:t>
        </w:r>
        <w:r w:rsidRPr="003837F2">
          <w:rPr>
            <w:rFonts w:ascii="Arial" w:eastAsia="Arial" w:hAnsi="Arial" w:cs="Arial"/>
            <w:sz w:val="24"/>
            <w:szCs w:val="24"/>
            <w:rPrChange w:id="1209" w:author="EUDERLAN FREIRE DA SILVA ABREU" w:date="2025-07-01T10:51:00Z">
              <w:rPr>
                <w:sz w:val="24"/>
                <w:szCs w:val="24"/>
              </w:rPr>
            </w:rPrChange>
          </w:rPr>
          <w:t>Fecha o modal</w:t>
        </w:r>
      </w:ins>
      <w:ins w:id="1210" w:author="YASMIN SEREJO LIMA" w:date="2025-06-30T13:18:00Z">
        <w:r w:rsidRPr="003837F2">
          <w:rPr>
            <w:rFonts w:ascii="Arial" w:eastAsia="Arial" w:hAnsi="Arial" w:cs="Arial"/>
            <w:sz w:val="24"/>
            <w:szCs w:val="24"/>
            <w:rPrChange w:id="1211" w:author="EUDERLAN FREIRE DA SILVA ABREU" w:date="2025-07-01T10:51:00Z">
              <w:rPr>
                <w:sz w:val="24"/>
                <w:szCs w:val="24"/>
              </w:rPr>
            </w:rPrChange>
          </w:rPr>
          <w:t xml:space="preserve"> sem salvar.</w:t>
        </w:r>
      </w:ins>
    </w:p>
    <w:p w14:paraId="3BD55450" w14:textId="6C5965A6" w:rsidR="44DE3174" w:rsidRPr="003837F2" w:rsidRDefault="44DE3174">
      <w:pPr>
        <w:pStyle w:val="PargrafodaLista"/>
        <w:numPr>
          <w:ilvl w:val="0"/>
          <w:numId w:val="33"/>
        </w:numPr>
        <w:rPr>
          <w:ins w:id="1212" w:author="YASMIN SEREJO LIMA" w:date="2025-06-30T13:19:00Z"/>
          <w:rFonts w:ascii="Arial" w:eastAsia="Arial" w:hAnsi="Arial" w:cs="Arial"/>
          <w:sz w:val="24"/>
          <w:szCs w:val="24"/>
          <w:rPrChange w:id="1213" w:author="EUDERLAN FREIRE DA SILVA ABREU" w:date="2025-07-01T10:51:00Z">
            <w:rPr>
              <w:ins w:id="1214" w:author="YASMIN SEREJO LIMA" w:date="2025-06-30T13:19:00Z"/>
            </w:rPr>
          </w:rPrChange>
        </w:rPr>
        <w:pPrChange w:id="1215" w:author="YASMIN SEREJO LIMA" w:date="2025-06-30T13:18:00Z">
          <w:pPr/>
        </w:pPrChange>
      </w:pPr>
      <w:ins w:id="1216" w:author="YASMIN SEREJO LIMA" w:date="2025-06-30T13:18:00Z">
        <w:r w:rsidRPr="003837F2">
          <w:rPr>
            <w:rFonts w:ascii="Arial" w:eastAsia="Arial" w:hAnsi="Arial" w:cs="Arial"/>
            <w:b/>
            <w:bCs/>
            <w:sz w:val="24"/>
            <w:szCs w:val="24"/>
            <w:rPrChange w:id="1217" w:author="EUDERLAN FREIRE DA SILVA ABREU" w:date="2025-07-01T10:51:00Z">
              <w:rPr>
                <w:sz w:val="24"/>
                <w:szCs w:val="24"/>
              </w:rPr>
            </w:rPrChange>
          </w:rPr>
          <w:t xml:space="preserve">“+ Enviar Documento”: </w:t>
        </w:r>
        <w:r w:rsidRPr="003837F2">
          <w:rPr>
            <w:rFonts w:ascii="Arial" w:eastAsia="Arial" w:hAnsi="Arial" w:cs="Arial"/>
            <w:sz w:val="24"/>
            <w:szCs w:val="24"/>
            <w:rPrChange w:id="1218" w:author="EUDERLAN FREIRE DA SILVA ABREU" w:date="2025-07-01T10:51:00Z">
              <w:rPr>
                <w:sz w:val="24"/>
                <w:szCs w:val="24"/>
              </w:rPr>
            </w:rPrChange>
          </w:rPr>
          <w:t>Confirma o upload.</w:t>
        </w:r>
      </w:ins>
    </w:p>
    <w:p w14:paraId="255E3C35" w14:textId="459034A9" w:rsidR="3EA0BE31" w:rsidRPr="003837F2" w:rsidRDefault="3EA0BE31">
      <w:pPr>
        <w:pStyle w:val="PargrafodaLista"/>
        <w:rPr>
          <w:ins w:id="1219" w:author="YASMIN SEREJO LIMA" w:date="2025-06-30T13:19:00Z"/>
          <w:rFonts w:ascii="Arial" w:eastAsia="Arial" w:hAnsi="Arial" w:cs="Arial"/>
          <w:sz w:val="24"/>
          <w:szCs w:val="24"/>
          <w:rPrChange w:id="1220" w:author="EUDERLAN FREIRE DA SILVA ABREU" w:date="2025-07-01T10:51:00Z">
            <w:rPr>
              <w:ins w:id="1221" w:author="YASMIN SEREJO LIMA" w:date="2025-06-30T13:19:00Z"/>
            </w:rPr>
          </w:rPrChange>
        </w:rPr>
        <w:pPrChange w:id="1222" w:author="YASMIN SEREJO LIMA" w:date="2025-06-30T13:19:00Z">
          <w:pPr/>
        </w:pPrChange>
      </w:pPr>
    </w:p>
    <w:p w14:paraId="6439F200" w14:textId="2B5D30BC" w:rsidR="44DE3174" w:rsidRPr="003837F2" w:rsidRDefault="44DE3174" w:rsidP="3EA0BE31">
      <w:pPr>
        <w:rPr>
          <w:ins w:id="1223" w:author="YASMIN SEREJO LIMA" w:date="2025-06-30T13:19:00Z"/>
          <w:rFonts w:ascii="Arial" w:eastAsia="Arial" w:hAnsi="Arial" w:cs="Arial"/>
          <w:sz w:val="24"/>
          <w:szCs w:val="24"/>
          <w:rPrChange w:id="1224" w:author="EUDERLAN FREIRE DA SILVA ABREU" w:date="2025-07-01T10:51:00Z">
            <w:rPr>
              <w:ins w:id="1225" w:author="YASMIN SEREJO LIMA" w:date="2025-06-30T13:19:00Z"/>
              <w:rFonts w:ascii="Arial" w:eastAsia="Arial" w:hAnsi="Arial" w:cs="Arial"/>
              <w:sz w:val="24"/>
              <w:szCs w:val="24"/>
            </w:rPr>
          </w:rPrChange>
        </w:rPr>
      </w:pPr>
      <w:ins w:id="1226" w:author="YASMIN SEREJO LIMA" w:date="2025-06-30T13:19:00Z">
        <w:r w:rsidRPr="003837F2">
          <w:rPr>
            <w:rFonts w:ascii="Arial" w:eastAsia="Arial" w:hAnsi="Arial" w:cs="Arial"/>
            <w:sz w:val="24"/>
            <w:szCs w:val="24"/>
            <w:rPrChange w:id="1227" w:author="EUDERLAN FREIRE DA SILVA ABREU" w:date="2025-07-01T10:51:00Z">
              <w:rPr>
                <w:sz w:val="24"/>
                <w:szCs w:val="24"/>
              </w:rPr>
            </w:rPrChange>
          </w:rPr>
          <w:t>Validações:</w:t>
        </w:r>
      </w:ins>
    </w:p>
    <w:p w14:paraId="0F75F60C" w14:textId="3C759924" w:rsidR="44DE3174" w:rsidRPr="003837F2" w:rsidRDefault="44DE3174">
      <w:pPr>
        <w:pStyle w:val="PargrafodaLista"/>
        <w:numPr>
          <w:ilvl w:val="0"/>
          <w:numId w:val="32"/>
        </w:numPr>
        <w:rPr>
          <w:ins w:id="1228" w:author="YASMIN SEREJO LIMA" w:date="2025-06-30T13:19:00Z"/>
          <w:rFonts w:ascii="Arial" w:eastAsia="Arial" w:hAnsi="Arial" w:cs="Arial"/>
          <w:sz w:val="24"/>
          <w:szCs w:val="24"/>
          <w:rPrChange w:id="1229" w:author="EUDERLAN FREIRE DA SILVA ABREU" w:date="2025-07-01T10:51:00Z">
            <w:rPr>
              <w:ins w:id="1230" w:author="YASMIN SEREJO LIMA" w:date="2025-06-30T13:19:00Z"/>
            </w:rPr>
          </w:rPrChange>
        </w:rPr>
        <w:pPrChange w:id="1231" w:author="YASMIN SEREJO LIMA" w:date="2025-06-30T13:19:00Z">
          <w:pPr/>
        </w:pPrChange>
      </w:pPr>
      <w:ins w:id="1232" w:author="YASMIN SEREJO LIMA" w:date="2025-06-30T13:19:00Z">
        <w:r w:rsidRPr="003837F2">
          <w:rPr>
            <w:rFonts w:ascii="Arial" w:eastAsia="Arial" w:hAnsi="Arial" w:cs="Arial"/>
            <w:sz w:val="24"/>
            <w:szCs w:val="24"/>
            <w:rPrChange w:id="1233" w:author="EUDERLAN FREIRE DA SILVA ABREU" w:date="2025-07-01T10:51:00Z">
              <w:rPr>
                <w:sz w:val="24"/>
                <w:szCs w:val="24"/>
              </w:rPr>
            </w:rPrChange>
          </w:rPr>
          <w:t>Apenas arquivos PDF são aceitos.</w:t>
        </w:r>
      </w:ins>
    </w:p>
    <w:p w14:paraId="439DBC48" w14:textId="080E2B6F" w:rsidR="44DE3174" w:rsidRPr="003837F2" w:rsidRDefault="44DE3174">
      <w:pPr>
        <w:pStyle w:val="PargrafodaLista"/>
        <w:numPr>
          <w:ilvl w:val="0"/>
          <w:numId w:val="32"/>
        </w:numPr>
        <w:rPr>
          <w:ins w:id="1234" w:author="YASMIN SEREJO LIMA" w:date="2025-06-30T13:19:00Z"/>
          <w:rFonts w:ascii="Arial" w:eastAsia="Arial" w:hAnsi="Arial" w:cs="Arial"/>
          <w:sz w:val="24"/>
          <w:szCs w:val="24"/>
          <w:rPrChange w:id="1235" w:author="EUDERLAN FREIRE DA SILVA ABREU" w:date="2025-07-01T10:51:00Z">
            <w:rPr>
              <w:ins w:id="1236" w:author="YASMIN SEREJO LIMA" w:date="2025-06-30T13:19:00Z"/>
            </w:rPr>
          </w:rPrChange>
        </w:rPr>
        <w:pPrChange w:id="1237" w:author="YASMIN SEREJO LIMA" w:date="2025-06-30T13:19:00Z">
          <w:pPr/>
        </w:pPrChange>
      </w:pPr>
      <w:ins w:id="1238" w:author="YASMIN SEREJO LIMA" w:date="2025-06-30T13:19:00Z">
        <w:r w:rsidRPr="003837F2">
          <w:rPr>
            <w:rFonts w:ascii="Arial" w:eastAsia="Arial" w:hAnsi="Arial" w:cs="Arial"/>
            <w:sz w:val="24"/>
            <w:szCs w:val="24"/>
            <w:rPrChange w:id="1239" w:author="EUDERLAN FREIRE DA SILVA ABREU" w:date="2025-07-01T10:51:00Z">
              <w:rPr>
                <w:sz w:val="24"/>
                <w:szCs w:val="24"/>
              </w:rPr>
            </w:rPrChange>
          </w:rPr>
          <w:lastRenderedPageBreak/>
          <w:t>Arquivo é obrigatório.</w:t>
        </w:r>
      </w:ins>
    </w:p>
    <w:p w14:paraId="0ED0E684" w14:textId="459EDE1C" w:rsidR="44DE3174" w:rsidRPr="003837F2" w:rsidRDefault="44DE3174">
      <w:pPr>
        <w:pStyle w:val="PargrafodaLista"/>
        <w:numPr>
          <w:ilvl w:val="0"/>
          <w:numId w:val="32"/>
        </w:numPr>
        <w:rPr>
          <w:ins w:id="1240" w:author="YASMIN SEREJO LIMA" w:date="2025-06-30T13:12:00Z"/>
          <w:rFonts w:ascii="Arial" w:eastAsia="Arial" w:hAnsi="Arial" w:cs="Arial"/>
          <w:sz w:val="24"/>
          <w:szCs w:val="24"/>
          <w:rPrChange w:id="1241" w:author="EUDERLAN FREIRE DA SILVA ABREU" w:date="2025-07-01T10:51:00Z">
            <w:rPr>
              <w:ins w:id="1242" w:author="YASMIN SEREJO LIMA" w:date="2025-06-30T13:12:00Z"/>
            </w:rPr>
          </w:rPrChange>
        </w:rPr>
        <w:pPrChange w:id="1243" w:author="YASMIN SEREJO LIMA" w:date="2025-06-30T13:19:00Z">
          <w:pPr/>
        </w:pPrChange>
      </w:pPr>
      <w:ins w:id="1244" w:author="YASMIN SEREJO LIMA" w:date="2025-06-30T13:19:00Z">
        <w:r w:rsidRPr="003837F2">
          <w:rPr>
            <w:rFonts w:ascii="Arial" w:eastAsia="Arial" w:hAnsi="Arial" w:cs="Arial"/>
            <w:sz w:val="24"/>
            <w:szCs w:val="24"/>
            <w:rPrChange w:id="1245" w:author="EUDERLAN FREIRE DA SILVA ABREU" w:date="2025-07-01T10:51:00Z">
              <w:rPr>
                <w:sz w:val="24"/>
                <w:szCs w:val="24"/>
              </w:rPr>
            </w:rPrChange>
          </w:rPr>
          <w:t>Campos opcionais podem ficar vazios.</w:t>
        </w:r>
      </w:ins>
    </w:p>
    <w:p w14:paraId="20A07478" w14:textId="7A1575FE" w:rsidR="3EA0BE31" w:rsidRPr="003837F2" w:rsidRDefault="3EA0BE31" w:rsidP="3EA0BE31">
      <w:pPr>
        <w:rPr>
          <w:ins w:id="1246" w:author="EUDERLAN FREIRE DA SILVA ABREU" w:date="2025-06-29T12:35:00Z"/>
          <w:del w:id="1247" w:author="YASMIN SEREJO LIMA" w:date="2025-06-30T13:13:00Z"/>
          <w:rFonts w:ascii="Arial" w:eastAsia="Arial" w:hAnsi="Arial" w:cs="Arial"/>
          <w:sz w:val="24"/>
          <w:szCs w:val="24"/>
          <w:rPrChange w:id="1248" w:author="EUDERLAN FREIRE DA SILVA ABREU" w:date="2025-07-01T10:51:00Z">
            <w:rPr>
              <w:ins w:id="1249" w:author="EUDERLAN FREIRE DA SILVA ABREU" w:date="2025-06-29T12:35:00Z"/>
              <w:del w:id="1250" w:author="YASMIN SEREJO LIMA" w:date="2025-06-30T13:13:00Z"/>
            </w:rPr>
          </w:rPrChange>
        </w:rPr>
      </w:pPr>
    </w:p>
    <w:p w14:paraId="1BB0FAF7" w14:textId="77777777" w:rsidR="00E33009" w:rsidRPr="003837F2" w:rsidRDefault="00E33009">
      <w:pPr>
        <w:rPr>
          <w:ins w:id="1251" w:author="EUDERLAN FREIRE DA SILVA ABREU" w:date="2025-06-29T12:35:00Z"/>
          <w:rFonts w:ascii="Arial" w:eastAsia="Arial" w:hAnsi="Arial" w:cs="Arial"/>
          <w:sz w:val="24"/>
          <w:szCs w:val="24"/>
          <w:rPrChange w:id="1252" w:author="EUDERLAN FREIRE DA SILVA ABREU" w:date="2025-07-01T10:51:00Z">
            <w:rPr>
              <w:ins w:id="1253" w:author="EUDERLAN FREIRE DA SILVA ABREU" w:date="2025-06-29T12:35:00Z"/>
            </w:rPr>
          </w:rPrChange>
        </w:rPr>
      </w:pPr>
    </w:p>
    <w:p w14:paraId="4CABC735" w14:textId="57ACEE04" w:rsidR="00E33009" w:rsidRPr="003837F2" w:rsidRDefault="3EA0BE31">
      <w:pPr>
        <w:rPr>
          <w:ins w:id="1254" w:author="YASMIN SEREJO LIMA" w:date="2025-06-30T14:15:00Z"/>
          <w:rFonts w:ascii="Arial" w:eastAsia="Arial" w:hAnsi="Arial" w:cs="Arial"/>
          <w:sz w:val="24"/>
          <w:szCs w:val="24"/>
          <w:rPrChange w:id="1255" w:author="EUDERLAN FREIRE DA SILVA ABREU" w:date="2025-07-01T10:51:00Z">
            <w:rPr>
              <w:ins w:id="1256" w:author="YASMIN SEREJO LIMA" w:date="2025-06-30T14:15:00Z"/>
            </w:rPr>
          </w:rPrChange>
        </w:rPr>
      </w:pPr>
      <w:r w:rsidRPr="003837F2">
        <w:rPr>
          <w:rFonts w:ascii="Arial" w:eastAsia="Arial" w:hAnsi="Arial" w:cs="Arial"/>
          <w:sz w:val="24"/>
          <w:szCs w:val="24"/>
          <w:rPrChange w:id="1257" w:author="EUDERLAN FREIRE DA SILVA ABREU" w:date="2025-07-01T10:51:00Z">
            <w:rPr/>
          </w:rPrChange>
        </w:rPr>
        <w:t xml:space="preserve">7. </w:t>
      </w:r>
      <w:ins w:id="1258" w:author="YASMIN SEREJO LIMA" w:date="2025-06-30T14:14:00Z">
        <w:r w:rsidR="12A74D2B" w:rsidRPr="003837F2">
          <w:rPr>
            <w:rFonts w:ascii="Arial" w:eastAsia="Arial" w:hAnsi="Arial" w:cs="Arial"/>
            <w:sz w:val="24"/>
            <w:szCs w:val="24"/>
            <w:rPrChange w:id="1259" w:author="EUDERLAN FREIRE DA SILVA ABREU" w:date="2025-07-01T10:51:00Z">
              <w:rPr/>
            </w:rPrChange>
          </w:rPr>
          <w:t>Navegação Entre Telas</w:t>
        </w:r>
      </w:ins>
    </w:p>
    <w:p w14:paraId="671909DF" w14:textId="03258BE1" w:rsidR="12A74D2B" w:rsidRPr="003837F2" w:rsidRDefault="12A74D2B" w:rsidP="3EA0BE31">
      <w:pPr>
        <w:rPr>
          <w:ins w:id="1260" w:author="YASMIN SEREJO LIMA" w:date="2025-06-30T14:15:00Z"/>
          <w:rFonts w:ascii="Arial" w:eastAsia="Arial" w:hAnsi="Arial" w:cs="Arial"/>
          <w:sz w:val="24"/>
          <w:szCs w:val="24"/>
          <w:rPrChange w:id="1261" w:author="EUDERLAN FREIRE DA SILVA ABREU" w:date="2025-07-01T10:51:00Z">
            <w:rPr>
              <w:ins w:id="1262" w:author="YASMIN SEREJO LIMA" w:date="2025-06-30T14:15:00Z"/>
              <w:rFonts w:ascii="Arial" w:eastAsia="Arial" w:hAnsi="Arial" w:cs="Arial"/>
            </w:rPr>
          </w:rPrChange>
        </w:rPr>
      </w:pPr>
      <w:ins w:id="1263" w:author="YASMIN SEREJO LIMA" w:date="2025-06-30T14:15:00Z">
        <w:r w:rsidRPr="003837F2">
          <w:rPr>
            <w:rFonts w:ascii="Arial" w:eastAsia="Arial" w:hAnsi="Arial" w:cs="Arial"/>
            <w:sz w:val="24"/>
            <w:szCs w:val="24"/>
            <w:rPrChange w:id="1264" w:author="EUDERLAN FREIRE DA SILVA ABREU" w:date="2025-07-01T10:51:00Z">
              <w:rPr/>
            </w:rPrChange>
          </w:rPr>
          <w:t>Fluxo Principal:</w:t>
        </w:r>
      </w:ins>
    </w:p>
    <w:p w14:paraId="1172FF94" w14:textId="0FC9D1A5" w:rsidR="12A74D2B" w:rsidRPr="003837F2" w:rsidRDefault="12A74D2B">
      <w:pPr>
        <w:pStyle w:val="PargrafodaLista"/>
        <w:numPr>
          <w:ilvl w:val="0"/>
          <w:numId w:val="31"/>
        </w:numPr>
        <w:rPr>
          <w:ins w:id="1265" w:author="YASMIN SEREJO LIMA" w:date="2025-06-30T14:15:00Z"/>
          <w:rFonts w:ascii="Arial" w:eastAsia="Arial" w:hAnsi="Arial" w:cs="Arial"/>
          <w:sz w:val="24"/>
          <w:szCs w:val="24"/>
          <w:rPrChange w:id="1266" w:author="EUDERLAN FREIRE DA SILVA ABREU" w:date="2025-07-01T10:51:00Z">
            <w:rPr>
              <w:ins w:id="1267" w:author="YASMIN SEREJO LIMA" w:date="2025-06-30T14:15:00Z"/>
            </w:rPr>
          </w:rPrChange>
        </w:rPr>
        <w:pPrChange w:id="1268" w:author="YASMIN SEREJO LIMA" w:date="2025-06-30T14:15:00Z">
          <w:pPr/>
        </w:pPrChange>
      </w:pPr>
      <w:ins w:id="1269" w:author="YASMIN SEREJO LIMA" w:date="2025-06-30T14:15:00Z">
        <w:r w:rsidRPr="003837F2">
          <w:rPr>
            <w:rFonts w:ascii="Arial" w:eastAsia="Arial" w:hAnsi="Arial" w:cs="Arial"/>
            <w:sz w:val="24"/>
            <w:szCs w:val="24"/>
            <w:rPrChange w:id="1270" w:author="EUDERLAN FREIRE DA SILVA ABREU" w:date="2025-07-01T10:51:00Z">
              <w:rPr/>
            </w:rPrChange>
          </w:rPr>
          <w:t xml:space="preserve">Login </w:t>
        </w:r>
      </w:ins>
      <w:ins w:id="1271" w:author="YASMIN SEREJO LIMA" w:date="2025-06-30T14:29:00Z">
        <w:r w:rsidR="368F9941" w:rsidRPr="003837F2">
          <w:rPr>
            <w:rFonts w:ascii="Arial" w:eastAsia="Arial" w:hAnsi="Arial" w:cs="Arial"/>
            <w:color w:val="000000" w:themeColor="text1"/>
            <w:sz w:val="24"/>
            <w:szCs w:val="24"/>
            <w:rPrChange w:id="1272" w:author="EUDERLAN FREIRE DA SILVA ABREU" w:date="2025-07-01T10:51:00Z">
              <w:rPr>
                <w:rFonts w:ascii="Arial" w:eastAsia="Arial" w:hAnsi="Arial" w:cs="Arial"/>
                <w:color w:val="000000" w:themeColor="text1"/>
                <w:sz w:val="24"/>
                <w:szCs w:val="24"/>
              </w:rPr>
            </w:rPrChange>
          </w:rPr>
          <w:t>→</w:t>
        </w:r>
      </w:ins>
      <w:ins w:id="1273" w:author="YASMIN SEREJO LIMA" w:date="2025-06-30T14:15:00Z">
        <w:r w:rsidRPr="003837F2">
          <w:rPr>
            <w:rFonts w:ascii="Arial" w:eastAsia="Arial" w:hAnsi="Arial" w:cs="Arial"/>
            <w:sz w:val="24"/>
            <w:szCs w:val="24"/>
            <w:rPrChange w:id="1274" w:author="EUDERLAN FREIRE DA SILVA ABREU" w:date="2025-07-01T10:51:00Z">
              <w:rPr/>
            </w:rPrChange>
          </w:rPr>
          <w:t xml:space="preserve"> Chat Principal</w:t>
        </w:r>
      </w:ins>
    </w:p>
    <w:p w14:paraId="54A7D528" w14:textId="67FFCA2E" w:rsidR="12A74D2B" w:rsidRPr="003837F2" w:rsidRDefault="12A74D2B">
      <w:pPr>
        <w:pStyle w:val="PargrafodaLista"/>
        <w:numPr>
          <w:ilvl w:val="0"/>
          <w:numId w:val="31"/>
        </w:numPr>
        <w:rPr>
          <w:ins w:id="1275" w:author="YASMIN SEREJO LIMA" w:date="2025-06-30T14:15:00Z"/>
          <w:rFonts w:ascii="Arial" w:eastAsia="Arial" w:hAnsi="Arial" w:cs="Arial"/>
          <w:sz w:val="24"/>
          <w:szCs w:val="24"/>
          <w:rPrChange w:id="1276" w:author="EUDERLAN FREIRE DA SILVA ABREU" w:date="2025-07-01T10:51:00Z">
            <w:rPr>
              <w:ins w:id="1277" w:author="YASMIN SEREJO LIMA" w:date="2025-06-30T14:15:00Z"/>
            </w:rPr>
          </w:rPrChange>
        </w:rPr>
        <w:pPrChange w:id="1278" w:author="YASMIN SEREJO LIMA" w:date="2025-06-30T14:15:00Z">
          <w:pPr/>
        </w:pPrChange>
      </w:pPr>
      <w:ins w:id="1279" w:author="YASMIN SEREJO LIMA" w:date="2025-06-30T14:15:00Z">
        <w:r w:rsidRPr="003837F2">
          <w:rPr>
            <w:rFonts w:ascii="Arial" w:eastAsia="Arial" w:hAnsi="Arial" w:cs="Arial"/>
            <w:sz w:val="24"/>
            <w:szCs w:val="24"/>
            <w:rPrChange w:id="1280" w:author="EUDERLAN FREIRE DA SILVA ABREU" w:date="2025-07-01T10:51:00Z">
              <w:rPr/>
            </w:rPrChange>
          </w:rPr>
          <w:t xml:space="preserve">Chat Principal </w:t>
        </w:r>
      </w:ins>
      <w:ins w:id="1281" w:author="YASMIN SEREJO LIMA" w:date="2025-06-30T14:29:00Z">
        <w:r w:rsidR="3E50E0A8" w:rsidRPr="003837F2">
          <w:rPr>
            <w:rFonts w:ascii="Arial" w:eastAsia="Arial" w:hAnsi="Arial" w:cs="Arial"/>
            <w:color w:val="000000" w:themeColor="text1"/>
            <w:sz w:val="24"/>
            <w:szCs w:val="24"/>
            <w:rPrChange w:id="1282" w:author="EUDERLAN FREIRE DA SILVA ABREU" w:date="2025-07-01T10:51:00Z">
              <w:rPr>
                <w:rFonts w:ascii="Arial" w:eastAsia="Arial" w:hAnsi="Arial" w:cs="Arial"/>
                <w:color w:val="000000" w:themeColor="text1"/>
                <w:sz w:val="24"/>
                <w:szCs w:val="24"/>
              </w:rPr>
            </w:rPrChange>
          </w:rPr>
          <w:t>→</w:t>
        </w:r>
      </w:ins>
      <w:ins w:id="1283" w:author="YASMIN SEREJO LIMA" w:date="2025-06-30T14:15:00Z">
        <w:r w:rsidRPr="003837F2">
          <w:rPr>
            <w:rFonts w:ascii="Arial" w:eastAsia="Arial" w:hAnsi="Arial" w:cs="Arial"/>
            <w:sz w:val="24"/>
            <w:szCs w:val="24"/>
            <w:rPrChange w:id="1284" w:author="EUDERLAN FREIRE DA SILVA ABREU" w:date="2025-07-01T10:51:00Z">
              <w:rPr/>
            </w:rPrChange>
          </w:rPr>
          <w:t xml:space="preserve"> Histórico (via botão histórico)</w:t>
        </w:r>
      </w:ins>
    </w:p>
    <w:p w14:paraId="0724D92F" w14:textId="75D17C10" w:rsidR="12A74D2B" w:rsidRPr="003837F2" w:rsidRDefault="12A74D2B">
      <w:pPr>
        <w:pStyle w:val="PargrafodaLista"/>
        <w:numPr>
          <w:ilvl w:val="0"/>
          <w:numId w:val="31"/>
        </w:numPr>
        <w:rPr>
          <w:ins w:id="1285" w:author="YASMIN SEREJO LIMA" w:date="2025-06-30T14:16:00Z"/>
          <w:rFonts w:ascii="Arial" w:eastAsia="Arial" w:hAnsi="Arial" w:cs="Arial"/>
          <w:sz w:val="24"/>
          <w:szCs w:val="24"/>
          <w:rPrChange w:id="1286" w:author="EUDERLAN FREIRE DA SILVA ABREU" w:date="2025-07-01T10:51:00Z">
            <w:rPr>
              <w:ins w:id="1287" w:author="YASMIN SEREJO LIMA" w:date="2025-06-30T14:16:00Z"/>
            </w:rPr>
          </w:rPrChange>
        </w:rPr>
        <w:pPrChange w:id="1288" w:author="YASMIN SEREJO LIMA" w:date="2025-06-30T14:15:00Z">
          <w:pPr/>
        </w:pPrChange>
      </w:pPr>
      <w:ins w:id="1289" w:author="YASMIN SEREJO LIMA" w:date="2025-06-30T14:15:00Z">
        <w:r w:rsidRPr="003837F2">
          <w:rPr>
            <w:rFonts w:ascii="Arial" w:eastAsia="Arial" w:hAnsi="Arial" w:cs="Arial"/>
            <w:sz w:val="24"/>
            <w:szCs w:val="24"/>
            <w:rPrChange w:id="1290" w:author="EUDERLAN FREIRE DA SILVA ABREU" w:date="2025-07-01T10:51:00Z">
              <w:rPr/>
            </w:rPrChange>
          </w:rPr>
          <w:t>C</w:t>
        </w:r>
      </w:ins>
      <w:ins w:id="1291" w:author="YASMIN SEREJO LIMA" w:date="2025-06-30T14:16:00Z">
        <w:r w:rsidRPr="003837F2">
          <w:rPr>
            <w:rFonts w:ascii="Arial" w:eastAsia="Arial" w:hAnsi="Arial" w:cs="Arial"/>
            <w:sz w:val="24"/>
            <w:szCs w:val="24"/>
            <w:rPrChange w:id="1292" w:author="EUDERLAN FREIRE DA SILVA ABREU" w:date="2025-07-01T10:51:00Z">
              <w:rPr/>
            </w:rPrChange>
          </w:rPr>
          <w:t xml:space="preserve">hat Principal </w:t>
        </w:r>
      </w:ins>
      <w:ins w:id="1293" w:author="YASMIN SEREJO LIMA" w:date="2025-06-30T14:29:00Z">
        <w:r w:rsidR="0568A32F" w:rsidRPr="003837F2">
          <w:rPr>
            <w:rFonts w:ascii="Arial" w:eastAsia="Arial" w:hAnsi="Arial" w:cs="Arial"/>
            <w:color w:val="000000" w:themeColor="text1"/>
            <w:sz w:val="24"/>
            <w:szCs w:val="24"/>
            <w:rPrChange w:id="1294" w:author="EUDERLAN FREIRE DA SILVA ABREU" w:date="2025-07-01T10:51:00Z">
              <w:rPr>
                <w:rFonts w:ascii="Arial" w:eastAsia="Arial" w:hAnsi="Arial" w:cs="Arial"/>
                <w:color w:val="000000" w:themeColor="text1"/>
                <w:sz w:val="24"/>
                <w:szCs w:val="24"/>
              </w:rPr>
            </w:rPrChange>
          </w:rPr>
          <w:t>→</w:t>
        </w:r>
      </w:ins>
      <w:ins w:id="1295" w:author="YASMIN SEREJO LIMA" w:date="2025-06-30T14:16:00Z">
        <w:r w:rsidRPr="003837F2">
          <w:rPr>
            <w:rFonts w:ascii="Arial" w:eastAsia="Arial" w:hAnsi="Arial" w:cs="Arial"/>
            <w:sz w:val="24"/>
            <w:szCs w:val="24"/>
            <w:rPrChange w:id="1296" w:author="EUDERLAN FREIRE DA SILVA ABREU" w:date="2025-07-01T10:51:00Z">
              <w:rPr/>
            </w:rPrChange>
          </w:rPr>
          <w:t xml:space="preserve"> Admin (via botão admin, apenas administradores).</w:t>
        </w:r>
      </w:ins>
    </w:p>
    <w:p w14:paraId="5903C9A8" w14:textId="473B0FC4" w:rsidR="12A74D2B" w:rsidRPr="003837F2" w:rsidRDefault="12A74D2B">
      <w:pPr>
        <w:pStyle w:val="PargrafodaLista"/>
        <w:numPr>
          <w:ilvl w:val="0"/>
          <w:numId w:val="31"/>
        </w:numPr>
        <w:rPr>
          <w:ins w:id="1297" w:author="EUDERLAN FREIRE DA SILVA ABREU" w:date="2025-06-29T12:35:00Z"/>
          <w:rFonts w:ascii="Arial" w:eastAsia="Arial" w:hAnsi="Arial" w:cs="Arial"/>
          <w:sz w:val="24"/>
          <w:szCs w:val="24"/>
          <w:rPrChange w:id="1298" w:author="EUDERLAN FREIRE DA SILVA ABREU" w:date="2025-07-01T10:51:00Z">
            <w:rPr>
              <w:ins w:id="1299" w:author="EUDERLAN FREIRE DA SILVA ABREU" w:date="2025-06-29T12:35:00Z"/>
            </w:rPr>
          </w:rPrChange>
        </w:rPr>
        <w:pPrChange w:id="1300" w:author="YASMIN SEREJO LIMA" w:date="2025-06-30T14:16:00Z">
          <w:pPr/>
        </w:pPrChange>
      </w:pPr>
      <w:ins w:id="1301" w:author="YASMIN SEREJO LIMA" w:date="2025-06-30T14:16:00Z">
        <w:r w:rsidRPr="003837F2">
          <w:rPr>
            <w:rFonts w:ascii="Arial" w:eastAsia="Arial" w:hAnsi="Arial" w:cs="Arial"/>
            <w:sz w:val="24"/>
            <w:szCs w:val="24"/>
            <w:rPrChange w:id="1302" w:author="EUDERLAN FREIRE DA SILVA ABREU" w:date="2025-07-01T10:51:00Z">
              <w:rPr/>
            </w:rPrChange>
          </w:rPr>
          <w:t xml:space="preserve">Qualquer tela </w:t>
        </w:r>
      </w:ins>
      <w:ins w:id="1303" w:author="YASMIN SEREJO LIMA" w:date="2025-06-30T14:29:00Z">
        <w:r w:rsidR="0F37D100" w:rsidRPr="003837F2">
          <w:rPr>
            <w:rFonts w:ascii="Arial" w:eastAsia="Arial" w:hAnsi="Arial" w:cs="Arial"/>
            <w:color w:val="000000" w:themeColor="text1"/>
            <w:sz w:val="24"/>
            <w:szCs w:val="24"/>
            <w:rPrChange w:id="1304" w:author="EUDERLAN FREIRE DA SILVA ABREU" w:date="2025-07-01T10:51:00Z">
              <w:rPr>
                <w:rFonts w:ascii="Arial" w:eastAsia="Arial" w:hAnsi="Arial" w:cs="Arial"/>
                <w:color w:val="000000" w:themeColor="text1"/>
                <w:sz w:val="24"/>
                <w:szCs w:val="24"/>
              </w:rPr>
            </w:rPrChange>
          </w:rPr>
          <w:t>→</w:t>
        </w:r>
      </w:ins>
      <w:ins w:id="1305" w:author="YASMIN SEREJO LIMA" w:date="2025-06-30T14:16:00Z">
        <w:r w:rsidRPr="003837F2">
          <w:rPr>
            <w:rFonts w:ascii="Arial" w:eastAsia="Arial" w:hAnsi="Arial" w:cs="Arial"/>
            <w:sz w:val="24"/>
            <w:szCs w:val="24"/>
            <w:rPrChange w:id="1306" w:author="EUDERLAN FREIRE DA SILVA ABREU" w:date="2025-07-01T10:51:00Z">
              <w:rPr/>
            </w:rPrChange>
          </w:rPr>
          <w:t xml:space="preserve"> Logout (via botão logout)</w:t>
        </w:r>
      </w:ins>
    </w:p>
    <w:p w14:paraId="047674CF" w14:textId="32E7BB4C" w:rsidR="00E33009" w:rsidRPr="003837F2" w:rsidRDefault="1CC0DD12">
      <w:pPr>
        <w:rPr>
          <w:ins w:id="1307" w:author="YASMIN SEREJO LIMA" w:date="2025-06-30T14:18:00Z"/>
          <w:rFonts w:ascii="Arial" w:eastAsia="Arial" w:hAnsi="Arial" w:cs="Arial"/>
          <w:sz w:val="24"/>
          <w:szCs w:val="24"/>
          <w:rPrChange w:id="1308" w:author="EUDERLAN FREIRE DA SILVA ABREU" w:date="2025-07-01T10:51:00Z">
            <w:rPr>
              <w:ins w:id="1309" w:author="YASMIN SEREJO LIMA" w:date="2025-06-30T14:18:00Z"/>
            </w:rPr>
          </w:rPrChange>
        </w:rPr>
      </w:pPr>
      <w:ins w:id="1310" w:author="YASMIN SEREJO LIMA" w:date="2025-06-30T14:18:00Z">
        <w:r w:rsidRPr="003837F2">
          <w:rPr>
            <w:rFonts w:ascii="Arial" w:eastAsia="Arial" w:hAnsi="Arial" w:cs="Arial"/>
            <w:sz w:val="24"/>
            <w:szCs w:val="24"/>
            <w:rPrChange w:id="1311" w:author="EUDERLAN FREIRE DA SILVA ABREU" w:date="2025-07-01T10:51:00Z">
              <w:rPr/>
            </w:rPrChange>
          </w:rPr>
          <w:t>Botões de Navegação:</w:t>
        </w:r>
      </w:ins>
    </w:p>
    <w:p w14:paraId="6DC1AE6D" w14:textId="723C85F6" w:rsidR="1CC0DD12" w:rsidRPr="003837F2" w:rsidRDefault="1CC0DD12">
      <w:pPr>
        <w:pStyle w:val="PargrafodaLista"/>
        <w:numPr>
          <w:ilvl w:val="0"/>
          <w:numId w:val="30"/>
        </w:numPr>
        <w:rPr>
          <w:ins w:id="1312" w:author="YASMIN SEREJO LIMA" w:date="2025-06-30T14:18:00Z"/>
          <w:rFonts w:ascii="Arial" w:eastAsia="Arial" w:hAnsi="Arial" w:cs="Arial"/>
          <w:sz w:val="24"/>
          <w:szCs w:val="24"/>
          <w:rPrChange w:id="1313" w:author="EUDERLAN FREIRE DA SILVA ABREU" w:date="2025-07-01T10:51:00Z">
            <w:rPr>
              <w:ins w:id="1314" w:author="YASMIN SEREJO LIMA" w:date="2025-06-30T14:18:00Z"/>
            </w:rPr>
          </w:rPrChange>
        </w:rPr>
        <w:pPrChange w:id="1315" w:author="YASMIN SEREJO LIMA" w:date="2025-06-30T14:19:00Z">
          <w:pPr/>
        </w:pPrChange>
      </w:pPr>
      <w:ins w:id="1316" w:author="YASMIN SEREJO LIMA" w:date="2025-06-30T14:18:00Z">
        <w:r w:rsidRPr="003837F2">
          <w:rPr>
            <w:rFonts w:ascii="Arial" w:eastAsia="Arial" w:hAnsi="Arial" w:cs="Arial"/>
            <w:sz w:val="24"/>
            <w:szCs w:val="24"/>
            <w:rPrChange w:id="1317" w:author="EUDERLAN FREIRE DA SILVA ABREU" w:date="2025-07-01T10:51:00Z">
              <w:rPr/>
            </w:rPrChange>
          </w:rPr>
          <w:t xml:space="preserve">Sempre há um botão de “Voltar” </w:t>
        </w:r>
        <w:proofErr w:type="gramStart"/>
        <w:r w:rsidRPr="003837F2">
          <w:rPr>
            <w:rFonts w:ascii="Arial" w:eastAsia="Arial" w:hAnsi="Arial" w:cs="Arial"/>
            <w:sz w:val="24"/>
            <w:szCs w:val="24"/>
            <w:rPrChange w:id="1318" w:author="EUDERLAN FREIRE DA SILVA ABREU" w:date="2025-07-01T10:51:00Z">
              <w:rPr/>
            </w:rPrChange>
          </w:rPr>
          <w:t>na telas secundárias</w:t>
        </w:r>
        <w:proofErr w:type="gramEnd"/>
        <w:r w:rsidRPr="003837F2">
          <w:rPr>
            <w:rFonts w:ascii="Arial" w:eastAsia="Arial" w:hAnsi="Arial" w:cs="Arial"/>
            <w:sz w:val="24"/>
            <w:szCs w:val="24"/>
            <w:rPrChange w:id="1319" w:author="EUDERLAN FREIRE DA SILVA ABREU" w:date="2025-07-01T10:51:00Z">
              <w:rPr/>
            </w:rPrChange>
          </w:rPr>
          <w:t>.</w:t>
        </w:r>
      </w:ins>
    </w:p>
    <w:p w14:paraId="69A9E9AB" w14:textId="44F70B88" w:rsidR="1CC0DD12" w:rsidRPr="003837F2" w:rsidRDefault="1CC0DD12">
      <w:pPr>
        <w:pStyle w:val="PargrafodaLista"/>
        <w:numPr>
          <w:ilvl w:val="0"/>
          <w:numId w:val="30"/>
        </w:numPr>
        <w:rPr>
          <w:ins w:id="1320" w:author="YASMIN SEREJO LIMA" w:date="2025-06-30T14:18:00Z"/>
          <w:rFonts w:ascii="Arial" w:eastAsia="Arial" w:hAnsi="Arial" w:cs="Arial"/>
          <w:sz w:val="24"/>
          <w:szCs w:val="24"/>
          <w:rPrChange w:id="1321" w:author="EUDERLAN FREIRE DA SILVA ABREU" w:date="2025-07-01T10:51:00Z">
            <w:rPr>
              <w:ins w:id="1322" w:author="YASMIN SEREJO LIMA" w:date="2025-06-30T14:18:00Z"/>
            </w:rPr>
          </w:rPrChange>
        </w:rPr>
        <w:pPrChange w:id="1323" w:author="YASMIN SEREJO LIMA" w:date="2025-06-30T14:19:00Z">
          <w:pPr/>
        </w:pPrChange>
      </w:pPr>
      <w:ins w:id="1324" w:author="YASMIN SEREJO LIMA" w:date="2025-06-30T14:18:00Z">
        <w:r w:rsidRPr="003837F2">
          <w:rPr>
            <w:rFonts w:ascii="Arial" w:eastAsia="Arial" w:hAnsi="Arial" w:cs="Arial"/>
            <w:sz w:val="24"/>
            <w:szCs w:val="24"/>
            <w:rPrChange w:id="1325" w:author="EUDERLAN FREIRE DA SILVA ABREU" w:date="2025-07-01T10:51:00Z">
              <w:rPr/>
            </w:rPrChange>
          </w:rPr>
          <w:t xml:space="preserve">O </w:t>
        </w:r>
      </w:ins>
      <w:ins w:id="1326" w:author="YASMIN SEREJO LIMA" w:date="2025-06-30T14:19:00Z">
        <w:r w:rsidRPr="003837F2">
          <w:rPr>
            <w:rFonts w:ascii="Arial" w:eastAsia="Arial" w:hAnsi="Arial" w:cs="Arial"/>
            <w:sz w:val="24"/>
            <w:szCs w:val="24"/>
            <w:rPrChange w:id="1327" w:author="EUDERLAN FREIRE DA SILVA ABREU" w:date="2025-07-01T10:51:00Z">
              <w:rPr/>
            </w:rPrChange>
          </w:rPr>
          <w:t>botão</w:t>
        </w:r>
      </w:ins>
      <w:ins w:id="1328" w:author="YASMIN SEREJO LIMA" w:date="2025-06-30T14:18:00Z">
        <w:r w:rsidRPr="003837F2">
          <w:rPr>
            <w:rFonts w:ascii="Arial" w:eastAsia="Arial" w:hAnsi="Arial" w:cs="Arial"/>
            <w:sz w:val="24"/>
            <w:szCs w:val="24"/>
            <w:rPrChange w:id="1329" w:author="EUDERLAN FREIRE DA SILVA ABREU" w:date="2025-07-01T10:51:00Z">
              <w:rPr/>
            </w:rPrChange>
          </w:rPr>
          <w:t xml:space="preserve"> de logout </w:t>
        </w:r>
      </w:ins>
      <w:ins w:id="1330" w:author="YASMIN SEREJO LIMA" w:date="2025-06-30T14:19:00Z">
        <w:r w:rsidRPr="003837F2">
          <w:rPr>
            <w:rFonts w:ascii="Arial" w:eastAsia="Arial" w:hAnsi="Arial" w:cs="Arial"/>
            <w:sz w:val="24"/>
            <w:szCs w:val="24"/>
            <w:rPrChange w:id="1331" w:author="EUDERLAN FREIRE DA SILVA ABREU" w:date="2025-07-01T10:51:00Z">
              <w:rPr/>
            </w:rPrChange>
          </w:rPr>
          <w:t>está</w:t>
        </w:r>
      </w:ins>
      <w:ins w:id="1332" w:author="YASMIN SEREJO LIMA" w:date="2025-06-30T14:18:00Z">
        <w:r w:rsidRPr="003837F2">
          <w:rPr>
            <w:rFonts w:ascii="Arial" w:eastAsia="Arial" w:hAnsi="Arial" w:cs="Arial"/>
            <w:sz w:val="24"/>
            <w:szCs w:val="24"/>
            <w:rPrChange w:id="1333" w:author="EUDERLAN FREIRE DA SILVA ABREU" w:date="2025-07-01T10:51:00Z">
              <w:rPr/>
            </w:rPrChange>
          </w:rPr>
          <w:t xml:space="preserve"> sempre </w:t>
        </w:r>
      </w:ins>
      <w:ins w:id="1334" w:author="YASMIN SEREJO LIMA" w:date="2025-06-30T14:19:00Z">
        <w:r w:rsidRPr="003837F2">
          <w:rPr>
            <w:rFonts w:ascii="Arial" w:eastAsia="Arial" w:hAnsi="Arial" w:cs="Arial"/>
            <w:sz w:val="24"/>
            <w:szCs w:val="24"/>
            <w:rPrChange w:id="1335" w:author="EUDERLAN FREIRE DA SILVA ABREU" w:date="2025-07-01T10:51:00Z">
              <w:rPr/>
            </w:rPrChange>
          </w:rPr>
          <w:t>visível</w:t>
        </w:r>
      </w:ins>
      <w:ins w:id="1336" w:author="YASMIN SEREJO LIMA" w:date="2025-06-30T14:18:00Z">
        <w:r w:rsidRPr="003837F2">
          <w:rPr>
            <w:rFonts w:ascii="Arial" w:eastAsia="Arial" w:hAnsi="Arial" w:cs="Arial"/>
            <w:sz w:val="24"/>
            <w:szCs w:val="24"/>
            <w:rPrChange w:id="1337" w:author="EUDERLAN FREIRE DA SILVA ABREU" w:date="2025-07-01T10:51:00Z">
              <w:rPr/>
            </w:rPrChange>
          </w:rPr>
          <w:t>.</w:t>
        </w:r>
      </w:ins>
    </w:p>
    <w:p w14:paraId="58D90C74" w14:textId="49148532" w:rsidR="1CC0DD12" w:rsidRPr="003837F2" w:rsidRDefault="1CC0DD12">
      <w:pPr>
        <w:pStyle w:val="PargrafodaLista"/>
        <w:numPr>
          <w:ilvl w:val="0"/>
          <w:numId w:val="30"/>
        </w:numPr>
        <w:rPr>
          <w:ins w:id="1338" w:author="YASMIN SEREJO LIMA" w:date="2025-06-30T14:19:00Z"/>
          <w:rFonts w:ascii="Arial" w:eastAsia="Arial" w:hAnsi="Arial" w:cs="Arial"/>
          <w:sz w:val="24"/>
          <w:szCs w:val="24"/>
          <w:rPrChange w:id="1339" w:author="EUDERLAN FREIRE DA SILVA ABREU" w:date="2025-07-01T10:51:00Z">
            <w:rPr>
              <w:ins w:id="1340" w:author="YASMIN SEREJO LIMA" w:date="2025-06-30T14:19:00Z"/>
            </w:rPr>
          </w:rPrChange>
        </w:rPr>
        <w:pPrChange w:id="1341" w:author="YASMIN SEREJO LIMA" w:date="2025-06-30T14:19:00Z">
          <w:pPr/>
        </w:pPrChange>
      </w:pPr>
      <w:ins w:id="1342" w:author="YASMIN SEREJO LIMA" w:date="2025-06-30T14:18:00Z">
        <w:r w:rsidRPr="003837F2">
          <w:rPr>
            <w:rFonts w:ascii="Arial" w:eastAsia="Arial" w:hAnsi="Arial" w:cs="Arial"/>
            <w:sz w:val="24"/>
            <w:szCs w:val="24"/>
            <w:rPrChange w:id="1343" w:author="EUDERLAN FREIRE DA SILVA ABREU" w:date="2025-07-01T10:51:00Z">
              <w:rPr/>
            </w:rPrChange>
          </w:rPr>
          <w:t>Navegação é intuitiva e consistente.</w:t>
        </w:r>
      </w:ins>
    </w:p>
    <w:p w14:paraId="07472102" w14:textId="6FF66A1E" w:rsidR="3EA0BE31" w:rsidRPr="003837F2" w:rsidRDefault="3EA0BE31" w:rsidP="3EA0BE31">
      <w:pPr>
        <w:rPr>
          <w:ins w:id="1344" w:author="YASMIN SEREJO LIMA" w:date="2025-06-30T14:19:00Z"/>
          <w:rFonts w:ascii="Arial" w:eastAsia="Arial" w:hAnsi="Arial" w:cs="Arial"/>
          <w:sz w:val="24"/>
          <w:szCs w:val="24"/>
          <w:rPrChange w:id="1345" w:author="EUDERLAN FREIRE DA SILVA ABREU" w:date="2025-07-01T10:51:00Z">
            <w:rPr>
              <w:ins w:id="1346" w:author="YASMIN SEREJO LIMA" w:date="2025-06-30T14:19:00Z"/>
            </w:rPr>
          </w:rPrChange>
        </w:rPr>
      </w:pPr>
    </w:p>
    <w:p w14:paraId="27CFC0E2" w14:textId="03849F49" w:rsidR="1CC0DD12" w:rsidRPr="003837F2" w:rsidRDefault="1CC0DD12" w:rsidP="3EA0BE31">
      <w:pPr>
        <w:rPr>
          <w:ins w:id="1347" w:author="YASMIN SEREJO LIMA" w:date="2025-06-30T14:19:00Z"/>
          <w:rFonts w:ascii="Arial" w:eastAsia="Arial" w:hAnsi="Arial" w:cs="Arial"/>
          <w:sz w:val="24"/>
          <w:szCs w:val="24"/>
          <w:rPrChange w:id="1348" w:author="EUDERLAN FREIRE DA SILVA ABREU" w:date="2025-07-01T10:51:00Z">
            <w:rPr>
              <w:ins w:id="1349" w:author="YASMIN SEREJO LIMA" w:date="2025-06-30T14:19:00Z"/>
              <w:rFonts w:ascii="Arial" w:eastAsia="Arial" w:hAnsi="Arial" w:cs="Arial"/>
            </w:rPr>
          </w:rPrChange>
        </w:rPr>
      </w:pPr>
      <w:ins w:id="1350" w:author="YASMIN SEREJO LIMA" w:date="2025-06-30T14:19:00Z">
        <w:r w:rsidRPr="003837F2">
          <w:rPr>
            <w:rFonts w:ascii="Arial" w:eastAsia="Arial" w:hAnsi="Arial" w:cs="Arial"/>
            <w:sz w:val="24"/>
            <w:szCs w:val="24"/>
            <w:rPrChange w:id="1351" w:author="EUDERLAN FREIRE DA SILVA ABREU" w:date="2025-07-01T10:51:00Z">
              <w:rPr/>
            </w:rPrChange>
          </w:rPr>
          <w:t>Dicas de Uso</w:t>
        </w:r>
      </w:ins>
    </w:p>
    <w:p w14:paraId="538F2D54" w14:textId="407C502C" w:rsidR="1CC0DD12" w:rsidRPr="003837F2" w:rsidRDefault="1CC0DD12" w:rsidP="3EA0BE31">
      <w:pPr>
        <w:rPr>
          <w:ins w:id="1352" w:author="YASMIN SEREJO LIMA" w:date="2025-06-30T14:19:00Z"/>
          <w:rFonts w:ascii="Arial" w:eastAsia="Arial" w:hAnsi="Arial" w:cs="Arial"/>
          <w:sz w:val="24"/>
          <w:szCs w:val="24"/>
          <w:rPrChange w:id="1353" w:author="EUDERLAN FREIRE DA SILVA ABREU" w:date="2025-07-01T10:51:00Z">
            <w:rPr>
              <w:ins w:id="1354" w:author="YASMIN SEREJO LIMA" w:date="2025-06-30T14:19:00Z"/>
              <w:rFonts w:ascii="Arial" w:eastAsia="Arial" w:hAnsi="Arial" w:cs="Arial"/>
            </w:rPr>
          </w:rPrChange>
        </w:rPr>
      </w:pPr>
      <w:ins w:id="1355" w:author="YASMIN SEREJO LIMA" w:date="2025-06-30T14:19:00Z">
        <w:r w:rsidRPr="003837F2">
          <w:rPr>
            <w:rFonts w:ascii="Arial" w:eastAsia="Arial" w:hAnsi="Arial" w:cs="Arial"/>
            <w:sz w:val="24"/>
            <w:szCs w:val="24"/>
            <w:rPrChange w:id="1356" w:author="EUDERLAN FREIRE DA SILVA ABREU" w:date="2025-07-01T10:51:00Z">
              <w:rPr/>
            </w:rPrChange>
          </w:rPr>
          <w:t>Para melhores resultados:</w:t>
        </w:r>
      </w:ins>
    </w:p>
    <w:p w14:paraId="3D8DB4FC" w14:textId="59AB3AE3" w:rsidR="1CC0DD12" w:rsidRPr="003837F2" w:rsidRDefault="1CC0DD12">
      <w:pPr>
        <w:pStyle w:val="PargrafodaLista"/>
        <w:numPr>
          <w:ilvl w:val="0"/>
          <w:numId w:val="29"/>
        </w:numPr>
        <w:rPr>
          <w:ins w:id="1357" w:author="YASMIN SEREJO LIMA" w:date="2025-06-30T14:19:00Z"/>
          <w:rFonts w:ascii="Arial" w:eastAsia="Arial" w:hAnsi="Arial" w:cs="Arial"/>
          <w:sz w:val="24"/>
          <w:szCs w:val="24"/>
          <w:rPrChange w:id="1358" w:author="EUDERLAN FREIRE DA SILVA ABREU" w:date="2025-07-01T10:51:00Z">
            <w:rPr>
              <w:ins w:id="1359" w:author="YASMIN SEREJO LIMA" w:date="2025-06-30T14:19:00Z"/>
            </w:rPr>
          </w:rPrChange>
        </w:rPr>
        <w:pPrChange w:id="1360" w:author="YASMIN SEREJO LIMA" w:date="2025-06-30T14:19:00Z">
          <w:pPr/>
        </w:pPrChange>
      </w:pPr>
      <w:ins w:id="1361" w:author="YASMIN SEREJO LIMA" w:date="2025-06-30T14:19:00Z">
        <w:r w:rsidRPr="003837F2">
          <w:rPr>
            <w:rFonts w:ascii="Arial" w:eastAsia="Arial" w:hAnsi="Arial" w:cs="Arial"/>
            <w:b/>
            <w:bCs/>
            <w:sz w:val="24"/>
            <w:szCs w:val="24"/>
            <w:rPrChange w:id="1362" w:author="EUDERLAN FREIRE DA SILVA ABREU" w:date="2025-07-01T10:51:00Z">
              <w:rPr/>
            </w:rPrChange>
          </w:rPr>
          <w:t xml:space="preserve">Seja </w:t>
        </w:r>
      </w:ins>
      <w:ins w:id="1363" w:author="YASMIN SEREJO LIMA" w:date="2025-06-30T14:21:00Z">
        <w:r w:rsidR="03006759" w:rsidRPr="003837F2">
          <w:rPr>
            <w:rFonts w:ascii="Arial" w:eastAsia="Arial" w:hAnsi="Arial" w:cs="Arial"/>
            <w:b/>
            <w:bCs/>
            <w:sz w:val="24"/>
            <w:szCs w:val="24"/>
            <w:rPrChange w:id="1364" w:author="EUDERLAN FREIRE DA SILVA ABREU" w:date="2025-07-01T10:51:00Z">
              <w:rPr/>
            </w:rPrChange>
          </w:rPr>
          <w:t>específico</w:t>
        </w:r>
      </w:ins>
      <w:ins w:id="1365" w:author="YASMIN SEREJO LIMA" w:date="2025-06-30T14:19:00Z">
        <w:r w:rsidRPr="003837F2">
          <w:rPr>
            <w:rFonts w:ascii="Arial" w:eastAsia="Arial" w:hAnsi="Arial" w:cs="Arial"/>
            <w:b/>
            <w:bCs/>
            <w:sz w:val="24"/>
            <w:szCs w:val="24"/>
            <w:rPrChange w:id="1366" w:author="EUDERLAN FREIRE DA SILVA ABREU" w:date="2025-07-01T10:51:00Z">
              <w:rPr/>
            </w:rPrChange>
          </w:rPr>
          <w:t xml:space="preserve">: </w:t>
        </w:r>
        <w:r w:rsidRPr="003837F2">
          <w:rPr>
            <w:rFonts w:ascii="Arial" w:eastAsia="Arial" w:hAnsi="Arial" w:cs="Arial"/>
            <w:sz w:val="24"/>
            <w:szCs w:val="24"/>
            <w:rPrChange w:id="1367" w:author="EUDERLAN FREIRE DA SILVA ABREU" w:date="2025-07-01T10:51:00Z">
              <w:rPr/>
            </w:rPrChange>
          </w:rPr>
          <w:t>Faça perguntas claras e diretas</w:t>
        </w:r>
      </w:ins>
    </w:p>
    <w:p w14:paraId="3FBED787" w14:textId="509E4DF6" w:rsidR="1CC0DD12" w:rsidRPr="003837F2" w:rsidRDefault="1CC0DD12">
      <w:pPr>
        <w:pStyle w:val="PargrafodaLista"/>
        <w:numPr>
          <w:ilvl w:val="0"/>
          <w:numId w:val="29"/>
        </w:numPr>
        <w:rPr>
          <w:ins w:id="1368" w:author="YASMIN SEREJO LIMA" w:date="2025-06-30T14:19:00Z"/>
          <w:rFonts w:ascii="Arial" w:eastAsia="Arial" w:hAnsi="Arial" w:cs="Arial"/>
          <w:sz w:val="24"/>
          <w:szCs w:val="24"/>
          <w:rPrChange w:id="1369" w:author="EUDERLAN FREIRE DA SILVA ABREU" w:date="2025-07-01T10:51:00Z">
            <w:rPr>
              <w:ins w:id="1370" w:author="YASMIN SEREJO LIMA" w:date="2025-06-30T14:19:00Z"/>
            </w:rPr>
          </w:rPrChange>
        </w:rPr>
        <w:pPrChange w:id="1371" w:author="YASMIN SEREJO LIMA" w:date="2025-06-30T14:19:00Z">
          <w:pPr/>
        </w:pPrChange>
      </w:pPr>
      <w:ins w:id="1372" w:author="YASMIN SEREJO LIMA" w:date="2025-06-30T14:19:00Z">
        <w:r w:rsidRPr="003837F2">
          <w:rPr>
            <w:rFonts w:ascii="Arial" w:eastAsia="Arial" w:hAnsi="Arial" w:cs="Arial"/>
            <w:b/>
            <w:bCs/>
            <w:sz w:val="24"/>
            <w:szCs w:val="24"/>
            <w:rPrChange w:id="1373" w:author="EUDERLAN FREIRE DA SILVA ABREU" w:date="2025-07-01T10:51:00Z">
              <w:rPr/>
            </w:rPrChange>
          </w:rPr>
          <w:t xml:space="preserve">Use termos técnicos: </w:t>
        </w:r>
        <w:r w:rsidRPr="003837F2">
          <w:rPr>
            <w:rFonts w:ascii="Arial" w:eastAsia="Arial" w:hAnsi="Arial" w:cs="Arial"/>
            <w:sz w:val="24"/>
            <w:szCs w:val="24"/>
            <w:rPrChange w:id="1374" w:author="EUDERLAN FREIRE DA SILVA ABREU" w:date="2025-07-01T10:51:00Z">
              <w:rPr/>
            </w:rPrChange>
          </w:rPr>
          <w:t xml:space="preserve">O sistema conhece a terminologia </w:t>
        </w:r>
      </w:ins>
      <w:ins w:id="1375" w:author="YASMIN SEREJO LIMA" w:date="2025-06-30T14:21:00Z">
        <w:r w:rsidR="2570359C" w:rsidRPr="003837F2">
          <w:rPr>
            <w:rFonts w:ascii="Arial" w:eastAsia="Arial" w:hAnsi="Arial" w:cs="Arial"/>
            <w:sz w:val="24"/>
            <w:szCs w:val="24"/>
            <w:rPrChange w:id="1376" w:author="EUDERLAN FREIRE DA SILVA ABREU" w:date="2025-07-01T10:51:00Z">
              <w:rPr/>
            </w:rPrChange>
          </w:rPr>
          <w:t>acadêmica</w:t>
        </w:r>
      </w:ins>
      <w:ins w:id="1377" w:author="YASMIN SEREJO LIMA" w:date="2025-06-30T14:19:00Z">
        <w:r w:rsidRPr="003837F2">
          <w:rPr>
            <w:rFonts w:ascii="Arial" w:eastAsia="Arial" w:hAnsi="Arial" w:cs="Arial"/>
            <w:sz w:val="24"/>
            <w:szCs w:val="24"/>
            <w:rPrChange w:id="1378" w:author="EUDERLAN FREIRE DA SILVA ABREU" w:date="2025-07-01T10:51:00Z">
              <w:rPr/>
            </w:rPrChange>
          </w:rPr>
          <w:t xml:space="preserve"> da UMFA.</w:t>
        </w:r>
      </w:ins>
    </w:p>
    <w:p w14:paraId="43451D57" w14:textId="77A2059A" w:rsidR="1CC0DD12" w:rsidRPr="003837F2" w:rsidRDefault="1CC0DD12">
      <w:pPr>
        <w:pStyle w:val="PargrafodaLista"/>
        <w:numPr>
          <w:ilvl w:val="0"/>
          <w:numId w:val="29"/>
        </w:numPr>
        <w:rPr>
          <w:ins w:id="1379" w:author="YASMIN SEREJO LIMA" w:date="2025-06-30T14:20:00Z"/>
          <w:rFonts w:ascii="Arial" w:eastAsia="Arial" w:hAnsi="Arial" w:cs="Arial"/>
          <w:sz w:val="24"/>
          <w:szCs w:val="24"/>
          <w:rPrChange w:id="1380" w:author="EUDERLAN FREIRE DA SILVA ABREU" w:date="2025-07-01T10:51:00Z">
            <w:rPr>
              <w:ins w:id="1381" w:author="YASMIN SEREJO LIMA" w:date="2025-06-30T14:20:00Z"/>
            </w:rPr>
          </w:rPrChange>
        </w:rPr>
        <w:pPrChange w:id="1382" w:author="YASMIN SEREJO LIMA" w:date="2025-06-30T14:19:00Z">
          <w:pPr/>
        </w:pPrChange>
      </w:pPr>
      <w:ins w:id="1383" w:author="YASMIN SEREJO LIMA" w:date="2025-06-30T14:19:00Z">
        <w:r w:rsidRPr="003837F2">
          <w:rPr>
            <w:rFonts w:ascii="Arial" w:eastAsia="Arial" w:hAnsi="Arial" w:cs="Arial"/>
            <w:b/>
            <w:bCs/>
            <w:sz w:val="24"/>
            <w:szCs w:val="24"/>
            <w:rPrChange w:id="1384" w:author="EUDERLAN FREIRE DA SILVA ABREU" w:date="2025-07-01T10:51:00Z">
              <w:rPr/>
            </w:rPrChange>
          </w:rPr>
          <w:t>C</w:t>
        </w:r>
      </w:ins>
      <w:ins w:id="1385" w:author="YASMIN SEREJO LIMA" w:date="2025-06-30T14:20:00Z">
        <w:r w:rsidRPr="003837F2">
          <w:rPr>
            <w:rFonts w:ascii="Arial" w:eastAsia="Arial" w:hAnsi="Arial" w:cs="Arial"/>
            <w:b/>
            <w:bCs/>
            <w:sz w:val="24"/>
            <w:szCs w:val="24"/>
            <w:rPrChange w:id="1386" w:author="EUDERLAN FREIRE DA SILVA ABREU" w:date="2025-07-01T10:51:00Z">
              <w:rPr/>
            </w:rPrChange>
          </w:rPr>
          <w:t xml:space="preserve">onsulte o histórico: </w:t>
        </w:r>
        <w:r w:rsidRPr="003837F2">
          <w:rPr>
            <w:rFonts w:ascii="Arial" w:eastAsia="Arial" w:hAnsi="Arial" w:cs="Arial"/>
            <w:sz w:val="24"/>
            <w:szCs w:val="24"/>
            <w:rPrChange w:id="1387" w:author="EUDERLAN FREIRE DA SILVA ABREU" w:date="2025-07-01T10:51:00Z">
              <w:rPr/>
            </w:rPrChange>
          </w:rPr>
          <w:t>Revise consultas anteriores quando necessário.</w:t>
        </w:r>
      </w:ins>
    </w:p>
    <w:p w14:paraId="5FEAC869" w14:textId="4E4DA0B0" w:rsidR="1CC0DD12" w:rsidRPr="003837F2" w:rsidRDefault="1CC0DD12">
      <w:pPr>
        <w:pStyle w:val="PargrafodaLista"/>
        <w:numPr>
          <w:ilvl w:val="0"/>
          <w:numId w:val="29"/>
        </w:numPr>
        <w:rPr>
          <w:ins w:id="1388" w:author="EUDERLAN FREIRE DA SILVA ABREU" w:date="2025-06-29T12:35:00Z"/>
          <w:rFonts w:ascii="Arial" w:eastAsia="Arial" w:hAnsi="Arial" w:cs="Arial"/>
          <w:sz w:val="24"/>
          <w:szCs w:val="24"/>
          <w:rPrChange w:id="1389" w:author="EUDERLAN FREIRE DA SILVA ABREU" w:date="2025-07-01T10:51:00Z">
            <w:rPr>
              <w:ins w:id="1390" w:author="EUDERLAN FREIRE DA SILVA ABREU" w:date="2025-06-29T12:35:00Z"/>
            </w:rPr>
          </w:rPrChange>
        </w:rPr>
        <w:pPrChange w:id="1391" w:author="YASMIN SEREJO LIMA" w:date="2025-06-30T14:20:00Z">
          <w:pPr/>
        </w:pPrChange>
      </w:pPr>
      <w:ins w:id="1392" w:author="YASMIN SEREJO LIMA" w:date="2025-06-30T14:20:00Z">
        <w:r w:rsidRPr="003837F2">
          <w:rPr>
            <w:rFonts w:ascii="Arial" w:eastAsia="Arial" w:hAnsi="Arial" w:cs="Arial"/>
            <w:b/>
            <w:bCs/>
            <w:sz w:val="24"/>
            <w:szCs w:val="24"/>
            <w:rPrChange w:id="1393" w:author="EUDERLAN FREIRE DA SILVA ABREU" w:date="2025-07-01T10:51:00Z">
              <w:rPr/>
            </w:rPrChange>
          </w:rPr>
          <w:t>D</w:t>
        </w:r>
      </w:ins>
      <w:ins w:id="1394" w:author="YASMIN SEREJO LIMA" w:date="2025-06-30T14:21:00Z">
        <w:r w:rsidR="2E5E9741" w:rsidRPr="003837F2">
          <w:rPr>
            <w:rFonts w:ascii="Arial" w:eastAsia="Arial" w:hAnsi="Arial" w:cs="Arial"/>
            <w:b/>
            <w:bCs/>
            <w:sz w:val="24"/>
            <w:szCs w:val="24"/>
            <w:rPrChange w:id="1395" w:author="EUDERLAN FREIRE DA SILVA ABREU" w:date="2025-07-01T10:51:00Z">
              <w:rPr>
                <w:b/>
                <w:bCs/>
              </w:rPr>
            </w:rPrChange>
          </w:rPr>
          <w:t>ê</w:t>
        </w:r>
      </w:ins>
      <w:ins w:id="1396" w:author="YASMIN SEREJO LIMA" w:date="2025-06-30T14:20:00Z">
        <w:r w:rsidRPr="003837F2">
          <w:rPr>
            <w:rFonts w:ascii="Arial" w:eastAsia="Arial" w:hAnsi="Arial" w:cs="Arial"/>
            <w:b/>
            <w:bCs/>
            <w:sz w:val="24"/>
            <w:szCs w:val="24"/>
            <w:rPrChange w:id="1397" w:author="EUDERLAN FREIRE DA SILVA ABREU" w:date="2025-07-01T10:51:00Z">
              <w:rPr/>
            </w:rPrChange>
          </w:rPr>
          <w:t xml:space="preserve"> feedback: </w:t>
        </w:r>
        <w:r w:rsidRPr="003837F2">
          <w:rPr>
            <w:rFonts w:ascii="Arial" w:eastAsia="Arial" w:hAnsi="Arial" w:cs="Arial"/>
            <w:sz w:val="24"/>
            <w:szCs w:val="24"/>
            <w:rPrChange w:id="1398" w:author="EUDERLAN FREIRE DA SILVA ABREU" w:date="2025-07-01T10:51:00Z">
              <w:rPr/>
            </w:rPrChange>
          </w:rPr>
          <w:t xml:space="preserve">Use os </w:t>
        </w:r>
      </w:ins>
      <w:ins w:id="1399" w:author="YASMIN SEREJO LIMA" w:date="2025-06-30T14:21:00Z">
        <w:r w:rsidR="44BBCD6C" w:rsidRPr="003837F2">
          <w:rPr>
            <w:rFonts w:ascii="Arial" w:eastAsia="Arial" w:hAnsi="Arial" w:cs="Arial"/>
            <w:sz w:val="24"/>
            <w:szCs w:val="24"/>
            <w:rPrChange w:id="1400" w:author="EUDERLAN FREIRE DA SILVA ABREU" w:date="2025-07-01T10:51:00Z">
              <w:rPr/>
            </w:rPrChange>
          </w:rPr>
          <w:t>botões</w:t>
        </w:r>
      </w:ins>
      <w:ins w:id="1401" w:author="YASMIN SEREJO LIMA" w:date="2025-06-30T14:20:00Z">
        <w:r w:rsidRPr="003837F2">
          <w:rPr>
            <w:rFonts w:ascii="Arial" w:eastAsia="Arial" w:hAnsi="Arial" w:cs="Arial"/>
            <w:sz w:val="24"/>
            <w:szCs w:val="24"/>
            <w:rPrChange w:id="1402" w:author="EUDERLAN FREIRE DA SILVA ABREU" w:date="2025-07-01T10:51:00Z">
              <w:rPr/>
            </w:rPrChange>
          </w:rPr>
          <w:t xml:space="preserve"> de </w:t>
        </w:r>
        <w:r w:rsidRPr="003837F2">
          <w:rPr>
            <w:rFonts w:ascii="Segoe UI Emoji" w:eastAsia="Arial" w:hAnsi="Segoe UI Emoji" w:cs="Segoe UI Emoji"/>
            <w:color w:val="000000" w:themeColor="text1"/>
            <w:sz w:val="24"/>
            <w:szCs w:val="24"/>
            <w:rPrChange w:id="1403"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Change w:id="1404"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i/>
            <w:iCs/>
            <w:sz w:val="24"/>
            <w:szCs w:val="24"/>
            <w:rPrChange w:id="1405" w:author="EUDERLAN FREIRE DA SILVA ABREU" w:date="2025-07-01T10:51:00Z">
              <w:rPr>
                <w:i/>
                <w:iCs/>
              </w:rPr>
            </w:rPrChange>
          </w:rPr>
          <w:t xml:space="preserve">like) </w:t>
        </w:r>
      </w:ins>
      <w:ins w:id="1406" w:author="YASMIN SEREJO LIMA" w:date="2025-06-30T14:21:00Z">
        <w:r w:rsidRPr="003837F2">
          <w:rPr>
            <w:rFonts w:ascii="Arial" w:eastAsia="Arial" w:hAnsi="Arial" w:cs="Arial"/>
            <w:i/>
            <w:iCs/>
            <w:sz w:val="24"/>
            <w:szCs w:val="24"/>
            <w:rPrChange w:id="1407" w:author="EUDERLAN FREIRE DA SILVA ABREU" w:date="2025-07-01T10:51:00Z">
              <w:rPr>
                <w:i/>
                <w:iCs/>
              </w:rPr>
            </w:rPrChange>
          </w:rPr>
          <w:t>ou</w:t>
        </w:r>
      </w:ins>
      <w:ins w:id="1408" w:author="YASMIN SEREJO LIMA" w:date="2025-06-30T14:20:00Z">
        <w:r w:rsidRPr="003837F2">
          <w:rPr>
            <w:rFonts w:ascii="Segoe UI Emoji" w:eastAsia="Arial" w:hAnsi="Segoe UI Emoji" w:cs="Segoe UI Emoji"/>
            <w:color w:val="000000" w:themeColor="text1"/>
            <w:sz w:val="24"/>
            <w:szCs w:val="24"/>
            <w:rPrChange w:id="1409"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sz w:val="24"/>
            <w:szCs w:val="24"/>
            <w:rPrChange w:id="1410" w:author="EUDERLAN FREIRE DA SILVA ABREU" w:date="2025-07-01T10:51:00Z">
              <w:rPr/>
            </w:rPrChange>
          </w:rPr>
          <w:t xml:space="preserve"> </w:t>
        </w:r>
      </w:ins>
      <w:ins w:id="1411" w:author="YASMIN SEREJO LIMA" w:date="2025-06-30T14:21:00Z">
        <w:r w:rsidR="36F52A35" w:rsidRPr="003837F2">
          <w:rPr>
            <w:rFonts w:ascii="Arial" w:eastAsia="Arial" w:hAnsi="Arial" w:cs="Arial"/>
            <w:sz w:val="24"/>
            <w:szCs w:val="24"/>
            <w:rPrChange w:id="1412" w:author="EUDERLAN FREIRE DA SILVA ABREU" w:date="2025-07-01T10:51:00Z">
              <w:rPr/>
            </w:rPrChange>
          </w:rPr>
          <w:t>(</w:t>
        </w:r>
        <w:proofErr w:type="spellStart"/>
        <w:r w:rsidRPr="003837F2">
          <w:rPr>
            <w:rFonts w:ascii="Arial" w:eastAsia="Arial" w:hAnsi="Arial" w:cs="Arial"/>
            <w:i/>
            <w:iCs/>
            <w:sz w:val="24"/>
            <w:szCs w:val="24"/>
            <w:rPrChange w:id="1413" w:author="EUDERLAN FREIRE DA SILVA ABREU" w:date="2025-07-01T10:51:00Z">
              <w:rPr>
                <w:i/>
                <w:iCs/>
              </w:rPr>
            </w:rPrChange>
          </w:rPr>
          <w:t>deslike</w:t>
        </w:r>
        <w:proofErr w:type="spellEnd"/>
        <w:r w:rsidRPr="003837F2">
          <w:rPr>
            <w:rFonts w:ascii="Arial" w:eastAsia="Arial" w:hAnsi="Arial" w:cs="Arial"/>
            <w:i/>
            <w:iCs/>
            <w:sz w:val="24"/>
            <w:szCs w:val="24"/>
            <w:rPrChange w:id="1414" w:author="EUDERLAN FREIRE DA SILVA ABREU" w:date="2025-07-01T10:51:00Z">
              <w:rPr>
                <w:i/>
                <w:iCs/>
              </w:rPr>
            </w:rPrChange>
          </w:rPr>
          <w:t>)</w:t>
        </w:r>
        <w:r w:rsidRPr="003837F2">
          <w:rPr>
            <w:rFonts w:ascii="Arial" w:eastAsia="Arial" w:hAnsi="Arial" w:cs="Arial"/>
            <w:sz w:val="24"/>
            <w:szCs w:val="24"/>
            <w:rPrChange w:id="1415" w:author="EUDERLAN FREIRE DA SILVA ABREU" w:date="2025-07-01T10:51:00Z">
              <w:rPr/>
            </w:rPrChange>
          </w:rPr>
          <w:t xml:space="preserve"> </w:t>
        </w:r>
      </w:ins>
      <w:ins w:id="1416" w:author="YASMIN SEREJO LIMA" w:date="2025-06-30T14:20:00Z">
        <w:r w:rsidRPr="003837F2">
          <w:rPr>
            <w:rFonts w:ascii="Arial" w:eastAsia="Arial" w:hAnsi="Arial" w:cs="Arial"/>
            <w:sz w:val="24"/>
            <w:szCs w:val="24"/>
            <w:rPrChange w:id="1417" w:author="EUDERLAN FREIRE DA SILVA ABREU" w:date="2025-07-01T10:51:00Z">
              <w:rPr/>
            </w:rPrChange>
          </w:rPr>
          <w:t>para melhorar o sistema</w:t>
        </w:r>
      </w:ins>
      <w:ins w:id="1418" w:author="YASMIN SEREJO LIMA" w:date="2025-06-30T14:21:00Z">
        <w:r w:rsidR="66F938D0" w:rsidRPr="003837F2">
          <w:rPr>
            <w:rFonts w:ascii="Arial" w:eastAsia="Arial" w:hAnsi="Arial" w:cs="Arial"/>
            <w:sz w:val="24"/>
            <w:szCs w:val="24"/>
            <w:rPrChange w:id="1419" w:author="EUDERLAN FREIRE DA SILVA ABREU" w:date="2025-07-01T10:51:00Z">
              <w:rPr/>
            </w:rPrChange>
          </w:rPr>
          <w:t>.</w:t>
        </w:r>
      </w:ins>
    </w:p>
    <w:p w14:paraId="0588CF7E" w14:textId="4C215D3F" w:rsidR="3EA0BE31" w:rsidRPr="003837F2" w:rsidRDefault="3EA0BE31" w:rsidP="3EA0BE31">
      <w:pPr>
        <w:rPr>
          <w:ins w:id="1420" w:author="YASMIN SEREJO LIMA" w:date="2025-06-30T14:22:00Z"/>
          <w:rFonts w:ascii="Arial" w:eastAsia="Arial" w:hAnsi="Arial" w:cs="Arial"/>
          <w:sz w:val="24"/>
          <w:szCs w:val="24"/>
          <w:rPrChange w:id="1421" w:author="EUDERLAN FREIRE DA SILVA ABREU" w:date="2025-07-01T10:51:00Z">
            <w:rPr>
              <w:ins w:id="1422" w:author="YASMIN SEREJO LIMA" w:date="2025-06-30T14:22:00Z"/>
            </w:rPr>
          </w:rPrChange>
        </w:rPr>
      </w:pPr>
    </w:p>
    <w:p w14:paraId="245634EB" w14:textId="72E50AA3" w:rsidR="07D7485A" w:rsidRPr="003837F2" w:rsidRDefault="07D7485A" w:rsidP="3EA0BE31">
      <w:pPr>
        <w:rPr>
          <w:ins w:id="1423" w:author="YASMIN SEREJO LIMA" w:date="2025-06-30T14:22:00Z"/>
          <w:rFonts w:ascii="Arial" w:eastAsia="Arial" w:hAnsi="Arial" w:cs="Arial"/>
          <w:sz w:val="24"/>
          <w:szCs w:val="24"/>
          <w:rPrChange w:id="1424" w:author="EUDERLAN FREIRE DA SILVA ABREU" w:date="2025-07-01T10:51:00Z">
            <w:rPr>
              <w:ins w:id="1425" w:author="YASMIN SEREJO LIMA" w:date="2025-06-30T14:22:00Z"/>
              <w:rFonts w:ascii="Arial" w:eastAsia="Arial" w:hAnsi="Arial" w:cs="Arial"/>
            </w:rPr>
          </w:rPrChange>
        </w:rPr>
      </w:pPr>
      <w:ins w:id="1426" w:author="YASMIN SEREJO LIMA" w:date="2025-06-30T14:22:00Z">
        <w:r w:rsidRPr="003837F2">
          <w:rPr>
            <w:rFonts w:ascii="Arial" w:eastAsia="Arial" w:hAnsi="Arial" w:cs="Arial"/>
            <w:sz w:val="24"/>
            <w:szCs w:val="24"/>
            <w:rPrChange w:id="1427" w:author="EUDERLAN FREIRE DA SILVA ABREU" w:date="2025-07-01T10:51:00Z">
              <w:rPr/>
            </w:rPrChange>
          </w:rPr>
          <w:t>Recursos de Acessibilidade:</w:t>
        </w:r>
      </w:ins>
    </w:p>
    <w:p w14:paraId="7F6597A1" w14:textId="27D96D8E" w:rsidR="07D7485A" w:rsidRPr="003837F2" w:rsidRDefault="07D7485A">
      <w:pPr>
        <w:pStyle w:val="PargrafodaLista"/>
        <w:numPr>
          <w:ilvl w:val="0"/>
          <w:numId w:val="28"/>
        </w:numPr>
        <w:rPr>
          <w:ins w:id="1428" w:author="YASMIN SEREJO LIMA" w:date="2025-06-30T14:23:00Z"/>
          <w:rFonts w:ascii="Arial" w:eastAsia="Arial" w:hAnsi="Arial" w:cs="Arial"/>
          <w:sz w:val="24"/>
          <w:szCs w:val="24"/>
          <w:rPrChange w:id="1429" w:author="EUDERLAN FREIRE DA SILVA ABREU" w:date="2025-07-01T10:51:00Z">
            <w:rPr>
              <w:ins w:id="1430" w:author="YASMIN SEREJO LIMA" w:date="2025-06-30T14:23:00Z"/>
            </w:rPr>
          </w:rPrChange>
        </w:rPr>
        <w:pPrChange w:id="1431" w:author="YASMIN SEREJO LIMA" w:date="2025-06-30T14:23:00Z">
          <w:pPr/>
        </w:pPrChange>
      </w:pPr>
      <w:ins w:id="1432" w:author="YASMIN SEREJO LIMA" w:date="2025-06-30T14:22:00Z">
        <w:r w:rsidRPr="003837F2">
          <w:rPr>
            <w:rFonts w:ascii="Arial" w:eastAsia="Arial" w:hAnsi="Arial" w:cs="Arial"/>
            <w:sz w:val="24"/>
            <w:szCs w:val="24"/>
            <w:rPrChange w:id="1433" w:author="EUDERLAN FREIRE DA SILVA ABREU" w:date="2025-07-01T10:51:00Z">
              <w:rPr/>
            </w:rPrChange>
          </w:rPr>
          <w:t>Interface responsiva para mobile e deskto</w:t>
        </w:r>
      </w:ins>
      <w:ins w:id="1434" w:author="YASMIN SEREJO LIMA" w:date="2025-06-30T14:23:00Z">
        <w:r w:rsidRPr="003837F2">
          <w:rPr>
            <w:rFonts w:ascii="Arial" w:eastAsia="Arial" w:hAnsi="Arial" w:cs="Arial"/>
            <w:sz w:val="24"/>
            <w:szCs w:val="24"/>
            <w:rPrChange w:id="1435" w:author="EUDERLAN FREIRE DA SILVA ABREU" w:date="2025-07-01T10:51:00Z">
              <w:rPr/>
            </w:rPrChange>
          </w:rPr>
          <w:t>p.</w:t>
        </w:r>
      </w:ins>
    </w:p>
    <w:p w14:paraId="60C5E285" w14:textId="07631931" w:rsidR="07D7485A" w:rsidRPr="003837F2" w:rsidRDefault="07D7485A">
      <w:pPr>
        <w:pStyle w:val="PargrafodaLista"/>
        <w:numPr>
          <w:ilvl w:val="0"/>
          <w:numId w:val="28"/>
        </w:numPr>
        <w:rPr>
          <w:ins w:id="1436" w:author="YASMIN SEREJO LIMA" w:date="2025-06-30T14:23:00Z"/>
          <w:rFonts w:ascii="Arial" w:eastAsia="Arial" w:hAnsi="Arial" w:cs="Arial"/>
          <w:sz w:val="24"/>
          <w:szCs w:val="24"/>
          <w:rPrChange w:id="1437" w:author="EUDERLAN FREIRE DA SILVA ABREU" w:date="2025-07-01T10:51:00Z">
            <w:rPr>
              <w:ins w:id="1438" w:author="YASMIN SEREJO LIMA" w:date="2025-06-30T14:23:00Z"/>
            </w:rPr>
          </w:rPrChange>
        </w:rPr>
        <w:pPrChange w:id="1439" w:author="YASMIN SEREJO LIMA" w:date="2025-06-30T14:23:00Z">
          <w:pPr/>
        </w:pPrChange>
      </w:pPr>
      <w:ins w:id="1440" w:author="YASMIN SEREJO LIMA" w:date="2025-06-30T14:23:00Z">
        <w:r w:rsidRPr="003837F2">
          <w:rPr>
            <w:rFonts w:ascii="Arial" w:eastAsia="Arial" w:hAnsi="Arial" w:cs="Arial"/>
            <w:sz w:val="24"/>
            <w:szCs w:val="24"/>
            <w:rPrChange w:id="1441" w:author="EUDERLAN FREIRE DA SILVA ABREU" w:date="2025-07-01T10:51:00Z">
              <w:rPr/>
            </w:rPrChange>
          </w:rPr>
          <w:t>Design com alto contraste.</w:t>
        </w:r>
      </w:ins>
    </w:p>
    <w:p w14:paraId="2FF1BDD4" w14:textId="7117A5E1" w:rsidR="07D7485A" w:rsidRPr="003837F2" w:rsidRDefault="07D7485A">
      <w:pPr>
        <w:pStyle w:val="PargrafodaLista"/>
        <w:numPr>
          <w:ilvl w:val="0"/>
          <w:numId w:val="28"/>
        </w:numPr>
        <w:rPr>
          <w:ins w:id="1442" w:author="YASMIN SEREJO LIMA" w:date="2025-06-30T14:23:00Z"/>
          <w:rFonts w:ascii="Arial" w:eastAsia="Arial" w:hAnsi="Arial" w:cs="Arial"/>
          <w:sz w:val="24"/>
          <w:szCs w:val="24"/>
          <w:rPrChange w:id="1443" w:author="EUDERLAN FREIRE DA SILVA ABREU" w:date="2025-07-01T10:51:00Z">
            <w:rPr>
              <w:ins w:id="1444" w:author="YASMIN SEREJO LIMA" w:date="2025-06-30T14:23:00Z"/>
            </w:rPr>
          </w:rPrChange>
        </w:rPr>
        <w:pPrChange w:id="1445" w:author="YASMIN SEREJO LIMA" w:date="2025-06-30T14:23:00Z">
          <w:pPr/>
        </w:pPrChange>
      </w:pPr>
      <w:ins w:id="1446" w:author="YASMIN SEREJO LIMA" w:date="2025-06-30T14:23:00Z">
        <w:r w:rsidRPr="003837F2">
          <w:rPr>
            <w:rFonts w:ascii="Arial" w:eastAsia="Arial" w:hAnsi="Arial" w:cs="Arial"/>
            <w:sz w:val="24"/>
            <w:szCs w:val="24"/>
            <w:rPrChange w:id="1447" w:author="EUDERLAN FREIRE DA SILVA ABREU" w:date="2025-07-01T10:51:00Z">
              <w:rPr/>
            </w:rPrChange>
          </w:rPr>
          <w:t>Navegação por teclado suportada.</w:t>
        </w:r>
      </w:ins>
    </w:p>
    <w:p w14:paraId="6F6C8280" w14:textId="2777FC17" w:rsidR="07D7485A" w:rsidRPr="003837F2" w:rsidRDefault="07D7485A">
      <w:pPr>
        <w:pStyle w:val="PargrafodaLista"/>
        <w:numPr>
          <w:ilvl w:val="0"/>
          <w:numId w:val="28"/>
        </w:numPr>
        <w:rPr>
          <w:ins w:id="1448" w:author="EUDERLAN FREIRE DA SILVA ABREU" w:date="2025-06-29T12:35:00Z"/>
          <w:rFonts w:ascii="Arial" w:eastAsia="Arial" w:hAnsi="Arial" w:cs="Arial"/>
          <w:sz w:val="24"/>
          <w:szCs w:val="24"/>
          <w:rPrChange w:id="1449" w:author="EUDERLAN FREIRE DA SILVA ABREU" w:date="2025-07-01T10:51:00Z">
            <w:rPr>
              <w:ins w:id="1450" w:author="EUDERLAN FREIRE DA SILVA ABREU" w:date="2025-06-29T12:35:00Z"/>
            </w:rPr>
          </w:rPrChange>
        </w:rPr>
        <w:pPrChange w:id="1451" w:author="YASMIN SEREJO LIMA" w:date="2025-06-30T14:23:00Z">
          <w:pPr/>
        </w:pPrChange>
      </w:pPr>
      <w:proofErr w:type="spellStart"/>
      <w:ins w:id="1452" w:author="YASMIN SEREJO LIMA" w:date="2025-06-30T14:23:00Z">
        <w:r w:rsidRPr="003837F2">
          <w:rPr>
            <w:rFonts w:ascii="Arial" w:eastAsia="Arial" w:hAnsi="Arial" w:cs="Arial"/>
            <w:sz w:val="24"/>
            <w:szCs w:val="24"/>
            <w:rPrChange w:id="1453" w:author="EUDERLAN FREIRE DA SILVA ABREU" w:date="2025-07-01T10:51:00Z">
              <w:rPr/>
            </w:rPrChange>
          </w:rPr>
          <w:t>VLibras</w:t>
        </w:r>
        <w:proofErr w:type="spellEnd"/>
        <w:r w:rsidRPr="003837F2">
          <w:rPr>
            <w:rFonts w:ascii="Arial" w:eastAsia="Arial" w:hAnsi="Arial" w:cs="Arial"/>
            <w:sz w:val="24"/>
            <w:szCs w:val="24"/>
            <w:rPrChange w:id="1454" w:author="EUDERLAN FREIRE DA SILVA ABREU" w:date="2025-07-01T10:51:00Z">
              <w:rPr/>
            </w:rPrChange>
          </w:rPr>
          <w:t xml:space="preserve"> integrado para acessibilidade.</w:t>
        </w:r>
      </w:ins>
    </w:p>
    <w:p w14:paraId="28C792B0" w14:textId="0FB92289" w:rsidR="00E33009" w:rsidRPr="003837F2" w:rsidRDefault="07D7485A">
      <w:pPr>
        <w:rPr>
          <w:ins w:id="1455" w:author="YASMIN SEREJO LIMA" w:date="2025-06-30T14:23:00Z"/>
          <w:rFonts w:ascii="Arial" w:eastAsia="Arial" w:hAnsi="Arial" w:cs="Arial"/>
          <w:sz w:val="24"/>
          <w:szCs w:val="24"/>
          <w:rPrChange w:id="1456" w:author="EUDERLAN FREIRE DA SILVA ABREU" w:date="2025-07-01T10:51:00Z">
            <w:rPr>
              <w:ins w:id="1457" w:author="YASMIN SEREJO LIMA" w:date="2025-06-30T14:23:00Z"/>
            </w:rPr>
          </w:rPrChange>
        </w:rPr>
      </w:pPr>
      <w:ins w:id="1458" w:author="YASMIN SEREJO LIMA" w:date="2025-06-30T14:23:00Z">
        <w:r w:rsidRPr="003837F2">
          <w:rPr>
            <w:rFonts w:ascii="Arial" w:eastAsia="Arial" w:hAnsi="Arial" w:cs="Arial"/>
            <w:sz w:val="24"/>
            <w:szCs w:val="24"/>
            <w:rPrChange w:id="1459" w:author="EUDERLAN FREIRE DA SILVA ABREU" w:date="2025-07-01T10:51:00Z">
              <w:rPr/>
            </w:rPrChange>
          </w:rPr>
          <w:t xml:space="preserve">Suporte: </w:t>
        </w:r>
      </w:ins>
    </w:p>
    <w:p w14:paraId="5A345450" w14:textId="6C6E943D" w:rsidR="07D7485A" w:rsidRPr="003837F2" w:rsidRDefault="07D7485A">
      <w:pPr>
        <w:pStyle w:val="PargrafodaLista"/>
        <w:numPr>
          <w:ilvl w:val="0"/>
          <w:numId w:val="27"/>
        </w:numPr>
        <w:rPr>
          <w:ins w:id="1460" w:author="YASMIN SEREJO LIMA" w:date="2025-06-30T14:24:00Z"/>
          <w:rFonts w:ascii="Arial" w:eastAsia="Arial" w:hAnsi="Arial" w:cs="Arial"/>
          <w:sz w:val="24"/>
          <w:szCs w:val="24"/>
          <w:rPrChange w:id="1461" w:author="EUDERLAN FREIRE DA SILVA ABREU" w:date="2025-07-01T10:51:00Z">
            <w:rPr>
              <w:ins w:id="1462" w:author="YASMIN SEREJO LIMA" w:date="2025-06-30T14:24:00Z"/>
            </w:rPr>
          </w:rPrChange>
        </w:rPr>
        <w:pPrChange w:id="1463" w:author="YASMIN SEREJO LIMA" w:date="2025-06-30T14:24:00Z">
          <w:pPr/>
        </w:pPrChange>
      </w:pPr>
      <w:ins w:id="1464" w:author="YASMIN SEREJO LIMA" w:date="2025-06-30T14:23:00Z">
        <w:r w:rsidRPr="003837F2">
          <w:rPr>
            <w:rFonts w:ascii="Arial" w:eastAsia="Arial" w:hAnsi="Arial" w:cs="Arial"/>
            <w:sz w:val="24"/>
            <w:szCs w:val="24"/>
            <w:rPrChange w:id="1465" w:author="EUDERLAN FREIRE DA SILVA ABREU" w:date="2025-07-01T10:51:00Z">
              <w:rPr/>
            </w:rPrChange>
          </w:rPr>
          <w:t xml:space="preserve">Sistema inclui </w:t>
        </w:r>
        <w:proofErr w:type="spellStart"/>
        <w:r w:rsidRPr="003837F2">
          <w:rPr>
            <w:rFonts w:ascii="Arial" w:eastAsia="Arial" w:hAnsi="Arial" w:cs="Arial"/>
            <w:i/>
            <w:iCs/>
            <w:sz w:val="24"/>
            <w:szCs w:val="24"/>
            <w:rPrChange w:id="1466" w:author="EUDERLAN FREIRE DA SILVA ABREU" w:date="2025-07-01T10:51:00Z">
              <w:rPr/>
            </w:rPrChange>
          </w:rPr>
          <w:t>disclaimers</w:t>
        </w:r>
        <w:proofErr w:type="spellEnd"/>
        <w:r w:rsidRPr="003837F2">
          <w:rPr>
            <w:rFonts w:ascii="Arial" w:eastAsia="Arial" w:hAnsi="Arial" w:cs="Arial"/>
            <w:sz w:val="24"/>
            <w:szCs w:val="24"/>
            <w:rPrChange w:id="1467" w:author="EUDERLAN FREIRE DA SILVA ABREU" w:date="2025-07-01T10:51:00Z">
              <w:rPr/>
            </w:rPrChange>
          </w:rPr>
          <w:t xml:space="preserve"> sobre precisão das r</w:t>
        </w:r>
      </w:ins>
      <w:ins w:id="1468" w:author="YASMIN SEREJO LIMA" w:date="2025-06-30T14:24:00Z">
        <w:r w:rsidRPr="003837F2">
          <w:rPr>
            <w:rFonts w:ascii="Arial" w:eastAsia="Arial" w:hAnsi="Arial" w:cs="Arial"/>
            <w:sz w:val="24"/>
            <w:szCs w:val="24"/>
            <w:rPrChange w:id="1469" w:author="EUDERLAN FREIRE DA SILVA ABREU" w:date="2025-07-01T10:51:00Z">
              <w:rPr/>
            </w:rPrChange>
          </w:rPr>
          <w:t>espostas.</w:t>
        </w:r>
      </w:ins>
    </w:p>
    <w:p w14:paraId="69D0A71B" w14:textId="4CEB708A" w:rsidR="07D7485A" w:rsidRPr="003837F2" w:rsidRDefault="07D7485A">
      <w:pPr>
        <w:pStyle w:val="PargrafodaLista"/>
        <w:numPr>
          <w:ilvl w:val="0"/>
          <w:numId w:val="27"/>
        </w:numPr>
        <w:rPr>
          <w:ins w:id="1470" w:author="YASMIN SEREJO LIMA" w:date="2025-06-30T14:24:00Z"/>
          <w:rFonts w:ascii="Arial" w:eastAsia="Arial" w:hAnsi="Arial" w:cs="Arial"/>
          <w:sz w:val="24"/>
          <w:szCs w:val="24"/>
          <w:rPrChange w:id="1471" w:author="EUDERLAN FREIRE DA SILVA ABREU" w:date="2025-07-01T10:51:00Z">
            <w:rPr>
              <w:ins w:id="1472" w:author="YASMIN SEREJO LIMA" w:date="2025-06-30T14:24:00Z"/>
            </w:rPr>
          </w:rPrChange>
        </w:rPr>
        <w:pPrChange w:id="1473" w:author="YASMIN SEREJO LIMA" w:date="2025-06-30T14:24:00Z">
          <w:pPr/>
        </w:pPrChange>
      </w:pPr>
      <w:ins w:id="1474" w:author="YASMIN SEREJO LIMA" w:date="2025-06-30T14:24:00Z">
        <w:r w:rsidRPr="003837F2">
          <w:rPr>
            <w:rFonts w:ascii="Arial" w:eastAsia="Arial" w:hAnsi="Arial" w:cs="Arial"/>
            <w:sz w:val="24"/>
            <w:szCs w:val="24"/>
            <w:rPrChange w:id="1475" w:author="EUDERLAN FREIRE DA SILVA ABREU" w:date="2025-07-01T10:51:00Z">
              <w:rPr/>
            </w:rPrChange>
          </w:rPr>
          <w:t>Sempre consulte documentos oficiais para decisões importantes.</w:t>
        </w:r>
      </w:ins>
    </w:p>
    <w:p w14:paraId="744DAF21" w14:textId="0DED7DE4" w:rsidR="07D7485A" w:rsidRPr="003837F2" w:rsidRDefault="07D7485A">
      <w:pPr>
        <w:pStyle w:val="PargrafodaLista"/>
        <w:numPr>
          <w:ilvl w:val="0"/>
          <w:numId w:val="27"/>
        </w:numPr>
        <w:rPr>
          <w:ins w:id="1476" w:author="EUDERLAN FREIRE DA SILVA ABREU" w:date="2025-06-29T12:35:00Z"/>
          <w:rFonts w:ascii="Arial" w:eastAsia="Arial" w:hAnsi="Arial" w:cs="Arial"/>
          <w:sz w:val="24"/>
          <w:szCs w:val="24"/>
          <w:rPrChange w:id="1477" w:author="EUDERLAN FREIRE DA SILVA ABREU" w:date="2025-07-01T10:51:00Z">
            <w:rPr>
              <w:ins w:id="1478" w:author="EUDERLAN FREIRE DA SILVA ABREU" w:date="2025-06-29T12:35:00Z"/>
            </w:rPr>
          </w:rPrChange>
        </w:rPr>
        <w:pPrChange w:id="1479" w:author="YASMIN SEREJO LIMA" w:date="2025-06-30T14:24:00Z">
          <w:pPr/>
        </w:pPrChange>
      </w:pPr>
      <w:ins w:id="1480" w:author="YASMIN SEREJO LIMA" w:date="2025-06-30T14:24:00Z">
        <w:r w:rsidRPr="003837F2">
          <w:rPr>
            <w:rFonts w:ascii="Arial" w:eastAsia="Arial" w:hAnsi="Arial" w:cs="Arial"/>
            <w:sz w:val="24"/>
            <w:szCs w:val="24"/>
            <w:rPrChange w:id="1481" w:author="EUDERLAN FREIRE DA SILVA ABREU" w:date="2025-07-01T10:51:00Z">
              <w:rPr/>
            </w:rPrChange>
          </w:rPr>
          <w:t xml:space="preserve">Feedback é valorizado para melhorias contínuas. </w:t>
        </w:r>
      </w:ins>
    </w:p>
    <w:p w14:paraId="11737C77" w14:textId="77777777" w:rsidR="00E33009" w:rsidRDefault="00E33009">
      <w:pPr>
        <w:rPr>
          <w:ins w:id="1482" w:author="EUDERLAN FREIRE DA SILVA ABREU" w:date="2025-06-29T12:35:00Z"/>
        </w:rPr>
      </w:pPr>
    </w:p>
    <w:p w14:paraId="7690E1F8" w14:textId="77777777" w:rsidR="00E33009" w:rsidRDefault="00E33009">
      <w:pPr>
        <w:rPr>
          <w:ins w:id="1483" w:author="EUDERLAN FREIRE DA SILVA ABREU" w:date="2025-06-29T12:35:00Z"/>
        </w:rPr>
      </w:pPr>
    </w:p>
    <w:p w14:paraId="58042777" w14:textId="77777777" w:rsidR="00E33009" w:rsidRDefault="00E33009">
      <w:pPr>
        <w:rPr>
          <w:ins w:id="1484" w:author="HISSA BARBARA OLIVEIRA" w:date="2025-06-29T01:07:00Z"/>
        </w:rPr>
        <w:pPrChange w:id="1485" w:author="HISSA BARBARA OLIVEIRA" w:date="2025-06-29T01:07:00Z">
          <w:pPr>
            <w:numPr>
              <w:numId w:val="1"/>
            </w:numPr>
            <w:ind w:left="720" w:hanging="360"/>
          </w:pPr>
        </w:pPrChange>
      </w:pPr>
    </w:p>
    <w:p w14:paraId="1BC9D166" w14:textId="3D2BD236" w:rsidR="0B681068" w:rsidRDefault="0B681068">
      <w:pPr>
        <w:rPr>
          <w:ins w:id="1486" w:author="HISSA BARBARA OLIVEIRA" w:date="2025-06-29T01:07:00Z"/>
        </w:rPr>
      </w:pPr>
    </w:p>
    <w:p w14:paraId="0390FB9D" w14:textId="77777777" w:rsidR="000C3E93" w:rsidRPr="00AA733F" w:rsidRDefault="000C3E93">
      <w:pPr>
        <w:spacing w:after="0"/>
        <w:jc w:val="both"/>
        <w:rPr>
          <w:ins w:id="1487" w:author="EUDERLAN FREIRE DA SILVA ABREU" w:date="2025-06-29T12:33:00Z"/>
          <w:rFonts w:ascii="Arial" w:hAnsi="Arial" w:cs="Arial"/>
          <w:b/>
          <w:bCs/>
          <w:color w:val="000000" w:themeColor="text1"/>
          <w:rPrChange w:id="1488" w:author="EUDERLAN FREIRE DA SILVA ABREU" w:date="2025-07-01T10:52:00Z">
            <w:rPr>
              <w:ins w:id="1489" w:author="EUDERLAN FREIRE DA SILVA ABREU" w:date="2025-06-29T12:33:00Z"/>
              <w:rFonts w:ascii="Arial" w:hAnsi="Arial" w:cs="Arial"/>
              <w:b/>
              <w:bCs/>
              <w:color w:val="000000" w:themeColor="text1"/>
              <w:sz w:val="24"/>
              <w:szCs w:val="24"/>
            </w:rPr>
          </w:rPrChange>
        </w:rPr>
        <w:pPrChange w:id="1490" w:author="EUDERLAN FREIRE DA SILVA ABREU" w:date="2025-06-29T12:35:00Z">
          <w:pPr/>
        </w:pPrChange>
      </w:pPr>
      <w:ins w:id="1491" w:author="EUDERLAN FREIRE DA SILVA ABREU" w:date="2025-06-29T12:33:00Z">
        <w:r w:rsidRPr="00AA733F">
          <w:rPr>
            <w:rFonts w:ascii="Arial" w:hAnsi="Arial" w:cs="Arial"/>
            <w:b/>
            <w:bCs/>
            <w:color w:val="000000" w:themeColor="text1"/>
            <w:rPrChange w:id="1492" w:author="EUDERLAN FREIRE DA SILVA ABREU" w:date="2025-07-01T10:52:00Z">
              <w:rPr>
                <w:rFonts w:ascii="Arial" w:hAnsi="Arial" w:cs="Arial"/>
                <w:b/>
                <w:bCs/>
                <w:color w:val="000000" w:themeColor="text1"/>
                <w:sz w:val="24"/>
                <w:szCs w:val="24"/>
              </w:rPr>
            </w:rPrChange>
          </w:rPr>
          <w:lastRenderedPageBreak/>
          <w:t>Reconhecimentos e Direitos Autorais</w:t>
        </w:r>
      </w:ins>
    </w:p>
    <w:p w14:paraId="6C115FD8" w14:textId="77777777" w:rsidR="000C3E93" w:rsidRPr="00AA733F" w:rsidRDefault="000C3E93">
      <w:pPr>
        <w:spacing w:after="0"/>
        <w:jc w:val="both"/>
        <w:rPr>
          <w:ins w:id="1493" w:author="EUDERLAN FREIRE DA SILVA ABREU" w:date="2025-06-29T12:33:00Z"/>
          <w:rFonts w:ascii="Arial" w:hAnsi="Arial" w:cs="Arial"/>
          <w:b/>
          <w:bCs/>
          <w:color w:val="000000" w:themeColor="text1"/>
          <w:rPrChange w:id="1494" w:author="EUDERLAN FREIRE DA SILVA ABREU" w:date="2025-07-01T10:52:00Z">
            <w:rPr>
              <w:ins w:id="1495" w:author="EUDERLAN FREIRE DA SILVA ABREU" w:date="2025-06-29T12:33:00Z"/>
              <w:rFonts w:ascii="Arial" w:hAnsi="Arial" w:cs="Arial"/>
              <w:b/>
              <w:bCs/>
              <w:color w:val="000000" w:themeColor="text1"/>
              <w:sz w:val="24"/>
              <w:szCs w:val="24"/>
            </w:rPr>
          </w:rPrChange>
        </w:rPr>
        <w:pPrChange w:id="1496" w:author="EUDERLAN FREIRE DA SILVA ABREU" w:date="2025-06-29T12:35:00Z">
          <w:pPr/>
        </w:pPrChange>
      </w:pPr>
      <w:ins w:id="1497" w:author="EUDERLAN FREIRE DA SILVA ABREU" w:date="2025-06-29T12:33:00Z">
        <w:r w:rsidRPr="00AA733F">
          <w:rPr>
            <w:rFonts w:ascii="Arial" w:hAnsi="Arial" w:cs="Arial"/>
            <w:b/>
            <w:bCs/>
            <w:color w:val="000000" w:themeColor="text1"/>
            <w:rPrChange w:id="1498" w:author="EUDERLAN FREIRE DA SILVA ABREU" w:date="2025-07-01T10:52:00Z">
              <w:rPr>
                <w:rFonts w:ascii="Arial" w:hAnsi="Arial" w:cs="Arial"/>
                <w:b/>
                <w:bCs/>
                <w:color w:val="000000" w:themeColor="text1"/>
                <w:sz w:val="24"/>
                <w:szCs w:val="24"/>
              </w:rPr>
            </w:rPrChange>
          </w:rPr>
          <w:t xml:space="preserve">@autor: Euderlan Freire da Silva Abreu, Hissa Bárbara Oliveira, Yasmin </w:t>
        </w:r>
        <w:proofErr w:type="spellStart"/>
        <w:r w:rsidRPr="00AA733F">
          <w:rPr>
            <w:rFonts w:ascii="Arial" w:hAnsi="Arial" w:cs="Arial"/>
            <w:b/>
            <w:bCs/>
            <w:color w:val="000000" w:themeColor="text1"/>
            <w:rPrChange w:id="1499" w:author="EUDERLAN FREIRE DA SILVA ABREU" w:date="2025-07-01T10:52:00Z">
              <w:rPr>
                <w:rFonts w:ascii="Arial" w:hAnsi="Arial" w:cs="Arial"/>
                <w:b/>
                <w:bCs/>
                <w:color w:val="000000" w:themeColor="text1"/>
                <w:sz w:val="24"/>
                <w:szCs w:val="24"/>
              </w:rPr>
            </w:rPrChange>
          </w:rPr>
          <w:t>Serejo</w:t>
        </w:r>
        <w:proofErr w:type="spellEnd"/>
        <w:r w:rsidRPr="00AA733F">
          <w:rPr>
            <w:rFonts w:ascii="Arial" w:hAnsi="Arial" w:cs="Arial"/>
            <w:b/>
            <w:bCs/>
            <w:color w:val="000000" w:themeColor="text1"/>
            <w:rPrChange w:id="1500" w:author="EUDERLAN FREIRE DA SILVA ABREU" w:date="2025-07-01T10:52:00Z">
              <w:rPr>
                <w:rFonts w:ascii="Arial" w:hAnsi="Arial" w:cs="Arial"/>
                <w:b/>
                <w:bCs/>
                <w:color w:val="000000" w:themeColor="text1"/>
                <w:sz w:val="24"/>
                <w:szCs w:val="24"/>
              </w:rPr>
            </w:rPrChange>
          </w:rPr>
          <w:t xml:space="preserve"> Lima, Anderson Rodrigo Diniz Oliveira, </w:t>
        </w:r>
        <w:proofErr w:type="spellStart"/>
        <w:r w:rsidRPr="00AA733F">
          <w:rPr>
            <w:rFonts w:ascii="Arial" w:hAnsi="Arial" w:cs="Arial"/>
            <w:b/>
            <w:bCs/>
            <w:color w:val="000000" w:themeColor="text1"/>
            <w:rPrChange w:id="1501" w:author="EUDERLAN FREIRE DA SILVA ABREU" w:date="2025-07-01T10:52:00Z">
              <w:rPr>
                <w:rFonts w:ascii="Arial" w:hAnsi="Arial" w:cs="Arial"/>
                <w:b/>
                <w:bCs/>
                <w:color w:val="000000" w:themeColor="text1"/>
                <w:sz w:val="24"/>
                <w:szCs w:val="24"/>
              </w:rPr>
            </w:rPrChange>
          </w:rPr>
          <w:t>Yuram</w:t>
        </w:r>
        <w:proofErr w:type="spellEnd"/>
        <w:r w:rsidRPr="00AA733F">
          <w:rPr>
            <w:rFonts w:ascii="Arial" w:hAnsi="Arial" w:cs="Arial"/>
            <w:b/>
            <w:bCs/>
            <w:color w:val="000000" w:themeColor="text1"/>
            <w:rPrChange w:id="1502" w:author="EUDERLAN FREIRE DA SILVA ABREU" w:date="2025-07-01T10:52:00Z">
              <w:rPr>
                <w:rFonts w:ascii="Arial" w:hAnsi="Arial" w:cs="Arial"/>
                <w:b/>
                <w:bCs/>
                <w:color w:val="000000" w:themeColor="text1"/>
                <w:sz w:val="24"/>
                <w:szCs w:val="24"/>
              </w:rPr>
            </w:rPrChange>
          </w:rPr>
          <w:t xml:space="preserve"> Almeida Santos</w:t>
        </w:r>
      </w:ins>
    </w:p>
    <w:p w14:paraId="7196C8F1" w14:textId="77777777" w:rsidR="000C3E93" w:rsidRPr="00AA733F" w:rsidRDefault="000C3E93">
      <w:pPr>
        <w:spacing w:after="0"/>
        <w:jc w:val="both"/>
        <w:rPr>
          <w:ins w:id="1503" w:author="EUDERLAN FREIRE DA SILVA ABREU" w:date="2025-06-29T12:33:00Z"/>
          <w:rFonts w:ascii="Arial" w:hAnsi="Arial" w:cs="Arial"/>
          <w:b/>
          <w:bCs/>
          <w:color w:val="000000" w:themeColor="text1"/>
          <w:rPrChange w:id="1504" w:author="EUDERLAN FREIRE DA SILVA ABREU" w:date="2025-07-01T10:52:00Z">
            <w:rPr>
              <w:ins w:id="1505" w:author="EUDERLAN FREIRE DA SILVA ABREU" w:date="2025-06-29T12:33:00Z"/>
              <w:rFonts w:ascii="Arial" w:hAnsi="Arial" w:cs="Arial"/>
              <w:b/>
              <w:bCs/>
              <w:color w:val="000000" w:themeColor="text1"/>
              <w:sz w:val="24"/>
              <w:szCs w:val="24"/>
            </w:rPr>
          </w:rPrChange>
        </w:rPr>
        <w:pPrChange w:id="1506" w:author="EUDERLAN FREIRE DA SILVA ABREU" w:date="2025-06-29T12:35:00Z">
          <w:pPr/>
        </w:pPrChange>
      </w:pPr>
      <w:ins w:id="1507" w:author="EUDERLAN FREIRE DA SILVA ABREU" w:date="2025-06-29T12:33:00Z">
        <w:r w:rsidRPr="00AA733F">
          <w:rPr>
            <w:rFonts w:ascii="Arial" w:hAnsi="Arial" w:cs="Arial"/>
            <w:b/>
            <w:bCs/>
            <w:color w:val="000000" w:themeColor="text1"/>
            <w:rPrChange w:id="1508" w:author="EUDERLAN FREIRE DA SILVA ABREU" w:date="2025-07-01T10:52:00Z">
              <w:rPr>
                <w:rFonts w:ascii="Arial" w:hAnsi="Arial" w:cs="Arial"/>
                <w:b/>
                <w:bCs/>
                <w:color w:val="000000" w:themeColor="text1"/>
                <w:sz w:val="24"/>
                <w:szCs w:val="24"/>
              </w:rPr>
            </w:rPrChange>
          </w:rPr>
          <w:t xml:space="preserve">@contato: [Seus </w:t>
        </w:r>
        <w:proofErr w:type="spellStart"/>
        <w:r w:rsidRPr="00AA733F">
          <w:rPr>
            <w:rFonts w:ascii="Arial" w:hAnsi="Arial" w:cs="Arial"/>
            <w:b/>
            <w:bCs/>
            <w:color w:val="000000" w:themeColor="text1"/>
            <w:rPrChange w:id="1509" w:author="EUDERLAN FREIRE DA SILVA ABREU" w:date="2025-07-01T10:52:00Z">
              <w:rPr>
                <w:rFonts w:ascii="Arial" w:hAnsi="Arial" w:cs="Arial"/>
                <w:b/>
                <w:bCs/>
                <w:color w:val="000000" w:themeColor="text1"/>
                <w:sz w:val="24"/>
                <w:szCs w:val="24"/>
              </w:rPr>
            </w:rPrChange>
          </w:rPr>
          <w:t>Emails</w:t>
        </w:r>
        <w:proofErr w:type="spellEnd"/>
        <w:r w:rsidRPr="00AA733F">
          <w:rPr>
            <w:rFonts w:ascii="Arial" w:hAnsi="Arial" w:cs="Arial"/>
            <w:b/>
            <w:bCs/>
            <w:color w:val="000000" w:themeColor="text1"/>
            <w:rPrChange w:id="1510" w:author="EUDERLAN FREIRE DA SILVA ABREU" w:date="2025-07-01T10:52:00Z">
              <w:rPr>
                <w:rFonts w:ascii="Arial" w:hAnsi="Arial" w:cs="Arial"/>
                <w:b/>
                <w:bCs/>
                <w:color w:val="000000" w:themeColor="text1"/>
                <w:sz w:val="24"/>
                <w:szCs w:val="24"/>
              </w:rPr>
            </w:rPrChange>
          </w:rPr>
          <w:t xml:space="preserve"> - se quiserem]</w:t>
        </w:r>
      </w:ins>
    </w:p>
    <w:p w14:paraId="40A7BFE9" w14:textId="5E6FC8D2" w:rsidR="000C3E93" w:rsidRPr="00AA733F" w:rsidRDefault="000C3E93">
      <w:pPr>
        <w:spacing w:after="0"/>
        <w:jc w:val="both"/>
        <w:rPr>
          <w:ins w:id="1511" w:author="EUDERLAN FREIRE DA SILVA ABREU" w:date="2025-06-29T12:33:00Z"/>
          <w:rFonts w:ascii="Arial" w:hAnsi="Arial" w:cs="Arial"/>
          <w:b/>
          <w:bCs/>
          <w:color w:val="000000" w:themeColor="text1"/>
          <w:rPrChange w:id="1512" w:author="EUDERLAN FREIRE DA SILVA ABREU" w:date="2025-07-01T10:52:00Z">
            <w:rPr>
              <w:ins w:id="1513" w:author="EUDERLAN FREIRE DA SILVA ABREU" w:date="2025-06-29T12:33:00Z"/>
              <w:rFonts w:ascii="Arial" w:hAnsi="Arial" w:cs="Arial"/>
              <w:b/>
              <w:bCs/>
              <w:color w:val="000000" w:themeColor="text1"/>
              <w:sz w:val="24"/>
              <w:szCs w:val="24"/>
            </w:rPr>
          </w:rPrChange>
        </w:rPr>
        <w:pPrChange w:id="1514" w:author="EUDERLAN FREIRE DA SILVA ABREU" w:date="2025-06-29T12:35:00Z">
          <w:pPr/>
        </w:pPrChange>
      </w:pPr>
      <w:ins w:id="1515" w:author="EUDERLAN FREIRE DA SILVA ABREU" w:date="2025-06-29T12:33:00Z">
        <w:r w:rsidRPr="00AA733F">
          <w:rPr>
            <w:rFonts w:ascii="Arial" w:hAnsi="Arial" w:cs="Arial"/>
            <w:b/>
            <w:bCs/>
            <w:color w:val="000000" w:themeColor="text1"/>
            <w:rPrChange w:id="1516" w:author="EUDERLAN FREIRE DA SILVA ABREU" w:date="2025-07-01T10:52:00Z">
              <w:rPr>
                <w:rFonts w:ascii="Arial" w:hAnsi="Arial" w:cs="Arial"/>
                <w:b/>
                <w:bCs/>
                <w:color w:val="000000" w:themeColor="text1"/>
                <w:sz w:val="24"/>
                <w:szCs w:val="24"/>
              </w:rPr>
            </w:rPrChange>
          </w:rPr>
          <w:t xml:space="preserve">@data última versão: </w:t>
        </w:r>
      </w:ins>
      <w:ins w:id="1517" w:author="EUDERLAN FREIRE DA SILVA ABREU" w:date="2025-06-29T12:34:00Z">
        <w:r w:rsidR="00E33009" w:rsidRPr="00AA733F">
          <w:rPr>
            <w:rFonts w:ascii="Arial" w:hAnsi="Arial" w:cs="Arial"/>
            <w:b/>
            <w:bCs/>
            <w:color w:val="000000" w:themeColor="text1"/>
            <w:rPrChange w:id="1518" w:author="EUDERLAN FREIRE DA SILVA ABREU" w:date="2025-07-01T10:52:00Z">
              <w:rPr>
                <w:rFonts w:ascii="Arial" w:hAnsi="Arial" w:cs="Arial"/>
                <w:b/>
                <w:bCs/>
                <w:color w:val="000000" w:themeColor="text1"/>
                <w:sz w:val="24"/>
                <w:szCs w:val="24"/>
              </w:rPr>
            </w:rPrChange>
          </w:rPr>
          <w:t>24</w:t>
        </w:r>
      </w:ins>
      <w:ins w:id="1519" w:author="EUDERLAN FREIRE DA SILVA ABREU" w:date="2025-06-29T12:33:00Z">
        <w:r w:rsidRPr="00AA733F">
          <w:rPr>
            <w:rFonts w:ascii="Arial" w:hAnsi="Arial" w:cs="Arial"/>
            <w:b/>
            <w:bCs/>
            <w:color w:val="000000" w:themeColor="text1"/>
            <w:rPrChange w:id="1520" w:author="EUDERLAN FREIRE DA SILVA ABREU" w:date="2025-07-01T10:52:00Z">
              <w:rPr>
                <w:rFonts w:ascii="Arial" w:hAnsi="Arial" w:cs="Arial"/>
                <w:b/>
                <w:bCs/>
                <w:color w:val="000000" w:themeColor="text1"/>
                <w:sz w:val="24"/>
                <w:szCs w:val="24"/>
              </w:rPr>
            </w:rPrChange>
          </w:rPr>
          <w:t xml:space="preserve"> de junho de 2025</w:t>
        </w:r>
      </w:ins>
    </w:p>
    <w:p w14:paraId="7E7A18F2" w14:textId="77777777" w:rsidR="000C3E93" w:rsidRPr="00AA733F" w:rsidRDefault="000C3E93">
      <w:pPr>
        <w:spacing w:after="0"/>
        <w:jc w:val="both"/>
        <w:rPr>
          <w:ins w:id="1521" w:author="EUDERLAN FREIRE DA SILVA ABREU" w:date="2025-06-29T12:33:00Z"/>
          <w:rFonts w:ascii="Arial" w:hAnsi="Arial" w:cs="Arial"/>
          <w:b/>
          <w:bCs/>
          <w:color w:val="000000" w:themeColor="text1"/>
          <w:rPrChange w:id="1522" w:author="EUDERLAN FREIRE DA SILVA ABREU" w:date="2025-07-01T10:52:00Z">
            <w:rPr>
              <w:ins w:id="1523" w:author="EUDERLAN FREIRE DA SILVA ABREU" w:date="2025-06-29T12:33:00Z"/>
              <w:rFonts w:ascii="Arial" w:hAnsi="Arial" w:cs="Arial"/>
              <w:b/>
              <w:bCs/>
              <w:color w:val="000000" w:themeColor="text1"/>
              <w:sz w:val="24"/>
              <w:szCs w:val="24"/>
            </w:rPr>
          </w:rPrChange>
        </w:rPr>
        <w:pPrChange w:id="1524" w:author="EUDERLAN FREIRE DA SILVA ABREU" w:date="2025-06-29T12:35:00Z">
          <w:pPr/>
        </w:pPrChange>
      </w:pPr>
      <w:ins w:id="1525" w:author="EUDERLAN FREIRE DA SILVA ABREU" w:date="2025-06-29T12:33:00Z">
        <w:r w:rsidRPr="00AA733F">
          <w:rPr>
            <w:rFonts w:ascii="Arial" w:hAnsi="Arial" w:cs="Arial"/>
            <w:b/>
            <w:bCs/>
            <w:color w:val="000000" w:themeColor="text1"/>
            <w:rPrChange w:id="1526" w:author="EUDERLAN FREIRE DA SILVA ABREU" w:date="2025-07-01T10:52:00Z">
              <w:rPr>
                <w:rFonts w:ascii="Arial" w:hAnsi="Arial" w:cs="Arial"/>
                <w:b/>
                <w:bCs/>
                <w:color w:val="000000" w:themeColor="text1"/>
                <w:sz w:val="24"/>
                <w:szCs w:val="24"/>
              </w:rPr>
            </w:rPrChange>
          </w:rPr>
          <w:t>@versão: 1.0</w:t>
        </w:r>
      </w:ins>
    </w:p>
    <w:p w14:paraId="2D1BEACF" w14:textId="77777777" w:rsidR="000C3E93" w:rsidRPr="00AA733F" w:rsidRDefault="000C3E93">
      <w:pPr>
        <w:spacing w:after="0"/>
        <w:jc w:val="both"/>
        <w:rPr>
          <w:ins w:id="1527" w:author="EUDERLAN FREIRE DA SILVA ABREU" w:date="2025-06-29T12:33:00Z"/>
          <w:rFonts w:ascii="Arial" w:hAnsi="Arial" w:cs="Arial"/>
          <w:b/>
          <w:bCs/>
          <w:color w:val="000000" w:themeColor="text1"/>
          <w:rPrChange w:id="1528" w:author="EUDERLAN FREIRE DA SILVA ABREU" w:date="2025-07-01T10:52:00Z">
            <w:rPr>
              <w:ins w:id="1529" w:author="EUDERLAN FREIRE DA SILVA ABREU" w:date="2025-06-29T12:33:00Z"/>
              <w:rFonts w:ascii="Arial" w:hAnsi="Arial" w:cs="Arial"/>
              <w:b/>
              <w:bCs/>
              <w:color w:val="000000" w:themeColor="text1"/>
              <w:sz w:val="24"/>
              <w:szCs w:val="24"/>
            </w:rPr>
          </w:rPrChange>
        </w:rPr>
        <w:pPrChange w:id="1530" w:author="EUDERLAN FREIRE DA SILVA ABREU" w:date="2025-06-29T12:35:00Z">
          <w:pPr/>
        </w:pPrChange>
      </w:pPr>
      <w:ins w:id="1531" w:author="EUDERLAN FREIRE DA SILVA ABREU" w:date="2025-06-29T12:33:00Z">
        <w:r w:rsidRPr="00AA733F">
          <w:rPr>
            <w:rFonts w:ascii="Arial" w:hAnsi="Arial" w:cs="Arial"/>
            <w:b/>
            <w:bCs/>
            <w:color w:val="000000" w:themeColor="text1"/>
            <w:rPrChange w:id="1532" w:author="EUDERLAN FREIRE DA SILVA ABREU" w:date="2025-07-01T10:52:00Z">
              <w:rPr>
                <w:rFonts w:ascii="Arial" w:hAnsi="Arial" w:cs="Arial"/>
                <w:b/>
                <w:bCs/>
                <w:color w:val="000000" w:themeColor="text1"/>
                <w:sz w:val="24"/>
                <w:szCs w:val="24"/>
              </w:rPr>
            </w:rPrChange>
          </w:rPr>
          <w:t>@outros repositórios: [</w:t>
        </w:r>
        <w:proofErr w:type="spellStart"/>
        <w:r w:rsidRPr="00AA733F">
          <w:rPr>
            <w:rFonts w:ascii="Arial" w:hAnsi="Arial" w:cs="Arial"/>
            <w:b/>
            <w:bCs/>
            <w:color w:val="000000" w:themeColor="text1"/>
            <w:rPrChange w:id="1533" w:author="EUDERLAN FREIRE DA SILVA ABREU" w:date="2025-07-01T10:52:00Z">
              <w:rPr>
                <w:rFonts w:ascii="Arial" w:hAnsi="Arial" w:cs="Arial"/>
                <w:b/>
                <w:bCs/>
                <w:color w:val="000000" w:themeColor="text1"/>
                <w:sz w:val="24"/>
                <w:szCs w:val="24"/>
              </w:rPr>
            </w:rPrChange>
          </w:rPr>
          <w:t>URLs</w:t>
        </w:r>
        <w:proofErr w:type="spellEnd"/>
        <w:r w:rsidRPr="00AA733F">
          <w:rPr>
            <w:rFonts w:ascii="Arial" w:hAnsi="Arial" w:cs="Arial"/>
            <w:b/>
            <w:bCs/>
            <w:color w:val="000000" w:themeColor="text1"/>
            <w:rPrChange w:id="1534" w:author="EUDERLAN FREIRE DA SILVA ABREU" w:date="2025-07-01T10:52:00Z">
              <w:rPr>
                <w:rFonts w:ascii="Arial" w:hAnsi="Arial" w:cs="Arial"/>
                <w:b/>
                <w:bCs/>
                <w:color w:val="000000" w:themeColor="text1"/>
                <w:sz w:val="24"/>
                <w:szCs w:val="24"/>
              </w:rPr>
            </w:rPrChange>
          </w:rPr>
          <w:t xml:space="preserve"> - apontem para os seus </w:t>
        </w:r>
        <w:proofErr w:type="spellStart"/>
        <w:r w:rsidRPr="00AA733F">
          <w:rPr>
            <w:rFonts w:ascii="Arial" w:hAnsi="Arial" w:cs="Arial"/>
            <w:b/>
            <w:bCs/>
            <w:color w:val="000000" w:themeColor="text1"/>
            <w:rPrChange w:id="1535" w:author="EUDERLAN FREIRE DA SILVA ABREU" w:date="2025-07-01T10:52:00Z">
              <w:rPr>
                <w:rFonts w:ascii="Arial" w:hAnsi="Arial" w:cs="Arial"/>
                <w:b/>
                <w:bCs/>
                <w:color w:val="000000" w:themeColor="text1"/>
                <w:sz w:val="24"/>
                <w:szCs w:val="24"/>
              </w:rPr>
            </w:rPrChange>
          </w:rPr>
          <w:t>Gits</w:t>
        </w:r>
        <w:proofErr w:type="spellEnd"/>
        <w:r w:rsidRPr="00AA733F">
          <w:rPr>
            <w:rFonts w:ascii="Arial" w:hAnsi="Arial" w:cs="Arial"/>
            <w:b/>
            <w:bCs/>
            <w:color w:val="000000" w:themeColor="text1"/>
            <w:rPrChange w:id="1536" w:author="EUDERLAN FREIRE DA SILVA ABREU" w:date="2025-07-01T10:52:00Z">
              <w:rPr>
                <w:rFonts w:ascii="Arial" w:hAnsi="Arial" w:cs="Arial"/>
                <w:b/>
                <w:bCs/>
                <w:color w:val="000000" w:themeColor="text1"/>
                <w:sz w:val="24"/>
                <w:szCs w:val="24"/>
              </w:rPr>
            </w:rPrChange>
          </w:rPr>
          <w:t xml:space="preserve"> AQUI]</w:t>
        </w:r>
      </w:ins>
    </w:p>
    <w:p w14:paraId="18C819B0" w14:textId="1282EF18" w:rsidR="000C3E93" w:rsidRPr="00AA733F" w:rsidRDefault="000C3E93">
      <w:pPr>
        <w:spacing w:after="0"/>
        <w:jc w:val="both"/>
        <w:rPr>
          <w:ins w:id="1537" w:author="EUDERLAN FREIRE DA SILVA ABREU" w:date="2025-06-29T12:33:00Z"/>
          <w:rFonts w:ascii="Arial" w:hAnsi="Arial" w:cs="Arial"/>
          <w:b/>
          <w:bCs/>
          <w:color w:val="000000" w:themeColor="text1"/>
          <w:rPrChange w:id="1538" w:author="EUDERLAN FREIRE DA SILVA ABREU" w:date="2025-07-01T10:52:00Z">
            <w:rPr>
              <w:ins w:id="1539" w:author="EUDERLAN FREIRE DA SILVA ABREU" w:date="2025-06-29T12:33:00Z"/>
              <w:rFonts w:ascii="Arial" w:hAnsi="Arial" w:cs="Arial"/>
              <w:b/>
              <w:bCs/>
              <w:color w:val="000000" w:themeColor="text1"/>
              <w:sz w:val="24"/>
              <w:szCs w:val="24"/>
            </w:rPr>
          </w:rPrChange>
        </w:rPr>
        <w:pPrChange w:id="1540" w:author="EUDERLAN FREIRE DA SILVA ABREU" w:date="2025-06-29T12:35:00Z">
          <w:pPr/>
        </w:pPrChange>
      </w:pPr>
      <w:ins w:id="1541" w:author="EUDERLAN FREIRE DA SILVA ABREU" w:date="2025-06-29T12:33:00Z">
        <w:r w:rsidRPr="00AA733F">
          <w:rPr>
            <w:rFonts w:ascii="Arial" w:hAnsi="Arial" w:cs="Arial"/>
            <w:b/>
            <w:bCs/>
            <w:color w:val="000000" w:themeColor="text1"/>
            <w:rPrChange w:id="1542" w:author="EUDERLAN FREIRE DA SILVA ABREU" w:date="2025-07-01T10:52:00Z">
              <w:rPr>
                <w:rFonts w:ascii="Arial" w:hAnsi="Arial" w:cs="Arial"/>
                <w:b/>
                <w:bCs/>
                <w:color w:val="000000" w:themeColor="text1"/>
                <w:sz w:val="24"/>
                <w:szCs w:val="24"/>
              </w:rPr>
            </w:rPrChange>
          </w:rPr>
          <w:t>@Agradecimentos: Universidade Federal do Maranhão (UFMA), Professor Doutor Thales Levi Azevedo Valente, e colegas de curso.</w:t>
        </w:r>
      </w:ins>
    </w:p>
    <w:p w14:paraId="4F8E3959" w14:textId="77777777" w:rsidR="000C3E93" w:rsidRPr="00AA733F" w:rsidRDefault="000C3E93">
      <w:pPr>
        <w:jc w:val="both"/>
        <w:rPr>
          <w:ins w:id="1543" w:author="EUDERLAN FREIRE DA SILVA ABREU" w:date="2025-06-29T12:33:00Z"/>
          <w:rFonts w:ascii="Arial" w:hAnsi="Arial" w:cs="Arial"/>
          <w:b/>
          <w:bCs/>
          <w:color w:val="000000" w:themeColor="text1"/>
          <w:rPrChange w:id="1544" w:author="EUDERLAN FREIRE DA SILVA ABREU" w:date="2025-07-01T10:52:00Z">
            <w:rPr>
              <w:ins w:id="1545" w:author="EUDERLAN FREIRE DA SILVA ABREU" w:date="2025-06-29T12:33:00Z"/>
              <w:rFonts w:ascii="Arial" w:hAnsi="Arial" w:cs="Arial"/>
              <w:b/>
              <w:bCs/>
              <w:color w:val="000000" w:themeColor="text1"/>
              <w:sz w:val="24"/>
              <w:szCs w:val="24"/>
            </w:rPr>
          </w:rPrChange>
        </w:rPr>
        <w:pPrChange w:id="1546" w:author="EUDERLAN FREIRE DA SILVA ABREU" w:date="2025-06-29T12:34:00Z">
          <w:pPr/>
        </w:pPrChange>
      </w:pPr>
      <w:ins w:id="1547" w:author="EUDERLAN FREIRE DA SILVA ABREU" w:date="2025-06-29T12:33:00Z">
        <w:r w:rsidRPr="00AA733F">
          <w:rPr>
            <w:rFonts w:ascii="Arial" w:hAnsi="Arial" w:cs="Arial"/>
            <w:b/>
            <w:bCs/>
            <w:color w:val="000000" w:themeColor="text1"/>
            <w:rPrChange w:id="1548" w:author="EUDERLAN FREIRE DA SILVA ABREU" w:date="2025-07-01T10:52:00Z">
              <w:rPr>
                <w:rFonts w:ascii="Arial" w:hAnsi="Arial" w:cs="Arial"/>
                <w:b/>
                <w:bCs/>
                <w:color w:val="000000" w:themeColor="text1"/>
                <w:sz w:val="24"/>
                <w:szCs w:val="24"/>
              </w:rPr>
            </w:rPrChange>
          </w:rPr>
          <w:t>Copyright/</w:t>
        </w:r>
        <w:proofErr w:type="spellStart"/>
        <w:r w:rsidRPr="00AA733F">
          <w:rPr>
            <w:rFonts w:ascii="Arial" w:hAnsi="Arial" w:cs="Arial"/>
            <w:b/>
            <w:bCs/>
            <w:color w:val="000000" w:themeColor="text1"/>
            <w:rPrChange w:id="1549" w:author="EUDERLAN FREIRE DA SILVA ABREU" w:date="2025-07-01T10:52:00Z">
              <w:rPr>
                <w:rFonts w:ascii="Arial" w:hAnsi="Arial" w:cs="Arial"/>
                <w:b/>
                <w:bCs/>
                <w:color w:val="000000" w:themeColor="text1"/>
                <w:sz w:val="24"/>
                <w:szCs w:val="24"/>
              </w:rPr>
            </w:rPrChange>
          </w:rPr>
          <w:t>License</w:t>
        </w:r>
        <w:proofErr w:type="spellEnd"/>
      </w:ins>
    </w:p>
    <w:p w14:paraId="53880564" w14:textId="605DF07D" w:rsidR="000C3E93" w:rsidRPr="00AA733F" w:rsidRDefault="000C3E93">
      <w:pPr>
        <w:jc w:val="both"/>
        <w:rPr>
          <w:ins w:id="1550" w:author="EUDERLAN FREIRE DA SILVA ABREU" w:date="2025-06-29T12:33:00Z"/>
          <w:rFonts w:ascii="Arial" w:hAnsi="Arial" w:cs="Arial"/>
          <w:b/>
          <w:bCs/>
          <w:color w:val="000000" w:themeColor="text1"/>
          <w:rPrChange w:id="1551" w:author="EUDERLAN FREIRE DA SILVA ABREU" w:date="2025-07-01T10:52:00Z">
            <w:rPr>
              <w:ins w:id="1552" w:author="EUDERLAN FREIRE DA SILVA ABREU" w:date="2025-06-29T12:33:00Z"/>
              <w:rFonts w:ascii="Arial" w:hAnsi="Arial" w:cs="Arial"/>
              <w:b/>
              <w:bCs/>
              <w:color w:val="000000" w:themeColor="text1"/>
              <w:sz w:val="24"/>
              <w:szCs w:val="24"/>
            </w:rPr>
          </w:rPrChange>
        </w:rPr>
        <w:pPrChange w:id="1553" w:author="EUDERLAN FREIRE DA SILVA ABREU" w:date="2025-06-29T12:34:00Z">
          <w:pPr/>
        </w:pPrChange>
      </w:pPr>
      <w:ins w:id="1554" w:author="EUDERLAN FREIRE DA SILVA ABREU" w:date="2025-06-29T12:33:00Z">
        <w:r w:rsidRPr="00AA733F">
          <w:rPr>
            <w:rFonts w:ascii="Arial" w:hAnsi="Arial" w:cs="Arial"/>
            <w:b/>
            <w:bCs/>
            <w:color w:val="000000" w:themeColor="text1"/>
            <w:rPrChange w:id="1555" w:author="EUDERLAN FREIRE DA SILVA ABREU" w:date="2025-07-01T10:52:00Z">
              <w:rPr>
                <w:rFonts w:ascii="Arial" w:hAnsi="Arial" w:cs="Arial"/>
                <w:b/>
                <w:bCs/>
                <w:color w:val="000000" w:themeColor="text1"/>
                <w:sz w:val="24"/>
                <w:szCs w:val="24"/>
              </w:rPr>
            </w:rPrChange>
          </w:rPr>
          <w:t>Este material é resultado de um trabalho acadêmico para a disciplina PROJETO DE DESENVOLVIMENTO DE SOFTWARE, sob a orientação do professor Dr. THALES LEVI AZEVEDO VALENTE, semestre letivo 2025.1, curso Engenharia da Computação, na Universidade Federal do Maranhão (UFMA).</w:t>
        </w:r>
      </w:ins>
    </w:p>
    <w:p w14:paraId="51E414A1" w14:textId="26955726" w:rsidR="000C3E93" w:rsidRPr="00AA733F" w:rsidRDefault="000C3E93">
      <w:pPr>
        <w:jc w:val="both"/>
        <w:rPr>
          <w:ins w:id="1556" w:author="EUDERLAN FREIRE DA SILVA ABREU" w:date="2025-06-29T12:33:00Z"/>
          <w:rFonts w:ascii="Arial" w:hAnsi="Arial" w:cs="Arial"/>
          <w:b/>
          <w:bCs/>
          <w:color w:val="000000" w:themeColor="text1"/>
          <w:rPrChange w:id="1557" w:author="EUDERLAN FREIRE DA SILVA ABREU" w:date="2025-07-01T10:52:00Z">
            <w:rPr>
              <w:ins w:id="1558" w:author="EUDERLAN FREIRE DA SILVA ABREU" w:date="2025-06-29T12:33:00Z"/>
              <w:rFonts w:ascii="Arial" w:hAnsi="Arial" w:cs="Arial"/>
              <w:b/>
              <w:bCs/>
              <w:color w:val="000000" w:themeColor="text1"/>
              <w:sz w:val="24"/>
              <w:szCs w:val="24"/>
            </w:rPr>
          </w:rPrChange>
        </w:rPr>
        <w:pPrChange w:id="1559" w:author="EUDERLAN FREIRE DA SILVA ABREU" w:date="2025-06-29T12:34:00Z">
          <w:pPr/>
        </w:pPrChange>
      </w:pPr>
      <w:ins w:id="1560" w:author="EUDERLAN FREIRE DA SILVA ABREU" w:date="2025-06-29T12:33:00Z">
        <w:r w:rsidRPr="00AA733F">
          <w:rPr>
            <w:rFonts w:ascii="Arial" w:hAnsi="Arial" w:cs="Arial"/>
            <w:b/>
            <w:bCs/>
            <w:color w:val="000000" w:themeColor="text1"/>
            <w:rPrChange w:id="1561" w:author="EUDERLAN FREIRE DA SILVA ABREU" w:date="2025-07-01T10:52:00Z">
              <w:rPr>
                <w:rFonts w:ascii="Arial" w:hAnsi="Arial" w:cs="Arial"/>
                <w:b/>
                <w:bCs/>
                <w:color w:val="000000" w:themeColor="text1"/>
                <w:sz w:val="24"/>
                <w:szCs w:val="24"/>
              </w:rPr>
            </w:rPrChange>
          </w:rPr>
          <w:t>Todo o material sob esta licença é software livre: pode ser usado para fins acadêmicos e comerciais sem nenhum custo. Não há papelada, nem royalties, nem restrições de "</w:t>
        </w:r>
        <w:proofErr w:type="spellStart"/>
        <w:r w:rsidRPr="00AA733F">
          <w:rPr>
            <w:rFonts w:ascii="Arial" w:hAnsi="Arial" w:cs="Arial"/>
            <w:b/>
            <w:bCs/>
            <w:color w:val="000000" w:themeColor="text1"/>
            <w:rPrChange w:id="1562" w:author="EUDERLAN FREIRE DA SILVA ABREU" w:date="2025-07-01T10:52:00Z">
              <w:rPr>
                <w:rFonts w:ascii="Arial" w:hAnsi="Arial" w:cs="Arial"/>
                <w:b/>
                <w:bCs/>
                <w:color w:val="000000" w:themeColor="text1"/>
                <w:sz w:val="24"/>
                <w:szCs w:val="24"/>
              </w:rPr>
            </w:rPrChange>
          </w:rPr>
          <w:t>copyleft</w:t>
        </w:r>
        <w:proofErr w:type="spellEnd"/>
        <w:r w:rsidRPr="00AA733F">
          <w:rPr>
            <w:rFonts w:ascii="Arial" w:hAnsi="Arial" w:cs="Arial"/>
            <w:b/>
            <w:bCs/>
            <w:color w:val="000000" w:themeColor="text1"/>
            <w:rPrChange w:id="1563" w:author="EUDERLAN FREIRE DA SILVA ABREU" w:date="2025-07-01T10:52:00Z">
              <w:rPr>
                <w:rFonts w:ascii="Arial" w:hAnsi="Arial" w:cs="Arial"/>
                <w:b/>
                <w:bCs/>
                <w:color w:val="000000" w:themeColor="text1"/>
                <w:sz w:val="24"/>
                <w:szCs w:val="24"/>
              </w:rPr>
            </w:rPrChange>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00AA733F">
          <w:rPr>
            <w:rFonts w:ascii="Arial" w:hAnsi="Arial" w:cs="Arial"/>
            <w:b/>
            <w:bCs/>
            <w:color w:val="000000" w:themeColor="text1"/>
            <w:rPrChange w:id="1564" w:author="EUDERLAN FREIRE DA SILVA ABREU" w:date="2025-07-01T10:52:00Z">
              <w:rPr>
                <w:rFonts w:ascii="Arial" w:hAnsi="Arial" w:cs="Arial"/>
                <w:b/>
                <w:bCs/>
                <w:color w:val="000000" w:themeColor="text1"/>
                <w:sz w:val="24"/>
                <w:szCs w:val="24"/>
              </w:rPr>
            </w:rPrChange>
          </w:rPr>
          <w:t>usá-los</w:t>
        </w:r>
        <w:proofErr w:type="gramEnd"/>
        <w:r w:rsidRPr="00AA733F">
          <w:rPr>
            <w:rFonts w:ascii="Arial" w:hAnsi="Arial" w:cs="Arial"/>
            <w:b/>
            <w:bCs/>
            <w:color w:val="000000" w:themeColor="text1"/>
            <w:rPrChange w:id="1565" w:author="EUDERLAN FREIRE DA SILVA ABREU" w:date="2025-07-01T10:52:00Z">
              <w:rPr>
                <w:rFonts w:ascii="Arial" w:hAnsi="Arial" w:cs="Arial"/>
                <w:b/>
                <w:bCs/>
                <w:color w:val="000000" w:themeColor="text1"/>
                <w:sz w:val="24"/>
                <w:szCs w:val="24"/>
              </w:rPr>
            </w:rPrChange>
          </w:rPr>
          <w:t>, nos dê crédito.</w:t>
        </w:r>
      </w:ins>
    </w:p>
    <w:p w14:paraId="35F847FE" w14:textId="77777777" w:rsidR="000C3E93" w:rsidRPr="00AA733F" w:rsidRDefault="000C3E93">
      <w:pPr>
        <w:jc w:val="both"/>
        <w:rPr>
          <w:ins w:id="1566" w:author="EUDERLAN FREIRE DA SILVA ABREU" w:date="2025-06-29T12:33:00Z"/>
          <w:rFonts w:ascii="Arial" w:hAnsi="Arial" w:cs="Arial"/>
          <w:b/>
          <w:bCs/>
          <w:color w:val="000000" w:themeColor="text1"/>
          <w:rPrChange w:id="1567" w:author="EUDERLAN FREIRE DA SILVA ABREU" w:date="2025-07-01T10:52:00Z">
            <w:rPr>
              <w:ins w:id="1568" w:author="EUDERLAN FREIRE DA SILVA ABREU" w:date="2025-06-29T12:33:00Z"/>
              <w:rFonts w:ascii="Arial" w:hAnsi="Arial" w:cs="Arial"/>
              <w:b/>
              <w:bCs/>
              <w:color w:val="000000" w:themeColor="text1"/>
              <w:sz w:val="24"/>
              <w:szCs w:val="24"/>
            </w:rPr>
          </w:rPrChange>
        </w:rPr>
        <w:pPrChange w:id="1569" w:author="EUDERLAN FREIRE DA SILVA ABREU" w:date="2025-06-29T12:34:00Z">
          <w:pPr/>
        </w:pPrChange>
      </w:pPr>
      <w:ins w:id="1570" w:author="EUDERLAN FREIRE DA SILVA ABREU" w:date="2025-06-29T12:33:00Z">
        <w:r w:rsidRPr="00AA733F">
          <w:rPr>
            <w:rFonts w:ascii="Arial" w:hAnsi="Arial" w:cs="Arial"/>
            <w:b/>
            <w:bCs/>
            <w:color w:val="000000" w:themeColor="text1"/>
            <w:rPrChange w:id="1571" w:author="EUDERLAN FREIRE DA SILVA ABREU" w:date="2025-07-01T10:52:00Z">
              <w:rPr>
                <w:rFonts w:ascii="Arial" w:hAnsi="Arial" w:cs="Arial"/>
                <w:b/>
                <w:bCs/>
                <w:color w:val="000000" w:themeColor="text1"/>
                <w:sz w:val="24"/>
                <w:szCs w:val="24"/>
              </w:rPr>
            </w:rPrChange>
          </w:rPr>
          <w:t>Licença MIT</w:t>
        </w:r>
      </w:ins>
    </w:p>
    <w:p w14:paraId="31E8DCB9" w14:textId="079A5F71" w:rsidR="000C3E93" w:rsidRPr="00AA733F" w:rsidRDefault="000C3E93">
      <w:pPr>
        <w:jc w:val="both"/>
        <w:rPr>
          <w:ins w:id="1572" w:author="EUDERLAN FREIRE DA SILVA ABREU" w:date="2025-06-29T12:33:00Z"/>
          <w:rFonts w:ascii="Arial" w:hAnsi="Arial" w:cs="Arial"/>
          <w:b/>
          <w:bCs/>
          <w:color w:val="000000" w:themeColor="text1"/>
          <w:rPrChange w:id="1573" w:author="EUDERLAN FREIRE DA SILVA ABREU" w:date="2025-07-01T10:52:00Z">
            <w:rPr>
              <w:ins w:id="1574" w:author="EUDERLAN FREIRE DA SILVA ABREU" w:date="2025-06-29T12:33:00Z"/>
              <w:rFonts w:ascii="Arial" w:hAnsi="Arial" w:cs="Arial"/>
              <w:b/>
              <w:bCs/>
              <w:color w:val="000000" w:themeColor="text1"/>
              <w:sz w:val="24"/>
              <w:szCs w:val="24"/>
            </w:rPr>
          </w:rPrChange>
        </w:rPr>
        <w:pPrChange w:id="1575" w:author="EUDERLAN FREIRE DA SILVA ABREU" w:date="2025-06-29T12:34:00Z">
          <w:pPr/>
        </w:pPrChange>
      </w:pPr>
      <w:ins w:id="1576" w:author="EUDERLAN FREIRE DA SILVA ABREU" w:date="2025-06-29T12:33:00Z">
        <w:r w:rsidRPr="00AA733F">
          <w:rPr>
            <w:rFonts w:ascii="Arial" w:hAnsi="Arial" w:cs="Arial"/>
            <w:b/>
            <w:bCs/>
            <w:color w:val="000000" w:themeColor="text1"/>
            <w:rPrChange w:id="1577" w:author="EUDERLAN FREIRE DA SILVA ABREU" w:date="2025-07-01T10:52:00Z">
              <w:rPr>
                <w:rFonts w:ascii="Arial" w:hAnsi="Arial" w:cs="Arial"/>
                <w:b/>
                <w:bCs/>
                <w:color w:val="000000" w:themeColor="text1"/>
                <w:sz w:val="24"/>
                <w:szCs w:val="24"/>
              </w:rPr>
            </w:rPrChange>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14:paraId="3C9F83E0" w14:textId="742ACBF9" w:rsidR="000C3E93" w:rsidRPr="00AA733F" w:rsidRDefault="000C3E93">
      <w:pPr>
        <w:jc w:val="both"/>
        <w:rPr>
          <w:ins w:id="1578" w:author="EUDERLAN FREIRE DA SILVA ABREU" w:date="2025-06-29T12:33:00Z"/>
          <w:rFonts w:ascii="Arial" w:hAnsi="Arial" w:cs="Arial"/>
          <w:b/>
          <w:bCs/>
          <w:color w:val="000000" w:themeColor="text1"/>
          <w:rPrChange w:id="1579" w:author="EUDERLAN FREIRE DA SILVA ABREU" w:date="2025-07-01T10:52:00Z">
            <w:rPr>
              <w:ins w:id="1580" w:author="EUDERLAN FREIRE DA SILVA ABREU" w:date="2025-06-29T12:33:00Z"/>
              <w:rFonts w:ascii="Arial" w:hAnsi="Arial" w:cs="Arial"/>
              <w:b/>
              <w:bCs/>
              <w:color w:val="000000" w:themeColor="text1"/>
              <w:sz w:val="24"/>
              <w:szCs w:val="24"/>
            </w:rPr>
          </w:rPrChange>
        </w:rPr>
        <w:pPrChange w:id="1581" w:author="EUDERLAN FREIRE DA SILVA ABREU" w:date="2025-06-29T12:34:00Z">
          <w:pPr/>
        </w:pPrChange>
      </w:pPr>
      <w:ins w:id="1582" w:author="EUDERLAN FREIRE DA SILVA ABREU" w:date="2025-06-29T12:33:00Z">
        <w:r w:rsidRPr="00AA733F">
          <w:rPr>
            <w:rFonts w:ascii="Arial" w:hAnsi="Arial" w:cs="Arial"/>
            <w:b/>
            <w:bCs/>
            <w:color w:val="000000" w:themeColor="text1"/>
            <w:rPrChange w:id="1583" w:author="EUDERLAN FREIRE DA SILVA ABREU" w:date="2025-07-01T10:52:00Z">
              <w:rPr>
                <w:rFonts w:ascii="Arial" w:hAnsi="Arial" w:cs="Arial"/>
                <w:b/>
                <w:bCs/>
                <w:color w:val="000000" w:themeColor="text1"/>
                <w:sz w:val="24"/>
                <w:szCs w:val="24"/>
              </w:rPr>
            </w:rPrChange>
          </w:rPr>
          <w:t>Este aviso de direitos autorais e este aviso de permissão devem ser incluídos em todas as cópias ou partes substanciais do Software.</w:t>
        </w:r>
      </w:ins>
    </w:p>
    <w:p w14:paraId="7ACE325F" w14:textId="51CACEF0" w:rsidR="000C3E93" w:rsidRPr="00AA733F" w:rsidRDefault="000C3E93">
      <w:pPr>
        <w:jc w:val="both"/>
        <w:rPr>
          <w:ins w:id="1584" w:author="EUDERLAN FREIRE DA SILVA ABREU" w:date="2025-06-29T12:33:00Z"/>
          <w:rFonts w:ascii="Arial" w:hAnsi="Arial" w:cs="Arial"/>
          <w:b/>
          <w:bCs/>
          <w:color w:val="000000" w:themeColor="text1"/>
          <w:rPrChange w:id="1585" w:author="EUDERLAN FREIRE DA SILVA ABREU" w:date="2025-07-01T10:52:00Z">
            <w:rPr>
              <w:ins w:id="1586" w:author="EUDERLAN FREIRE DA SILVA ABREU" w:date="2025-06-29T12:33:00Z"/>
              <w:rFonts w:ascii="Arial" w:hAnsi="Arial" w:cs="Arial"/>
              <w:b/>
              <w:bCs/>
              <w:color w:val="000000" w:themeColor="text1"/>
              <w:sz w:val="24"/>
              <w:szCs w:val="24"/>
            </w:rPr>
          </w:rPrChange>
        </w:rPr>
        <w:pPrChange w:id="1587" w:author="EUDERLAN FREIRE DA SILVA ABREU" w:date="2025-06-29T12:34:00Z">
          <w:pPr/>
        </w:pPrChange>
      </w:pPr>
      <w:ins w:id="1588" w:author="EUDERLAN FREIRE DA SILVA ABREU" w:date="2025-06-29T12:33:00Z">
        <w:r w:rsidRPr="00AA733F">
          <w:rPr>
            <w:rFonts w:ascii="Arial" w:hAnsi="Arial" w:cs="Arial"/>
            <w:b/>
            <w:bCs/>
            <w:color w:val="000000" w:themeColor="text1"/>
            <w:rPrChange w:id="1589" w:author="EUDERLAN FREIRE DA SILVA ABREU" w:date="2025-07-01T10:52:00Z">
              <w:rPr>
                <w:rFonts w:ascii="Arial" w:hAnsi="Arial" w:cs="Arial"/>
                <w:b/>
                <w:bCs/>
                <w:color w:val="000000" w:themeColor="text1"/>
                <w:sz w:val="24"/>
                <w:szCs w:val="24"/>
              </w:rPr>
            </w:rPrChange>
          </w:rPr>
          <w:t xml:space="preserve">O SOFTWARE É FORNECIDO "COMO ESTÁ", SEM GARANTIA DE QUALQUER TIPO, EXPRESSA OU IMPLÍCITA, </w:t>
        </w:r>
        <w:proofErr w:type="gramStart"/>
        <w:r w:rsidRPr="00AA733F">
          <w:rPr>
            <w:rFonts w:ascii="Arial" w:hAnsi="Arial" w:cs="Arial"/>
            <w:b/>
            <w:bCs/>
            <w:color w:val="000000" w:themeColor="text1"/>
            <w:rPrChange w:id="1590" w:author="EUDERLAN FREIRE DA SILVA ABREU" w:date="2025-07-01T10:52:00Z">
              <w:rPr>
                <w:rFonts w:ascii="Arial" w:hAnsi="Arial" w:cs="Arial"/>
                <w:b/>
                <w:bCs/>
                <w:color w:val="000000" w:themeColor="text1"/>
                <w:sz w:val="24"/>
                <w:szCs w:val="24"/>
              </w:rPr>
            </w:rPrChange>
          </w:rPr>
          <w:t>INCLUINDO</w:t>
        </w:r>
        <w:proofErr w:type="gramEnd"/>
        <w:r w:rsidRPr="00AA733F">
          <w:rPr>
            <w:rFonts w:ascii="Arial" w:hAnsi="Arial" w:cs="Arial"/>
            <w:b/>
            <w:bCs/>
            <w:color w:val="000000" w:themeColor="text1"/>
            <w:rPrChange w:id="1591" w:author="EUDERLAN FREIRE DA SILVA ABREU" w:date="2025-07-01T10:52:00Z">
              <w:rPr>
                <w:rFonts w:ascii="Arial" w:hAnsi="Arial" w:cs="Arial"/>
                <w:b/>
                <w:bCs/>
                <w:color w:val="000000" w:themeColor="text1"/>
                <w:sz w:val="24"/>
                <w:szCs w:val="24"/>
              </w:rPr>
            </w:rPrChange>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14:paraId="790AD42F" w14:textId="536F5960" w:rsidR="00574C1C" w:rsidRPr="00AA733F" w:rsidRDefault="000C3E93">
      <w:pPr>
        <w:jc w:val="both"/>
        <w:rPr>
          <w:rFonts w:ascii="Arial" w:hAnsi="Arial" w:cs="Arial"/>
          <w:b/>
          <w:color w:val="000000" w:themeColor="text1"/>
          <w:sz w:val="20"/>
          <w:szCs w:val="20"/>
          <w:rPrChange w:id="1592" w:author="EUDERLAN FREIRE DA SILVA ABREU" w:date="2025-07-01T10:52:00Z">
            <w:rPr>
              <w:rFonts w:ascii="Arial" w:hAnsi="Arial" w:cs="Arial"/>
              <w:color w:val="000000"/>
            </w:rPr>
          </w:rPrChange>
        </w:rPr>
        <w:pPrChange w:id="1593" w:author="EUDERLAN FREIRE DA SILVA ABREU" w:date="2025-06-29T12:34:00Z">
          <w:pPr/>
        </w:pPrChange>
      </w:pPr>
      <w:ins w:id="1594" w:author="EUDERLAN FREIRE DA SILVA ABREU" w:date="2025-06-29T12:33:00Z">
        <w:r w:rsidRPr="00AA733F">
          <w:rPr>
            <w:rFonts w:ascii="Arial" w:hAnsi="Arial" w:cs="Arial"/>
            <w:b/>
            <w:bCs/>
            <w:color w:val="000000" w:themeColor="text1"/>
            <w:rPrChange w:id="1595" w:author="EUDERLAN FREIRE DA SILVA ABREU" w:date="2025-07-01T10:52:00Z">
              <w:rPr>
                <w:rFonts w:ascii="Arial" w:hAnsi="Arial" w:cs="Arial"/>
                <w:b/>
                <w:bCs/>
                <w:color w:val="000000" w:themeColor="text1"/>
                <w:sz w:val="24"/>
                <w:szCs w:val="24"/>
              </w:rPr>
            </w:rPrChange>
          </w:rPr>
          <w:t>Para mais informações sobre a Licença MIT: https://opensource.org/licenses/MIT</w:t>
        </w:r>
      </w:ins>
      <w:del w:id="1596" w:author="HISSA BARBARA OLIVEIRA" w:date="2025-06-29T01:07:00Z">
        <w:r w:rsidR="0B681068" w:rsidRPr="00AA733F" w:rsidDel="0B681068">
          <w:rPr>
            <w:rFonts w:ascii="Arial" w:hAnsi="Arial" w:cs="Arial"/>
            <w:b/>
            <w:bCs/>
            <w:color w:val="000000" w:themeColor="text1"/>
            <w:rPrChange w:id="1597" w:author="EUDERLAN FREIRE DA SILVA ABREU" w:date="2025-07-01T10:52:00Z">
              <w:rPr>
                <w:rFonts w:ascii="Arial" w:hAnsi="Arial" w:cs="Arial"/>
                <w:b/>
                <w:bCs/>
                <w:color w:val="000000" w:themeColor="text1"/>
                <w:sz w:val="24"/>
                <w:szCs w:val="24"/>
              </w:rPr>
            </w:rPrChange>
          </w:rPr>
          <w:delText xml:space="preserve">2. </w:delText>
        </w:r>
      </w:del>
    </w:p>
    <w:sectPr w:rsidR="00574C1C" w:rsidRPr="00AA73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textHash int2:hashCode="PjrS290WgDlSrl" int2:id="KP2ltwx9">
      <int2:state int2:type="spell" int2:value="Rejected"/>
    </int2:textHash>
    <int2:textHash int2:hashCode="NnSVHsJkpyFoyy" int2:id="JJzl2wVl">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5286"/>
    <w:multiLevelType w:val="hybridMultilevel"/>
    <w:tmpl w:val="1FC8BDC6"/>
    <w:lvl w:ilvl="0" w:tplc="F0F0BE04">
      <w:start w:val="1"/>
      <w:numFmt w:val="bullet"/>
      <w:lvlText w:val=""/>
      <w:lvlJc w:val="left"/>
      <w:pPr>
        <w:ind w:left="720" w:hanging="360"/>
      </w:pPr>
      <w:rPr>
        <w:rFonts w:ascii="Symbol" w:hAnsi="Symbol" w:hint="default"/>
      </w:rPr>
    </w:lvl>
    <w:lvl w:ilvl="1" w:tplc="4CC47EAE">
      <w:start w:val="1"/>
      <w:numFmt w:val="bullet"/>
      <w:lvlText w:val="o"/>
      <w:lvlJc w:val="left"/>
      <w:pPr>
        <w:ind w:left="1440" w:hanging="360"/>
      </w:pPr>
      <w:rPr>
        <w:rFonts w:ascii="Courier New" w:hAnsi="Courier New" w:hint="default"/>
      </w:rPr>
    </w:lvl>
    <w:lvl w:ilvl="2" w:tplc="7B74979A">
      <w:start w:val="1"/>
      <w:numFmt w:val="bullet"/>
      <w:lvlText w:val=""/>
      <w:lvlJc w:val="left"/>
      <w:pPr>
        <w:ind w:left="2160" w:hanging="360"/>
      </w:pPr>
      <w:rPr>
        <w:rFonts w:ascii="Wingdings" w:hAnsi="Wingdings" w:hint="default"/>
      </w:rPr>
    </w:lvl>
    <w:lvl w:ilvl="3" w:tplc="64904290">
      <w:start w:val="1"/>
      <w:numFmt w:val="bullet"/>
      <w:lvlText w:val=""/>
      <w:lvlJc w:val="left"/>
      <w:pPr>
        <w:ind w:left="2880" w:hanging="360"/>
      </w:pPr>
      <w:rPr>
        <w:rFonts w:ascii="Symbol" w:hAnsi="Symbol" w:hint="default"/>
      </w:rPr>
    </w:lvl>
    <w:lvl w:ilvl="4" w:tplc="E7869706">
      <w:start w:val="1"/>
      <w:numFmt w:val="bullet"/>
      <w:lvlText w:val="o"/>
      <w:lvlJc w:val="left"/>
      <w:pPr>
        <w:ind w:left="3600" w:hanging="360"/>
      </w:pPr>
      <w:rPr>
        <w:rFonts w:ascii="Courier New" w:hAnsi="Courier New" w:hint="default"/>
      </w:rPr>
    </w:lvl>
    <w:lvl w:ilvl="5" w:tplc="6E5E8316">
      <w:start w:val="1"/>
      <w:numFmt w:val="bullet"/>
      <w:lvlText w:val=""/>
      <w:lvlJc w:val="left"/>
      <w:pPr>
        <w:ind w:left="4320" w:hanging="360"/>
      </w:pPr>
      <w:rPr>
        <w:rFonts w:ascii="Wingdings" w:hAnsi="Wingdings" w:hint="default"/>
      </w:rPr>
    </w:lvl>
    <w:lvl w:ilvl="6" w:tplc="7D68A3D0">
      <w:start w:val="1"/>
      <w:numFmt w:val="bullet"/>
      <w:lvlText w:val=""/>
      <w:lvlJc w:val="left"/>
      <w:pPr>
        <w:ind w:left="5040" w:hanging="360"/>
      </w:pPr>
      <w:rPr>
        <w:rFonts w:ascii="Symbol" w:hAnsi="Symbol" w:hint="default"/>
      </w:rPr>
    </w:lvl>
    <w:lvl w:ilvl="7" w:tplc="12743C60">
      <w:start w:val="1"/>
      <w:numFmt w:val="bullet"/>
      <w:lvlText w:val="o"/>
      <w:lvlJc w:val="left"/>
      <w:pPr>
        <w:ind w:left="5760" w:hanging="360"/>
      </w:pPr>
      <w:rPr>
        <w:rFonts w:ascii="Courier New" w:hAnsi="Courier New" w:hint="default"/>
      </w:rPr>
    </w:lvl>
    <w:lvl w:ilvl="8" w:tplc="8A1A864C">
      <w:start w:val="1"/>
      <w:numFmt w:val="bullet"/>
      <w:lvlText w:val=""/>
      <w:lvlJc w:val="left"/>
      <w:pPr>
        <w:ind w:left="6480" w:hanging="360"/>
      </w:pPr>
      <w:rPr>
        <w:rFonts w:ascii="Wingdings" w:hAnsi="Wingdings" w:hint="default"/>
      </w:rPr>
    </w:lvl>
  </w:abstractNum>
  <w:abstractNum w:abstractNumId="1" w15:restartNumberingAfterBreak="0">
    <w:nsid w:val="0C4C7CF2"/>
    <w:multiLevelType w:val="hybridMultilevel"/>
    <w:tmpl w:val="B5FE45D2"/>
    <w:lvl w:ilvl="0" w:tplc="E744B83C">
      <w:start w:val="1"/>
      <w:numFmt w:val="bullet"/>
      <w:lvlText w:val=""/>
      <w:lvlJc w:val="left"/>
      <w:pPr>
        <w:ind w:left="720" w:hanging="360"/>
      </w:pPr>
      <w:rPr>
        <w:rFonts w:ascii="Symbol" w:hAnsi="Symbol" w:hint="default"/>
      </w:rPr>
    </w:lvl>
    <w:lvl w:ilvl="1" w:tplc="550C18A0">
      <w:start w:val="1"/>
      <w:numFmt w:val="bullet"/>
      <w:lvlText w:val="o"/>
      <w:lvlJc w:val="left"/>
      <w:pPr>
        <w:ind w:left="1440" w:hanging="360"/>
      </w:pPr>
      <w:rPr>
        <w:rFonts w:ascii="Courier New" w:hAnsi="Courier New" w:hint="default"/>
      </w:rPr>
    </w:lvl>
    <w:lvl w:ilvl="2" w:tplc="1BD637BC">
      <w:start w:val="1"/>
      <w:numFmt w:val="bullet"/>
      <w:lvlText w:val=""/>
      <w:lvlJc w:val="left"/>
      <w:pPr>
        <w:ind w:left="2160" w:hanging="360"/>
      </w:pPr>
      <w:rPr>
        <w:rFonts w:ascii="Wingdings" w:hAnsi="Wingdings" w:hint="default"/>
      </w:rPr>
    </w:lvl>
    <w:lvl w:ilvl="3" w:tplc="7FC293D2">
      <w:start w:val="1"/>
      <w:numFmt w:val="bullet"/>
      <w:lvlText w:val=""/>
      <w:lvlJc w:val="left"/>
      <w:pPr>
        <w:ind w:left="2880" w:hanging="360"/>
      </w:pPr>
      <w:rPr>
        <w:rFonts w:ascii="Symbol" w:hAnsi="Symbol" w:hint="default"/>
      </w:rPr>
    </w:lvl>
    <w:lvl w:ilvl="4" w:tplc="646AC1A0">
      <w:start w:val="1"/>
      <w:numFmt w:val="bullet"/>
      <w:lvlText w:val="o"/>
      <w:lvlJc w:val="left"/>
      <w:pPr>
        <w:ind w:left="3600" w:hanging="360"/>
      </w:pPr>
      <w:rPr>
        <w:rFonts w:ascii="Courier New" w:hAnsi="Courier New" w:hint="default"/>
      </w:rPr>
    </w:lvl>
    <w:lvl w:ilvl="5" w:tplc="ADB6918A">
      <w:start w:val="1"/>
      <w:numFmt w:val="bullet"/>
      <w:lvlText w:val=""/>
      <w:lvlJc w:val="left"/>
      <w:pPr>
        <w:ind w:left="4320" w:hanging="360"/>
      </w:pPr>
      <w:rPr>
        <w:rFonts w:ascii="Wingdings" w:hAnsi="Wingdings" w:hint="default"/>
      </w:rPr>
    </w:lvl>
    <w:lvl w:ilvl="6" w:tplc="DB2A568C">
      <w:start w:val="1"/>
      <w:numFmt w:val="bullet"/>
      <w:lvlText w:val=""/>
      <w:lvlJc w:val="left"/>
      <w:pPr>
        <w:ind w:left="5040" w:hanging="360"/>
      </w:pPr>
      <w:rPr>
        <w:rFonts w:ascii="Symbol" w:hAnsi="Symbol" w:hint="default"/>
      </w:rPr>
    </w:lvl>
    <w:lvl w:ilvl="7" w:tplc="90BCE33E">
      <w:start w:val="1"/>
      <w:numFmt w:val="bullet"/>
      <w:lvlText w:val="o"/>
      <w:lvlJc w:val="left"/>
      <w:pPr>
        <w:ind w:left="5760" w:hanging="360"/>
      </w:pPr>
      <w:rPr>
        <w:rFonts w:ascii="Courier New" w:hAnsi="Courier New" w:hint="default"/>
      </w:rPr>
    </w:lvl>
    <w:lvl w:ilvl="8" w:tplc="4720F520">
      <w:start w:val="1"/>
      <w:numFmt w:val="bullet"/>
      <w:lvlText w:val=""/>
      <w:lvlJc w:val="left"/>
      <w:pPr>
        <w:ind w:left="6480" w:hanging="360"/>
      </w:pPr>
      <w:rPr>
        <w:rFonts w:ascii="Wingdings" w:hAnsi="Wingdings" w:hint="default"/>
      </w:rPr>
    </w:lvl>
  </w:abstractNum>
  <w:abstractNum w:abstractNumId="2" w15:restartNumberingAfterBreak="0">
    <w:nsid w:val="0F3B9C53"/>
    <w:multiLevelType w:val="hybridMultilevel"/>
    <w:tmpl w:val="5EF40D4C"/>
    <w:lvl w:ilvl="0" w:tplc="5FFA7082">
      <w:start w:val="1"/>
      <w:numFmt w:val="bullet"/>
      <w:lvlText w:val=""/>
      <w:lvlJc w:val="left"/>
      <w:pPr>
        <w:ind w:left="720" w:hanging="360"/>
      </w:pPr>
      <w:rPr>
        <w:rFonts w:ascii="Symbol" w:hAnsi="Symbol" w:hint="default"/>
      </w:rPr>
    </w:lvl>
    <w:lvl w:ilvl="1" w:tplc="9E4E9462">
      <w:start w:val="1"/>
      <w:numFmt w:val="bullet"/>
      <w:lvlText w:val="o"/>
      <w:lvlJc w:val="left"/>
      <w:pPr>
        <w:ind w:left="1440" w:hanging="360"/>
      </w:pPr>
      <w:rPr>
        <w:rFonts w:ascii="Courier New" w:hAnsi="Courier New" w:hint="default"/>
      </w:rPr>
    </w:lvl>
    <w:lvl w:ilvl="2" w:tplc="E16435F2">
      <w:start w:val="1"/>
      <w:numFmt w:val="bullet"/>
      <w:lvlText w:val=""/>
      <w:lvlJc w:val="left"/>
      <w:pPr>
        <w:ind w:left="2160" w:hanging="360"/>
      </w:pPr>
      <w:rPr>
        <w:rFonts w:ascii="Wingdings" w:hAnsi="Wingdings" w:hint="default"/>
      </w:rPr>
    </w:lvl>
    <w:lvl w:ilvl="3" w:tplc="08445200">
      <w:start w:val="1"/>
      <w:numFmt w:val="bullet"/>
      <w:lvlText w:val=""/>
      <w:lvlJc w:val="left"/>
      <w:pPr>
        <w:ind w:left="2880" w:hanging="360"/>
      </w:pPr>
      <w:rPr>
        <w:rFonts w:ascii="Symbol" w:hAnsi="Symbol" w:hint="default"/>
      </w:rPr>
    </w:lvl>
    <w:lvl w:ilvl="4" w:tplc="1EBA5158">
      <w:start w:val="1"/>
      <w:numFmt w:val="bullet"/>
      <w:lvlText w:val="o"/>
      <w:lvlJc w:val="left"/>
      <w:pPr>
        <w:ind w:left="3600" w:hanging="360"/>
      </w:pPr>
      <w:rPr>
        <w:rFonts w:ascii="Courier New" w:hAnsi="Courier New" w:hint="default"/>
      </w:rPr>
    </w:lvl>
    <w:lvl w:ilvl="5" w:tplc="2264AE18">
      <w:start w:val="1"/>
      <w:numFmt w:val="bullet"/>
      <w:lvlText w:val=""/>
      <w:lvlJc w:val="left"/>
      <w:pPr>
        <w:ind w:left="4320" w:hanging="360"/>
      </w:pPr>
      <w:rPr>
        <w:rFonts w:ascii="Wingdings" w:hAnsi="Wingdings" w:hint="default"/>
      </w:rPr>
    </w:lvl>
    <w:lvl w:ilvl="6" w:tplc="441E8F5C">
      <w:start w:val="1"/>
      <w:numFmt w:val="bullet"/>
      <w:lvlText w:val=""/>
      <w:lvlJc w:val="left"/>
      <w:pPr>
        <w:ind w:left="5040" w:hanging="360"/>
      </w:pPr>
      <w:rPr>
        <w:rFonts w:ascii="Symbol" w:hAnsi="Symbol" w:hint="default"/>
      </w:rPr>
    </w:lvl>
    <w:lvl w:ilvl="7" w:tplc="648241AE">
      <w:start w:val="1"/>
      <w:numFmt w:val="bullet"/>
      <w:lvlText w:val="o"/>
      <w:lvlJc w:val="left"/>
      <w:pPr>
        <w:ind w:left="5760" w:hanging="360"/>
      </w:pPr>
      <w:rPr>
        <w:rFonts w:ascii="Courier New" w:hAnsi="Courier New" w:hint="default"/>
      </w:rPr>
    </w:lvl>
    <w:lvl w:ilvl="8" w:tplc="0B68F81A">
      <w:start w:val="1"/>
      <w:numFmt w:val="bullet"/>
      <w:lvlText w:val=""/>
      <w:lvlJc w:val="left"/>
      <w:pPr>
        <w:ind w:left="6480" w:hanging="360"/>
      </w:pPr>
      <w:rPr>
        <w:rFonts w:ascii="Wingdings" w:hAnsi="Wingdings" w:hint="default"/>
      </w:rPr>
    </w:lvl>
  </w:abstractNum>
  <w:abstractNum w:abstractNumId="3" w15:restartNumberingAfterBreak="0">
    <w:nsid w:val="1322DFE0"/>
    <w:multiLevelType w:val="hybridMultilevel"/>
    <w:tmpl w:val="762857E6"/>
    <w:lvl w:ilvl="0" w:tplc="AC4A1B3A">
      <w:start w:val="1"/>
      <w:numFmt w:val="bullet"/>
      <w:lvlText w:val=""/>
      <w:lvlJc w:val="left"/>
      <w:pPr>
        <w:ind w:left="720" w:hanging="360"/>
      </w:pPr>
      <w:rPr>
        <w:rFonts w:ascii="Symbol" w:hAnsi="Symbol" w:hint="default"/>
      </w:rPr>
    </w:lvl>
    <w:lvl w:ilvl="1" w:tplc="E79CD416">
      <w:start w:val="1"/>
      <w:numFmt w:val="bullet"/>
      <w:lvlText w:val="o"/>
      <w:lvlJc w:val="left"/>
      <w:pPr>
        <w:ind w:left="1440" w:hanging="360"/>
      </w:pPr>
      <w:rPr>
        <w:rFonts w:ascii="Courier New" w:hAnsi="Courier New" w:hint="default"/>
      </w:rPr>
    </w:lvl>
    <w:lvl w:ilvl="2" w:tplc="CC1E105E">
      <w:start w:val="1"/>
      <w:numFmt w:val="bullet"/>
      <w:lvlText w:val=""/>
      <w:lvlJc w:val="left"/>
      <w:pPr>
        <w:ind w:left="2160" w:hanging="360"/>
      </w:pPr>
      <w:rPr>
        <w:rFonts w:ascii="Wingdings" w:hAnsi="Wingdings" w:hint="default"/>
      </w:rPr>
    </w:lvl>
    <w:lvl w:ilvl="3" w:tplc="2342F9E6">
      <w:start w:val="1"/>
      <w:numFmt w:val="bullet"/>
      <w:lvlText w:val=""/>
      <w:lvlJc w:val="left"/>
      <w:pPr>
        <w:ind w:left="2880" w:hanging="360"/>
      </w:pPr>
      <w:rPr>
        <w:rFonts w:ascii="Symbol" w:hAnsi="Symbol" w:hint="default"/>
      </w:rPr>
    </w:lvl>
    <w:lvl w:ilvl="4" w:tplc="80C43F22">
      <w:start w:val="1"/>
      <w:numFmt w:val="bullet"/>
      <w:lvlText w:val="o"/>
      <w:lvlJc w:val="left"/>
      <w:pPr>
        <w:ind w:left="3600" w:hanging="360"/>
      </w:pPr>
      <w:rPr>
        <w:rFonts w:ascii="Courier New" w:hAnsi="Courier New" w:hint="default"/>
      </w:rPr>
    </w:lvl>
    <w:lvl w:ilvl="5" w:tplc="7152E8BA">
      <w:start w:val="1"/>
      <w:numFmt w:val="bullet"/>
      <w:lvlText w:val=""/>
      <w:lvlJc w:val="left"/>
      <w:pPr>
        <w:ind w:left="4320" w:hanging="360"/>
      </w:pPr>
      <w:rPr>
        <w:rFonts w:ascii="Wingdings" w:hAnsi="Wingdings" w:hint="default"/>
      </w:rPr>
    </w:lvl>
    <w:lvl w:ilvl="6" w:tplc="B6AC7D38">
      <w:start w:val="1"/>
      <w:numFmt w:val="bullet"/>
      <w:lvlText w:val=""/>
      <w:lvlJc w:val="left"/>
      <w:pPr>
        <w:ind w:left="5040" w:hanging="360"/>
      </w:pPr>
      <w:rPr>
        <w:rFonts w:ascii="Symbol" w:hAnsi="Symbol" w:hint="default"/>
      </w:rPr>
    </w:lvl>
    <w:lvl w:ilvl="7" w:tplc="61D49BC0">
      <w:start w:val="1"/>
      <w:numFmt w:val="bullet"/>
      <w:lvlText w:val="o"/>
      <w:lvlJc w:val="left"/>
      <w:pPr>
        <w:ind w:left="5760" w:hanging="360"/>
      </w:pPr>
      <w:rPr>
        <w:rFonts w:ascii="Courier New" w:hAnsi="Courier New" w:hint="default"/>
      </w:rPr>
    </w:lvl>
    <w:lvl w:ilvl="8" w:tplc="842ABEA4">
      <w:start w:val="1"/>
      <w:numFmt w:val="bullet"/>
      <w:lvlText w:val=""/>
      <w:lvlJc w:val="left"/>
      <w:pPr>
        <w:ind w:left="6480" w:hanging="360"/>
      </w:pPr>
      <w:rPr>
        <w:rFonts w:ascii="Wingdings" w:hAnsi="Wingdings" w:hint="default"/>
      </w:rPr>
    </w:lvl>
  </w:abstractNum>
  <w:abstractNum w:abstractNumId="4" w15:restartNumberingAfterBreak="0">
    <w:nsid w:val="16601C75"/>
    <w:multiLevelType w:val="hybridMultilevel"/>
    <w:tmpl w:val="E4426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9EE9D2"/>
    <w:multiLevelType w:val="hybridMultilevel"/>
    <w:tmpl w:val="A01840F2"/>
    <w:lvl w:ilvl="0" w:tplc="0B089826">
      <w:start w:val="1"/>
      <w:numFmt w:val="bullet"/>
      <w:lvlText w:val=""/>
      <w:lvlJc w:val="left"/>
      <w:pPr>
        <w:ind w:left="720" w:hanging="360"/>
      </w:pPr>
      <w:rPr>
        <w:rFonts w:ascii="Symbol" w:hAnsi="Symbol" w:hint="default"/>
      </w:rPr>
    </w:lvl>
    <w:lvl w:ilvl="1" w:tplc="730402BA">
      <w:start w:val="1"/>
      <w:numFmt w:val="bullet"/>
      <w:lvlText w:val="o"/>
      <w:lvlJc w:val="left"/>
      <w:pPr>
        <w:ind w:left="1440" w:hanging="360"/>
      </w:pPr>
      <w:rPr>
        <w:rFonts w:ascii="Courier New" w:hAnsi="Courier New" w:hint="default"/>
      </w:rPr>
    </w:lvl>
    <w:lvl w:ilvl="2" w:tplc="15F6F98A">
      <w:start w:val="1"/>
      <w:numFmt w:val="bullet"/>
      <w:lvlText w:val=""/>
      <w:lvlJc w:val="left"/>
      <w:pPr>
        <w:ind w:left="2160" w:hanging="360"/>
      </w:pPr>
      <w:rPr>
        <w:rFonts w:ascii="Wingdings" w:hAnsi="Wingdings" w:hint="default"/>
      </w:rPr>
    </w:lvl>
    <w:lvl w:ilvl="3" w:tplc="EB4EBFF6">
      <w:start w:val="1"/>
      <w:numFmt w:val="bullet"/>
      <w:lvlText w:val=""/>
      <w:lvlJc w:val="left"/>
      <w:pPr>
        <w:ind w:left="2880" w:hanging="360"/>
      </w:pPr>
      <w:rPr>
        <w:rFonts w:ascii="Symbol" w:hAnsi="Symbol" w:hint="default"/>
      </w:rPr>
    </w:lvl>
    <w:lvl w:ilvl="4" w:tplc="F1F6F10E">
      <w:start w:val="1"/>
      <w:numFmt w:val="bullet"/>
      <w:lvlText w:val="o"/>
      <w:lvlJc w:val="left"/>
      <w:pPr>
        <w:ind w:left="3600" w:hanging="360"/>
      </w:pPr>
      <w:rPr>
        <w:rFonts w:ascii="Courier New" w:hAnsi="Courier New" w:hint="default"/>
      </w:rPr>
    </w:lvl>
    <w:lvl w:ilvl="5" w:tplc="4EA69470">
      <w:start w:val="1"/>
      <w:numFmt w:val="bullet"/>
      <w:lvlText w:val=""/>
      <w:lvlJc w:val="left"/>
      <w:pPr>
        <w:ind w:left="4320" w:hanging="360"/>
      </w:pPr>
      <w:rPr>
        <w:rFonts w:ascii="Wingdings" w:hAnsi="Wingdings" w:hint="default"/>
      </w:rPr>
    </w:lvl>
    <w:lvl w:ilvl="6" w:tplc="1B6AF0BE">
      <w:start w:val="1"/>
      <w:numFmt w:val="bullet"/>
      <w:lvlText w:val=""/>
      <w:lvlJc w:val="left"/>
      <w:pPr>
        <w:ind w:left="5040" w:hanging="360"/>
      </w:pPr>
      <w:rPr>
        <w:rFonts w:ascii="Symbol" w:hAnsi="Symbol" w:hint="default"/>
      </w:rPr>
    </w:lvl>
    <w:lvl w:ilvl="7" w:tplc="6C64BADE">
      <w:start w:val="1"/>
      <w:numFmt w:val="bullet"/>
      <w:lvlText w:val="o"/>
      <w:lvlJc w:val="left"/>
      <w:pPr>
        <w:ind w:left="5760" w:hanging="360"/>
      </w:pPr>
      <w:rPr>
        <w:rFonts w:ascii="Courier New" w:hAnsi="Courier New" w:hint="default"/>
      </w:rPr>
    </w:lvl>
    <w:lvl w:ilvl="8" w:tplc="721647C6">
      <w:start w:val="1"/>
      <w:numFmt w:val="bullet"/>
      <w:lvlText w:val=""/>
      <w:lvlJc w:val="left"/>
      <w:pPr>
        <w:ind w:left="6480" w:hanging="360"/>
      </w:pPr>
      <w:rPr>
        <w:rFonts w:ascii="Wingdings" w:hAnsi="Wingdings" w:hint="default"/>
      </w:rPr>
    </w:lvl>
  </w:abstractNum>
  <w:abstractNum w:abstractNumId="6" w15:restartNumberingAfterBreak="0">
    <w:nsid w:val="1E1D3958"/>
    <w:multiLevelType w:val="hybridMultilevel"/>
    <w:tmpl w:val="8F228F0C"/>
    <w:lvl w:ilvl="0" w:tplc="4594D2D8">
      <w:start w:val="1"/>
      <w:numFmt w:val="bullet"/>
      <w:lvlText w:val=""/>
      <w:lvlJc w:val="left"/>
      <w:pPr>
        <w:ind w:left="720" w:hanging="360"/>
      </w:pPr>
      <w:rPr>
        <w:rFonts w:ascii="Symbol" w:hAnsi="Symbol" w:hint="default"/>
      </w:rPr>
    </w:lvl>
    <w:lvl w:ilvl="1" w:tplc="2E7EF964">
      <w:start w:val="1"/>
      <w:numFmt w:val="bullet"/>
      <w:lvlText w:val="o"/>
      <w:lvlJc w:val="left"/>
      <w:pPr>
        <w:ind w:left="1440" w:hanging="360"/>
      </w:pPr>
      <w:rPr>
        <w:rFonts w:ascii="Courier New" w:hAnsi="Courier New" w:hint="default"/>
      </w:rPr>
    </w:lvl>
    <w:lvl w:ilvl="2" w:tplc="FA08AB10">
      <w:start w:val="1"/>
      <w:numFmt w:val="bullet"/>
      <w:lvlText w:val=""/>
      <w:lvlJc w:val="left"/>
      <w:pPr>
        <w:ind w:left="2160" w:hanging="360"/>
      </w:pPr>
      <w:rPr>
        <w:rFonts w:ascii="Wingdings" w:hAnsi="Wingdings" w:hint="default"/>
      </w:rPr>
    </w:lvl>
    <w:lvl w:ilvl="3" w:tplc="1C485076">
      <w:start w:val="1"/>
      <w:numFmt w:val="bullet"/>
      <w:lvlText w:val=""/>
      <w:lvlJc w:val="left"/>
      <w:pPr>
        <w:ind w:left="2880" w:hanging="360"/>
      </w:pPr>
      <w:rPr>
        <w:rFonts w:ascii="Symbol" w:hAnsi="Symbol" w:hint="default"/>
      </w:rPr>
    </w:lvl>
    <w:lvl w:ilvl="4" w:tplc="52781840">
      <w:start w:val="1"/>
      <w:numFmt w:val="bullet"/>
      <w:lvlText w:val="o"/>
      <w:lvlJc w:val="left"/>
      <w:pPr>
        <w:ind w:left="3600" w:hanging="360"/>
      </w:pPr>
      <w:rPr>
        <w:rFonts w:ascii="Courier New" w:hAnsi="Courier New" w:hint="default"/>
      </w:rPr>
    </w:lvl>
    <w:lvl w:ilvl="5" w:tplc="AC5CCFB6">
      <w:start w:val="1"/>
      <w:numFmt w:val="bullet"/>
      <w:lvlText w:val=""/>
      <w:lvlJc w:val="left"/>
      <w:pPr>
        <w:ind w:left="4320" w:hanging="360"/>
      </w:pPr>
      <w:rPr>
        <w:rFonts w:ascii="Wingdings" w:hAnsi="Wingdings" w:hint="default"/>
      </w:rPr>
    </w:lvl>
    <w:lvl w:ilvl="6" w:tplc="EE748088">
      <w:start w:val="1"/>
      <w:numFmt w:val="bullet"/>
      <w:lvlText w:val=""/>
      <w:lvlJc w:val="left"/>
      <w:pPr>
        <w:ind w:left="5040" w:hanging="360"/>
      </w:pPr>
      <w:rPr>
        <w:rFonts w:ascii="Symbol" w:hAnsi="Symbol" w:hint="default"/>
      </w:rPr>
    </w:lvl>
    <w:lvl w:ilvl="7" w:tplc="44721D8C">
      <w:start w:val="1"/>
      <w:numFmt w:val="bullet"/>
      <w:lvlText w:val="o"/>
      <w:lvlJc w:val="left"/>
      <w:pPr>
        <w:ind w:left="5760" w:hanging="360"/>
      </w:pPr>
      <w:rPr>
        <w:rFonts w:ascii="Courier New" w:hAnsi="Courier New" w:hint="default"/>
      </w:rPr>
    </w:lvl>
    <w:lvl w:ilvl="8" w:tplc="E140E0E2">
      <w:start w:val="1"/>
      <w:numFmt w:val="bullet"/>
      <w:lvlText w:val=""/>
      <w:lvlJc w:val="left"/>
      <w:pPr>
        <w:ind w:left="6480" w:hanging="360"/>
      </w:pPr>
      <w:rPr>
        <w:rFonts w:ascii="Wingdings" w:hAnsi="Wingdings" w:hint="default"/>
      </w:rPr>
    </w:lvl>
  </w:abstractNum>
  <w:abstractNum w:abstractNumId="7" w15:restartNumberingAfterBreak="0">
    <w:nsid w:val="204AB60E"/>
    <w:multiLevelType w:val="hybridMultilevel"/>
    <w:tmpl w:val="179E4AA8"/>
    <w:lvl w:ilvl="0" w:tplc="91CE0DD6">
      <w:start w:val="1"/>
      <w:numFmt w:val="bullet"/>
      <w:lvlText w:val=""/>
      <w:lvlJc w:val="left"/>
      <w:pPr>
        <w:ind w:left="720" w:hanging="360"/>
      </w:pPr>
      <w:rPr>
        <w:rFonts w:ascii="Symbol" w:hAnsi="Symbol" w:hint="default"/>
      </w:rPr>
    </w:lvl>
    <w:lvl w:ilvl="1" w:tplc="1CA66460">
      <w:start w:val="1"/>
      <w:numFmt w:val="bullet"/>
      <w:lvlText w:val="o"/>
      <w:lvlJc w:val="left"/>
      <w:pPr>
        <w:ind w:left="1440" w:hanging="360"/>
      </w:pPr>
      <w:rPr>
        <w:rFonts w:ascii="Courier New" w:hAnsi="Courier New" w:hint="default"/>
      </w:rPr>
    </w:lvl>
    <w:lvl w:ilvl="2" w:tplc="45AEB96A">
      <w:start w:val="1"/>
      <w:numFmt w:val="bullet"/>
      <w:lvlText w:val=""/>
      <w:lvlJc w:val="left"/>
      <w:pPr>
        <w:ind w:left="2160" w:hanging="360"/>
      </w:pPr>
      <w:rPr>
        <w:rFonts w:ascii="Wingdings" w:hAnsi="Wingdings" w:hint="default"/>
      </w:rPr>
    </w:lvl>
    <w:lvl w:ilvl="3" w:tplc="B8D205BE">
      <w:start w:val="1"/>
      <w:numFmt w:val="bullet"/>
      <w:lvlText w:val=""/>
      <w:lvlJc w:val="left"/>
      <w:pPr>
        <w:ind w:left="2880" w:hanging="360"/>
      </w:pPr>
      <w:rPr>
        <w:rFonts w:ascii="Symbol" w:hAnsi="Symbol" w:hint="default"/>
      </w:rPr>
    </w:lvl>
    <w:lvl w:ilvl="4" w:tplc="A97EC840">
      <w:start w:val="1"/>
      <w:numFmt w:val="bullet"/>
      <w:lvlText w:val="o"/>
      <w:lvlJc w:val="left"/>
      <w:pPr>
        <w:ind w:left="3600" w:hanging="360"/>
      </w:pPr>
      <w:rPr>
        <w:rFonts w:ascii="Courier New" w:hAnsi="Courier New" w:hint="default"/>
      </w:rPr>
    </w:lvl>
    <w:lvl w:ilvl="5" w:tplc="CD581E02">
      <w:start w:val="1"/>
      <w:numFmt w:val="bullet"/>
      <w:lvlText w:val=""/>
      <w:lvlJc w:val="left"/>
      <w:pPr>
        <w:ind w:left="4320" w:hanging="360"/>
      </w:pPr>
      <w:rPr>
        <w:rFonts w:ascii="Wingdings" w:hAnsi="Wingdings" w:hint="default"/>
      </w:rPr>
    </w:lvl>
    <w:lvl w:ilvl="6" w:tplc="BA46BB78">
      <w:start w:val="1"/>
      <w:numFmt w:val="bullet"/>
      <w:lvlText w:val=""/>
      <w:lvlJc w:val="left"/>
      <w:pPr>
        <w:ind w:left="5040" w:hanging="360"/>
      </w:pPr>
      <w:rPr>
        <w:rFonts w:ascii="Symbol" w:hAnsi="Symbol" w:hint="default"/>
      </w:rPr>
    </w:lvl>
    <w:lvl w:ilvl="7" w:tplc="6A3CD90C">
      <w:start w:val="1"/>
      <w:numFmt w:val="bullet"/>
      <w:lvlText w:val="o"/>
      <w:lvlJc w:val="left"/>
      <w:pPr>
        <w:ind w:left="5760" w:hanging="360"/>
      </w:pPr>
      <w:rPr>
        <w:rFonts w:ascii="Courier New" w:hAnsi="Courier New" w:hint="default"/>
      </w:rPr>
    </w:lvl>
    <w:lvl w:ilvl="8" w:tplc="39840200">
      <w:start w:val="1"/>
      <w:numFmt w:val="bullet"/>
      <w:lvlText w:val=""/>
      <w:lvlJc w:val="left"/>
      <w:pPr>
        <w:ind w:left="6480" w:hanging="360"/>
      </w:pPr>
      <w:rPr>
        <w:rFonts w:ascii="Wingdings" w:hAnsi="Wingdings" w:hint="default"/>
      </w:rPr>
    </w:lvl>
  </w:abstractNum>
  <w:abstractNum w:abstractNumId="8" w15:restartNumberingAfterBreak="0">
    <w:nsid w:val="2507CBEB"/>
    <w:multiLevelType w:val="hybridMultilevel"/>
    <w:tmpl w:val="27346C98"/>
    <w:lvl w:ilvl="0" w:tplc="76063CCA">
      <w:start w:val="1"/>
      <w:numFmt w:val="bullet"/>
      <w:lvlText w:val=""/>
      <w:lvlJc w:val="left"/>
      <w:pPr>
        <w:ind w:left="720" w:hanging="360"/>
      </w:pPr>
      <w:rPr>
        <w:rFonts w:ascii="Symbol" w:hAnsi="Symbol" w:hint="default"/>
      </w:rPr>
    </w:lvl>
    <w:lvl w:ilvl="1" w:tplc="9E6875B8">
      <w:start w:val="1"/>
      <w:numFmt w:val="bullet"/>
      <w:lvlText w:val="o"/>
      <w:lvlJc w:val="left"/>
      <w:pPr>
        <w:ind w:left="1440" w:hanging="360"/>
      </w:pPr>
      <w:rPr>
        <w:rFonts w:ascii="Courier New" w:hAnsi="Courier New" w:hint="default"/>
      </w:rPr>
    </w:lvl>
    <w:lvl w:ilvl="2" w:tplc="B6566F82">
      <w:start w:val="1"/>
      <w:numFmt w:val="bullet"/>
      <w:lvlText w:val=""/>
      <w:lvlJc w:val="left"/>
      <w:pPr>
        <w:ind w:left="2160" w:hanging="360"/>
      </w:pPr>
      <w:rPr>
        <w:rFonts w:ascii="Wingdings" w:hAnsi="Wingdings" w:hint="default"/>
      </w:rPr>
    </w:lvl>
    <w:lvl w:ilvl="3" w:tplc="6EFC4880">
      <w:start w:val="1"/>
      <w:numFmt w:val="bullet"/>
      <w:lvlText w:val=""/>
      <w:lvlJc w:val="left"/>
      <w:pPr>
        <w:ind w:left="2880" w:hanging="360"/>
      </w:pPr>
      <w:rPr>
        <w:rFonts w:ascii="Symbol" w:hAnsi="Symbol" w:hint="default"/>
      </w:rPr>
    </w:lvl>
    <w:lvl w:ilvl="4" w:tplc="B8CA8CF2">
      <w:start w:val="1"/>
      <w:numFmt w:val="bullet"/>
      <w:lvlText w:val="o"/>
      <w:lvlJc w:val="left"/>
      <w:pPr>
        <w:ind w:left="3600" w:hanging="360"/>
      </w:pPr>
      <w:rPr>
        <w:rFonts w:ascii="Courier New" w:hAnsi="Courier New" w:hint="default"/>
      </w:rPr>
    </w:lvl>
    <w:lvl w:ilvl="5" w:tplc="A9AE2DAC">
      <w:start w:val="1"/>
      <w:numFmt w:val="bullet"/>
      <w:lvlText w:val=""/>
      <w:lvlJc w:val="left"/>
      <w:pPr>
        <w:ind w:left="4320" w:hanging="360"/>
      </w:pPr>
      <w:rPr>
        <w:rFonts w:ascii="Wingdings" w:hAnsi="Wingdings" w:hint="default"/>
      </w:rPr>
    </w:lvl>
    <w:lvl w:ilvl="6" w:tplc="94064C44">
      <w:start w:val="1"/>
      <w:numFmt w:val="bullet"/>
      <w:lvlText w:val=""/>
      <w:lvlJc w:val="left"/>
      <w:pPr>
        <w:ind w:left="5040" w:hanging="360"/>
      </w:pPr>
      <w:rPr>
        <w:rFonts w:ascii="Symbol" w:hAnsi="Symbol" w:hint="default"/>
      </w:rPr>
    </w:lvl>
    <w:lvl w:ilvl="7" w:tplc="2B64272A">
      <w:start w:val="1"/>
      <w:numFmt w:val="bullet"/>
      <w:lvlText w:val="o"/>
      <w:lvlJc w:val="left"/>
      <w:pPr>
        <w:ind w:left="5760" w:hanging="360"/>
      </w:pPr>
      <w:rPr>
        <w:rFonts w:ascii="Courier New" w:hAnsi="Courier New" w:hint="default"/>
      </w:rPr>
    </w:lvl>
    <w:lvl w:ilvl="8" w:tplc="CA281C7E">
      <w:start w:val="1"/>
      <w:numFmt w:val="bullet"/>
      <w:lvlText w:val=""/>
      <w:lvlJc w:val="left"/>
      <w:pPr>
        <w:ind w:left="6480" w:hanging="360"/>
      </w:pPr>
      <w:rPr>
        <w:rFonts w:ascii="Wingdings" w:hAnsi="Wingdings" w:hint="default"/>
      </w:rPr>
    </w:lvl>
  </w:abstractNum>
  <w:abstractNum w:abstractNumId="9" w15:restartNumberingAfterBreak="0">
    <w:nsid w:val="25887986"/>
    <w:multiLevelType w:val="hybridMultilevel"/>
    <w:tmpl w:val="04382FF6"/>
    <w:lvl w:ilvl="0" w:tplc="743C989C">
      <w:start w:val="1"/>
      <w:numFmt w:val="decimal"/>
      <w:lvlText w:val="%1."/>
      <w:lvlJc w:val="left"/>
      <w:pPr>
        <w:ind w:left="720" w:hanging="360"/>
      </w:pPr>
    </w:lvl>
    <w:lvl w:ilvl="1" w:tplc="0D4452A6">
      <w:start w:val="1"/>
      <w:numFmt w:val="lowerLetter"/>
      <w:lvlText w:val="%2."/>
      <w:lvlJc w:val="left"/>
      <w:pPr>
        <w:ind w:left="1440" w:hanging="360"/>
      </w:pPr>
    </w:lvl>
    <w:lvl w:ilvl="2" w:tplc="3EF6B308">
      <w:start w:val="1"/>
      <w:numFmt w:val="lowerRoman"/>
      <w:lvlText w:val="%3."/>
      <w:lvlJc w:val="right"/>
      <w:pPr>
        <w:ind w:left="2160" w:hanging="180"/>
      </w:pPr>
    </w:lvl>
    <w:lvl w:ilvl="3" w:tplc="C1D00062">
      <w:start w:val="1"/>
      <w:numFmt w:val="decimal"/>
      <w:lvlText w:val="%4."/>
      <w:lvlJc w:val="left"/>
      <w:pPr>
        <w:ind w:left="2880" w:hanging="360"/>
      </w:pPr>
    </w:lvl>
    <w:lvl w:ilvl="4" w:tplc="FC8AFA26">
      <w:start w:val="1"/>
      <w:numFmt w:val="lowerLetter"/>
      <w:lvlText w:val="%5."/>
      <w:lvlJc w:val="left"/>
      <w:pPr>
        <w:ind w:left="3600" w:hanging="360"/>
      </w:pPr>
    </w:lvl>
    <w:lvl w:ilvl="5" w:tplc="3A7C0F7E">
      <w:start w:val="1"/>
      <w:numFmt w:val="lowerRoman"/>
      <w:lvlText w:val="%6."/>
      <w:lvlJc w:val="right"/>
      <w:pPr>
        <w:ind w:left="4320" w:hanging="180"/>
      </w:pPr>
    </w:lvl>
    <w:lvl w:ilvl="6" w:tplc="DB6659EA">
      <w:start w:val="1"/>
      <w:numFmt w:val="decimal"/>
      <w:lvlText w:val="%7."/>
      <w:lvlJc w:val="left"/>
      <w:pPr>
        <w:ind w:left="5040" w:hanging="360"/>
      </w:pPr>
    </w:lvl>
    <w:lvl w:ilvl="7" w:tplc="F8268B38">
      <w:start w:val="1"/>
      <w:numFmt w:val="lowerLetter"/>
      <w:lvlText w:val="%8."/>
      <w:lvlJc w:val="left"/>
      <w:pPr>
        <w:ind w:left="5760" w:hanging="360"/>
      </w:pPr>
    </w:lvl>
    <w:lvl w:ilvl="8" w:tplc="7B7E06D6">
      <w:start w:val="1"/>
      <w:numFmt w:val="lowerRoman"/>
      <w:lvlText w:val="%9."/>
      <w:lvlJc w:val="right"/>
      <w:pPr>
        <w:ind w:left="6480" w:hanging="180"/>
      </w:pPr>
    </w:lvl>
  </w:abstractNum>
  <w:abstractNum w:abstractNumId="10" w15:restartNumberingAfterBreak="0">
    <w:nsid w:val="2ABFE6BE"/>
    <w:multiLevelType w:val="hybridMultilevel"/>
    <w:tmpl w:val="89B09C0E"/>
    <w:lvl w:ilvl="0" w:tplc="6EA04F1C">
      <w:start w:val="1"/>
      <w:numFmt w:val="bullet"/>
      <w:lvlText w:val=""/>
      <w:lvlJc w:val="left"/>
      <w:pPr>
        <w:ind w:left="720" w:hanging="360"/>
      </w:pPr>
      <w:rPr>
        <w:rFonts w:ascii="Symbol" w:hAnsi="Symbol" w:hint="default"/>
      </w:rPr>
    </w:lvl>
    <w:lvl w:ilvl="1" w:tplc="7C08D8F0">
      <w:start w:val="1"/>
      <w:numFmt w:val="bullet"/>
      <w:lvlText w:val="o"/>
      <w:lvlJc w:val="left"/>
      <w:pPr>
        <w:ind w:left="1440" w:hanging="360"/>
      </w:pPr>
      <w:rPr>
        <w:rFonts w:ascii="Courier New" w:hAnsi="Courier New" w:hint="default"/>
      </w:rPr>
    </w:lvl>
    <w:lvl w:ilvl="2" w:tplc="1B445C60">
      <w:start w:val="1"/>
      <w:numFmt w:val="bullet"/>
      <w:lvlText w:val=""/>
      <w:lvlJc w:val="left"/>
      <w:pPr>
        <w:ind w:left="2160" w:hanging="360"/>
      </w:pPr>
      <w:rPr>
        <w:rFonts w:ascii="Wingdings" w:hAnsi="Wingdings" w:hint="default"/>
      </w:rPr>
    </w:lvl>
    <w:lvl w:ilvl="3" w:tplc="4754B4DE">
      <w:start w:val="1"/>
      <w:numFmt w:val="bullet"/>
      <w:lvlText w:val=""/>
      <w:lvlJc w:val="left"/>
      <w:pPr>
        <w:ind w:left="2880" w:hanging="360"/>
      </w:pPr>
      <w:rPr>
        <w:rFonts w:ascii="Symbol" w:hAnsi="Symbol" w:hint="default"/>
      </w:rPr>
    </w:lvl>
    <w:lvl w:ilvl="4" w:tplc="3AEE2568">
      <w:start w:val="1"/>
      <w:numFmt w:val="bullet"/>
      <w:lvlText w:val="o"/>
      <w:lvlJc w:val="left"/>
      <w:pPr>
        <w:ind w:left="3600" w:hanging="360"/>
      </w:pPr>
      <w:rPr>
        <w:rFonts w:ascii="Courier New" w:hAnsi="Courier New" w:hint="default"/>
      </w:rPr>
    </w:lvl>
    <w:lvl w:ilvl="5" w:tplc="55D68A92">
      <w:start w:val="1"/>
      <w:numFmt w:val="bullet"/>
      <w:lvlText w:val=""/>
      <w:lvlJc w:val="left"/>
      <w:pPr>
        <w:ind w:left="4320" w:hanging="360"/>
      </w:pPr>
      <w:rPr>
        <w:rFonts w:ascii="Wingdings" w:hAnsi="Wingdings" w:hint="default"/>
      </w:rPr>
    </w:lvl>
    <w:lvl w:ilvl="6" w:tplc="95FEA4A4">
      <w:start w:val="1"/>
      <w:numFmt w:val="bullet"/>
      <w:lvlText w:val=""/>
      <w:lvlJc w:val="left"/>
      <w:pPr>
        <w:ind w:left="5040" w:hanging="360"/>
      </w:pPr>
      <w:rPr>
        <w:rFonts w:ascii="Symbol" w:hAnsi="Symbol" w:hint="default"/>
      </w:rPr>
    </w:lvl>
    <w:lvl w:ilvl="7" w:tplc="B64E46B6">
      <w:start w:val="1"/>
      <w:numFmt w:val="bullet"/>
      <w:lvlText w:val="o"/>
      <w:lvlJc w:val="left"/>
      <w:pPr>
        <w:ind w:left="5760" w:hanging="360"/>
      </w:pPr>
      <w:rPr>
        <w:rFonts w:ascii="Courier New" w:hAnsi="Courier New" w:hint="default"/>
      </w:rPr>
    </w:lvl>
    <w:lvl w:ilvl="8" w:tplc="14E26E0C">
      <w:start w:val="1"/>
      <w:numFmt w:val="bullet"/>
      <w:lvlText w:val=""/>
      <w:lvlJc w:val="left"/>
      <w:pPr>
        <w:ind w:left="6480" w:hanging="360"/>
      </w:pPr>
      <w:rPr>
        <w:rFonts w:ascii="Wingdings" w:hAnsi="Wingdings" w:hint="default"/>
      </w:rPr>
    </w:lvl>
  </w:abstractNum>
  <w:abstractNum w:abstractNumId="11" w15:restartNumberingAfterBreak="0">
    <w:nsid w:val="2B07B958"/>
    <w:multiLevelType w:val="hybridMultilevel"/>
    <w:tmpl w:val="2EA4D14A"/>
    <w:lvl w:ilvl="0" w:tplc="8904C1A6">
      <w:start w:val="1"/>
      <w:numFmt w:val="bullet"/>
      <w:lvlText w:val=""/>
      <w:lvlJc w:val="left"/>
      <w:pPr>
        <w:ind w:left="720" w:hanging="360"/>
      </w:pPr>
      <w:rPr>
        <w:rFonts w:ascii="Symbol" w:hAnsi="Symbol" w:hint="default"/>
      </w:rPr>
    </w:lvl>
    <w:lvl w:ilvl="1" w:tplc="AAAE43AE">
      <w:start w:val="1"/>
      <w:numFmt w:val="bullet"/>
      <w:lvlText w:val="o"/>
      <w:lvlJc w:val="left"/>
      <w:pPr>
        <w:ind w:left="1440" w:hanging="360"/>
      </w:pPr>
      <w:rPr>
        <w:rFonts w:ascii="Courier New" w:hAnsi="Courier New" w:hint="default"/>
      </w:rPr>
    </w:lvl>
    <w:lvl w:ilvl="2" w:tplc="C2C8E4AE">
      <w:start w:val="1"/>
      <w:numFmt w:val="bullet"/>
      <w:lvlText w:val=""/>
      <w:lvlJc w:val="left"/>
      <w:pPr>
        <w:ind w:left="2160" w:hanging="360"/>
      </w:pPr>
      <w:rPr>
        <w:rFonts w:ascii="Wingdings" w:hAnsi="Wingdings" w:hint="default"/>
      </w:rPr>
    </w:lvl>
    <w:lvl w:ilvl="3" w:tplc="A748EE62">
      <w:start w:val="1"/>
      <w:numFmt w:val="bullet"/>
      <w:lvlText w:val=""/>
      <w:lvlJc w:val="left"/>
      <w:pPr>
        <w:ind w:left="2880" w:hanging="360"/>
      </w:pPr>
      <w:rPr>
        <w:rFonts w:ascii="Symbol" w:hAnsi="Symbol" w:hint="default"/>
      </w:rPr>
    </w:lvl>
    <w:lvl w:ilvl="4" w:tplc="C7242E9E">
      <w:start w:val="1"/>
      <w:numFmt w:val="bullet"/>
      <w:lvlText w:val="o"/>
      <w:lvlJc w:val="left"/>
      <w:pPr>
        <w:ind w:left="3600" w:hanging="360"/>
      </w:pPr>
      <w:rPr>
        <w:rFonts w:ascii="Courier New" w:hAnsi="Courier New" w:hint="default"/>
      </w:rPr>
    </w:lvl>
    <w:lvl w:ilvl="5" w:tplc="AA7A7DF8">
      <w:start w:val="1"/>
      <w:numFmt w:val="bullet"/>
      <w:lvlText w:val=""/>
      <w:lvlJc w:val="left"/>
      <w:pPr>
        <w:ind w:left="4320" w:hanging="360"/>
      </w:pPr>
      <w:rPr>
        <w:rFonts w:ascii="Wingdings" w:hAnsi="Wingdings" w:hint="default"/>
      </w:rPr>
    </w:lvl>
    <w:lvl w:ilvl="6" w:tplc="2A4631FA">
      <w:start w:val="1"/>
      <w:numFmt w:val="bullet"/>
      <w:lvlText w:val=""/>
      <w:lvlJc w:val="left"/>
      <w:pPr>
        <w:ind w:left="5040" w:hanging="360"/>
      </w:pPr>
      <w:rPr>
        <w:rFonts w:ascii="Symbol" w:hAnsi="Symbol" w:hint="default"/>
      </w:rPr>
    </w:lvl>
    <w:lvl w:ilvl="7" w:tplc="9964313A">
      <w:start w:val="1"/>
      <w:numFmt w:val="bullet"/>
      <w:lvlText w:val="o"/>
      <w:lvlJc w:val="left"/>
      <w:pPr>
        <w:ind w:left="5760" w:hanging="360"/>
      </w:pPr>
      <w:rPr>
        <w:rFonts w:ascii="Courier New" w:hAnsi="Courier New" w:hint="default"/>
      </w:rPr>
    </w:lvl>
    <w:lvl w:ilvl="8" w:tplc="04A0D420">
      <w:start w:val="1"/>
      <w:numFmt w:val="bullet"/>
      <w:lvlText w:val=""/>
      <w:lvlJc w:val="left"/>
      <w:pPr>
        <w:ind w:left="6480" w:hanging="360"/>
      </w:pPr>
      <w:rPr>
        <w:rFonts w:ascii="Wingdings" w:hAnsi="Wingdings" w:hint="default"/>
      </w:rPr>
    </w:lvl>
  </w:abstractNum>
  <w:abstractNum w:abstractNumId="12" w15:restartNumberingAfterBreak="0">
    <w:nsid w:val="2ED4281A"/>
    <w:multiLevelType w:val="hybridMultilevel"/>
    <w:tmpl w:val="C02CD1F2"/>
    <w:lvl w:ilvl="0" w:tplc="B9BE1E2A">
      <w:start w:val="1"/>
      <w:numFmt w:val="bullet"/>
      <w:lvlText w:val=""/>
      <w:lvlJc w:val="left"/>
      <w:pPr>
        <w:ind w:left="720" w:hanging="360"/>
      </w:pPr>
      <w:rPr>
        <w:rFonts w:ascii="Symbol" w:hAnsi="Symbol" w:hint="default"/>
      </w:rPr>
    </w:lvl>
    <w:lvl w:ilvl="1" w:tplc="83921290">
      <w:start w:val="1"/>
      <w:numFmt w:val="bullet"/>
      <w:lvlText w:val="o"/>
      <w:lvlJc w:val="left"/>
      <w:pPr>
        <w:ind w:left="1440" w:hanging="360"/>
      </w:pPr>
      <w:rPr>
        <w:rFonts w:ascii="Courier New" w:hAnsi="Courier New" w:hint="default"/>
      </w:rPr>
    </w:lvl>
    <w:lvl w:ilvl="2" w:tplc="60AAD466">
      <w:start w:val="1"/>
      <w:numFmt w:val="bullet"/>
      <w:lvlText w:val=""/>
      <w:lvlJc w:val="left"/>
      <w:pPr>
        <w:ind w:left="2160" w:hanging="360"/>
      </w:pPr>
      <w:rPr>
        <w:rFonts w:ascii="Wingdings" w:hAnsi="Wingdings" w:hint="default"/>
      </w:rPr>
    </w:lvl>
    <w:lvl w:ilvl="3" w:tplc="C33C6BE6">
      <w:start w:val="1"/>
      <w:numFmt w:val="bullet"/>
      <w:lvlText w:val=""/>
      <w:lvlJc w:val="left"/>
      <w:pPr>
        <w:ind w:left="2880" w:hanging="360"/>
      </w:pPr>
      <w:rPr>
        <w:rFonts w:ascii="Symbol" w:hAnsi="Symbol" w:hint="default"/>
      </w:rPr>
    </w:lvl>
    <w:lvl w:ilvl="4" w:tplc="C1C088E6">
      <w:start w:val="1"/>
      <w:numFmt w:val="bullet"/>
      <w:lvlText w:val="o"/>
      <w:lvlJc w:val="left"/>
      <w:pPr>
        <w:ind w:left="3600" w:hanging="360"/>
      </w:pPr>
      <w:rPr>
        <w:rFonts w:ascii="Courier New" w:hAnsi="Courier New" w:hint="default"/>
      </w:rPr>
    </w:lvl>
    <w:lvl w:ilvl="5" w:tplc="571AE99E">
      <w:start w:val="1"/>
      <w:numFmt w:val="bullet"/>
      <w:lvlText w:val=""/>
      <w:lvlJc w:val="left"/>
      <w:pPr>
        <w:ind w:left="4320" w:hanging="360"/>
      </w:pPr>
      <w:rPr>
        <w:rFonts w:ascii="Wingdings" w:hAnsi="Wingdings" w:hint="default"/>
      </w:rPr>
    </w:lvl>
    <w:lvl w:ilvl="6" w:tplc="E2BA8FB2">
      <w:start w:val="1"/>
      <w:numFmt w:val="bullet"/>
      <w:lvlText w:val=""/>
      <w:lvlJc w:val="left"/>
      <w:pPr>
        <w:ind w:left="5040" w:hanging="360"/>
      </w:pPr>
      <w:rPr>
        <w:rFonts w:ascii="Symbol" w:hAnsi="Symbol" w:hint="default"/>
      </w:rPr>
    </w:lvl>
    <w:lvl w:ilvl="7" w:tplc="26F60DD2">
      <w:start w:val="1"/>
      <w:numFmt w:val="bullet"/>
      <w:lvlText w:val="o"/>
      <w:lvlJc w:val="left"/>
      <w:pPr>
        <w:ind w:left="5760" w:hanging="360"/>
      </w:pPr>
      <w:rPr>
        <w:rFonts w:ascii="Courier New" w:hAnsi="Courier New" w:hint="default"/>
      </w:rPr>
    </w:lvl>
    <w:lvl w:ilvl="8" w:tplc="A846F91E">
      <w:start w:val="1"/>
      <w:numFmt w:val="bullet"/>
      <w:lvlText w:val=""/>
      <w:lvlJc w:val="left"/>
      <w:pPr>
        <w:ind w:left="6480" w:hanging="360"/>
      </w:pPr>
      <w:rPr>
        <w:rFonts w:ascii="Wingdings" w:hAnsi="Wingdings" w:hint="default"/>
      </w:rPr>
    </w:lvl>
  </w:abstractNum>
  <w:abstractNum w:abstractNumId="13" w15:restartNumberingAfterBreak="0">
    <w:nsid w:val="2F9BC7A9"/>
    <w:multiLevelType w:val="hybridMultilevel"/>
    <w:tmpl w:val="A9000A8C"/>
    <w:lvl w:ilvl="0" w:tplc="D6BEB65A">
      <w:start w:val="1"/>
      <w:numFmt w:val="bullet"/>
      <w:lvlText w:val=""/>
      <w:lvlJc w:val="left"/>
      <w:pPr>
        <w:ind w:left="720" w:hanging="360"/>
      </w:pPr>
      <w:rPr>
        <w:rFonts w:ascii="Symbol" w:hAnsi="Symbol" w:hint="default"/>
      </w:rPr>
    </w:lvl>
    <w:lvl w:ilvl="1" w:tplc="1A5A5AD4">
      <w:start w:val="1"/>
      <w:numFmt w:val="bullet"/>
      <w:lvlText w:val="o"/>
      <w:lvlJc w:val="left"/>
      <w:pPr>
        <w:ind w:left="1440" w:hanging="360"/>
      </w:pPr>
      <w:rPr>
        <w:rFonts w:ascii="Courier New" w:hAnsi="Courier New" w:hint="default"/>
      </w:rPr>
    </w:lvl>
    <w:lvl w:ilvl="2" w:tplc="05747DBA">
      <w:start w:val="1"/>
      <w:numFmt w:val="bullet"/>
      <w:lvlText w:val=""/>
      <w:lvlJc w:val="left"/>
      <w:pPr>
        <w:ind w:left="2160" w:hanging="360"/>
      </w:pPr>
      <w:rPr>
        <w:rFonts w:ascii="Wingdings" w:hAnsi="Wingdings" w:hint="default"/>
      </w:rPr>
    </w:lvl>
    <w:lvl w:ilvl="3" w:tplc="D0FAB5DE">
      <w:start w:val="1"/>
      <w:numFmt w:val="bullet"/>
      <w:lvlText w:val=""/>
      <w:lvlJc w:val="left"/>
      <w:pPr>
        <w:ind w:left="2880" w:hanging="360"/>
      </w:pPr>
      <w:rPr>
        <w:rFonts w:ascii="Symbol" w:hAnsi="Symbol" w:hint="default"/>
      </w:rPr>
    </w:lvl>
    <w:lvl w:ilvl="4" w:tplc="91C4A598">
      <w:start w:val="1"/>
      <w:numFmt w:val="bullet"/>
      <w:lvlText w:val="o"/>
      <w:lvlJc w:val="left"/>
      <w:pPr>
        <w:ind w:left="3600" w:hanging="360"/>
      </w:pPr>
      <w:rPr>
        <w:rFonts w:ascii="Courier New" w:hAnsi="Courier New" w:hint="default"/>
      </w:rPr>
    </w:lvl>
    <w:lvl w:ilvl="5" w:tplc="64E88980">
      <w:start w:val="1"/>
      <w:numFmt w:val="bullet"/>
      <w:lvlText w:val=""/>
      <w:lvlJc w:val="left"/>
      <w:pPr>
        <w:ind w:left="4320" w:hanging="360"/>
      </w:pPr>
      <w:rPr>
        <w:rFonts w:ascii="Wingdings" w:hAnsi="Wingdings" w:hint="default"/>
      </w:rPr>
    </w:lvl>
    <w:lvl w:ilvl="6" w:tplc="9E98933A">
      <w:start w:val="1"/>
      <w:numFmt w:val="bullet"/>
      <w:lvlText w:val=""/>
      <w:lvlJc w:val="left"/>
      <w:pPr>
        <w:ind w:left="5040" w:hanging="360"/>
      </w:pPr>
      <w:rPr>
        <w:rFonts w:ascii="Symbol" w:hAnsi="Symbol" w:hint="default"/>
      </w:rPr>
    </w:lvl>
    <w:lvl w:ilvl="7" w:tplc="7E864828">
      <w:start w:val="1"/>
      <w:numFmt w:val="bullet"/>
      <w:lvlText w:val="o"/>
      <w:lvlJc w:val="left"/>
      <w:pPr>
        <w:ind w:left="5760" w:hanging="360"/>
      </w:pPr>
      <w:rPr>
        <w:rFonts w:ascii="Courier New" w:hAnsi="Courier New" w:hint="default"/>
      </w:rPr>
    </w:lvl>
    <w:lvl w:ilvl="8" w:tplc="9A8C7884">
      <w:start w:val="1"/>
      <w:numFmt w:val="bullet"/>
      <w:lvlText w:val=""/>
      <w:lvlJc w:val="left"/>
      <w:pPr>
        <w:ind w:left="6480" w:hanging="360"/>
      </w:pPr>
      <w:rPr>
        <w:rFonts w:ascii="Wingdings" w:hAnsi="Wingdings" w:hint="default"/>
      </w:rPr>
    </w:lvl>
  </w:abstractNum>
  <w:abstractNum w:abstractNumId="14" w15:restartNumberingAfterBreak="0">
    <w:nsid w:val="382DC0F4"/>
    <w:multiLevelType w:val="hybridMultilevel"/>
    <w:tmpl w:val="6A7C6D9C"/>
    <w:lvl w:ilvl="0" w:tplc="67161676">
      <w:start w:val="1"/>
      <w:numFmt w:val="bullet"/>
      <w:lvlText w:val=""/>
      <w:lvlJc w:val="left"/>
      <w:pPr>
        <w:ind w:left="720" w:hanging="360"/>
      </w:pPr>
      <w:rPr>
        <w:rFonts w:ascii="Symbol" w:hAnsi="Symbol" w:hint="default"/>
      </w:rPr>
    </w:lvl>
    <w:lvl w:ilvl="1" w:tplc="008AF1D6">
      <w:start w:val="1"/>
      <w:numFmt w:val="bullet"/>
      <w:lvlText w:val="o"/>
      <w:lvlJc w:val="left"/>
      <w:pPr>
        <w:ind w:left="1440" w:hanging="360"/>
      </w:pPr>
      <w:rPr>
        <w:rFonts w:ascii="Courier New" w:hAnsi="Courier New" w:hint="default"/>
      </w:rPr>
    </w:lvl>
    <w:lvl w:ilvl="2" w:tplc="67B85876">
      <w:start w:val="1"/>
      <w:numFmt w:val="bullet"/>
      <w:lvlText w:val=""/>
      <w:lvlJc w:val="left"/>
      <w:pPr>
        <w:ind w:left="2160" w:hanging="360"/>
      </w:pPr>
      <w:rPr>
        <w:rFonts w:ascii="Wingdings" w:hAnsi="Wingdings" w:hint="default"/>
      </w:rPr>
    </w:lvl>
    <w:lvl w:ilvl="3" w:tplc="FA925424">
      <w:start w:val="1"/>
      <w:numFmt w:val="bullet"/>
      <w:lvlText w:val=""/>
      <w:lvlJc w:val="left"/>
      <w:pPr>
        <w:ind w:left="2880" w:hanging="360"/>
      </w:pPr>
      <w:rPr>
        <w:rFonts w:ascii="Symbol" w:hAnsi="Symbol" w:hint="default"/>
      </w:rPr>
    </w:lvl>
    <w:lvl w:ilvl="4" w:tplc="5B5E83B4">
      <w:start w:val="1"/>
      <w:numFmt w:val="bullet"/>
      <w:lvlText w:val="o"/>
      <w:lvlJc w:val="left"/>
      <w:pPr>
        <w:ind w:left="3600" w:hanging="360"/>
      </w:pPr>
      <w:rPr>
        <w:rFonts w:ascii="Courier New" w:hAnsi="Courier New" w:hint="default"/>
      </w:rPr>
    </w:lvl>
    <w:lvl w:ilvl="5" w:tplc="F730B742">
      <w:start w:val="1"/>
      <w:numFmt w:val="bullet"/>
      <w:lvlText w:val=""/>
      <w:lvlJc w:val="left"/>
      <w:pPr>
        <w:ind w:left="4320" w:hanging="360"/>
      </w:pPr>
      <w:rPr>
        <w:rFonts w:ascii="Wingdings" w:hAnsi="Wingdings" w:hint="default"/>
      </w:rPr>
    </w:lvl>
    <w:lvl w:ilvl="6" w:tplc="D93C74E4">
      <w:start w:val="1"/>
      <w:numFmt w:val="bullet"/>
      <w:lvlText w:val=""/>
      <w:lvlJc w:val="left"/>
      <w:pPr>
        <w:ind w:left="5040" w:hanging="360"/>
      </w:pPr>
      <w:rPr>
        <w:rFonts w:ascii="Symbol" w:hAnsi="Symbol" w:hint="default"/>
      </w:rPr>
    </w:lvl>
    <w:lvl w:ilvl="7" w:tplc="D9565A3C">
      <w:start w:val="1"/>
      <w:numFmt w:val="bullet"/>
      <w:lvlText w:val="o"/>
      <w:lvlJc w:val="left"/>
      <w:pPr>
        <w:ind w:left="5760" w:hanging="360"/>
      </w:pPr>
      <w:rPr>
        <w:rFonts w:ascii="Courier New" w:hAnsi="Courier New" w:hint="default"/>
      </w:rPr>
    </w:lvl>
    <w:lvl w:ilvl="8" w:tplc="0EBEDE00">
      <w:start w:val="1"/>
      <w:numFmt w:val="bullet"/>
      <w:lvlText w:val=""/>
      <w:lvlJc w:val="left"/>
      <w:pPr>
        <w:ind w:left="6480" w:hanging="360"/>
      </w:pPr>
      <w:rPr>
        <w:rFonts w:ascii="Wingdings" w:hAnsi="Wingdings" w:hint="default"/>
      </w:rPr>
    </w:lvl>
  </w:abstractNum>
  <w:abstractNum w:abstractNumId="15" w15:restartNumberingAfterBreak="0">
    <w:nsid w:val="38BB9540"/>
    <w:multiLevelType w:val="hybridMultilevel"/>
    <w:tmpl w:val="2CA2945A"/>
    <w:lvl w:ilvl="0" w:tplc="AB80D8E0">
      <w:start w:val="1"/>
      <w:numFmt w:val="bullet"/>
      <w:lvlText w:val=""/>
      <w:lvlJc w:val="left"/>
      <w:pPr>
        <w:ind w:left="720" w:hanging="360"/>
      </w:pPr>
      <w:rPr>
        <w:rFonts w:ascii="Symbol" w:hAnsi="Symbol" w:hint="default"/>
      </w:rPr>
    </w:lvl>
    <w:lvl w:ilvl="1" w:tplc="B2F03938">
      <w:start w:val="1"/>
      <w:numFmt w:val="bullet"/>
      <w:lvlText w:val="o"/>
      <w:lvlJc w:val="left"/>
      <w:pPr>
        <w:ind w:left="1440" w:hanging="360"/>
      </w:pPr>
      <w:rPr>
        <w:rFonts w:ascii="Courier New" w:hAnsi="Courier New" w:hint="default"/>
      </w:rPr>
    </w:lvl>
    <w:lvl w:ilvl="2" w:tplc="A00A44DC">
      <w:start w:val="1"/>
      <w:numFmt w:val="bullet"/>
      <w:lvlText w:val=""/>
      <w:lvlJc w:val="left"/>
      <w:pPr>
        <w:ind w:left="2160" w:hanging="360"/>
      </w:pPr>
      <w:rPr>
        <w:rFonts w:ascii="Wingdings" w:hAnsi="Wingdings" w:hint="default"/>
      </w:rPr>
    </w:lvl>
    <w:lvl w:ilvl="3" w:tplc="FE6E518A">
      <w:start w:val="1"/>
      <w:numFmt w:val="bullet"/>
      <w:lvlText w:val=""/>
      <w:lvlJc w:val="left"/>
      <w:pPr>
        <w:ind w:left="2880" w:hanging="360"/>
      </w:pPr>
      <w:rPr>
        <w:rFonts w:ascii="Symbol" w:hAnsi="Symbol" w:hint="default"/>
      </w:rPr>
    </w:lvl>
    <w:lvl w:ilvl="4" w:tplc="B196539C">
      <w:start w:val="1"/>
      <w:numFmt w:val="bullet"/>
      <w:lvlText w:val="o"/>
      <w:lvlJc w:val="left"/>
      <w:pPr>
        <w:ind w:left="3600" w:hanging="360"/>
      </w:pPr>
      <w:rPr>
        <w:rFonts w:ascii="Courier New" w:hAnsi="Courier New" w:hint="default"/>
      </w:rPr>
    </w:lvl>
    <w:lvl w:ilvl="5" w:tplc="08C6E448">
      <w:start w:val="1"/>
      <w:numFmt w:val="bullet"/>
      <w:lvlText w:val=""/>
      <w:lvlJc w:val="left"/>
      <w:pPr>
        <w:ind w:left="4320" w:hanging="360"/>
      </w:pPr>
      <w:rPr>
        <w:rFonts w:ascii="Wingdings" w:hAnsi="Wingdings" w:hint="default"/>
      </w:rPr>
    </w:lvl>
    <w:lvl w:ilvl="6" w:tplc="31A4C052">
      <w:start w:val="1"/>
      <w:numFmt w:val="bullet"/>
      <w:lvlText w:val=""/>
      <w:lvlJc w:val="left"/>
      <w:pPr>
        <w:ind w:left="5040" w:hanging="360"/>
      </w:pPr>
      <w:rPr>
        <w:rFonts w:ascii="Symbol" w:hAnsi="Symbol" w:hint="default"/>
      </w:rPr>
    </w:lvl>
    <w:lvl w:ilvl="7" w:tplc="A7CA5DC2">
      <w:start w:val="1"/>
      <w:numFmt w:val="bullet"/>
      <w:lvlText w:val="o"/>
      <w:lvlJc w:val="left"/>
      <w:pPr>
        <w:ind w:left="5760" w:hanging="360"/>
      </w:pPr>
      <w:rPr>
        <w:rFonts w:ascii="Courier New" w:hAnsi="Courier New" w:hint="default"/>
      </w:rPr>
    </w:lvl>
    <w:lvl w:ilvl="8" w:tplc="5CF6DF5E">
      <w:start w:val="1"/>
      <w:numFmt w:val="bullet"/>
      <w:lvlText w:val=""/>
      <w:lvlJc w:val="left"/>
      <w:pPr>
        <w:ind w:left="6480" w:hanging="360"/>
      </w:pPr>
      <w:rPr>
        <w:rFonts w:ascii="Wingdings" w:hAnsi="Wingdings" w:hint="default"/>
      </w:rPr>
    </w:lvl>
  </w:abstractNum>
  <w:abstractNum w:abstractNumId="16" w15:restartNumberingAfterBreak="0">
    <w:nsid w:val="39CFF1B9"/>
    <w:multiLevelType w:val="hybridMultilevel"/>
    <w:tmpl w:val="A4DAB21A"/>
    <w:lvl w:ilvl="0" w:tplc="10B66904">
      <w:start w:val="1"/>
      <w:numFmt w:val="bullet"/>
      <w:lvlText w:val=""/>
      <w:lvlJc w:val="left"/>
      <w:pPr>
        <w:ind w:left="720" w:hanging="360"/>
      </w:pPr>
      <w:rPr>
        <w:rFonts w:ascii="Symbol" w:hAnsi="Symbol" w:hint="default"/>
      </w:rPr>
    </w:lvl>
    <w:lvl w:ilvl="1" w:tplc="4DDA3724">
      <w:start w:val="1"/>
      <w:numFmt w:val="bullet"/>
      <w:lvlText w:val="o"/>
      <w:lvlJc w:val="left"/>
      <w:pPr>
        <w:ind w:left="1440" w:hanging="360"/>
      </w:pPr>
      <w:rPr>
        <w:rFonts w:ascii="Courier New" w:hAnsi="Courier New" w:hint="default"/>
      </w:rPr>
    </w:lvl>
    <w:lvl w:ilvl="2" w:tplc="EE3ABF46">
      <w:start w:val="1"/>
      <w:numFmt w:val="bullet"/>
      <w:lvlText w:val=""/>
      <w:lvlJc w:val="left"/>
      <w:pPr>
        <w:ind w:left="2160" w:hanging="360"/>
      </w:pPr>
      <w:rPr>
        <w:rFonts w:ascii="Wingdings" w:hAnsi="Wingdings" w:hint="default"/>
      </w:rPr>
    </w:lvl>
    <w:lvl w:ilvl="3" w:tplc="5E8C93F6">
      <w:start w:val="1"/>
      <w:numFmt w:val="bullet"/>
      <w:lvlText w:val=""/>
      <w:lvlJc w:val="left"/>
      <w:pPr>
        <w:ind w:left="2880" w:hanging="360"/>
      </w:pPr>
      <w:rPr>
        <w:rFonts w:ascii="Symbol" w:hAnsi="Symbol" w:hint="default"/>
      </w:rPr>
    </w:lvl>
    <w:lvl w:ilvl="4" w:tplc="C8642082">
      <w:start w:val="1"/>
      <w:numFmt w:val="bullet"/>
      <w:lvlText w:val="o"/>
      <w:lvlJc w:val="left"/>
      <w:pPr>
        <w:ind w:left="3600" w:hanging="360"/>
      </w:pPr>
      <w:rPr>
        <w:rFonts w:ascii="Courier New" w:hAnsi="Courier New" w:hint="default"/>
      </w:rPr>
    </w:lvl>
    <w:lvl w:ilvl="5" w:tplc="87BA4DA2">
      <w:start w:val="1"/>
      <w:numFmt w:val="bullet"/>
      <w:lvlText w:val=""/>
      <w:lvlJc w:val="left"/>
      <w:pPr>
        <w:ind w:left="4320" w:hanging="360"/>
      </w:pPr>
      <w:rPr>
        <w:rFonts w:ascii="Wingdings" w:hAnsi="Wingdings" w:hint="default"/>
      </w:rPr>
    </w:lvl>
    <w:lvl w:ilvl="6" w:tplc="C25CBFCA">
      <w:start w:val="1"/>
      <w:numFmt w:val="bullet"/>
      <w:lvlText w:val=""/>
      <w:lvlJc w:val="left"/>
      <w:pPr>
        <w:ind w:left="5040" w:hanging="360"/>
      </w:pPr>
      <w:rPr>
        <w:rFonts w:ascii="Symbol" w:hAnsi="Symbol" w:hint="default"/>
      </w:rPr>
    </w:lvl>
    <w:lvl w:ilvl="7" w:tplc="2EE0D022">
      <w:start w:val="1"/>
      <w:numFmt w:val="bullet"/>
      <w:lvlText w:val="o"/>
      <w:lvlJc w:val="left"/>
      <w:pPr>
        <w:ind w:left="5760" w:hanging="360"/>
      </w:pPr>
      <w:rPr>
        <w:rFonts w:ascii="Courier New" w:hAnsi="Courier New" w:hint="default"/>
      </w:rPr>
    </w:lvl>
    <w:lvl w:ilvl="8" w:tplc="3F3C65EE">
      <w:start w:val="1"/>
      <w:numFmt w:val="bullet"/>
      <w:lvlText w:val=""/>
      <w:lvlJc w:val="left"/>
      <w:pPr>
        <w:ind w:left="6480" w:hanging="360"/>
      </w:pPr>
      <w:rPr>
        <w:rFonts w:ascii="Wingdings" w:hAnsi="Wingdings" w:hint="default"/>
      </w:rPr>
    </w:lvl>
  </w:abstractNum>
  <w:abstractNum w:abstractNumId="17" w15:restartNumberingAfterBreak="0">
    <w:nsid w:val="3F126410"/>
    <w:multiLevelType w:val="hybridMultilevel"/>
    <w:tmpl w:val="11D46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189D08B"/>
    <w:multiLevelType w:val="hybridMultilevel"/>
    <w:tmpl w:val="5AEC7552"/>
    <w:lvl w:ilvl="0" w:tplc="63205322">
      <w:start w:val="1"/>
      <w:numFmt w:val="bullet"/>
      <w:lvlText w:val=""/>
      <w:lvlJc w:val="left"/>
      <w:pPr>
        <w:ind w:left="720" w:hanging="360"/>
      </w:pPr>
      <w:rPr>
        <w:rFonts w:ascii="Symbol" w:hAnsi="Symbol" w:hint="default"/>
      </w:rPr>
    </w:lvl>
    <w:lvl w:ilvl="1" w:tplc="9536AC84">
      <w:start w:val="1"/>
      <w:numFmt w:val="bullet"/>
      <w:lvlText w:val="o"/>
      <w:lvlJc w:val="left"/>
      <w:pPr>
        <w:ind w:left="1440" w:hanging="360"/>
      </w:pPr>
      <w:rPr>
        <w:rFonts w:ascii="Courier New" w:hAnsi="Courier New" w:hint="default"/>
      </w:rPr>
    </w:lvl>
    <w:lvl w:ilvl="2" w:tplc="DDE8BF8E">
      <w:start w:val="1"/>
      <w:numFmt w:val="bullet"/>
      <w:lvlText w:val=""/>
      <w:lvlJc w:val="left"/>
      <w:pPr>
        <w:ind w:left="2160" w:hanging="360"/>
      </w:pPr>
      <w:rPr>
        <w:rFonts w:ascii="Wingdings" w:hAnsi="Wingdings" w:hint="default"/>
      </w:rPr>
    </w:lvl>
    <w:lvl w:ilvl="3" w:tplc="23B08778">
      <w:start w:val="1"/>
      <w:numFmt w:val="bullet"/>
      <w:lvlText w:val=""/>
      <w:lvlJc w:val="left"/>
      <w:pPr>
        <w:ind w:left="2880" w:hanging="360"/>
      </w:pPr>
      <w:rPr>
        <w:rFonts w:ascii="Symbol" w:hAnsi="Symbol" w:hint="default"/>
      </w:rPr>
    </w:lvl>
    <w:lvl w:ilvl="4" w:tplc="6F86E0F0">
      <w:start w:val="1"/>
      <w:numFmt w:val="bullet"/>
      <w:lvlText w:val="o"/>
      <w:lvlJc w:val="left"/>
      <w:pPr>
        <w:ind w:left="3600" w:hanging="360"/>
      </w:pPr>
      <w:rPr>
        <w:rFonts w:ascii="Courier New" w:hAnsi="Courier New" w:hint="default"/>
      </w:rPr>
    </w:lvl>
    <w:lvl w:ilvl="5" w:tplc="DC0AF316">
      <w:start w:val="1"/>
      <w:numFmt w:val="bullet"/>
      <w:lvlText w:val=""/>
      <w:lvlJc w:val="left"/>
      <w:pPr>
        <w:ind w:left="4320" w:hanging="360"/>
      </w:pPr>
      <w:rPr>
        <w:rFonts w:ascii="Wingdings" w:hAnsi="Wingdings" w:hint="default"/>
      </w:rPr>
    </w:lvl>
    <w:lvl w:ilvl="6" w:tplc="4F5C1686">
      <w:start w:val="1"/>
      <w:numFmt w:val="bullet"/>
      <w:lvlText w:val=""/>
      <w:lvlJc w:val="left"/>
      <w:pPr>
        <w:ind w:left="5040" w:hanging="360"/>
      </w:pPr>
      <w:rPr>
        <w:rFonts w:ascii="Symbol" w:hAnsi="Symbol" w:hint="default"/>
      </w:rPr>
    </w:lvl>
    <w:lvl w:ilvl="7" w:tplc="68167D62">
      <w:start w:val="1"/>
      <w:numFmt w:val="bullet"/>
      <w:lvlText w:val="o"/>
      <w:lvlJc w:val="left"/>
      <w:pPr>
        <w:ind w:left="5760" w:hanging="360"/>
      </w:pPr>
      <w:rPr>
        <w:rFonts w:ascii="Courier New" w:hAnsi="Courier New" w:hint="default"/>
      </w:rPr>
    </w:lvl>
    <w:lvl w:ilvl="8" w:tplc="76A87EDE">
      <w:start w:val="1"/>
      <w:numFmt w:val="bullet"/>
      <w:lvlText w:val=""/>
      <w:lvlJc w:val="left"/>
      <w:pPr>
        <w:ind w:left="6480" w:hanging="360"/>
      </w:pPr>
      <w:rPr>
        <w:rFonts w:ascii="Wingdings" w:hAnsi="Wingdings" w:hint="default"/>
      </w:rPr>
    </w:lvl>
  </w:abstractNum>
  <w:abstractNum w:abstractNumId="19" w15:restartNumberingAfterBreak="0">
    <w:nsid w:val="4652471D"/>
    <w:multiLevelType w:val="hybridMultilevel"/>
    <w:tmpl w:val="2D26604E"/>
    <w:lvl w:ilvl="0" w:tplc="0CDA8A4A">
      <w:start w:val="1"/>
      <w:numFmt w:val="bullet"/>
      <w:lvlText w:val=""/>
      <w:lvlJc w:val="left"/>
      <w:pPr>
        <w:ind w:left="720" w:hanging="360"/>
      </w:pPr>
      <w:rPr>
        <w:rFonts w:ascii="Symbol" w:hAnsi="Symbol" w:hint="default"/>
      </w:rPr>
    </w:lvl>
    <w:lvl w:ilvl="1" w:tplc="B0F64BF2">
      <w:start w:val="1"/>
      <w:numFmt w:val="bullet"/>
      <w:lvlText w:val="o"/>
      <w:lvlJc w:val="left"/>
      <w:pPr>
        <w:ind w:left="1440" w:hanging="360"/>
      </w:pPr>
      <w:rPr>
        <w:rFonts w:ascii="Courier New" w:hAnsi="Courier New" w:hint="default"/>
      </w:rPr>
    </w:lvl>
    <w:lvl w:ilvl="2" w:tplc="0BA2C480">
      <w:start w:val="1"/>
      <w:numFmt w:val="bullet"/>
      <w:lvlText w:val=""/>
      <w:lvlJc w:val="left"/>
      <w:pPr>
        <w:ind w:left="2160" w:hanging="360"/>
      </w:pPr>
      <w:rPr>
        <w:rFonts w:ascii="Wingdings" w:hAnsi="Wingdings" w:hint="default"/>
      </w:rPr>
    </w:lvl>
    <w:lvl w:ilvl="3" w:tplc="0840DC60">
      <w:start w:val="1"/>
      <w:numFmt w:val="bullet"/>
      <w:lvlText w:val=""/>
      <w:lvlJc w:val="left"/>
      <w:pPr>
        <w:ind w:left="2880" w:hanging="360"/>
      </w:pPr>
      <w:rPr>
        <w:rFonts w:ascii="Symbol" w:hAnsi="Symbol" w:hint="default"/>
      </w:rPr>
    </w:lvl>
    <w:lvl w:ilvl="4" w:tplc="DE085CB6">
      <w:start w:val="1"/>
      <w:numFmt w:val="bullet"/>
      <w:lvlText w:val="o"/>
      <w:lvlJc w:val="left"/>
      <w:pPr>
        <w:ind w:left="3600" w:hanging="360"/>
      </w:pPr>
      <w:rPr>
        <w:rFonts w:ascii="Courier New" w:hAnsi="Courier New" w:hint="default"/>
      </w:rPr>
    </w:lvl>
    <w:lvl w:ilvl="5" w:tplc="17BA874C">
      <w:start w:val="1"/>
      <w:numFmt w:val="bullet"/>
      <w:lvlText w:val=""/>
      <w:lvlJc w:val="left"/>
      <w:pPr>
        <w:ind w:left="4320" w:hanging="360"/>
      </w:pPr>
      <w:rPr>
        <w:rFonts w:ascii="Wingdings" w:hAnsi="Wingdings" w:hint="default"/>
      </w:rPr>
    </w:lvl>
    <w:lvl w:ilvl="6" w:tplc="0A76AAC0">
      <w:start w:val="1"/>
      <w:numFmt w:val="bullet"/>
      <w:lvlText w:val=""/>
      <w:lvlJc w:val="left"/>
      <w:pPr>
        <w:ind w:left="5040" w:hanging="360"/>
      </w:pPr>
      <w:rPr>
        <w:rFonts w:ascii="Symbol" w:hAnsi="Symbol" w:hint="default"/>
      </w:rPr>
    </w:lvl>
    <w:lvl w:ilvl="7" w:tplc="19845596">
      <w:start w:val="1"/>
      <w:numFmt w:val="bullet"/>
      <w:lvlText w:val="o"/>
      <w:lvlJc w:val="left"/>
      <w:pPr>
        <w:ind w:left="5760" w:hanging="360"/>
      </w:pPr>
      <w:rPr>
        <w:rFonts w:ascii="Courier New" w:hAnsi="Courier New" w:hint="default"/>
      </w:rPr>
    </w:lvl>
    <w:lvl w:ilvl="8" w:tplc="B8F400A8">
      <w:start w:val="1"/>
      <w:numFmt w:val="bullet"/>
      <w:lvlText w:val=""/>
      <w:lvlJc w:val="left"/>
      <w:pPr>
        <w:ind w:left="6480" w:hanging="360"/>
      </w:pPr>
      <w:rPr>
        <w:rFonts w:ascii="Wingdings" w:hAnsi="Wingdings" w:hint="default"/>
      </w:rPr>
    </w:lvl>
  </w:abstractNum>
  <w:abstractNum w:abstractNumId="20" w15:restartNumberingAfterBreak="0">
    <w:nsid w:val="49BEC464"/>
    <w:multiLevelType w:val="hybridMultilevel"/>
    <w:tmpl w:val="7D56AFC2"/>
    <w:lvl w:ilvl="0" w:tplc="46F0C0A4">
      <w:start w:val="1"/>
      <w:numFmt w:val="bullet"/>
      <w:lvlText w:val=""/>
      <w:lvlJc w:val="left"/>
      <w:pPr>
        <w:ind w:left="720" w:hanging="360"/>
      </w:pPr>
      <w:rPr>
        <w:rFonts w:ascii="Symbol" w:hAnsi="Symbol" w:hint="default"/>
      </w:rPr>
    </w:lvl>
    <w:lvl w:ilvl="1" w:tplc="EB18AF4C">
      <w:start w:val="1"/>
      <w:numFmt w:val="bullet"/>
      <w:lvlText w:val="o"/>
      <w:lvlJc w:val="left"/>
      <w:pPr>
        <w:ind w:left="1440" w:hanging="360"/>
      </w:pPr>
      <w:rPr>
        <w:rFonts w:ascii="Courier New" w:hAnsi="Courier New" w:hint="default"/>
      </w:rPr>
    </w:lvl>
    <w:lvl w:ilvl="2" w:tplc="84227A28">
      <w:start w:val="1"/>
      <w:numFmt w:val="bullet"/>
      <w:lvlText w:val=""/>
      <w:lvlJc w:val="left"/>
      <w:pPr>
        <w:ind w:left="2160" w:hanging="360"/>
      </w:pPr>
      <w:rPr>
        <w:rFonts w:ascii="Wingdings" w:hAnsi="Wingdings" w:hint="default"/>
      </w:rPr>
    </w:lvl>
    <w:lvl w:ilvl="3" w:tplc="D1347174">
      <w:start w:val="1"/>
      <w:numFmt w:val="bullet"/>
      <w:lvlText w:val=""/>
      <w:lvlJc w:val="left"/>
      <w:pPr>
        <w:ind w:left="2880" w:hanging="360"/>
      </w:pPr>
      <w:rPr>
        <w:rFonts w:ascii="Symbol" w:hAnsi="Symbol" w:hint="default"/>
      </w:rPr>
    </w:lvl>
    <w:lvl w:ilvl="4" w:tplc="07746C88">
      <w:start w:val="1"/>
      <w:numFmt w:val="bullet"/>
      <w:lvlText w:val="o"/>
      <w:lvlJc w:val="left"/>
      <w:pPr>
        <w:ind w:left="3600" w:hanging="360"/>
      </w:pPr>
      <w:rPr>
        <w:rFonts w:ascii="Courier New" w:hAnsi="Courier New" w:hint="default"/>
      </w:rPr>
    </w:lvl>
    <w:lvl w:ilvl="5" w:tplc="F81874F2">
      <w:start w:val="1"/>
      <w:numFmt w:val="bullet"/>
      <w:lvlText w:val=""/>
      <w:lvlJc w:val="left"/>
      <w:pPr>
        <w:ind w:left="4320" w:hanging="360"/>
      </w:pPr>
      <w:rPr>
        <w:rFonts w:ascii="Wingdings" w:hAnsi="Wingdings" w:hint="default"/>
      </w:rPr>
    </w:lvl>
    <w:lvl w:ilvl="6" w:tplc="04046134">
      <w:start w:val="1"/>
      <w:numFmt w:val="bullet"/>
      <w:lvlText w:val=""/>
      <w:lvlJc w:val="left"/>
      <w:pPr>
        <w:ind w:left="5040" w:hanging="360"/>
      </w:pPr>
      <w:rPr>
        <w:rFonts w:ascii="Symbol" w:hAnsi="Symbol" w:hint="default"/>
      </w:rPr>
    </w:lvl>
    <w:lvl w:ilvl="7" w:tplc="7F462C3A">
      <w:start w:val="1"/>
      <w:numFmt w:val="bullet"/>
      <w:lvlText w:val="o"/>
      <w:lvlJc w:val="left"/>
      <w:pPr>
        <w:ind w:left="5760" w:hanging="360"/>
      </w:pPr>
      <w:rPr>
        <w:rFonts w:ascii="Courier New" w:hAnsi="Courier New" w:hint="default"/>
      </w:rPr>
    </w:lvl>
    <w:lvl w:ilvl="8" w:tplc="11D20B04">
      <w:start w:val="1"/>
      <w:numFmt w:val="bullet"/>
      <w:lvlText w:val=""/>
      <w:lvlJc w:val="left"/>
      <w:pPr>
        <w:ind w:left="6480" w:hanging="360"/>
      </w:pPr>
      <w:rPr>
        <w:rFonts w:ascii="Wingdings" w:hAnsi="Wingdings" w:hint="default"/>
      </w:rPr>
    </w:lvl>
  </w:abstractNum>
  <w:abstractNum w:abstractNumId="21" w15:restartNumberingAfterBreak="0">
    <w:nsid w:val="4CD424A1"/>
    <w:multiLevelType w:val="hybridMultilevel"/>
    <w:tmpl w:val="60762E0A"/>
    <w:lvl w:ilvl="0" w:tplc="B04CFF6C">
      <w:start w:val="1"/>
      <w:numFmt w:val="bullet"/>
      <w:lvlText w:val=""/>
      <w:lvlJc w:val="left"/>
      <w:pPr>
        <w:ind w:left="720" w:hanging="360"/>
      </w:pPr>
      <w:rPr>
        <w:rFonts w:ascii="Symbol" w:hAnsi="Symbol" w:hint="default"/>
      </w:rPr>
    </w:lvl>
    <w:lvl w:ilvl="1" w:tplc="5F04AFE0">
      <w:start w:val="1"/>
      <w:numFmt w:val="bullet"/>
      <w:lvlText w:val="o"/>
      <w:lvlJc w:val="left"/>
      <w:pPr>
        <w:ind w:left="1440" w:hanging="360"/>
      </w:pPr>
      <w:rPr>
        <w:rFonts w:ascii="Courier New" w:hAnsi="Courier New" w:hint="default"/>
      </w:rPr>
    </w:lvl>
    <w:lvl w:ilvl="2" w:tplc="9B5C92BC">
      <w:start w:val="1"/>
      <w:numFmt w:val="bullet"/>
      <w:lvlText w:val=""/>
      <w:lvlJc w:val="left"/>
      <w:pPr>
        <w:ind w:left="2160" w:hanging="360"/>
      </w:pPr>
      <w:rPr>
        <w:rFonts w:ascii="Wingdings" w:hAnsi="Wingdings" w:hint="default"/>
      </w:rPr>
    </w:lvl>
    <w:lvl w:ilvl="3" w:tplc="BDE23912">
      <w:start w:val="1"/>
      <w:numFmt w:val="bullet"/>
      <w:lvlText w:val=""/>
      <w:lvlJc w:val="left"/>
      <w:pPr>
        <w:ind w:left="2880" w:hanging="360"/>
      </w:pPr>
      <w:rPr>
        <w:rFonts w:ascii="Symbol" w:hAnsi="Symbol" w:hint="default"/>
      </w:rPr>
    </w:lvl>
    <w:lvl w:ilvl="4" w:tplc="DC8EF324">
      <w:start w:val="1"/>
      <w:numFmt w:val="bullet"/>
      <w:lvlText w:val="o"/>
      <w:lvlJc w:val="left"/>
      <w:pPr>
        <w:ind w:left="3600" w:hanging="360"/>
      </w:pPr>
      <w:rPr>
        <w:rFonts w:ascii="Courier New" w:hAnsi="Courier New" w:hint="default"/>
      </w:rPr>
    </w:lvl>
    <w:lvl w:ilvl="5" w:tplc="2B7A5B00">
      <w:start w:val="1"/>
      <w:numFmt w:val="bullet"/>
      <w:lvlText w:val=""/>
      <w:lvlJc w:val="left"/>
      <w:pPr>
        <w:ind w:left="4320" w:hanging="360"/>
      </w:pPr>
      <w:rPr>
        <w:rFonts w:ascii="Wingdings" w:hAnsi="Wingdings" w:hint="default"/>
      </w:rPr>
    </w:lvl>
    <w:lvl w:ilvl="6" w:tplc="66D8CD6C">
      <w:start w:val="1"/>
      <w:numFmt w:val="bullet"/>
      <w:lvlText w:val=""/>
      <w:lvlJc w:val="left"/>
      <w:pPr>
        <w:ind w:left="5040" w:hanging="360"/>
      </w:pPr>
      <w:rPr>
        <w:rFonts w:ascii="Symbol" w:hAnsi="Symbol" w:hint="default"/>
      </w:rPr>
    </w:lvl>
    <w:lvl w:ilvl="7" w:tplc="60C04304">
      <w:start w:val="1"/>
      <w:numFmt w:val="bullet"/>
      <w:lvlText w:val="o"/>
      <w:lvlJc w:val="left"/>
      <w:pPr>
        <w:ind w:left="5760" w:hanging="360"/>
      </w:pPr>
      <w:rPr>
        <w:rFonts w:ascii="Courier New" w:hAnsi="Courier New" w:hint="default"/>
      </w:rPr>
    </w:lvl>
    <w:lvl w:ilvl="8" w:tplc="56AC9B6A">
      <w:start w:val="1"/>
      <w:numFmt w:val="bullet"/>
      <w:lvlText w:val=""/>
      <w:lvlJc w:val="left"/>
      <w:pPr>
        <w:ind w:left="6480" w:hanging="360"/>
      </w:pPr>
      <w:rPr>
        <w:rFonts w:ascii="Wingdings" w:hAnsi="Wingdings" w:hint="default"/>
      </w:rPr>
    </w:lvl>
  </w:abstractNum>
  <w:abstractNum w:abstractNumId="22" w15:restartNumberingAfterBreak="0">
    <w:nsid w:val="4CEA9AC4"/>
    <w:multiLevelType w:val="hybridMultilevel"/>
    <w:tmpl w:val="BAB43218"/>
    <w:lvl w:ilvl="0" w:tplc="34E23AA6">
      <w:start w:val="1"/>
      <w:numFmt w:val="bullet"/>
      <w:lvlText w:val=""/>
      <w:lvlJc w:val="left"/>
      <w:pPr>
        <w:ind w:left="720" w:hanging="360"/>
      </w:pPr>
      <w:rPr>
        <w:rFonts w:ascii="Symbol" w:hAnsi="Symbol" w:hint="default"/>
      </w:rPr>
    </w:lvl>
    <w:lvl w:ilvl="1" w:tplc="81DC621E">
      <w:start w:val="1"/>
      <w:numFmt w:val="bullet"/>
      <w:lvlText w:val="o"/>
      <w:lvlJc w:val="left"/>
      <w:pPr>
        <w:ind w:left="1440" w:hanging="360"/>
      </w:pPr>
      <w:rPr>
        <w:rFonts w:ascii="Courier New" w:hAnsi="Courier New" w:hint="default"/>
      </w:rPr>
    </w:lvl>
    <w:lvl w:ilvl="2" w:tplc="AF722548">
      <w:start w:val="1"/>
      <w:numFmt w:val="bullet"/>
      <w:lvlText w:val=""/>
      <w:lvlJc w:val="left"/>
      <w:pPr>
        <w:ind w:left="2160" w:hanging="360"/>
      </w:pPr>
      <w:rPr>
        <w:rFonts w:ascii="Wingdings" w:hAnsi="Wingdings" w:hint="default"/>
      </w:rPr>
    </w:lvl>
    <w:lvl w:ilvl="3" w:tplc="9FF4DFCC">
      <w:start w:val="1"/>
      <w:numFmt w:val="bullet"/>
      <w:lvlText w:val=""/>
      <w:lvlJc w:val="left"/>
      <w:pPr>
        <w:ind w:left="2880" w:hanging="360"/>
      </w:pPr>
      <w:rPr>
        <w:rFonts w:ascii="Symbol" w:hAnsi="Symbol" w:hint="default"/>
      </w:rPr>
    </w:lvl>
    <w:lvl w:ilvl="4" w:tplc="23AA731A">
      <w:start w:val="1"/>
      <w:numFmt w:val="bullet"/>
      <w:lvlText w:val="o"/>
      <w:lvlJc w:val="left"/>
      <w:pPr>
        <w:ind w:left="3600" w:hanging="360"/>
      </w:pPr>
      <w:rPr>
        <w:rFonts w:ascii="Courier New" w:hAnsi="Courier New" w:hint="default"/>
      </w:rPr>
    </w:lvl>
    <w:lvl w:ilvl="5" w:tplc="385EF49C">
      <w:start w:val="1"/>
      <w:numFmt w:val="bullet"/>
      <w:lvlText w:val=""/>
      <w:lvlJc w:val="left"/>
      <w:pPr>
        <w:ind w:left="4320" w:hanging="360"/>
      </w:pPr>
      <w:rPr>
        <w:rFonts w:ascii="Wingdings" w:hAnsi="Wingdings" w:hint="default"/>
      </w:rPr>
    </w:lvl>
    <w:lvl w:ilvl="6" w:tplc="A3FC9CAC">
      <w:start w:val="1"/>
      <w:numFmt w:val="bullet"/>
      <w:lvlText w:val=""/>
      <w:lvlJc w:val="left"/>
      <w:pPr>
        <w:ind w:left="5040" w:hanging="360"/>
      </w:pPr>
      <w:rPr>
        <w:rFonts w:ascii="Symbol" w:hAnsi="Symbol" w:hint="default"/>
      </w:rPr>
    </w:lvl>
    <w:lvl w:ilvl="7" w:tplc="21B47D1E">
      <w:start w:val="1"/>
      <w:numFmt w:val="bullet"/>
      <w:lvlText w:val="o"/>
      <w:lvlJc w:val="left"/>
      <w:pPr>
        <w:ind w:left="5760" w:hanging="360"/>
      </w:pPr>
      <w:rPr>
        <w:rFonts w:ascii="Courier New" w:hAnsi="Courier New" w:hint="default"/>
      </w:rPr>
    </w:lvl>
    <w:lvl w:ilvl="8" w:tplc="5CCEDB54">
      <w:start w:val="1"/>
      <w:numFmt w:val="bullet"/>
      <w:lvlText w:val=""/>
      <w:lvlJc w:val="left"/>
      <w:pPr>
        <w:ind w:left="6480" w:hanging="360"/>
      </w:pPr>
      <w:rPr>
        <w:rFonts w:ascii="Wingdings" w:hAnsi="Wingdings" w:hint="default"/>
      </w:rPr>
    </w:lvl>
  </w:abstractNum>
  <w:abstractNum w:abstractNumId="23" w15:restartNumberingAfterBreak="0">
    <w:nsid w:val="4D4477C3"/>
    <w:multiLevelType w:val="hybridMultilevel"/>
    <w:tmpl w:val="714C01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4D8FC5F1"/>
    <w:multiLevelType w:val="hybridMultilevel"/>
    <w:tmpl w:val="B8284CB2"/>
    <w:lvl w:ilvl="0" w:tplc="A26A4AC6">
      <w:start w:val="1"/>
      <w:numFmt w:val="bullet"/>
      <w:lvlText w:val=""/>
      <w:lvlJc w:val="left"/>
      <w:pPr>
        <w:ind w:left="720" w:hanging="360"/>
      </w:pPr>
      <w:rPr>
        <w:rFonts w:ascii="Symbol" w:hAnsi="Symbol" w:hint="default"/>
      </w:rPr>
    </w:lvl>
    <w:lvl w:ilvl="1" w:tplc="13A85A96">
      <w:start w:val="1"/>
      <w:numFmt w:val="bullet"/>
      <w:lvlText w:val="o"/>
      <w:lvlJc w:val="left"/>
      <w:pPr>
        <w:ind w:left="1440" w:hanging="360"/>
      </w:pPr>
      <w:rPr>
        <w:rFonts w:ascii="Courier New" w:hAnsi="Courier New" w:hint="default"/>
      </w:rPr>
    </w:lvl>
    <w:lvl w:ilvl="2" w:tplc="9DEC0306">
      <w:start w:val="1"/>
      <w:numFmt w:val="bullet"/>
      <w:lvlText w:val=""/>
      <w:lvlJc w:val="left"/>
      <w:pPr>
        <w:ind w:left="2160" w:hanging="360"/>
      </w:pPr>
      <w:rPr>
        <w:rFonts w:ascii="Wingdings" w:hAnsi="Wingdings" w:hint="default"/>
      </w:rPr>
    </w:lvl>
    <w:lvl w:ilvl="3" w:tplc="6B54FEB6">
      <w:start w:val="1"/>
      <w:numFmt w:val="bullet"/>
      <w:lvlText w:val=""/>
      <w:lvlJc w:val="left"/>
      <w:pPr>
        <w:ind w:left="2880" w:hanging="360"/>
      </w:pPr>
      <w:rPr>
        <w:rFonts w:ascii="Symbol" w:hAnsi="Symbol" w:hint="default"/>
      </w:rPr>
    </w:lvl>
    <w:lvl w:ilvl="4" w:tplc="4E789FF8">
      <w:start w:val="1"/>
      <w:numFmt w:val="bullet"/>
      <w:lvlText w:val="o"/>
      <w:lvlJc w:val="left"/>
      <w:pPr>
        <w:ind w:left="3600" w:hanging="360"/>
      </w:pPr>
      <w:rPr>
        <w:rFonts w:ascii="Courier New" w:hAnsi="Courier New" w:hint="default"/>
      </w:rPr>
    </w:lvl>
    <w:lvl w:ilvl="5" w:tplc="6FD81EE4">
      <w:start w:val="1"/>
      <w:numFmt w:val="bullet"/>
      <w:lvlText w:val=""/>
      <w:lvlJc w:val="left"/>
      <w:pPr>
        <w:ind w:left="4320" w:hanging="360"/>
      </w:pPr>
      <w:rPr>
        <w:rFonts w:ascii="Wingdings" w:hAnsi="Wingdings" w:hint="default"/>
      </w:rPr>
    </w:lvl>
    <w:lvl w:ilvl="6" w:tplc="80B8858C">
      <w:start w:val="1"/>
      <w:numFmt w:val="bullet"/>
      <w:lvlText w:val=""/>
      <w:lvlJc w:val="left"/>
      <w:pPr>
        <w:ind w:left="5040" w:hanging="360"/>
      </w:pPr>
      <w:rPr>
        <w:rFonts w:ascii="Symbol" w:hAnsi="Symbol" w:hint="default"/>
      </w:rPr>
    </w:lvl>
    <w:lvl w:ilvl="7" w:tplc="C9DA5586">
      <w:start w:val="1"/>
      <w:numFmt w:val="bullet"/>
      <w:lvlText w:val="o"/>
      <w:lvlJc w:val="left"/>
      <w:pPr>
        <w:ind w:left="5760" w:hanging="360"/>
      </w:pPr>
      <w:rPr>
        <w:rFonts w:ascii="Courier New" w:hAnsi="Courier New" w:hint="default"/>
      </w:rPr>
    </w:lvl>
    <w:lvl w:ilvl="8" w:tplc="8238419C">
      <w:start w:val="1"/>
      <w:numFmt w:val="bullet"/>
      <w:lvlText w:val=""/>
      <w:lvlJc w:val="left"/>
      <w:pPr>
        <w:ind w:left="6480" w:hanging="360"/>
      </w:pPr>
      <w:rPr>
        <w:rFonts w:ascii="Wingdings" w:hAnsi="Wingdings" w:hint="default"/>
      </w:rPr>
    </w:lvl>
  </w:abstractNum>
  <w:abstractNum w:abstractNumId="25" w15:restartNumberingAfterBreak="0">
    <w:nsid w:val="50EF2F17"/>
    <w:multiLevelType w:val="hybridMultilevel"/>
    <w:tmpl w:val="EB804898"/>
    <w:lvl w:ilvl="0" w:tplc="66A4132A">
      <w:start w:val="1"/>
      <w:numFmt w:val="decimal"/>
      <w:lvlText w:val="%1"/>
      <w:lvlJc w:val="left"/>
      <w:pPr>
        <w:ind w:left="720" w:hanging="360"/>
      </w:pPr>
      <w:rPr>
        <w:rFonts w:asciiTheme="minorHAnsi" w:eastAsiaTheme="minorHAnsi" w:hAnsiTheme="minorHAnsi"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0F264AD"/>
    <w:multiLevelType w:val="hybridMultilevel"/>
    <w:tmpl w:val="32D8DF74"/>
    <w:lvl w:ilvl="0" w:tplc="26DE997E">
      <w:start w:val="1"/>
      <w:numFmt w:val="bullet"/>
      <w:lvlText w:val=""/>
      <w:lvlJc w:val="left"/>
      <w:pPr>
        <w:ind w:left="720" w:hanging="360"/>
      </w:pPr>
      <w:rPr>
        <w:rFonts w:ascii="Symbol" w:hAnsi="Symbol" w:hint="default"/>
      </w:rPr>
    </w:lvl>
    <w:lvl w:ilvl="1" w:tplc="F9443A60">
      <w:start w:val="1"/>
      <w:numFmt w:val="bullet"/>
      <w:lvlText w:val="o"/>
      <w:lvlJc w:val="left"/>
      <w:pPr>
        <w:ind w:left="1440" w:hanging="360"/>
      </w:pPr>
      <w:rPr>
        <w:rFonts w:ascii="Courier New" w:hAnsi="Courier New" w:hint="default"/>
      </w:rPr>
    </w:lvl>
    <w:lvl w:ilvl="2" w:tplc="EA82140A">
      <w:start w:val="1"/>
      <w:numFmt w:val="bullet"/>
      <w:lvlText w:val=""/>
      <w:lvlJc w:val="left"/>
      <w:pPr>
        <w:ind w:left="2160" w:hanging="360"/>
      </w:pPr>
      <w:rPr>
        <w:rFonts w:ascii="Wingdings" w:hAnsi="Wingdings" w:hint="default"/>
      </w:rPr>
    </w:lvl>
    <w:lvl w:ilvl="3" w:tplc="17EAB270">
      <w:start w:val="1"/>
      <w:numFmt w:val="bullet"/>
      <w:lvlText w:val=""/>
      <w:lvlJc w:val="left"/>
      <w:pPr>
        <w:ind w:left="2880" w:hanging="360"/>
      </w:pPr>
      <w:rPr>
        <w:rFonts w:ascii="Symbol" w:hAnsi="Symbol" w:hint="default"/>
      </w:rPr>
    </w:lvl>
    <w:lvl w:ilvl="4" w:tplc="06D0A61A">
      <w:start w:val="1"/>
      <w:numFmt w:val="bullet"/>
      <w:lvlText w:val="o"/>
      <w:lvlJc w:val="left"/>
      <w:pPr>
        <w:ind w:left="3600" w:hanging="360"/>
      </w:pPr>
      <w:rPr>
        <w:rFonts w:ascii="Courier New" w:hAnsi="Courier New" w:hint="default"/>
      </w:rPr>
    </w:lvl>
    <w:lvl w:ilvl="5" w:tplc="B6989D6E">
      <w:start w:val="1"/>
      <w:numFmt w:val="bullet"/>
      <w:lvlText w:val=""/>
      <w:lvlJc w:val="left"/>
      <w:pPr>
        <w:ind w:left="4320" w:hanging="360"/>
      </w:pPr>
      <w:rPr>
        <w:rFonts w:ascii="Wingdings" w:hAnsi="Wingdings" w:hint="default"/>
      </w:rPr>
    </w:lvl>
    <w:lvl w:ilvl="6" w:tplc="01A6BA48">
      <w:start w:val="1"/>
      <w:numFmt w:val="bullet"/>
      <w:lvlText w:val=""/>
      <w:lvlJc w:val="left"/>
      <w:pPr>
        <w:ind w:left="5040" w:hanging="360"/>
      </w:pPr>
      <w:rPr>
        <w:rFonts w:ascii="Symbol" w:hAnsi="Symbol" w:hint="default"/>
      </w:rPr>
    </w:lvl>
    <w:lvl w:ilvl="7" w:tplc="FDB6CC18">
      <w:start w:val="1"/>
      <w:numFmt w:val="bullet"/>
      <w:lvlText w:val="o"/>
      <w:lvlJc w:val="left"/>
      <w:pPr>
        <w:ind w:left="5760" w:hanging="360"/>
      </w:pPr>
      <w:rPr>
        <w:rFonts w:ascii="Courier New" w:hAnsi="Courier New" w:hint="default"/>
      </w:rPr>
    </w:lvl>
    <w:lvl w:ilvl="8" w:tplc="5E2E9618">
      <w:start w:val="1"/>
      <w:numFmt w:val="bullet"/>
      <w:lvlText w:val=""/>
      <w:lvlJc w:val="left"/>
      <w:pPr>
        <w:ind w:left="6480" w:hanging="360"/>
      </w:pPr>
      <w:rPr>
        <w:rFonts w:ascii="Wingdings" w:hAnsi="Wingdings" w:hint="default"/>
      </w:rPr>
    </w:lvl>
  </w:abstractNum>
  <w:abstractNum w:abstractNumId="27" w15:restartNumberingAfterBreak="0">
    <w:nsid w:val="57221BEA"/>
    <w:multiLevelType w:val="hybridMultilevel"/>
    <w:tmpl w:val="4B08051E"/>
    <w:lvl w:ilvl="0" w:tplc="A6245A88">
      <w:start w:val="1"/>
      <w:numFmt w:val="bullet"/>
      <w:lvlText w:val=""/>
      <w:lvlJc w:val="left"/>
      <w:pPr>
        <w:ind w:left="720" w:hanging="360"/>
      </w:pPr>
      <w:rPr>
        <w:rFonts w:ascii="Symbol" w:hAnsi="Symbol" w:hint="default"/>
      </w:rPr>
    </w:lvl>
    <w:lvl w:ilvl="1" w:tplc="91DC4348">
      <w:start w:val="1"/>
      <w:numFmt w:val="bullet"/>
      <w:lvlText w:val="o"/>
      <w:lvlJc w:val="left"/>
      <w:pPr>
        <w:ind w:left="1440" w:hanging="360"/>
      </w:pPr>
      <w:rPr>
        <w:rFonts w:ascii="Courier New" w:hAnsi="Courier New" w:hint="default"/>
      </w:rPr>
    </w:lvl>
    <w:lvl w:ilvl="2" w:tplc="96888170">
      <w:start w:val="1"/>
      <w:numFmt w:val="bullet"/>
      <w:lvlText w:val=""/>
      <w:lvlJc w:val="left"/>
      <w:pPr>
        <w:ind w:left="2160" w:hanging="360"/>
      </w:pPr>
      <w:rPr>
        <w:rFonts w:ascii="Wingdings" w:hAnsi="Wingdings" w:hint="default"/>
      </w:rPr>
    </w:lvl>
    <w:lvl w:ilvl="3" w:tplc="301615DC">
      <w:start w:val="1"/>
      <w:numFmt w:val="bullet"/>
      <w:lvlText w:val=""/>
      <w:lvlJc w:val="left"/>
      <w:pPr>
        <w:ind w:left="2880" w:hanging="360"/>
      </w:pPr>
      <w:rPr>
        <w:rFonts w:ascii="Symbol" w:hAnsi="Symbol" w:hint="default"/>
      </w:rPr>
    </w:lvl>
    <w:lvl w:ilvl="4" w:tplc="0DD637F2">
      <w:start w:val="1"/>
      <w:numFmt w:val="bullet"/>
      <w:lvlText w:val="o"/>
      <w:lvlJc w:val="left"/>
      <w:pPr>
        <w:ind w:left="3600" w:hanging="360"/>
      </w:pPr>
      <w:rPr>
        <w:rFonts w:ascii="Courier New" w:hAnsi="Courier New" w:hint="default"/>
      </w:rPr>
    </w:lvl>
    <w:lvl w:ilvl="5" w:tplc="A4A6F4EA">
      <w:start w:val="1"/>
      <w:numFmt w:val="bullet"/>
      <w:lvlText w:val=""/>
      <w:lvlJc w:val="left"/>
      <w:pPr>
        <w:ind w:left="4320" w:hanging="360"/>
      </w:pPr>
      <w:rPr>
        <w:rFonts w:ascii="Wingdings" w:hAnsi="Wingdings" w:hint="default"/>
      </w:rPr>
    </w:lvl>
    <w:lvl w:ilvl="6" w:tplc="6180DBB0">
      <w:start w:val="1"/>
      <w:numFmt w:val="bullet"/>
      <w:lvlText w:val=""/>
      <w:lvlJc w:val="left"/>
      <w:pPr>
        <w:ind w:left="5040" w:hanging="360"/>
      </w:pPr>
      <w:rPr>
        <w:rFonts w:ascii="Symbol" w:hAnsi="Symbol" w:hint="default"/>
      </w:rPr>
    </w:lvl>
    <w:lvl w:ilvl="7" w:tplc="8A902A14">
      <w:start w:val="1"/>
      <w:numFmt w:val="bullet"/>
      <w:lvlText w:val="o"/>
      <w:lvlJc w:val="left"/>
      <w:pPr>
        <w:ind w:left="5760" w:hanging="360"/>
      </w:pPr>
      <w:rPr>
        <w:rFonts w:ascii="Courier New" w:hAnsi="Courier New" w:hint="default"/>
      </w:rPr>
    </w:lvl>
    <w:lvl w:ilvl="8" w:tplc="B4163030">
      <w:start w:val="1"/>
      <w:numFmt w:val="bullet"/>
      <w:lvlText w:val=""/>
      <w:lvlJc w:val="left"/>
      <w:pPr>
        <w:ind w:left="6480" w:hanging="360"/>
      </w:pPr>
      <w:rPr>
        <w:rFonts w:ascii="Wingdings" w:hAnsi="Wingdings" w:hint="default"/>
      </w:rPr>
    </w:lvl>
  </w:abstractNum>
  <w:abstractNum w:abstractNumId="28" w15:restartNumberingAfterBreak="0">
    <w:nsid w:val="57EA6ECE"/>
    <w:multiLevelType w:val="hybridMultilevel"/>
    <w:tmpl w:val="6EFC49A8"/>
    <w:lvl w:ilvl="0" w:tplc="110C55DA">
      <w:start w:val="1"/>
      <w:numFmt w:val="decimal"/>
      <w:lvlText w:val="%1."/>
      <w:lvlJc w:val="left"/>
      <w:pPr>
        <w:ind w:left="720" w:hanging="360"/>
      </w:pPr>
    </w:lvl>
    <w:lvl w:ilvl="1" w:tplc="DC204CEA">
      <w:start w:val="1"/>
      <w:numFmt w:val="lowerLetter"/>
      <w:lvlText w:val="%2."/>
      <w:lvlJc w:val="left"/>
      <w:pPr>
        <w:ind w:left="1440" w:hanging="360"/>
      </w:pPr>
    </w:lvl>
    <w:lvl w:ilvl="2" w:tplc="1946E4BC">
      <w:start w:val="1"/>
      <w:numFmt w:val="lowerRoman"/>
      <w:lvlText w:val="%3."/>
      <w:lvlJc w:val="right"/>
      <w:pPr>
        <w:ind w:left="2160" w:hanging="180"/>
      </w:pPr>
    </w:lvl>
    <w:lvl w:ilvl="3" w:tplc="B5309EDE">
      <w:start w:val="1"/>
      <w:numFmt w:val="decimal"/>
      <w:lvlText w:val="%4."/>
      <w:lvlJc w:val="left"/>
      <w:pPr>
        <w:ind w:left="2880" w:hanging="360"/>
      </w:pPr>
    </w:lvl>
    <w:lvl w:ilvl="4" w:tplc="559A8F78">
      <w:start w:val="1"/>
      <w:numFmt w:val="lowerLetter"/>
      <w:lvlText w:val="%5."/>
      <w:lvlJc w:val="left"/>
      <w:pPr>
        <w:ind w:left="3600" w:hanging="360"/>
      </w:pPr>
    </w:lvl>
    <w:lvl w:ilvl="5" w:tplc="990E34DA">
      <w:start w:val="1"/>
      <w:numFmt w:val="lowerRoman"/>
      <w:lvlText w:val="%6."/>
      <w:lvlJc w:val="right"/>
      <w:pPr>
        <w:ind w:left="4320" w:hanging="180"/>
      </w:pPr>
    </w:lvl>
    <w:lvl w:ilvl="6" w:tplc="E7BCCEC6">
      <w:start w:val="1"/>
      <w:numFmt w:val="decimal"/>
      <w:lvlText w:val="%7."/>
      <w:lvlJc w:val="left"/>
      <w:pPr>
        <w:ind w:left="5040" w:hanging="360"/>
      </w:pPr>
    </w:lvl>
    <w:lvl w:ilvl="7" w:tplc="FC501324">
      <w:start w:val="1"/>
      <w:numFmt w:val="lowerLetter"/>
      <w:lvlText w:val="%8."/>
      <w:lvlJc w:val="left"/>
      <w:pPr>
        <w:ind w:left="5760" w:hanging="360"/>
      </w:pPr>
    </w:lvl>
    <w:lvl w:ilvl="8" w:tplc="AA6CA2CE">
      <w:start w:val="1"/>
      <w:numFmt w:val="lowerRoman"/>
      <w:lvlText w:val="%9."/>
      <w:lvlJc w:val="right"/>
      <w:pPr>
        <w:ind w:left="6480" w:hanging="180"/>
      </w:pPr>
    </w:lvl>
  </w:abstractNum>
  <w:abstractNum w:abstractNumId="29" w15:restartNumberingAfterBreak="0">
    <w:nsid w:val="5AC90A06"/>
    <w:multiLevelType w:val="multilevel"/>
    <w:tmpl w:val="678A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A62B85"/>
    <w:multiLevelType w:val="hybridMultilevel"/>
    <w:tmpl w:val="7A048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FEA6709"/>
    <w:multiLevelType w:val="hybridMultilevel"/>
    <w:tmpl w:val="63682934"/>
    <w:lvl w:ilvl="0" w:tplc="EE1C5A8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0D47382"/>
    <w:multiLevelType w:val="hybridMultilevel"/>
    <w:tmpl w:val="01B8378C"/>
    <w:lvl w:ilvl="0" w:tplc="634A8CEA">
      <w:start w:val="1"/>
      <w:numFmt w:val="bullet"/>
      <w:lvlText w:val=""/>
      <w:lvlJc w:val="left"/>
      <w:pPr>
        <w:ind w:left="720" w:hanging="360"/>
      </w:pPr>
      <w:rPr>
        <w:rFonts w:ascii="Symbol" w:hAnsi="Symbol" w:hint="default"/>
      </w:rPr>
    </w:lvl>
    <w:lvl w:ilvl="1" w:tplc="8DFEE74A">
      <w:start w:val="1"/>
      <w:numFmt w:val="bullet"/>
      <w:lvlText w:val="o"/>
      <w:lvlJc w:val="left"/>
      <w:pPr>
        <w:ind w:left="1440" w:hanging="360"/>
      </w:pPr>
      <w:rPr>
        <w:rFonts w:ascii="Courier New" w:hAnsi="Courier New" w:hint="default"/>
      </w:rPr>
    </w:lvl>
    <w:lvl w:ilvl="2" w:tplc="B44EBBC6">
      <w:start w:val="1"/>
      <w:numFmt w:val="bullet"/>
      <w:lvlText w:val=""/>
      <w:lvlJc w:val="left"/>
      <w:pPr>
        <w:ind w:left="2160" w:hanging="360"/>
      </w:pPr>
      <w:rPr>
        <w:rFonts w:ascii="Wingdings" w:hAnsi="Wingdings" w:hint="default"/>
      </w:rPr>
    </w:lvl>
    <w:lvl w:ilvl="3" w:tplc="47F278B2">
      <w:start w:val="1"/>
      <w:numFmt w:val="bullet"/>
      <w:lvlText w:val=""/>
      <w:lvlJc w:val="left"/>
      <w:pPr>
        <w:ind w:left="2880" w:hanging="360"/>
      </w:pPr>
      <w:rPr>
        <w:rFonts w:ascii="Symbol" w:hAnsi="Symbol" w:hint="default"/>
      </w:rPr>
    </w:lvl>
    <w:lvl w:ilvl="4" w:tplc="EA0A1002">
      <w:start w:val="1"/>
      <w:numFmt w:val="bullet"/>
      <w:lvlText w:val="o"/>
      <w:lvlJc w:val="left"/>
      <w:pPr>
        <w:ind w:left="3600" w:hanging="360"/>
      </w:pPr>
      <w:rPr>
        <w:rFonts w:ascii="Courier New" w:hAnsi="Courier New" w:hint="default"/>
      </w:rPr>
    </w:lvl>
    <w:lvl w:ilvl="5" w:tplc="71927C66">
      <w:start w:val="1"/>
      <w:numFmt w:val="bullet"/>
      <w:lvlText w:val=""/>
      <w:lvlJc w:val="left"/>
      <w:pPr>
        <w:ind w:left="4320" w:hanging="360"/>
      </w:pPr>
      <w:rPr>
        <w:rFonts w:ascii="Wingdings" w:hAnsi="Wingdings" w:hint="default"/>
      </w:rPr>
    </w:lvl>
    <w:lvl w:ilvl="6" w:tplc="B81812D2">
      <w:start w:val="1"/>
      <w:numFmt w:val="bullet"/>
      <w:lvlText w:val=""/>
      <w:lvlJc w:val="left"/>
      <w:pPr>
        <w:ind w:left="5040" w:hanging="360"/>
      </w:pPr>
      <w:rPr>
        <w:rFonts w:ascii="Symbol" w:hAnsi="Symbol" w:hint="default"/>
      </w:rPr>
    </w:lvl>
    <w:lvl w:ilvl="7" w:tplc="728E4920">
      <w:start w:val="1"/>
      <w:numFmt w:val="bullet"/>
      <w:lvlText w:val="o"/>
      <w:lvlJc w:val="left"/>
      <w:pPr>
        <w:ind w:left="5760" w:hanging="360"/>
      </w:pPr>
      <w:rPr>
        <w:rFonts w:ascii="Courier New" w:hAnsi="Courier New" w:hint="default"/>
      </w:rPr>
    </w:lvl>
    <w:lvl w:ilvl="8" w:tplc="B7801B36">
      <w:start w:val="1"/>
      <w:numFmt w:val="bullet"/>
      <w:lvlText w:val=""/>
      <w:lvlJc w:val="left"/>
      <w:pPr>
        <w:ind w:left="6480" w:hanging="360"/>
      </w:pPr>
      <w:rPr>
        <w:rFonts w:ascii="Wingdings" w:hAnsi="Wingdings" w:hint="default"/>
      </w:rPr>
    </w:lvl>
  </w:abstractNum>
  <w:abstractNum w:abstractNumId="33" w15:restartNumberingAfterBreak="0">
    <w:nsid w:val="64B07007"/>
    <w:multiLevelType w:val="hybridMultilevel"/>
    <w:tmpl w:val="07F83088"/>
    <w:lvl w:ilvl="0" w:tplc="34A864F4">
      <w:start w:val="1"/>
      <w:numFmt w:val="bullet"/>
      <w:lvlText w:val=""/>
      <w:lvlJc w:val="left"/>
      <w:pPr>
        <w:ind w:left="720" w:hanging="360"/>
      </w:pPr>
      <w:rPr>
        <w:rFonts w:ascii="Symbol" w:hAnsi="Symbol" w:hint="default"/>
      </w:rPr>
    </w:lvl>
    <w:lvl w:ilvl="1" w:tplc="6A883B8E">
      <w:start w:val="1"/>
      <w:numFmt w:val="bullet"/>
      <w:lvlText w:val="o"/>
      <w:lvlJc w:val="left"/>
      <w:pPr>
        <w:ind w:left="1440" w:hanging="360"/>
      </w:pPr>
      <w:rPr>
        <w:rFonts w:ascii="Courier New" w:hAnsi="Courier New" w:hint="default"/>
      </w:rPr>
    </w:lvl>
    <w:lvl w:ilvl="2" w:tplc="1D28C7FA">
      <w:start w:val="1"/>
      <w:numFmt w:val="bullet"/>
      <w:lvlText w:val=""/>
      <w:lvlJc w:val="left"/>
      <w:pPr>
        <w:ind w:left="2160" w:hanging="360"/>
      </w:pPr>
      <w:rPr>
        <w:rFonts w:ascii="Wingdings" w:hAnsi="Wingdings" w:hint="default"/>
      </w:rPr>
    </w:lvl>
    <w:lvl w:ilvl="3" w:tplc="65A2883E">
      <w:start w:val="1"/>
      <w:numFmt w:val="bullet"/>
      <w:lvlText w:val=""/>
      <w:lvlJc w:val="left"/>
      <w:pPr>
        <w:ind w:left="2880" w:hanging="360"/>
      </w:pPr>
      <w:rPr>
        <w:rFonts w:ascii="Symbol" w:hAnsi="Symbol" w:hint="default"/>
      </w:rPr>
    </w:lvl>
    <w:lvl w:ilvl="4" w:tplc="4CB2CE12">
      <w:start w:val="1"/>
      <w:numFmt w:val="bullet"/>
      <w:lvlText w:val="o"/>
      <w:lvlJc w:val="left"/>
      <w:pPr>
        <w:ind w:left="3600" w:hanging="360"/>
      </w:pPr>
      <w:rPr>
        <w:rFonts w:ascii="Courier New" w:hAnsi="Courier New" w:hint="default"/>
      </w:rPr>
    </w:lvl>
    <w:lvl w:ilvl="5" w:tplc="19263650">
      <w:start w:val="1"/>
      <w:numFmt w:val="bullet"/>
      <w:lvlText w:val=""/>
      <w:lvlJc w:val="left"/>
      <w:pPr>
        <w:ind w:left="4320" w:hanging="360"/>
      </w:pPr>
      <w:rPr>
        <w:rFonts w:ascii="Wingdings" w:hAnsi="Wingdings" w:hint="default"/>
      </w:rPr>
    </w:lvl>
    <w:lvl w:ilvl="6" w:tplc="2100690E">
      <w:start w:val="1"/>
      <w:numFmt w:val="bullet"/>
      <w:lvlText w:val=""/>
      <w:lvlJc w:val="left"/>
      <w:pPr>
        <w:ind w:left="5040" w:hanging="360"/>
      </w:pPr>
      <w:rPr>
        <w:rFonts w:ascii="Symbol" w:hAnsi="Symbol" w:hint="default"/>
      </w:rPr>
    </w:lvl>
    <w:lvl w:ilvl="7" w:tplc="A086C25E">
      <w:start w:val="1"/>
      <w:numFmt w:val="bullet"/>
      <w:lvlText w:val="o"/>
      <w:lvlJc w:val="left"/>
      <w:pPr>
        <w:ind w:left="5760" w:hanging="360"/>
      </w:pPr>
      <w:rPr>
        <w:rFonts w:ascii="Courier New" w:hAnsi="Courier New" w:hint="default"/>
      </w:rPr>
    </w:lvl>
    <w:lvl w:ilvl="8" w:tplc="38DE17DE">
      <w:start w:val="1"/>
      <w:numFmt w:val="bullet"/>
      <w:lvlText w:val=""/>
      <w:lvlJc w:val="left"/>
      <w:pPr>
        <w:ind w:left="6480" w:hanging="360"/>
      </w:pPr>
      <w:rPr>
        <w:rFonts w:ascii="Wingdings" w:hAnsi="Wingdings" w:hint="default"/>
      </w:rPr>
    </w:lvl>
  </w:abstractNum>
  <w:abstractNum w:abstractNumId="34" w15:restartNumberingAfterBreak="0">
    <w:nsid w:val="695F9AE9"/>
    <w:multiLevelType w:val="hybridMultilevel"/>
    <w:tmpl w:val="8458A834"/>
    <w:lvl w:ilvl="0" w:tplc="74D6B924">
      <w:start w:val="1"/>
      <w:numFmt w:val="bullet"/>
      <w:lvlText w:val=""/>
      <w:lvlJc w:val="left"/>
      <w:pPr>
        <w:ind w:left="720" w:hanging="360"/>
      </w:pPr>
      <w:rPr>
        <w:rFonts w:ascii="Symbol" w:hAnsi="Symbol" w:hint="default"/>
      </w:rPr>
    </w:lvl>
    <w:lvl w:ilvl="1" w:tplc="387C4AF2">
      <w:start w:val="1"/>
      <w:numFmt w:val="bullet"/>
      <w:lvlText w:val="o"/>
      <w:lvlJc w:val="left"/>
      <w:pPr>
        <w:ind w:left="1440" w:hanging="360"/>
      </w:pPr>
      <w:rPr>
        <w:rFonts w:ascii="Courier New" w:hAnsi="Courier New" w:hint="default"/>
      </w:rPr>
    </w:lvl>
    <w:lvl w:ilvl="2" w:tplc="9B9E7C4A">
      <w:start w:val="1"/>
      <w:numFmt w:val="bullet"/>
      <w:lvlText w:val=""/>
      <w:lvlJc w:val="left"/>
      <w:pPr>
        <w:ind w:left="2160" w:hanging="360"/>
      </w:pPr>
      <w:rPr>
        <w:rFonts w:ascii="Wingdings" w:hAnsi="Wingdings" w:hint="default"/>
      </w:rPr>
    </w:lvl>
    <w:lvl w:ilvl="3" w:tplc="B8E0F9FE">
      <w:start w:val="1"/>
      <w:numFmt w:val="bullet"/>
      <w:lvlText w:val=""/>
      <w:lvlJc w:val="left"/>
      <w:pPr>
        <w:ind w:left="2880" w:hanging="360"/>
      </w:pPr>
      <w:rPr>
        <w:rFonts w:ascii="Symbol" w:hAnsi="Symbol" w:hint="default"/>
      </w:rPr>
    </w:lvl>
    <w:lvl w:ilvl="4" w:tplc="0E9E3B5C">
      <w:start w:val="1"/>
      <w:numFmt w:val="bullet"/>
      <w:lvlText w:val="o"/>
      <w:lvlJc w:val="left"/>
      <w:pPr>
        <w:ind w:left="3600" w:hanging="360"/>
      </w:pPr>
      <w:rPr>
        <w:rFonts w:ascii="Courier New" w:hAnsi="Courier New" w:hint="default"/>
      </w:rPr>
    </w:lvl>
    <w:lvl w:ilvl="5" w:tplc="AA1C811A">
      <w:start w:val="1"/>
      <w:numFmt w:val="bullet"/>
      <w:lvlText w:val=""/>
      <w:lvlJc w:val="left"/>
      <w:pPr>
        <w:ind w:left="4320" w:hanging="360"/>
      </w:pPr>
      <w:rPr>
        <w:rFonts w:ascii="Wingdings" w:hAnsi="Wingdings" w:hint="default"/>
      </w:rPr>
    </w:lvl>
    <w:lvl w:ilvl="6" w:tplc="4E56A6A6">
      <w:start w:val="1"/>
      <w:numFmt w:val="bullet"/>
      <w:lvlText w:val=""/>
      <w:lvlJc w:val="left"/>
      <w:pPr>
        <w:ind w:left="5040" w:hanging="360"/>
      </w:pPr>
      <w:rPr>
        <w:rFonts w:ascii="Symbol" w:hAnsi="Symbol" w:hint="default"/>
      </w:rPr>
    </w:lvl>
    <w:lvl w:ilvl="7" w:tplc="DE5029B0">
      <w:start w:val="1"/>
      <w:numFmt w:val="bullet"/>
      <w:lvlText w:val="o"/>
      <w:lvlJc w:val="left"/>
      <w:pPr>
        <w:ind w:left="5760" w:hanging="360"/>
      </w:pPr>
      <w:rPr>
        <w:rFonts w:ascii="Courier New" w:hAnsi="Courier New" w:hint="default"/>
      </w:rPr>
    </w:lvl>
    <w:lvl w:ilvl="8" w:tplc="A10CD98C">
      <w:start w:val="1"/>
      <w:numFmt w:val="bullet"/>
      <w:lvlText w:val=""/>
      <w:lvlJc w:val="left"/>
      <w:pPr>
        <w:ind w:left="6480" w:hanging="360"/>
      </w:pPr>
      <w:rPr>
        <w:rFonts w:ascii="Wingdings" w:hAnsi="Wingdings" w:hint="default"/>
      </w:rPr>
    </w:lvl>
  </w:abstractNum>
  <w:abstractNum w:abstractNumId="35" w15:restartNumberingAfterBreak="0">
    <w:nsid w:val="6D331236"/>
    <w:multiLevelType w:val="multilevel"/>
    <w:tmpl w:val="95EC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4794FC"/>
    <w:multiLevelType w:val="hybridMultilevel"/>
    <w:tmpl w:val="C046B002"/>
    <w:lvl w:ilvl="0" w:tplc="C71C02D6">
      <w:start w:val="1"/>
      <w:numFmt w:val="bullet"/>
      <w:lvlText w:val=""/>
      <w:lvlJc w:val="left"/>
      <w:pPr>
        <w:ind w:left="720" w:hanging="360"/>
      </w:pPr>
      <w:rPr>
        <w:rFonts w:ascii="Symbol" w:hAnsi="Symbol" w:hint="default"/>
      </w:rPr>
    </w:lvl>
    <w:lvl w:ilvl="1" w:tplc="348429E8">
      <w:start w:val="1"/>
      <w:numFmt w:val="bullet"/>
      <w:lvlText w:val="o"/>
      <w:lvlJc w:val="left"/>
      <w:pPr>
        <w:ind w:left="1440" w:hanging="360"/>
      </w:pPr>
      <w:rPr>
        <w:rFonts w:ascii="Courier New" w:hAnsi="Courier New" w:hint="default"/>
      </w:rPr>
    </w:lvl>
    <w:lvl w:ilvl="2" w:tplc="1DF83784">
      <w:start w:val="1"/>
      <w:numFmt w:val="bullet"/>
      <w:lvlText w:val=""/>
      <w:lvlJc w:val="left"/>
      <w:pPr>
        <w:ind w:left="2160" w:hanging="360"/>
      </w:pPr>
      <w:rPr>
        <w:rFonts w:ascii="Wingdings" w:hAnsi="Wingdings" w:hint="default"/>
      </w:rPr>
    </w:lvl>
    <w:lvl w:ilvl="3" w:tplc="26505208">
      <w:start w:val="1"/>
      <w:numFmt w:val="bullet"/>
      <w:lvlText w:val=""/>
      <w:lvlJc w:val="left"/>
      <w:pPr>
        <w:ind w:left="2880" w:hanging="360"/>
      </w:pPr>
      <w:rPr>
        <w:rFonts w:ascii="Symbol" w:hAnsi="Symbol" w:hint="default"/>
      </w:rPr>
    </w:lvl>
    <w:lvl w:ilvl="4" w:tplc="82D0DD10">
      <w:start w:val="1"/>
      <w:numFmt w:val="bullet"/>
      <w:lvlText w:val="o"/>
      <w:lvlJc w:val="left"/>
      <w:pPr>
        <w:ind w:left="3600" w:hanging="360"/>
      </w:pPr>
      <w:rPr>
        <w:rFonts w:ascii="Courier New" w:hAnsi="Courier New" w:hint="default"/>
      </w:rPr>
    </w:lvl>
    <w:lvl w:ilvl="5" w:tplc="47A4ECBA">
      <w:start w:val="1"/>
      <w:numFmt w:val="bullet"/>
      <w:lvlText w:val=""/>
      <w:lvlJc w:val="left"/>
      <w:pPr>
        <w:ind w:left="4320" w:hanging="360"/>
      </w:pPr>
      <w:rPr>
        <w:rFonts w:ascii="Wingdings" w:hAnsi="Wingdings" w:hint="default"/>
      </w:rPr>
    </w:lvl>
    <w:lvl w:ilvl="6" w:tplc="26643930">
      <w:start w:val="1"/>
      <w:numFmt w:val="bullet"/>
      <w:lvlText w:val=""/>
      <w:lvlJc w:val="left"/>
      <w:pPr>
        <w:ind w:left="5040" w:hanging="360"/>
      </w:pPr>
      <w:rPr>
        <w:rFonts w:ascii="Symbol" w:hAnsi="Symbol" w:hint="default"/>
      </w:rPr>
    </w:lvl>
    <w:lvl w:ilvl="7" w:tplc="312231FA">
      <w:start w:val="1"/>
      <w:numFmt w:val="bullet"/>
      <w:lvlText w:val="o"/>
      <w:lvlJc w:val="left"/>
      <w:pPr>
        <w:ind w:left="5760" w:hanging="360"/>
      </w:pPr>
      <w:rPr>
        <w:rFonts w:ascii="Courier New" w:hAnsi="Courier New" w:hint="default"/>
      </w:rPr>
    </w:lvl>
    <w:lvl w:ilvl="8" w:tplc="A0DA499A">
      <w:start w:val="1"/>
      <w:numFmt w:val="bullet"/>
      <w:lvlText w:val=""/>
      <w:lvlJc w:val="left"/>
      <w:pPr>
        <w:ind w:left="6480" w:hanging="360"/>
      </w:pPr>
      <w:rPr>
        <w:rFonts w:ascii="Wingdings" w:hAnsi="Wingdings" w:hint="default"/>
      </w:rPr>
    </w:lvl>
  </w:abstractNum>
  <w:abstractNum w:abstractNumId="37" w15:restartNumberingAfterBreak="0">
    <w:nsid w:val="73B7175A"/>
    <w:multiLevelType w:val="hybridMultilevel"/>
    <w:tmpl w:val="872293F2"/>
    <w:lvl w:ilvl="0" w:tplc="2DFEBA8C">
      <w:start w:val="1"/>
      <w:numFmt w:val="decimal"/>
      <w:lvlText w:val="%1."/>
      <w:lvlJc w:val="left"/>
      <w:pPr>
        <w:ind w:left="720" w:hanging="360"/>
      </w:pPr>
    </w:lvl>
    <w:lvl w:ilvl="1" w:tplc="2DF4682E">
      <w:start w:val="1"/>
      <w:numFmt w:val="lowerLetter"/>
      <w:lvlText w:val="%2."/>
      <w:lvlJc w:val="left"/>
      <w:pPr>
        <w:ind w:left="1440" w:hanging="360"/>
      </w:pPr>
    </w:lvl>
    <w:lvl w:ilvl="2" w:tplc="24367210">
      <w:start w:val="1"/>
      <w:numFmt w:val="lowerRoman"/>
      <w:lvlText w:val="%3."/>
      <w:lvlJc w:val="right"/>
      <w:pPr>
        <w:ind w:left="2160" w:hanging="180"/>
      </w:pPr>
    </w:lvl>
    <w:lvl w:ilvl="3" w:tplc="577CC5B4">
      <w:start w:val="1"/>
      <w:numFmt w:val="decimal"/>
      <w:lvlText w:val="%4."/>
      <w:lvlJc w:val="left"/>
      <w:pPr>
        <w:ind w:left="2880" w:hanging="360"/>
      </w:pPr>
    </w:lvl>
    <w:lvl w:ilvl="4" w:tplc="1E2CF5CE">
      <w:start w:val="1"/>
      <w:numFmt w:val="lowerLetter"/>
      <w:lvlText w:val="%5."/>
      <w:lvlJc w:val="left"/>
      <w:pPr>
        <w:ind w:left="3600" w:hanging="360"/>
      </w:pPr>
    </w:lvl>
    <w:lvl w:ilvl="5" w:tplc="7D78E46E">
      <w:start w:val="1"/>
      <w:numFmt w:val="lowerRoman"/>
      <w:lvlText w:val="%6."/>
      <w:lvlJc w:val="right"/>
      <w:pPr>
        <w:ind w:left="4320" w:hanging="180"/>
      </w:pPr>
    </w:lvl>
    <w:lvl w:ilvl="6" w:tplc="F4760A46">
      <w:start w:val="1"/>
      <w:numFmt w:val="decimal"/>
      <w:lvlText w:val="%7."/>
      <w:lvlJc w:val="left"/>
      <w:pPr>
        <w:ind w:left="5040" w:hanging="360"/>
      </w:pPr>
    </w:lvl>
    <w:lvl w:ilvl="7" w:tplc="921E22DC">
      <w:start w:val="1"/>
      <w:numFmt w:val="lowerLetter"/>
      <w:lvlText w:val="%8."/>
      <w:lvlJc w:val="left"/>
      <w:pPr>
        <w:ind w:left="5760" w:hanging="360"/>
      </w:pPr>
    </w:lvl>
    <w:lvl w:ilvl="8" w:tplc="C34CF598">
      <w:start w:val="1"/>
      <w:numFmt w:val="lowerRoman"/>
      <w:lvlText w:val="%9."/>
      <w:lvlJc w:val="right"/>
      <w:pPr>
        <w:ind w:left="6480" w:hanging="180"/>
      </w:pPr>
    </w:lvl>
  </w:abstractNum>
  <w:abstractNum w:abstractNumId="38" w15:restartNumberingAfterBreak="0">
    <w:nsid w:val="74250323"/>
    <w:multiLevelType w:val="hybridMultilevel"/>
    <w:tmpl w:val="D1CAE1FA"/>
    <w:lvl w:ilvl="0" w:tplc="D174EB52">
      <w:start w:val="1"/>
      <w:numFmt w:val="bullet"/>
      <w:lvlText w:val=""/>
      <w:lvlJc w:val="left"/>
      <w:pPr>
        <w:ind w:left="1080" w:hanging="360"/>
      </w:pPr>
      <w:rPr>
        <w:rFonts w:ascii="Symbol" w:hAnsi="Symbol" w:hint="default"/>
      </w:rPr>
    </w:lvl>
    <w:lvl w:ilvl="1" w:tplc="2F9CCBB2">
      <w:start w:val="1"/>
      <w:numFmt w:val="bullet"/>
      <w:lvlText w:val="o"/>
      <w:lvlJc w:val="left"/>
      <w:pPr>
        <w:ind w:left="1800" w:hanging="360"/>
      </w:pPr>
      <w:rPr>
        <w:rFonts w:ascii="Courier New" w:hAnsi="Courier New" w:hint="default"/>
      </w:rPr>
    </w:lvl>
    <w:lvl w:ilvl="2" w:tplc="EDD6DDE0">
      <w:start w:val="1"/>
      <w:numFmt w:val="bullet"/>
      <w:lvlText w:val=""/>
      <w:lvlJc w:val="left"/>
      <w:pPr>
        <w:ind w:left="2520" w:hanging="360"/>
      </w:pPr>
      <w:rPr>
        <w:rFonts w:ascii="Wingdings" w:hAnsi="Wingdings" w:hint="default"/>
      </w:rPr>
    </w:lvl>
    <w:lvl w:ilvl="3" w:tplc="7C8C9192">
      <w:start w:val="1"/>
      <w:numFmt w:val="bullet"/>
      <w:lvlText w:val=""/>
      <w:lvlJc w:val="left"/>
      <w:pPr>
        <w:ind w:left="3240" w:hanging="360"/>
      </w:pPr>
      <w:rPr>
        <w:rFonts w:ascii="Symbol" w:hAnsi="Symbol" w:hint="default"/>
      </w:rPr>
    </w:lvl>
    <w:lvl w:ilvl="4" w:tplc="254E8922">
      <w:start w:val="1"/>
      <w:numFmt w:val="bullet"/>
      <w:lvlText w:val="o"/>
      <w:lvlJc w:val="left"/>
      <w:pPr>
        <w:ind w:left="3960" w:hanging="360"/>
      </w:pPr>
      <w:rPr>
        <w:rFonts w:ascii="Courier New" w:hAnsi="Courier New" w:hint="default"/>
      </w:rPr>
    </w:lvl>
    <w:lvl w:ilvl="5" w:tplc="468E3146">
      <w:start w:val="1"/>
      <w:numFmt w:val="bullet"/>
      <w:lvlText w:val=""/>
      <w:lvlJc w:val="left"/>
      <w:pPr>
        <w:ind w:left="4680" w:hanging="360"/>
      </w:pPr>
      <w:rPr>
        <w:rFonts w:ascii="Wingdings" w:hAnsi="Wingdings" w:hint="default"/>
      </w:rPr>
    </w:lvl>
    <w:lvl w:ilvl="6" w:tplc="A210A92C">
      <w:start w:val="1"/>
      <w:numFmt w:val="bullet"/>
      <w:lvlText w:val=""/>
      <w:lvlJc w:val="left"/>
      <w:pPr>
        <w:ind w:left="5400" w:hanging="360"/>
      </w:pPr>
      <w:rPr>
        <w:rFonts w:ascii="Symbol" w:hAnsi="Symbol" w:hint="default"/>
      </w:rPr>
    </w:lvl>
    <w:lvl w:ilvl="7" w:tplc="9BA2191C">
      <w:start w:val="1"/>
      <w:numFmt w:val="bullet"/>
      <w:lvlText w:val="o"/>
      <w:lvlJc w:val="left"/>
      <w:pPr>
        <w:ind w:left="6120" w:hanging="360"/>
      </w:pPr>
      <w:rPr>
        <w:rFonts w:ascii="Courier New" w:hAnsi="Courier New" w:hint="default"/>
      </w:rPr>
    </w:lvl>
    <w:lvl w:ilvl="8" w:tplc="8F229092">
      <w:start w:val="1"/>
      <w:numFmt w:val="bullet"/>
      <w:lvlText w:val=""/>
      <w:lvlJc w:val="left"/>
      <w:pPr>
        <w:ind w:left="6840" w:hanging="360"/>
      </w:pPr>
      <w:rPr>
        <w:rFonts w:ascii="Wingdings" w:hAnsi="Wingdings" w:hint="default"/>
      </w:rPr>
    </w:lvl>
  </w:abstractNum>
  <w:abstractNum w:abstractNumId="39" w15:restartNumberingAfterBreak="0">
    <w:nsid w:val="7AB71AAE"/>
    <w:multiLevelType w:val="multilevel"/>
    <w:tmpl w:val="BA56F8E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ACCE77E"/>
    <w:multiLevelType w:val="hybridMultilevel"/>
    <w:tmpl w:val="970AF1F4"/>
    <w:lvl w:ilvl="0" w:tplc="E728B04E">
      <w:start w:val="1"/>
      <w:numFmt w:val="bullet"/>
      <w:lvlText w:val=""/>
      <w:lvlJc w:val="left"/>
      <w:pPr>
        <w:ind w:left="720" w:hanging="360"/>
      </w:pPr>
      <w:rPr>
        <w:rFonts w:ascii="Symbol" w:hAnsi="Symbol" w:hint="default"/>
      </w:rPr>
    </w:lvl>
    <w:lvl w:ilvl="1" w:tplc="4D947F84">
      <w:start w:val="1"/>
      <w:numFmt w:val="bullet"/>
      <w:lvlText w:val="o"/>
      <w:lvlJc w:val="left"/>
      <w:pPr>
        <w:ind w:left="1440" w:hanging="360"/>
      </w:pPr>
      <w:rPr>
        <w:rFonts w:ascii="Courier New" w:hAnsi="Courier New" w:hint="default"/>
      </w:rPr>
    </w:lvl>
    <w:lvl w:ilvl="2" w:tplc="8CD2D8F8">
      <w:start w:val="1"/>
      <w:numFmt w:val="bullet"/>
      <w:lvlText w:val=""/>
      <w:lvlJc w:val="left"/>
      <w:pPr>
        <w:ind w:left="2160" w:hanging="360"/>
      </w:pPr>
      <w:rPr>
        <w:rFonts w:ascii="Wingdings" w:hAnsi="Wingdings" w:hint="default"/>
      </w:rPr>
    </w:lvl>
    <w:lvl w:ilvl="3" w:tplc="3576658E">
      <w:start w:val="1"/>
      <w:numFmt w:val="bullet"/>
      <w:lvlText w:val=""/>
      <w:lvlJc w:val="left"/>
      <w:pPr>
        <w:ind w:left="2880" w:hanging="360"/>
      </w:pPr>
      <w:rPr>
        <w:rFonts w:ascii="Symbol" w:hAnsi="Symbol" w:hint="default"/>
      </w:rPr>
    </w:lvl>
    <w:lvl w:ilvl="4" w:tplc="68469D66">
      <w:start w:val="1"/>
      <w:numFmt w:val="bullet"/>
      <w:lvlText w:val="o"/>
      <w:lvlJc w:val="left"/>
      <w:pPr>
        <w:ind w:left="3600" w:hanging="360"/>
      </w:pPr>
      <w:rPr>
        <w:rFonts w:ascii="Courier New" w:hAnsi="Courier New" w:hint="default"/>
      </w:rPr>
    </w:lvl>
    <w:lvl w:ilvl="5" w:tplc="E17CE16A">
      <w:start w:val="1"/>
      <w:numFmt w:val="bullet"/>
      <w:lvlText w:val=""/>
      <w:lvlJc w:val="left"/>
      <w:pPr>
        <w:ind w:left="4320" w:hanging="360"/>
      </w:pPr>
      <w:rPr>
        <w:rFonts w:ascii="Wingdings" w:hAnsi="Wingdings" w:hint="default"/>
      </w:rPr>
    </w:lvl>
    <w:lvl w:ilvl="6" w:tplc="1E70F824">
      <w:start w:val="1"/>
      <w:numFmt w:val="bullet"/>
      <w:lvlText w:val=""/>
      <w:lvlJc w:val="left"/>
      <w:pPr>
        <w:ind w:left="5040" w:hanging="360"/>
      </w:pPr>
      <w:rPr>
        <w:rFonts w:ascii="Symbol" w:hAnsi="Symbol" w:hint="default"/>
      </w:rPr>
    </w:lvl>
    <w:lvl w:ilvl="7" w:tplc="22600B9C">
      <w:start w:val="1"/>
      <w:numFmt w:val="bullet"/>
      <w:lvlText w:val="o"/>
      <w:lvlJc w:val="left"/>
      <w:pPr>
        <w:ind w:left="5760" w:hanging="360"/>
      </w:pPr>
      <w:rPr>
        <w:rFonts w:ascii="Courier New" w:hAnsi="Courier New" w:hint="default"/>
      </w:rPr>
    </w:lvl>
    <w:lvl w:ilvl="8" w:tplc="9CE6C43A">
      <w:start w:val="1"/>
      <w:numFmt w:val="bullet"/>
      <w:lvlText w:val=""/>
      <w:lvlJc w:val="left"/>
      <w:pPr>
        <w:ind w:left="6480" w:hanging="360"/>
      </w:pPr>
      <w:rPr>
        <w:rFonts w:ascii="Wingdings" w:hAnsi="Wingdings" w:hint="default"/>
      </w:rPr>
    </w:lvl>
  </w:abstractNum>
  <w:abstractNum w:abstractNumId="41" w15:restartNumberingAfterBreak="0">
    <w:nsid w:val="7C01CF04"/>
    <w:multiLevelType w:val="hybridMultilevel"/>
    <w:tmpl w:val="BF26AD98"/>
    <w:lvl w:ilvl="0" w:tplc="4FBE90CE">
      <w:start w:val="1"/>
      <w:numFmt w:val="bullet"/>
      <w:lvlText w:val=""/>
      <w:lvlJc w:val="left"/>
      <w:pPr>
        <w:ind w:left="720" w:hanging="360"/>
      </w:pPr>
      <w:rPr>
        <w:rFonts w:ascii="Symbol" w:hAnsi="Symbol" w:hint="default"/>
      </w:rPr>
    </w:lvl>
    <w:lvl w:ilvl="1" w:tplc="C640FCB0">
      <w:start w:val="1"/>
      <w:numFmt w:val="bullet"/>
      <w:lvlText w:val="o"/>
      <w:lvlJc w:val="left"/>
      <w:pPr>
        <w:ind w:left="1440" w:hanging="360"/>
      </w:pPr>
      <w:rPr>
        <w:rFonts w:ascii="Courier New" w:hAnsi="Courier New" w:hint="default"/>
      </w:rPr>
    </w:lvl>
    <w:lvl w:ilvl="2" w:tplc="70504AF8">
      <w:start w:val="1"/>
      <w:numFmt w:val="bullet"/>
      <w:lvlText w:val=""/>
      <w:lvlJc w:val="left"/>
      <w:pPr>
        <w:ind w:left="2160" w:hanging="360"/>
      </w:pPr>
      <w:rPr>
        <w:rFonts w:ascii="Wingdings" w:hAnsi="Wingdings" w:hint="default"/>
      </w:rPr>
    </w:lvl>
    <w:lvl w:ilvl="3" w:tplc="9AE491AA">
      <w:start w:val="1"/>
      <w:numFmt w:val="bullet"/>
      <w:lvlText w:val=""/>
      <w:lvlJc w:val="left"/>
      <w:pPr>
        <w:ind w:left="2880" w:hanging="360"/>
      </w:pPr>
      <w:rPr>
        <w:rFonts w:ascii="Symbol" w:hAnsi="Symbol" w:hint="default"/>
      </w:rPr>
    </w:lvl>
    <w:lvl w:ilvl="4" w:tplc="B1604382">
      <w:start w:val="1"/>
      <w:numFmt w:val="bullet"/>
      <w:lvlText w:val="o"/>
      <w:lvlJc w:val="left"/>
      <w:pPr>
        <w:ind w:left="3600" w:hanging="360"/>
      </w:pPr>
      <w:rPr>
        <w:rFonts w:ascii="Courier New" w:hAnsi="Courier New" w:hint="default"/>
      </w:rPr>
    </w:lvl>
    <w:lvl w:ilvl="5" w:tplc="33C803F6">
      <w:start w:val="1"/>
      <w:numFmt w:val="bullet"/>
      <w:lvlText w:val=""/>
      <w:lvlJc w:val="left"/>
      <w:pPr>
        <w:ind w:left="4320" w:hanging="360"/>
      </w:pPr>
      <w:rPr>
        <w:rFonts w:ascii="Wingdings" w:hAnsi="Wingdings" w:hint="default"/>
      </w:rPr>
    </w:lvl>
    <w:lvl w:ilvl="6" w:tplc="50428DC6">
      <w:start w:val="1"/>
      <w:numFmt w:val="bullet"/>
      <w:lvlText w:val=""/>
      <w:lvlJc w:val="left"/>
      <w:pPr>
        <w:ind w:left="5040" w:hanging="360"/>
      </w:pPr>
      <w:rPr>
        <w:rFonts w:ascii="Symbol" w:hAnsi="Symbol" w:hint="default"/>
      </w:rPr>
    </w:lvl>
    <w:lvl w:ilvl="7" w:tplc="6FDCC3A0">
      <w:start w:val="1"/>
      <w:numFmt w:val="bullet"/>
      <w:lvlText w:val="o"/>
      <w:lvlJc w:val="left"/>
      <w:pPr>
        <w:ind w:left="5760" w:hanging="360"/>
      </w:pPr>
      <w:rPr>
        <w:rFonts w:ascii="Courier New" w:hAnsi="Courier New" w:hint="default"/>
      </w:rPr>
    </w:lvl>
    <w:lvl w:ilvl="8" w:tplc="54828CBA">
      <w:start w:val="1"/>
      <w:numFmt w:val="bullet"/>
      <w:lvlText w:val=""/>
      <w:lvlJc w:val="left"/>
      <w:pPr>
        <w:ind w:left="6480" w:hanging="360"/>
      </w:pPr>
      <w:rPr>
        <w:rFonts w:ascii="Wingdings" w:hAnsi="Wingdings" w:hint="default"/>
      </w:rPr>
    </w:lvl>
  </w:abstractNum>
  <w:num w:numId="1">
    <w:abstractNumId w:val="39"/>
  </w:num>
  <w:num w:numId="2">
    <w:abstractNumId w:val="23"/>
  </w:num>
  <w:num w:numId="3">
    <w:abstractNumId w:val="30"/>
  </w:num>
  <w:num w:numId="4">
    <w:abstractNumId w:val="17"/>
  </w:num>
  <w:num w:numId="5">
    <w:abstractNumId w:val="4"/>
  </w:num>
  <w:num w:numId="6">
    <w:abstractNumId w:val="35"/>
  </w:num>
  <w:num w:numId="7">
    <w:abstractNumId w:val="25"/>
  </w:num>
  <w:num w:numId="8">
    <w:abstractNumId w:val="31"/>
  </w:num>
  <w:num w:numId="9">
    <w:abstractNumId w:val="29"/>
  </w:num>
  <w:num w:numId="10">
    <w:abstractNumId w:val="32"/>
  </w:num>
  <w:num w:numId="11">
    <w:abstractNumId w:val="21"/>
  </w:num>
  <w:num w:numId="12">
    <w:abstractNumId w:val="12"/>
  </w:num>
  <w:num w:numId="13">
    <w:abstractNumId w:val="20"/>
  </w:num>
  <w:num w:numId="14">
    <w:abstractNumId w:val="33"/>
  </w:num>
  <w:num w:numId="15">
    <w:abstractNumId w:val="9"/>
  </w:num>
  <w:num w:numId="16">
    <w:abstractNumId w:val="40"/>
  </w:num>
  <w:num w:numId="17">
    <w:abstractNumId w:val="5"/>
  </w:num>
  <w:num w:numId="18">
    <w:abstractNumId w:val="27"/>
  </w:num>
  <w:num w:numId="19">
    <w:abstractNumId w:val="11"/>
  </w:num>
  <w:num w:numId="20">
    <w:abstractNumId w:val="18"/>
  </w:num>
  <w:num w:numId="21">
    <w:abstractNumId w:val="13"/>
  </w:num>
  <w:num w:numId="22">
    <w:abstractNumId w:val="36"/>
  </w:num>
  <w:num w:numId="23">
    <w:abstractNumId w:val="19"/>
  </w:num>
  <w:num w:numId="24">
    <w:abstractNumId w:val="14"/>
  </w:num>
  <w:num w:numId="25">
    <w:abstractNumId w:val="15"/>
  </w:num>
  <w:num w:numId="26">
    <w:abstractNumId w:val="38"/>
  </w:num>
  <w:num w:numId="27">
    <w:abstractNumId w:val="22"/>
  </w:num>
  <w:num w:numId="28">
    <w:abstractNumId w:val="1"/>
  </w:num>
  <w:num w:numId="29">
    <w:abstractNumId w:val="37"/>
  </w:num>
  <w:num w:numId="30">
    <w:abstractNumId w:val="34"/>
  </w:num>
  <w:num w:numId="31">
    <w:abstractNumId w:val="28"/>
  </w:num>
  <w:num w:numId="32">
    <w:abstractNumId w:val="8"/>
  </w:num>
  <w:num w:numId="33">
    <w:abstractNumId w:val="3"/>
  </w:num>
  <w:num w:numId="34">
    <w:abstractNumId w:val="7"/>
  </w:num>
  <w:num w:numId="35">
    <w:abstractNumId w:val="26"/>
  </w:num>
  <w:num w:numId="36">
    <w:abstractNumId w:val="16"/>
  </w:num>
  <w:num w:numId="37">
    <w:abstractNumId w:val="6"/>
  </w:num>
  <w:num w:numId="38">
    <w:abstractNumId w:val="24"/>
  </w:num>
  <w:num w:numId="39">
    <w:abstractNumId w:val="10"/>
  </w:num>
  <w:num w:numId="40">
    <w:abstractNumId w:val="2"/>
  </w:num>
  <w:num w:numId="41">
    <w:abstractNumId w:val="41"/>
  </w:num>
  <w:num w:numId="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EF"/>
    <w:rsid w:val="00053BA8"/>
    <w:rsid w:val="000755F3"/>
    <w:rsid w:val="000C3E93"/>
    <w:rsid w:val="000C6A06"/>
    <w:rsid w:val="00114BEF"/>
    <w:rsid w:val="00117544"/>
    <w:rsid w:val="0014300E"/>
    <w:rsid w:val="002775FC"/>
    <w:rsid w:val="00294881"/>
    <w:rsid w:val="002C146F"/>
    <w:rsid w:val="002C6DC7"/>
    <w:rsid w:val="002D5896"/>
    <w:rsid w:val="002E2850"/>
    <w:rsid w:val="00315910"/>
    <w:rsid w:val="003837F2"/>
    <w:rsid w:val="003F3A1F"/>
    <w:rsid w:val="0045033F"/>
    <w:rsid w:val="00490B47"/>
    <w:rsid w:val="00563CCE"/>
    <w:rsid w:val="00574C1C"/>
    <w:rsid w:val="005D4A9C"/>
    <w:rsid w:val="005D72D8"/>
    <w:rsid w:val="00603915"/>
    <w:rsid w:val="00626ACC"/>
    <w:rsid w:val="00653C38"/>
    <w:rsid w:val="00657A3F"/>
    <w:rsid w:val="00687E95"/>
    <w:rsid w:val="006A05F6"/>
    <w:rsid w:val="006C504A"/>
    <w:rsid w:val="00807C7D"/>
    <w:rsid w:val="00855100"/>
    <w:rsid w:val="0089525E"/>
    <w:rsid w:val="008D65A7"/>
    <w:rsid w:val="009117AA"/>
    <w:rsid w:val="00912871"/>
    <w:rsid w:val="00936C1A"/>
    <w:rsid w:val="00967066"/>
    <w:rsid w:val="009A0715"/>
    <w:rsid w:val="00AA682F"/>
    <w:rsid w:val="00AA733F"/>
    <w:rsid w:val="00AB6D27"/>
    <w:rsid w:val="00AF5D8E"/>
    <w:rsid w:val="00B2344A"/>
    <w:rsid w:val="00BC1C07"/>
    <w:rsid w:val="00BF23ED"/>
    <w:rsid w:val="00BF51F7"/>
    <w:rsid w:val="00BF5FD8"/>
    <w:rsid w:val="00C213DD"/>
    <w:rsid w:val="00C552AB"/>
    <w:rsid w:val="00C5708B"/>
    <w:rsid w:val="00CE7CE9"/>
    <w:rsid w:val="00D61223"/>
    <w:rsid w:val="00D77790"/>
    <w:rsid w:val="00DD1E0F"/>
    <w:rsid w:val="00DE0451"/>
    <w:rsid w:val="00E33009"/>
    <w:rsid w:val="00E47980"/>
    <w:rsid w:val="00E6789F"/>
    <w:rsid w:val="00EB39D6"/>
    <w:rsid w:val="00F51083"/>
    <w:rsid w:val="00F63426"/>
    <w:rsid w:val="00F72191"/>
    <w:rsid w:val="00FA7156"/>
    <w:rsid w:val="00FB03F9"/>
    <w:rsid w:val="00FE2F02"/>
    <w:rsid w:val="00FF5FF9"/>
    <w:rsid w:val="00FF77CC"/>
    <w:rsid w:val="01116BA3"/>
    <w:rsid w:val="016C4270"/>
    <w:rsid w:val="01E1AD27"/>
    <w:rsid w:val="03006759"/>
    <w:rsid w:val="04D5111F"/>
    <w:rsid w:val="0568A32F"/>
    <w:rsid w:val="06B0E8CA"/>
    <w:rsid w:val="07D7485A"/>
    <w:rsid w:val="081D4EB8"/>
    <w:rsid w:val="08E39CE6"/>
    <w:rsid w:val="09572358"/>
    <w:rsid w:val="09AB4BC8"/>
    <w:rsid w:val="0B681068"/>
    <w:rsid w:val="0C10618A"/>
    <w:rsid w:val="0C482789"/>
    <w:rsid w:val="0C54D882"/>
    <w:rsid w:val="0D4F4ECA"/>
    <w:rsid w:val="0DF0569E"/>
    <w:rsid w:val="0F37D100"/>
    <w:rsid w:val="0F428A36"/>
    <w:rsid w:val="103DE7DE"/>
    <w:rsid w:val="108F2BB5"/>
    <w:rsid w:val="10CEC689"/>
    <w:rsid w:val="10F3915F"/>
    <w:rsid w:val="12107D53"/>
    <w:rsid w:val="12A74D2B"/>
    <w:rsid w:val="132002F6"/>
    <w:rsid w:val="133AFD80"/>
    <w:rsid w:val="14B03736"/>
    <w:rsid w:val="18CDB148"/>
    <w:rsid w:val="1939D006"/>
    <w:rsid w:val="1A658F38"/>
    <w:rsid w:val="1BFB2057"/>
    <w:rsid w:val="1C45472C"/>
    <w:rsid w:val="1CA59105"/>
    <w:rsid w:val="1CC0DD12"/>
    <w:rsid w:val="1D0E682D"/>
    <w:rsid w:val="1D381229"/>
    <w:rsid w:val="1E3E8D2E"/>
    <w:rsid w:val="1EA65F96"/>
    <w:rsid w:val="20748A56"/>
    <w:rsid w:val="20BFAC80"/>
    <w:rsid w:val="21A590E8"/>
    <w:rsid w:val="21AC52B8"/>
    <w:rsid w:val="21E6695C"/>
    <w:rsid w:val="22D054A9"/>
    <w:rsid w:val="254D769A"/>
    <w:rsid w:val="2570359C"/>
    <w:rsid w:val="25C5B644"/>
    <w:rsid w:val="25F379ED"/>
    <w:rsid w:val="271E6FFE"/>
    <w:rsid w:val="272336E2"/>
    <w:rsid w:val="28628585"/>
    <w:rsid w:val="287FDAAB"/>
    <w:rsid w:val="29C9A5CD"/>
    <w:rsid w:val="2AB7ADA4"/>
    <w:rsid w:val="2B57344A"/>
    <w:rsid w:val="2C05CF72"/>
    <w:rsid w:val="2C2E2B58"/>
    <w:rsid w:val="2D3F1301"/>
    <w:rsid w:val="2E5E9741"/>
    <w:rsid w:val="2F6512AB"/>
    <w:rsid w:val="30E54E87"/>
    <w:rsid w:val="310DC248"/>
    <w:rsid w:val="31176F3B"/>
    <w:rsid w:val="313A4D2B"/>
    <w:rsid w:val="324B55E6"/>
    <w:rsid w:val="33104F3F"/>
    <w:rsid w:val="336ABE54"/>
    <w:rsid w:val="34709CC8"/>
    <w:rsid w:val="35D29FAE"/>
    <w:rsid w:val="35F4C479"/>
    <w:rsid w:val="368F9941"/>
    <w:rsid w:val="36F52A35"/>
    <w:rsid w:val="374AF80A"/>
    <w:rsid w:val="37DBB4A9"/>
    <w:rsid w:val="37FC98D5"/>
    <w:rsid w:val="3823D160"/>
    <w:rsid w:val="385586B7"/>
    <w:rsid w:val="3976B69A"/>
    <w:rsid w:val="3AA5CD22"/>
    <w:rsid w:val="3AC7DDD7"/>
    <w:rsid w:val="3BB344B8"/>
    <w:rsid w:val="3C403C8C"/>
    <w:rsid w:val="3C4D891E"/>
    <w:rsid w:val="3C82CEE5"/>
    <w:rsid w:val="3CC1FC4E"/>
    <w:rsid w:val="3CCF3D74"/>
    <w:rsid w:val="3E50E0A8"/>
    <w:rsid w:val="3EA0BE31"/>
    <w:rsid w:val="3F96F5F3"/>
    <w:rsid w:val="402ADFA2"/>
    <w:rsid w:val="424B3E7F"/>
    <w:rsid w:val="42ABDF63"/>
    <w:rsid w:val="42AE4F2C"/>
    <w:rsid w:val="42DC6D58"/>
    <w:rsid w:val="42F0B07D"/>
    <w:rsid w:val="4375A21A"/>
    <w:rsid w:val="44BBCD6C"/>
    <w:rsid w:val="44DE3174"/>
    <w:rsid w:val="452EE139"/>
    <w:rsid w:val="45815C4A"/>
    <w:rsid w:val="4675B41C"/>
    <w:rsid w:val="468D1089"/>
    <w:rsid w:val="46B4B48E"/>
    <w:rsid w:val="49336948"/>
    <w:rsid w:val="496AA070"/>
    <w:rsid w:val="49807E20"/>
    <w:rsid w:val="4990B860"/>
    <w:rsid w:val="4D6CF3FC"/>
    <w:rsid w:val="4DAC3444"/>
    <w:rsid w:val="4DC682D5"/>
    <w:rsid w:val="4F027205"/>
    <w:rsid w:val="4F986BF4"/>
    <w:rsid w:val="50AC2616"/>
    <w:rsid w:val="5153E637"/>
    <w:rsid w:val="517C6416"/>
    <w:rsid w:val="523A8548"/>
    <w:rsid w:val="53EB22F5"/>
    <w:rsid w:val="54D2F149"/>
    <w:rsid w:val="54E3B1DE"/>
    <w:rsid w:val="55A0A10F"/>
    <w:rsid w:val="562AF31F"/>
    <w:rsid w:val="572236A0"/>
    <w:rsid w:val="5785B02F"/>
    <w:rsid w:val="582A93CF"/>
    <w:rsid w:val="584B10DC"/>
    <w:rsid w:val="58E9530E"/>
    <w:rsid w:val="58F6C9FF"/>
    <w:rsid w:val="5914F98F"/>
    <w:rsid w:val="59FEA388"/>
    <w:rsid w:val="5AD38CD3"/>
    <w:rsid w:val="5C39C23D"/>
    <w:rsid w:val="5D706305"/>
    <w:rsid w:val="5DF5F599"/>
    <w:rsid w:val="5F97126D"/>
    <w:rsid w:val="5F9908F0"/>
    <w:rsid w:val="608364B0"/>
    <w:rsid w:val="60BC8244"/>
    <w:rsid w:val="6194CABC"/>
    <w:rsid w:val="61FA5232"/>
    <w:rsid w:val="635355C3"/>
    <w:rsid w:val="637645DF"/>
    <w:rsid w:val="64FB192D"/>
    <w:rsid w:val="65728D11"/>
    <w:rsid w:val="65C37294"/>
    <w:rsid w:val="65F7CCC7"/>
    <w:rsid w:val="66F938D0"/>
    <w:rsid w:val="6741D1EF"/>
    <w:rsid w:val="67966573"/>
    <w:rsid w:val="6880A6F0"/>
    <w:rsid w:val="6B113B0E"/>
    <w:rsid w:val="6B32F67E"/>
    <w:rsid w:val="6BA41BDA"/>
    <w:rsid w:val="6BBEE440"/>
    <w:rsid w:val="6CF84DB5"/>
    <w:rsid w:val="6D779C89"/>
    <w:rsid w:val="6E374008"/>
    <w:rsid w:val="6E698D43"/>
    <w:rsid w:val="7080B46C"/>
    <w:rsid w:val="726E6AB6"/>
    <w:rsid w:val="72912B7F"/>
    <w:rsid w:val="73E60EAC"/>
    <w:rsid w:val="7412B551"/>
    <w:rsid w:val="74E12C52"/>
    <w:rsid w:val="753B636D"/>
    <w:rsid w:val="76890BB9"/>
    <w:rsid w:val="769618B8"/>
    <w:rsid w:val="777958CB"/>
    <w:rsid w:val="7A5ADBF9"/>
    <w:rsid w:val="7AF15D0B"/>
    <w:rsid w:val="7C967822"/>
    <w:rsid w:val="7D420699"/>
    <w:rsid w:val="7F0C7439"/>
    <w:rsid w:val="7F1D4359"/>
    <w:rsid w:val="7FE9A7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389E1"/>
  <w15:chartTrackingRefBased/>
  <w15:docId w15:val="{7262B81D-9030-4114-9BE9-6E481FE1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87E95"/>
    <w:pPr>
      <w:ind w:left="720"/>
      <w:contextualSpacing/>
    </w:pPr>
  </w:style>
  <w:style w:type="paragraph" w:styleId="NormalWeb">
    <w:name w:val="Normal (Web)"/>
    <w:basedOn w:val="Normal"/>
    <w:uiPriority w:val="99"/>
    <w:semiHidden/>
    <w:unhideWhenUsed/>
    <w:rsid w:val="00574C1C"/>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8263">
      <w:bodyDiv w:val="1"/>
      <w:marLeft w:val="0"/>
      <w:marRight w:val="0"/>
      <w:marTop w:val="0"/>
      <w:marBottom w:val="0"/>
      <w:divBdr>
        <w:top w:val="none" w:sz="0" w:space="0" w:color="auto"/>
        <w:left w:val="none" w:sz="0" w:space="0" w:color="auto"/>
        <w:bottom w:val="none" w:sz="0" w:space="0" w:color="auto"/>
        <w:right w:val="none" w:sz="0" w:space="0" w:color="auto"/>
      </w:divBdr>
      <w:divsChild>
        <w:div w:id="1089472355">
          <w:marLeft w:val="0"/>
          <w:marRight w:val="0"/>
          <w:marTop w:val="0"/>
          <w:marBottom w:val="0"/>
          <w:divBdr>
            <w:top w:val="none" w:sz="0" w:space="0" w:color="auto"/>
            <w:left w:val="none" w:sz="0" w:space="0" w:color="auto"/>
            <w:bottom w:val="none" w:sz="0" w:space="0" w:color="auto"/>
            <w:right w:val="none" w:sz="0" w:space="0" w:color="auto"/>
          </w:divBdr>
        </w:div>
        <w:div w:id="1697462855">
          <w:marLeft w:val="0"/>
          <w:marRight w:val="0"/>
          <w:marTop w:val="0"/>
          <w:marBottom w:val="0"/>
          <w:divBdr>
            <w:top w:val="none" w:sz="0" w:space="0" w:color="auto"/>
            <w:left w:val="none" w:sz="0" w:space="0" w:color="auto"/>
            <w:bottom w:val="none" w:sz="0" w:space="0" w:color="auto"/>
            <w:right w:val="none" w:sz="0" w:space="0" w:color="auto"/>
          </w:divBdr>
        </w:div>
        <w:div w:id="1020592625">
          <w:marLeft w:val="0"/>
          <w:marRight w:val="0"/>
          <w:marTop w:val="0"/>
          <w:marBottom w:val="0"/>
          <w:divBdr>
            <w:top w:val="none" w:sz="0" w:space="0" w:color="auto"/>
            <w:left w:val="none" w:sz="0" w:space="0" w:color="auto"/>
            <w:bottom w:val="none" w:sz="0" w:space="0" w:color="auto"/>
            <w:right w:val="none" w:sz="0" w:space="0" w:color="auto"/>
          </w:divBdr>
        </w:div>
      </w:divsChild>
    </w:div>
    <w:div w:id="347563322">
      <w:bodyDiv w:val="1"/>
      <w:marLeft w:val="0"/>
      <w:marRight w:val="0"/>
      <w:marTop w:val="0"/>
      <w:marBottom w:val="0"/>
      <w:divBdr>
        <w:top w:val="none" w:sz="0" w:space="0" w:color="auto"/>
        <w:left w:val="none" w:sz="0" w:space="0" w:color="auto"/>
        <w:bottom w:val="none" w:sz="0" w:space="0" w:color="auto"/>
        <w:right w:val="none" w:sz="0" w:space="0" w:color="auto"/>
      </w:divBdr>
    </w:div>
    <w:div w:id="480005728">
      <w:bodyDiv w:val="1"/>
      <w:marLeft w:val="0"/>
      <w:marRight w:val="0"/>
      <w:marTop w:val="0"/>
      <w:marBottom w:val="0"/>
      <w:divBdr>
        <w:top w:val="none" w:sz="0" w:space="0" w:color="auto"/>
        <w:left w:val="none" w:sz="0" w:space="0" w:color="auto"/>
        <w:bottom w:val="none" w:sz="0" w:space="0" w:color="auto"/>
        <w:right w:val="none" w:sz="0" w:space="0" w:color="auto"/>
      </w:divBdr>
    </w:div>
    <w:div w:id="1056659915">
      <w:bodyDiv w:val="1"/>
      <w:marLeft w:val="0"/>
      <w:marRight w:val="0"/>
      <w:marTop w:val="0"/>
      <w:marBottom w:val="0"/>
      <w:divBdr>
        <w:top w:val="none" w:sz="0" w:space="0" w:color="auto"/>
        <w:left w:val="none" w:sz="0" w:space="0" w:color="auto"/>
        <w:bottom w:val="none" w:sz="0" w:space="0" w:color="auto"/>
        <w:right w:val="none" w:sz="0" w:space="0" w:color="auto"/>
      </w:divBdr>
    </w:div>
    <w:div w:id="1823623682">
      <w:bodyDiv w:val="1"/>
      <w:marLeft w:val="0"/>
      <w:marRight w:val="0"/>
      <w:marTop w:val="0"/>
      <w:marBottom w:val="0"/>
      <w:divBdr>
        <w:top w:val="none" w:sz="0" w:space="0" w:color="auto"/>
        <w:left w:val="none" w:sz="0" w:space="0" w:color="auto"/>
        <w:bottom w:val="none" w:sz="0" w:space="0" w:color="auto"/>
        <w:right w:val="none" w:sz="0" w:space="0" w:color="auto"/>
      </w:divBdr>
    </w:div>
    <w:div w:id="2092698995">
      <w:bodyDiv w:val="1"/>
      <w:marLeft w:val="0"/>
      <w:marRight w:val="0"/>
      <w:marTop w:val="0"/>
      <w:marBottom w:val="0"/>
      <w:divBdr>
        <w:top w:val="none" w:sz="0" w:space="0" w:color="auto"/>
        <w:left w:val="none" w:sz="0" w:space="0" w:color="auto"/>
        <w:bottom w:val="none" w:sz="0" w:space="0" w:color="auto"/>
        <w:right w:val="none" w:sz="0" w:space="0" w:color="auto"/>
      </w:divBdr>
      <w:divsChild>
        <w:div w:id="18730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27d4fbb174054ce2"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dd153ab-19a0-4ae9-8436-3651f3a65913">
      <Terms xmlns="http://schemas.microsoft.com/office/infopath/2007/PartnerControls"/>
    </lcf76f155ced4ddcb4097134ff3c332f>
    <TaxCatchAll xmlns="485cfc39-f278-494c-82e6-036856421423"/>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47F0DD6EB24E4A8AAF8F7EC81BE31F" ma:contentTypeVersion="15" ma:contentTypeDescription="Create a new document." ma:contentTypeScope="" ma:versionID="9b9bcdac0ed08662ea1a46c92b47e8ba">
  <xsd:schema xmlns:xsd="http://www.w3.org/2001/XMLSchema" xmlns:xs="http://www.w3.org/2001/XMLSchema" xmlns:p="http://schemas.microsoft.com/office/2006/metadata/properties" xmlns:ns2="ddd153ab-19a0-4ae9-8436-3651f3a65913" xmlns:ns3="485cfc39-f278-494c-82e6-036856421423" targetNamespace="http://schemas.microsoft.com/office/2006/metadata/properties" ma:root="true" ma:fieldsID="20b08dbf1c870c3cc2fd239afff95384" ns2:_="" ns3:_="">
    <xsd:import namespace="ddd153ab-19a0-4ae9-8436-3651f3a65913"/>
    <xsd:import namespace="485cfc39-f278-494c-82e6-0368564214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153ab-19a0-4ae9-8436-3651f3a65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25c4c61-a3f6-4c61-9ac4-e8263e4518c7"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5cfc39-f278-494c-82e6-03685642142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58803a32-e36d-4ffb-98ed-67117c112635}" ma:internalName="TaxCatchAll" ma:showField="CatchAllData" ma:web="485cfc39-f278-494c-82e6-0368564214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37C651-1E68-4395-B85B-EA27700FA358}">
  <ds:schemaRefs>
    <ds:schemaRef ds:uri="http://schemas.microsoft.com/sharepoint/v3/contenttype/forms"/>
  </ds:schemaRefs>
</ds:datastoreItem>
</file>

<file path=customXml/itemProps2.xml><?xml version="1.0" encoding="utf-8"?>
<ds:datastoreItem xmlns:ds="http://schemas.openxmlformats.org/officeDocument/2006/customXml" ds:itemID="{F69DD182-2CA4-4071-A6BD-2DA80CE44381}">
  <ds:schemaRefs>
    <ds:schemaRef ds:uri="ddd153ab-19a0-4ae9-8436-3651f3a65913"/>
    <ds:schemaRef ds:uri="http://www.w3.org/XML/1998/namespace"/>
    <ds:schemaRef ds:uri="http://schemas.microsoft.com/office/2006/documentManagement/types"/>
    <ds:schemaRef ds:uri="http://purl.org/dc/dcmitype/"/>
    <ds:schemaRef ds:uri="485cfc39-f278-494c-82e6-036856421423"/>
    <ds:schemaRef ds:uri="http://schemas.microsoft.com/office/2006/metadata/properties"/>
    <ds:schemaRef ds:uri="http://purl.org/dc/terms/"/>
    <ds:schemaRef ds:uri="http://schemas.microsoft.com/office/infopath/2007/PartnerControls"/>
    <ds:schemaRef ds:uri="http://purl.org/dc/elements/1.1/"/>
    <ds:schemaRef ds:uri="http://schemas.openxmlformats.org/package/2006/metadata/core-properties"/>
  </ds:schemaRefs>
</ds:datastoreItem>
</file>

<file path=customXml/itemProps3.xml><?xml version="1.0" encoding="utf-8"?>
<ds:datastoreItem xmlns:ds="http://schemas.openxmlformats.org/officeDocument/2006/customXml" ds:itemID="{219FCEA1-5718-4594-BB33-B7B2E5A36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153ab-19a0-4ae9-8436-3651f3a65913"/>
    <ds:schemaRef ds:uri="485cfc39-f278-494c-82e6-0368564214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1525</Words>
  <Characters>8240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2</cp:revision>
  <dcterms:created xsi:type="dcterms:W3CDTF">2025-07-01T13:53:00Z</dcterms:created>
  <dcterms:modified xsi:type="dcterms:W3CDTF">2025-07-01T13:53:00Z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0x010100AF47F0DD6EB24E4A8AAF8F7EC81BE31F</vt:lpwstr>
  </property>
  <property fmtid="{D5CDD505-2E9C-101B-9397-08002B2CF9AE}" pid="3" name="MediaServiceImageTags">
    <vt:lpwstr/>
  </property>
</Properties>
</file>