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448F8" w14:textId="7E70D447" w:rsidR="00391A62" w:rsidRDefault="00F66A41" w:rsidP="00391A62">
      <w:pPr>
        <w:pStyle w:val="NormalWeb"/>
        <w:rPr>
          <w:ins w:id="0" w:author="EUDERLAN FREIRE DA SILVA ABREU" w:date="2025-06-30T17:54:00Z"/>
        </w:rPr>
      </w:pPr>
      <w:bookmarkStart w:id="1" w:name="_Hlk202198761"/>
      <w:ins w:id="2" w:author="EUDERLAN FREIRE DA SILVA ABREU" w:date="2025-06-30T18:12:00Z">
        <w:r w:rsidRPr="00F66A41">
          <w:rPr>
            <w:noProof/>
            <w:color w:val="000000" w:themeColor="text1"/>
            <w:rPrChange w:id="3" w:author="EUDERLAN FREIRE DA SILVA ABREU" w:date="2025-06-30T18:12:00Z">
              <w:rPr>
                <w:noProof/>
              </w:rPr>
            </w:rPrChange>
          </w:rPr>
          <mc:AlternateContent>
            <mc:Choice Requires="wps">
              <w:drawing>
                <wp:anchor distT="0" distB="0" distL="114300" distR="114300" simplePos="0" relativeHeight="251661312" behindDoc="0" locked="0" layoutInCell="1" allowOverlap="1" wp14:anchorId="498CA9A5" wp14:editId="2E33A37B">
                  <wp:simplePos x="0" y="0"/>
                  <wp:positionH relativeFrom="column">
                    <wp:posOffset>1406525</wp:posOffset>
                  </wp:positionH>
                  <wp:positionV relativeFrom="paragraph">
                    <wp:posOffset>5992495</wp:posOffset>
                  </wp:positionV>
                  <wp:extent cx="3823854" cy="1759528"/>
                  <wp:effectExtent l="0" t="0" r="24765" b="12700"/>
                  <wp:wrapNone/>
                  <wp:docPr id="9" name="Retângulo 9"/>
                  <wp:cNvGraphicFramePr/>
                  <a:graphic xmlns:a="http://schemas.openxmlformats.org/drawingml/2006/main">
                    <a:graphicData uri="http://schemas.microsoft.com/office/word/2010/wordprocessingShape">
                      <wps:wsp>
                        <wps:cNvSpPr/>
                        <wps:spPr>
                          <a:xfrm>
                            <a:off x="0" y="0"/>
                            <a:ext cx="3823854" cy="17595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F3E65" w14:textId="01A8D371" w:rsidR="00F66A41" w:rsidRDefault="00F66A41" w:rsidP="00F66A41">
                              <w:pPr>
                                <w:spacing w:line="240" w:lineRule="auto"/>
                                <w:jc w:val="right"/>
                                <w:rPr>
                                  <w:ins w:id="4" w:author="EUDERLAN FREIRE DA SILVA ABREU" w:date="2025-06-30T18:13:00Z"/>
                                  <w:color w:val="404040" w:themeColor="text1" w:themeTint="BF"/>
                                </w:rPr>
                                <w:pPrChange w:id="5" w:author="EUDERLAN FREIRE DA SILVA ABREU" w:date="2025-06-30T18:13:00Z">
                                  <w:pPr>
                                    <w:jc w:val="center"/>
                                  </w:pPr>
                                </w:pPrChange>
                              </w:pPr>
                              <w:ins w:id="6" w:author="EUDERLAN FREIRE DA SILVA ABREU" w:date="2025-06-30T18:12:00Z">
                                <w:r w:rsidRPr="00F66A41">
                                  <w:rPr>
                                    <w:color w:val="404040" w:themeColor="text1" w:themeTint="BF"/>
                                    <w:rPrChange w:id="7" w:author="EUDERLAN FREIRE DA SILVA ABREU" w:date="2025-06-30T18:13:00Z">
                                      <w:rPr/>
                                    </w:rPrChange>
                                  </w:rPr>
                                  <w:t>A</w:t>
                                </w:r>
                              </w:ins>
                              <w:ins w:id="8" w:author="EUDERLAN FREIRE DA SILVA ABREU" w:date="2025-06-30T18:13:00Z">
                                <w:r>
                                  <w:rPr>
                                    <w:color w:val="404040" w:themeColor="text1" w:themeTint="BF"/>
                                  </w:rPr>
                                  <w:t>NDERSON RODRIGO</w:t>
                                </w:r>
                              </w:ins>
                            </w:p>
                            <w:p w14:paraId="44C44DF3" w14:textId="45C95A23" w:rsidR="00F66A41" w:rsidRDefault="00F66A41" w:rsidP="00F66A41">
                              <w:pPr>
                                <w:spacing w:line="240" w:lineRule="auto"/>
                                <w:jc w:val="right"/>
                                <w:rPr>
                                  <w:ins w:id="9" w:author="EUDERLAN FREIRE DA SILVA ABREU" w:date="2025-06-30T18:13:00Z"/>
                                  <w:color w:val="404040" w:themeColor="text1" w:themeTint="BF"/>
                                </w:rPr>
                                <w:pPrChange w:id="10" w:author="EUDERLAN FREIRE DA SILVA ABREU" w:date="2025-06-30T18:13:00Z">
                                  <w:pPr>
                                    <w:jc w:val="center"/>
                                  </w:pPr>
                                </w:pPrChange>
                              </w:pPr>
                              <w:ins w:id="11" w:author="EUDERLAN FREIRE DA SILVA ABREU" w:date="2025-06-30T18:13:00Z">
                                <w:r>
                                  <w:rPr>
                                    <w:color w:val="404040" w:themeColor="text1" w:themeTint="BF"/>
                                  </w:rPr>
                                  <w:t>EUDERLAN FREIRE</w:t>
                                </w:r>
                              </w:ins>
                            </w:p>
                            <w:p w14:paraId="5893D57E" w14:textId="27CE0FE7" w:rsidR="00F66A41" w:rsidRDefault="00F66A41" w:rsidP="00F66A41">
                              <w:pPr>
                                <w:spacing w:line="240" w:lineRule="auto"/>
                                <w:jc w:val="right"/>
                                <w:rPr>
                                  <w:ins w:id="12" w:author="EUDERLAN FREIRE DA SILVA ABREU" w:date="2025-06-30T18:13:00Z"/>
                                  <w:color w:val="404040" w:themeColor="text1" w:themeTint="BF"/>
                                </w:rPr>
                                <w:pPrChange w:id="13" w:author="EUDERLAN FREIRE DA SILVA ABREU" w:date="2025-06-30T18:13:00Z">
                                  <w:pPr>
                                    <w:jc w:val="center"/>
                                  </w:pPr>
                                </w:pPrChange>
                              </w:pPr>
                              <w:ins w:id="14" w:author="EUDERLAN FREIRE DA SILVA ABREU" w:date="2025-06-30T18:13:00Z">
                                <w:r>
                                  <w:rPr>
                                    <w:color w:val="404040" w:themeColor="text1" w:themeTint="BF"/>
                                  </w:rPr>
                                  <w:t>HISSA BARBARA</w:t>
                                </w:r>
                              </w:ins>
                            </w:p>
                            <w:p w14:paraId="2744DBB3" w14:textId="60390ACD" w:rsidR="00F66A41" w:rsidRDefault="00F66A41" w:rsidP="00F66A41">
                              <w:pPr>
                                <w:spacing w:line="240" w:lineRule="auto"/>
                                <w:jc w:val="right"/>
                                <w:rPr>
                                  <w:ins w:id="15" w:author="EUDERLAN FREIRE DA SILVA ABREU" w:date="2025-06-30T18:13:00Z"/>
                                  <w:color w:val="404040" w:themeColor="text1" w:themeTint="BF"/>
                                </w:rPr>
                                <w:pPrChange w:id="16" w:author="EUDERLAN FREIRE DA SILVA ABREU" w:date="2025-06-30T18:13:00Z">
                                  <w:pPr>
                                    <w:jc w:val="center"/>
                                  </w:pPr>
                                </w:pPrChange>
                              </w:pPr>
                              <w:ins w:id="17" w:author="EUDERLAN FREIRE DA SILVA ABREU" w:date="2025-06-30T18:13:00Z">
                                <w:r>
                                  <w:rPr>
                                    <w:color w:val="404040" w:themeColor="text1" w:themeTint="BF"/>
                                  </w:rPr>
                                  <w:t>YASMIN SEREJO</w:t>
                                </w:r>
                              </w:ins>
                            </w:p>
                            <w:p w14:paraId="07604F97" w14:textId="67195747" w:rsidR="00F66A41" w:rsidRPr="00F66A41" w:rsidRDefault="00F66A41" w:rsidP="00F66A41">
                              <w:pPr>
                                <w:spacing w:line="240" w:lineRule="auto"/>
                                <w:jc w:val="right"/>
                                <w:rPr>
                                  <w:color w:val="404040" w:themeColor="text1" w:themeTint="BF"/>
                                  <w:rPrChange w:id="18" w:author="EUDERLAN FREIRE DA SILVA ABREU" w:date="2025-06-30T18:13:00Z">
                                    <w:rPr/>
                                  </w:rPrChange>
                                </w:rPr>
                                <w:pPrChange w:id="19" w:author="EUDERLAN FREIRE DA SILVA ABREU" w:date="2025-06-30T18:13:00Z">
                                  <w:pPr/>
                                </w:pPrChange>
                              </w:pPr>
                              <w:ins w:id="20" w:author="EUDERLAN FREIRE DA SILVA ABREU" w:date="2025-06-30T18:13:00Z">
                                <w:r>
                                  <w:rPr>
                                    <w:color w:val="404040" w:themeColor="text1" w:themeTint="BF"/>
                                  </w:rPr>
                                  <w:t>YURAM ALMEIDA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A9A5" id="Retângulo 9" o:spid="_x0000_s1026" style="position:absolute;margin-left:110.75pt;margin-top:471.85pt;width:301.1pt;height:138.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" fillcolor="white [3212]" strokecolor="white [3212]" strokeweight="1pt">
                  <v:textbox>
                    <w:txbxContent>
                      <w:p w14:paraId="559F3E65" w14:textId="01A8D371" w:rsidR="00F66A41" w:rsidRDefault="00F66A41" w:rsidP="00F66A41">
                        <w:pPr>
                          <w:spacing w:line="240" w:lineRule="auto"/>
                          <w:jc w:val="right"/>
                          <w:rPr>
                            <w:ins w:id="21" w:author="EUDERLAN FREIRE DA SILVA ABREU" w:date="2025-06-30T18:13:00Z"/>
                            <w:color w:val="404040" w:themeColor="text1" w:themeTint="BF"/>
                          </w:rPr>
                          <w:pPrChange w:id="22" w:author="EUDERLAN FREIRE DA SILVA ABREU" w:date="2025-06-30T18:13:00Z">
                            <w:pPr>
                              <w:jc w:val="center"/>
                            </w:pPr>
                          </w:pPrChange>
                        </w:pPr>
                        <w:ins w:id="23" w:author="EUDERLAN FREIRE DA SILVA ABREU" w:date="2025-06-30T18:12:00Z">
                          <w:r w:rsidRPr="00F66A41">
                            <w:rPr>
                              <w:color w:val="404040" w:themeColor="text1" w:themeTint="BF"/>
                              <w:rPrChange w:id="24" w:author="EUDERLAN FREIRE DA SILVA ABREU" w:date="2025-06-30T18:13:00Z">
                                <w:rPr/>
                              </w:rPrChange>
                            </w:rPr>
                            <w:t>A</w:t>
                          </w:r>
                        </w:ins>
                        <w:ins w:id="25" w:author="EUDERLAN FREIRE DA SILVA ABREU" w:date="2025-06-30T18:13:00Z">
                          <w:r>
                            <w:rPr>
                              <w:color w:val="404040" w:themeColor="text1" w:themeTint="BF"/>
                            </w:rPr>
                            <w:t>NDERSON RODRIGO</w:t>
                          </w:r>
                        </w:ins>
                      </w:p>
                      <w:p w14:paraId="44C44DF3" w14:textId="45C95A23" w:rsidR="00F66A41" w:rsidRDefault="00F66A41" w:rsidP="00F66A41">
                        <w:pPr>
                          <w:spacing w:line="240" w:lineRule="auto"/>
                          <w:jc w:val="right"/>
                          <w:rPr>
                            <w:ins w:id="26" w:author="EUDERLAN FREIRE DA SILVA ABREU" w:date="2025-06-30T18:13:00Z"/>
                            <w:color w:val="404040" w:themeColor="text1" w:themeTint="BF"/>
                          </w:rPr>
                          <w:pPrChange w:id="27" w:author="EUDERLAN FREIRE DA SILVA ABREU" w:date="2025-06-30T18:13:00Z">
                            <w:pPr>
                              <w:jc w:val="center"/>
                            </w:pPr>
                          </w:pPrChange>
                        </w:pPr>
                        <w:ins w:id="28" w:author="EUDERLAN FREIRE DA SILVA ABREU" w:date="2025-06-30T18:13:00Z">
                          <w:r>
                            <w:rPr>
                              <w:color w:val="404040" w:themeColor="text1" w:themeTint="BF"/>
                            </w:rPr>
                            <w:t>EUDERLAN FREIRE</w:t>
                          </w:r>
                        </w:ins>
                      </w:p>
                      <w:p w14:paraId="5893D57E" w14:textId="27CE0FE7" w:rsidR="00F66A41" w:rsidRDefault="00F66A41" w:rsidP="00F66A41">
                        <w:pPr>
                          <w:spacing w:line="240" w:lineRule="auto"/>
                          <w:jc w:val="right"/>
                          <w:rPr>
                            <w:ins w:id="29" w:author="EUDERLAN FREIRE DA SILVA ABREU" w:date="2025-06-30T18:13:00Z"/>
                            <w:color w:val="404040" w:themeColor="text1" w:themeTint="BF"/>
                          </w:rPr>
                          <w:pPrChange w:id="30" w:author="EUDERLAN FREIRE DA SILVA ABREU" w:date="2025-06-30T18:13:00Z">
                            <w:pPr>
                              <w:jc w:val="center"/>
                            </w:pPr>
                          </w:pPrChange>
                        </w:pPr>
                        <w:ins w:id="31" w:author="EUDERLAN FREIRE DA SILVA ABREU" w:date="2025-06-30T18:13:00Z">
                          <w:r>
                            <w:rPr>
                              <w:color w:val="404040" w:themeColor="text1" w:themeTint="BF"/>
                            </w:rPr>
                            <w:t>HISSA BARBARA</w:t>
                          </w:r>
                        </w:ins>
                      </w:p>
                      <w:p w14:paraId="2744DBB3" w14:textId="60390ACD" w:rsidR="00F66A41" w:rsidRDefault="00F66A41" w:rsidP="00F66A41">
                        <w:pPr>
                          <w:spacing w:line="240" w:lineRule="auto"/>
                          <w:jc w:val="right"/>
                          <w:rPr>
                            <w:ins w:id="32" w:author="EUDERLAN FREIRE DA SILVA ABREU" w:date="2025-06-30T18:13:00Z"/>
                            <w:color w:val="404040" w:themeColor="text1" w:themeTint="BF"/>
                          </w:rPr>
                          <w:pPrChange w:id="33" w:author="EUDERLAN FREIRE DA SILVA ABREU" w:date="2025-06-30T18:13:00Z">
                            <w:pPr>
                              <w:jc w:val="center"/>
                            </w:pPr>
                          </w:pPrChange>
                        </w:pPr>
                        <w:ins w:id="34" w:author="EUDERLAN FREIRE DA SILVA ABREU" w:date="2025-06-30T18:13:00Z">
                          <w:r>
                            <w:rPr>
                              <w:color w:val="404040" w:themeColor="text1" w:themeTint="BF"/>
                            </w:rPr>
                            <w:t>YASMIN SEREJO</w:t>
                          </w:r>
                        </w:ins>
                      </w:p>
                      <w:p w14:paraId="07604F97" w14:textId="67195747" w:rsidR="00F66A41" w:rsidRPr="00F66A41" w:rsidRDefault="00F66A41" w:rsidP="00F66A41">
                        <w:pPr>
                          <w:spacing w:line="240" w:lineRule="auto"/>
                          <w:jc w:val="right"/>
                          <w:rPr>
                            <w:color w:val="404040" w:themeColor="text1" w:themeTint="BF"/>
                            <w:rPrChange w:id="35" w:author="EUDERLAN FREIRE DA SILVA ABREU" w:date="2025-06-30T18:13:00Z">
                              <w:rPr/>
                            </w:rPrChange>
                          </w:rPr>
                          <w:pPrChange w:id="36" w:author="EUDERLAN FREIRE DA SILVA ABREU" w:date="2025-06-30T18:13:00Z">
                            <w:pPr/>
                          </w:pPrChange>
                        </w:pPr>
                        <w:ins w:id="37" w:author="EUDERLAN FREIRE DA SILVA ABREU" w:date="2025-06-30T18:13:00Z">
                          <w:r>
                            <w:rPr>
                              <w:color w:val="404040" w:themeColor="text1" w:themeTint="BF"/>
                            </w:rPr>
                            <w:t>YURAM ALMEIDA</w:t>
                          </w:r>
                        </w:ins>
                      </w:p>
                    </w:txbxContent>
                  </v:textbox>
                </v:rect>
              </w:pict>
            </mc:Fallback>
          </mc:AlternateContent>
        </w:r>
      </w:ins>
      <w:ins w:id="38" w:author="EUDERLAN FREIRE DA SILVA ABREU" w:date="2025-06-30T17:56:00Z">
        <w:r w:rsidR="001A2A77">
          <w:rPr>
            <w:noProof/>
          </w:rPr>
          <mc:AlternateContent>
            <mc:Choice Requires="wps">
              <w:drawing>
                <wp:anchor distT="0" distB="0" distL="114300" distR="114300" simplePos="0" relativeHeight="251660288" behindDoc="0" locked="0" layoutInCell="1" allowOverlap="1" wp14:anchorId="7CE13442" wp14:editId="399CB08E">
                  <wp:simplePos x="0" y="0"/>
                  <wp:positionH relativeFrom="column">
                    <wp:posOffset>526992</wp:posOffset>
                  </wp:positionH>
                  <wp:positionV relativeFrom="paragraph">
                    <wp:posOffset>3873096</wp:posOffset>
                  </wp:positionV>
                  <wp:extent cx="4426528" cy="962891"/>
                  <wp:effectExtent l="0" t="0" r="12700" b="27940"/>
                  <wp:wrapNone/>
                  <wp:docPr id="8" name="Retângulo 8"/>
                  <wp:cNvGraphicFramePr/>
                  <a:graphic xmlns:a="http://schemas.openxmlformats.org/drawingml/2006/main">
                    <a:graphicData uri="http://schemas.microsoft.com/office/word/2010/wordprocessingShape">
                      <wps:wsp>
                        <wps:cNvSpPr/>
                        <wps:spPr>
                          <a:xfrm>
                            <a:off x="0" y="0"/>
                            <a:ext cx="4426528" cy="9628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393E6" w14:textId="62968457" w:rsidR="001A2A77" w:rsidRPr="001A2A77" w:rsidRDefault="001A2A77" w:rsidP="001A2A77">
                              <w:pPr>
                                <w:pStyle w:val="description"/>
                                <w:shd w:val="clear" w:color="auto" w:fill="FFFFFF"/>
                                <w:spacing w:before="0" w:beforeAutospacing="0" w:after="900" w:afterAutospacing="0"/>
                                <w:jc w:val="center"/>
                                <w:rPr>
                                  <w:ins w:id="39" w:author="EUDERLAN FREIRE DA SILVA ABREU" w:date="2025-06-30T17:57:00Z"/>
                                  <w:rFonts w:ascii="Arial" w:hAnsi="Arial" w:cs="Arial"/>
                                  <w:color w:val="404040" w:themeColor="text1" w:themeTint="BF"/>
                                  <w:sz w:val="27"/>
                                  <w:szCs w:val="27"/>
                                  <w:rPrChange w:id="40" w:author="EUDERLAN FREIRE DA SILVA ABREU" w:date="2025-06-30T17:57:00Z">
                                    <w:rPr>
                                      <w:ins w:id="41" w:author="EUDERLAN FREIRE DA SILVA ABREU" w:date="2025-06-30T17:57:00Z"/>
                                      <w:rFonts w:ascii="Arial" w:hAnsi="Arial" w:cs="Arial"/>
                                      <w:color w:val="718096"/>
                                      <w:sz w:val="27"/>
                                      <w:szCs w:val="27"/>
                                    </w:rPr>
                                  </w:rPrChange>
                                </w:rPr>
                              </w:pPr>
                              <w:ins w:id="42" w:author="EUDERLAN FREIRE DA SILVA ABREU" w:date="2025-06-30T17:57:00Z">
                                <w:r w:rsidRPr="001A2A77">
                                  <w:rPr>
                                    <w:rFonts w:ascii="Arial" w:hAnsi="Arial" w:cs="Arial"/>
                                    <w:color w:val="404040" w:themeColor="text1" w:themeTint="BF"/>
                                    <w:sz w:val="27"/>
                                    <w:szCs w:val="27"/>
                                    <w:rPrChange w:id="43" w:author="EUDERLAN FREIRE DA SILVA ABREU" w:date="2025-06-30T17:57:00Z">
                                      <w:rPr>
                                        <w:rFonts w:ascii="Arial" w:hAnsi="Arial" w:cs="Arial"/>
                                        <w:color w:val="718096"/>
                                        <w:sz w:val="27"/>
                                        <w:szCs w:val="27"/>
                                      </w:rPr>
                                    </w:rPrChange>
                                  </w:rPr>
                                  <w:t>Guia completo para instalação e configuração do sistema de consultas de documentos</w:t>
                                </w:r>
                                <w:r w:rsidRPr="001A2A77">
                                  <w:rPr>
                                    <w:rFonts w:ascii="Arial" w:hAnsi="Arial" w:cs="Arial"/>
                                    <w:color w:val="404040" w:themeColor="text1" w:themeTint="BF"/>
                                    <w:sz w:val="27"/>
                                    <w:szCs w:val="27"/>
                                    <w:rPrChange w:id="44" w:author="EUDERLAN FREIRE DA SILVA ABREU" w:date="2025-06-30T17:57:00Z">
                                      <w:rPr>
                                        <w:rFonts w:ascii="Arial" w:hAnsi="Arial" w:cs="Arial"/>
                                        <w:color w:val="718096"/>
                                        <w:sz w:val="27"/>
                                        <w:szCs w:val="27"/>
                                      </w:rPr>
                                    </w:rPrChange>
                                  </w:rPr>
                                  <w:t xml:space="preserve"> </w:t>
                                </w:r>
                                <w:r w:rsidRPr="001A2A77">
                                  <w:rPr>
                                    <w:rFonts w:ascii="Arial" w:hAnsi="Arial" w:cs="Arial"/>
                                    <w:color w:val="404040" w:themeColor="text1" w:themeTint="BF"/>
                                    <w:sz w:val="27"/>
                                    <w:szCs w:val="27"/>
                                    <w:rPrChange w:id="45" w:author="EUDERLAN FREIRE DA SILVA ABREU" w:date="2025-06-30T17:57:00Z">
                                      <w:rPr>
                                        <w:rFonts w:ascii="Arial" w:hAnsi="Arial" w:cs="Arial"/>
                                        <w:color w:val="718096"/>
                                        <w:sz w:val="27"/>
                                        <w:szCs w:val="27"/>
                                      </w:rPr>
                                    </w:rPrChange>
                                  </w:rPr>
                                  <w:t>com IA</w:t>
                                </w:r>
                              </w:ins>
                            </w:p>
                            <w:p w14:paraId="28446427" w14:textId="77777777" w:rsidR="001A2A77" w:rsidRDefault="001A2A77" w:rsidP="001A2A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13442" id="Retângulo 8" o:spid="_x0000_s1027" style="position:absolute;margin-left:41.5pt;margin-top:304.95pt;width:348.55pt;height:75.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" fillcolor="white [3212]" strokecolor="white [3212]" strokeweight="1pt">
                  <v:textbox>
                    <w:txbxContent>
                      <w:p w14:paraId="6E2393E6" w14:textId="62968457" w:rsidR="001A2A77" w:rsidRPr="001A2A77" w:rsidRDefault="001A2A77" w:rsidP="001A2A77">
                        <w:pPr>
                          <w:pStyle w:val="description"/>
                          <w:shd w:val="clear" w:color="auto" w:fill="FFFFFF"/>
                          <w:spacing w:before="0" w:beforeAutospacing="0" w:after="900" w:afterAutospacing="0"/>
                          <w:jc w:val="center"/>
                          <w:rPr>
                            <w:ins w:id="46" w:author="EUDERLAN FREIRE DA SILVA ABREU" w:date="2025-06-30T17:57:00Z"/>
                            <w:rFonts w:ascii="Arial" w:hAnsi="Arial" w:cs="Arial"/>
                            <w:color w:val="404040" w:themeColor="text1" w:themeTint="BF"/>
                            <w:sz w:val="27"/>
                            <w:szCs w:val="27"/>
                            <w:rPrChange w:id="47" w:author="EUDERLAN FREIRE DA SILVA ABREU" w:date="2025-06-30T17:57:00Z">
                              <w:rPr>
                                <w:ins w:id="48" w:author="EUDERLAN FREIRE DA SILVA ABREU" w:date="2025-06-30T17:57:00Z"/>
                                <w:rFonts w:ascii="Arial" w:hAnsi="Arial" w:cs="Arial"/>
                                <w:color w:val="718096"/>
                                <w:sz w:val="27"/>
                                <w:szCs w:val="27"/>
                              </w:rPr>
                            </w:rPrChange>
                          </w:rPr>
                        </w:pPr>
                        <w:ins w:id="49" w:author="EUDERLAN FREIRE DA SILVA ABREU" w:date="2025-06-30T17:57:00Z">
                          <w:r w:rsidRPr="001A2A77">
                            <w:rPr>
                              <w:rFonts w:ascii="Arial" w:hAnsi="Arial" w:cs="Arial"/>
                              <w:color w:val="404040" w:themeColor="text1" w:themeTint="BF"/>
                              <w:sz w:val="27"/>
                              <w:szCs w:val="27"/>
                              <w:rPrChange w:id="50" w:author="EUDERLAN FREIRE DA SILVA ABREU" w:date="2025-06-30T17:57:00Z">
                                <w:rPr>
                                  <w:rFonts w:ascii="Arial" w:hAnsi="Arial" w:cs="Arial"/>
                                  <w:color w:val="718096"/>
                                  <w:sz w:val="27"/>
                                  <w:szCs w:val="27"/>
                                </w:rPr>
                              </w:rPrChange>
                            </w:rPr>
                            <w:t>Guia completo para instalação e configuração do sistema de consultas de documentos</w:t>
                          </w:r>
                          <w:r w:rsidRPr="001A2A77">
                            <w:rPr>
                              <w:rFonts w:ascii="Arial" w:hAnsi="Arial" w:cs="Arial"/>
                              <w:color w:val="404040" w:themeColor="text1" w:themeTint="BF"/>
                              <w:sz w:val="27"/>
                              <w:szCs w:val="27"/>
                              <w:rPrChange w:id="51" w:author="EUDERLAN FREIRE DA SILVA ABREU" w:date="2025-06-30T17:57:00Z">
                                <w:rPr>
                                  <w:rFonts w:ascii="Arial" w:hAnsi="Arial" w:cs="Arial"/>
                                  <w:color w:val="718096"/>
                                  <w:sz w:val="27"/>
                                  <w:szCs w:val="27"/>
                                </w:rPr>
                              </w:rPrChange>
                            </w:rPr>
                            <w:t xml:space="preserve"> </w:t>
                          </w:r>
                          <w:r w:rsidRPr="001A2A77">
                            <w:rPr>
                              <w:rFonts w:ascii="Arial" w:hAnsi="Arial" w:cs="Arial"/>
                              <w:color w:val="404040" w:themeColor="text1" w:themeTint="BF"/>
                              <w:sz w:val="27"/>
                              <w:szCs w:val="27"/>
                              <w:rPrChange w:id="52" w:author="EUDERLAN FREIRE DA SILVA ABREU" w:date="2025-06-30T17:57:00Z">
                                <w:rPr>
                                  <w:rFonts w:ascii="Arial" w:hAnsi="Arial" w:cs="Arial"/>
                                  <w:color w:val="718096"/>
                                  <w:sz w:val="27"/>
                                  <w:szCs w:val="27"/>
                                </w:rPr>
                              </w:rPrChange>
                            </w:rPr>
                            <w:t>com IA</w:t>
                          </w:r>
                        </w:ins>
                      </w:p>
                      <w:p w14:paraId="28446427" w14:textId="77777777" w:rsidR="001A2A77" w:rsidRDefault="001A2A77" w:rsidP="001A2A77">
                        <w:pPr>
                          <w:jc w:val="center"/>
                        </w:pPr>
                      </w:p>
                    </w:txbxContent>
                  </v:textbox>
                </v:rect>
              </w:pict>
            </mc:Fallback>
          </mc:AlternateContent>
        </w:r>
      </w:ins>
      <w:ins w:id="53" w:author="EUDERLAN FREIRE DA SILVA ABREU" w:date="2025-06-30T17:55:00Z">
        <w:r w:rsidR="001A2A77" w:rsidRPr="001A2A77">
          <w:drawing>
            <wp:inline distT="0" distB="0" distL="0" distR="0" wp14:anchorId="15ACB987" wp14:editId="22E7BA17">
              <wp:extent cx="5400040" cy="82727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8272780"/>
                      </a:xfrm>
                      <a:prstGeom prst="rect">
                        <a:avLst/>
                      </a:prstGeom>
                      <a:noFill/>
                      <a:ln>
                        <a:noFill/>
                      </a:ln>
                    </pic:spPr>
                  </pic:pic>
                </a:graphicData>
              </a:graphic>
            </wp:inline>
          </w:drawing>
        </w:r>
      </w:ins>
      <w:ins w:id="54" w:author="EUDERLAN FREIRE DA SILVA ABREU" w:date="2025-06-30T17:54:00Z">
        <w:r w:rsidR="001A2A77">
          <w:rPr>
            <w:noProof/>
          </w:rPr>
          <mc:AlternateContent>
            <mc:Choice Requires="wps">
              <w:drawing>
                <wp:anchor distT="0" distB="0" distL="114300" distR="114300" simplePos="0" relativeHeight="251659264" behindDoc="0" locked="0" layoutInCell="1" allowOverlap="1" wp14:anchorId="0D0F43B9" wp14:editId="7CA8A4DC">
                  <wp:simplePos x="0" y="0"/>
                  <wp:positionH relativeFrom="column">
                    <wp:posOffset>1344410</wp:posOffset>
                  </wp:positionH>
                  <wp:positionV relativeFrom="paragraph">
                    <wp:posOffset>4794423</wp:posOffset>
                  </wp:positionV>
                  <wp:extent cx="2521528" cy="928255"/>
                  <wp:effectExtent l="0" t="0" r="12700" b="24765"/>
                  <wp:wrapNone/>
                  <wp:docPr id="6" name="Retângulo 6"/>
                  <wp:cNvGraphicFramePr/>
                  <a:graphic xmlns:a="http://schemas.openxmlformats.org/drawingml/2006/main">
                    <a:graphicData uri="http://schemas.microsoft.com/office/word/2010/wordprocessingShape">
                      <wps:wsp>
                        <wps:cNvSpPr/>
                        <wps:spPr>
                          <a:xfrm>
                            <a:off x="0" y="0"/>
                            <a:ext cx="2521528" cy="928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872A5" id="Retângulo 6" o:spid="_x0000_s1026" style="position:absolute;margin-left:105.85pt;margin-top:377.5pt;width:198.55pt;height:7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" fillcolor="white [3212]" strokecolor="white [3212]" strokeweight="1pt"/>
              </w:pict>
            </mc:Fallback>
          </mc:AlternateContent>
        </w:r>
      </w:ins>
    </w:p>
    <w:bookmarkEnd w:id="1"/>
    <w:p w14:paraId="1252A587" w14:textId="77777777" w:rsidR="00391A62" w:rsidRDefault="00391A62" w:rsidP="00EE2684">
      <w:pPr>
        <w:rPr>
          <w:ins w:id="55" w:author="EUDERLAN FREIRE DA SILVA ABREU" w:date="2025-06-29T13:38:00Z"/>
          <w:rFonts w:ascii="Arial" w:hAnsi="Arial" w:cs="Arial"/>
          <w:sz w:val="24"/>
          <w:szCs w:val="24"/>
        </w:rPr>
        <w:pPrChange w:id="56" w:author="EUDERLAN FREIRE DA SILVA ABREU" w:date="2025-06-30T17:24:00Z">
          <w:pPr>
            <w:jc w:val="right"/>
          </w:pPr>
        </w:pPrChange>
      </w:pPr>
    </w:p>
    <w:p w14:paraId="38D7DF1A" w14:textId="472C148B" w:rsidR="004C779D" w:rsidRDefault="004C779D" w:rsidP="004C779D">
      <w:pPr>
        <w:jc w:val="right"/>
        <w:rPr>
          <w:ins w:id="57" w:author="EUDERLAN FREIRE DA SILVA ABREU" w:date="2025-06-30T16:35:00Z"/>
          <w:rFonts w:ascii="Arial" w:hAnsi="Arial" w:cs="Arial"/>
          <w:b/>
          <w:bCs/>
          <w:sz w:val="24"/>
          <w:szCs w:val="24"/>
        </w:rPr>
      </w:pPr>
      <w:ins w:id="58" w:author="EUDERLAN FREIRE DA SILVA ABREU" w:date="2025-06-29T13:38:00Z">
        <w:r w:rsidRPr="003737E4">
          <w:rPr>
            <w:rFonts w:ascii="Arial" w:hAnsi="Arial" w:cs="Arial"/>
            <w:b/>
            <w:bCs/>
            <w:sz w:val="24"/>
            <w:szCs w:val="24"/>
            <w:rPrChange w:id="59" w:author="EUDERLAN FREIRE DA SILVA ABREU" w:date="2025-06-30T15:46:00Z">
              <w:rPr>
                <w:rFonts w:ascii="Arial" w:hAnsi="Arial" w:cs="Arial"/>
                <w:sz w:val="24"/>
                <w:szCs w:val="24"/>
              </w:rPr>
            </w:rPrChange>
          </w:rPr>
          <w:lastRenderedPageBreak/>
          <w:t xml:space="preserve">Manual de Instalação – Sistema </w:t>
        </w:r>
        <w:proofErr w:type="spellStart"/>
        <w:r w:rsidRPr="003737E4">
          <w:rPr>
            <w:rFonts w:ascii="Arial" w:hAnsi="Arial" w:cs="Arial"/>
            <w:b/>
            <w:bCs/>
            <w:sz w:val="24"/>
            <w:szCs w:val="24"/>
            <w:rPrChange w:id="60" w:author="EUDERLAN FREIRE DA SILVA ABREU" w:date="2025-06-30T15:46:00Z">
              <w:rPr>
                <w:rFonts w:ascii="Arial" w:hAnsi="Arial" w:cs="Arial"/>
                <w:sz w:val="24"/>
                <w:szCs w:val="24"/>
              </w:rPr>
            </w:rPrChange>
          </w:rPr>
          <w:t>ConsultAI</w:t>
        </w:r>
      </w:ins>
      <w:proofErr w:type="spellEnd"/>
    </w:p>
    <w:p w14:paraId="6050010B" w14:textId="7844FF4D" w:rsidR="003737E4" w:rsidRDefault="003737E4" w:rsidP="003737E4">
      <w:pPr>
        <w:rPr>
          <w:ins w:id="61" w:author="EUDERLAN FREIRE DA SILVA ABREU" w:date="2025-06-30T15:46:00Z"/>
          <w:rFonts w:ascii="Arial" w:hAnsi="Arial" w:cs="Arial"/>
          <w:sz w:val="24"/>
          <w:szCs w:val="24"/>
        </w:rPr>
      </w:pPr>
    </w:p>
    <w:p w14:paraId="1C7D2561" w14:textId="77777777" w:rsidR="003737E4" w:rsidRPr="00EA36DE" w:rsidRDefault="003737E4" w:rsidP="00EA36DE">
      <w:pPr>
        <w:spacing w:before="240" w:after="0" w:line="240" w:lineRule="auto"/>
        <w:jc w:val="both"/>
        <w:outlineLvl w:val="1"/>
        <w:rPr>
          <w:ins w:id="62" w:author="EUDERLAN FREIRE DA SILVA ABREU" w:date="2025-06-30T15:54:00Z"/>
          <w:rFonts w:ascii="Arial" w:eastAsia="Times New Roman" w:hAnsi="Arial" w:cs="Arial"/>
          <w:b/>
          <w:bCs/>
          <w:sz w:val="24"/>
          <w:szCs w:val="24"/>
          <w:lang w:eastAsia="pt-BR"/>
          <w:rPrChange w:id="63" w:author="EUDERLAN FREIRE DA SILVA ABREU" w:date="2025-06-30T16:05:00Z">
            <w:rPr>
              <w:ins w:id="64" w:author="EUDERLAN FREIRE DA SILVA ABREU" w:date="2025-06-30T15:54:00Z"/>
              <w:rFonts w:ascii="Times New Roman" w:eastAsia="Times New Roman" w:hAnsi="Times New Roman" w:cs="Times New Roman"/>
              <w:b/>
              <w:bCs/>
              <w:sz w:val="36"/>
              <w:szCs w:val="36"/>
              <w:lang w:eastAsia="pt-BR"/>
            </w:rPr>
          </w:rPrChange>
        </w:rPr>
        <w:pPrChange w:id="65" w:author="EUDERLAN FREIRE DA SILVA ABREU" w:date="2025-06-30T16:06:00Z">
          <w:pPr>
            <w:spacing w:before="360" w:after="80" w:line="240" w:lineRule="auto"/>
            <w:outlineLvl w:val="1"/>
          </w:pPr>
        </w:pPrChange>
      </w:pPr>
      <w:ins w:id="66" w:author="EUDERLAN FREIRE DA SILVA ABREU" w:date="2025-06-30T15:54:00Z">
        <w:r w:rsidRPr="00EA36DE">
          <w:rPr>
            <w:rFonts w:ascii="Segoe UI Emoji" w:eastAsia="Times New Roman" w:hAnsi="Segoe UI Emoji" w:cs="Segoe UI Emoji"/>
            <w:b/>
            <w:bCs/>
            <w:color w:val="000000"/>
            <w:sz w:val="24"/>
            <w:szCs w:val="24"/>
            <w:lang w:eastAsia="pt-BR"/>
            <w:rPrChange w:id="67" w:author="EUDERLAN FREIRE DA SILVA ABREU" w:date="2025-06-30T16:05:00Z">
              <w:rPr>
                <w:rFonts w:ascii="Segoe UI Emoji" w:eastAsia="Times New Roman" w:hAnsi="Segoe UI Emoji" w:cs="Segoe UI Emoji"/>
                <w:b/>
                <w:bCs/>
                <w:color w:val="000000"/>
                <w:sz w:val="34"/>
                <w:szCs w:val="34"/>
                <w:lang w:eastAsia="pt-BR"/>
              </w:rPr>
            </w:rPrChange>
          </w:rPr>
          <w:t>📋</w:t>
        </w:r>
        <w:r w:rsidRPr="00EA36DE">
          <w:rPr>
            <w:rFonts w:ascii="Arial" w:eastAsia="Times New Roman" w:hAnsi="Arial" w:cs="Arial"/>
            <w:b/>
            <w:bCs/>
            <w:color w:val="000000"/>
            <w:sz w:val="24"/>
            <w:szCs w:val="24"/>
            <w:lang w:eastAsia="pt-BR"/>
            <w:rPrChange w:id="68" w:author="EUDERLAN FREIRE DA SILVA ABREU" w:date="2025-06-30T16:05:00Z">
              <w:rPr>
                <w:rFonts w:ascii="Arial" w:eastAsia="Times New Roman" w:hAnsi="Arial" w:cs="Arial"/>
                <w:b/>
                <w:bCs/>
                <w:color w:val="000000"/>
                <w:sz w:val="34"/>
                <w:szCs w:val="34"/>
                <w:lang w:eastAsia="pt-BR"/>
              </w:rPr>
            </w:rPrChange>
          </w:rPr>
          <w:t xml:space="preserve"> Visão Geral</w:t>
        </w:r>
      </w:ins>
    </w:p>
    <w:p w14:paraId="080FCC10" w14:textId="77777777" w:rsidR="003737E4" w:rsidRPr="00EA36DE" w:rsidRDefault="003737E4" w:rsidP="00EA36DE">
      <w:pPr>
        <w:spacing w:before="240" w:after="0" w:line="240" w:lineRule="auto"/>
        <w:jc w:val="both"/>
        <w:rPr>
          <w:ins w:id="69" w:author="EUDERLAN FREIRE DA SILVA ABREU" w:date="2025-06-30T15:54:00Z"/>
          <w:rFonts w:ascii="Arial" w:eastAsia="Times New Roman" w:hAnsi="Arial" w:cs="Arial"/>
          <w:sz w:val="24"/>
          <w:szCs w:val="24"/>
          <w:lang w:eastAsia="pt-BR"/>
          <w:rPrChange w:id="70" w:author="EUDERLAN FREIRE DA SILVA ABREU" w:date="2025-06-30T16:05:00Z">
            <w:rPr>
              <w:ins w:id="71" w:author="EUDERLAN FREIRE DA SILVA ABREU" w:date="2025-06-30T15:54:00Z"/>
              <w:rFonts w:ascii="Times New Roman" w:eastAsia="Times New Roman" w:hAnsi="Times New Roman" w:cs="Times New Roman"/>
              <w:sz w:val="24"/>
              <w:szCs w:val="24"/>
              <w:lang w:eastAsia="pt-BR"/>
            </w:rPr>
          </w:rPrChange>
        </w:rPr>
        <w:pPrChange w:id="72" w:author="EUDERLAN FREIRE DA SILVA ABREU" w:date="2025-06-30T16:06:00Z">
          <w:pPr>
            <w:spacing w:before="240" w:after="240" w:line="240" w:lineRule="auto"/>
          </w:pPr>
        </w:pPrChange>
      </w:pPr>
      <w:ins w:id="73" w:author="EUDERLAN FREIRE DA SILVA ABREU" w:date="2025-06-30T15:54:00Z">
        <w:r w:rsidRPr="00EA36DE">
          <w:rPr>
            <w:rFonts w:ascii="Arial" w:eastAsia="Times New Roman" w:hAnsi="Arial" w:cs="Arial"/>
            <w:color w:val="000000"/>
            <w:sz w:val="24"/>
            <w:szCs w:val="24"/>
            <w:lang w:eastAsia="pt-BR"/>
            <w:rPrChange w:id="74" w:author="EUDERLAN FREIRE DA SILVA ABREU" w:date="2025-06-30T16:05:00Z">
              <w:rPr>
                <w:rFonts w:ascii="Arial" w:eastAsia="Times New Roman" w:hAnsi="Arial" w:cs="Arial"/>
                <w:color w:val="000000"/>
                <w:lang w:eastAsia="pt-BR"/>
              </w:rPr>
            </w:rPrChange>
          </w:rPr>
          <w:t xml:space="preserve">Este sistema permite consultas inteligentes de documentos universitários usando tecnologias de IA (RAG - </w:t>
        </w:r>
        <w:proofErr w:type="spellStart"/>
        <w:r w:rsidRPr="00EA36DE">
          <w:rPr>
            <w:rFonts w:ascii="Arial" w:eastAsia="Times New Roman" w:hAnsi="Arial" w:cs="Arial"/>
            <w:color w:val="000000"/>
            <w:sz w:val="24"/>
            <w:szCs w:val="24"/>
            <w:lang w:eastAsia="pt-BR"/>
            <w:rPrChange w:id="75" w:author="EUDERLAN FREIRE DA SILVA ABREU" w:date="2025-06-30T16:05:00Z">
              <w:rPr>
                <w:rFonts w:ascii="Arial" w:eastAsia="Times New Roman" w:hAnsi="Arial" w:cs="Arial"/>
                <w:color w:val="000000"/>
                <w:lang w:eastAsia="pt-BR"/>
              </w:rPr>
            </w:rPrChange>
          </w:rPr>
          <w:t>Retrieval-Augmented</w:t>
        </w:r>
        <w:proofErr w:type="spellEnd"/>
        <w:r w:rsidRPr="00EA36DE">
          <w:rPr>
            <w:rFonts w:ascii="Arial" w:eastAsia="Times New Roman" w:hAnsi="Arial" w:cs="Arial"/>
            <w:color w:val="000000"/>
            <w:sz w:val="24"/>
            <w:szCs w:val="24"/>
            <w:lang w:eastAsia="pt-BR"/>
            <w:rPrChange w:id="76" w:author="EUDERLAN FREIRE DA SILVA ABREU" w:date="2025-06-30T16:05:00Z">
              <w:rPr>
                <w:rFonts w:ascii="Arial" w:eastAsia="Times New Roman" w:hAnsi="Arial" w:cs="Arial"/>
                <w:color w:val="000000"/>
                <w:lang w:eastAsia="pt-BR"/>
              </w:rPr>
            </w:rPrChange>
          </w:rPr>
          <w:t xml:space="preserve"> Generation). É composto por:</w:t>
        </w:r>
      </w:ins>
    </w:p>
    <w:p w14:paraId="611442C6" w14:textId="77777777" w:rsidR="003737E4" w:rsidRPr="00EA36DE" w:rsidRDefault="003737E4" w:rsidP="00EA36DE">
      <w:pPr>
        <w:numPr>
          <w:ilvl w:val="0"/>
          <w:numId w:val="2"/>
        </w:numPr>
        <w:spacing w:before="240" w:after="0" w:line="240" w:lineRule="auto"/>
        <w:jc w:val="both"/>
        <w:textAlignment w:val="baseline"/>
        <w:rPr>
          <w:ins w:id="77" w:author="EUDERLAN FREIRE DA SILVA ABREU" w:date="2025-06-30T15:54:00Z"/>
          <w:rFonts w:ascii="Arial" w:eastAsia="Times New Roman" w:hAnsi="Arial" w:cs="Arial"/>
          <w:color w:val="000000"/>
          <w:sz w:val="24"/>
          <w:szCs w:val="24"/>
          <w:lang w:eastAsia="pt-BR"/>
          <w:rPrChange w:id="78" w:author="EUDERLAN FREIRE DA SILVA ABREU" w:date="2025-06-30T16:05:00Z">
            <w:rPr>
              <w:ins w:id="79" w:author="EUDERLAN FREIRE DA SILVA ABREU" w:date="2025-06-30T15:54:00Z"/>
              <w:rFonts w:ascii="Arial" w:eastAsia="Times New Roman" w:hAnsi="Arial" w:cs="Arial"/>
              <w:color w:val="000000"/>
              <w:lang w:eastAsia="pt-BR"/>
            </w:rPr>
          </w:rPrChange>
        </w:rPr>
        <w:pPrChange w:id="80" w:author="EUDERLAN FREIRE DA SILVA ABREU" w:date="2025-06-30T16:06:00Z">
          <w:pPr>
            <w:numPr>
              <w:numId w:val="2"/>
            </w:numPr>
            <w:tabs>
              <w:tab w:val="num" w:pos="720"/>
            </w:tabs>
            <w:spacing w:before="240" w:after="0" w:line="240" w:lineRule="auto"/>
            <w:ind w:left="720" w:hanging="360"/>
            <w:textAlignment w:val="baseline"/>
          </w:pPr>
        </w:pPrChange>
      </w:pPr>
      <w:proofErr w:type="spellStart"/>
      <w:ins w:id="81" w:author="EUDERLAN FREIRE DA SILVA ABREU" w:date="2025-06-30T15:54:00Z">
        <w:r w:rsidRPr="00EA36DE">
          <w:rPr>
            <w:rFonts w:ascii="Arial" w:eastAsia="Times New Roman" w:hAnsi="Arial" w:cs="Arial"/>
            <w:b/>
            <w:bCs/>
            <w:color w:val="000000"/>
            <w:sz w:val="24"/>
            <w:szCs w:val="24"/>
            <w:lang w:eastAsia="pt-BR"/>
            <w:rPrChange w:id="82" w:author="EUDERLAN FREIRE DA SILVA ABREU" w:date="2025-06-30T16:05:00Z">
              <w:rPr>
                <w:rFonts w:ascii="Arial" w:eastAsia="Times New Roman" w:hAnsi="Arial" w:cs="Arial"/>
                <w:b/>
                <w:bCs/>
                <w:color w:val="000000"/>
                <w:lang w:eastAsia="pt-BR"/>
              </w:rPr>
            </w:rPrChange>
          </w:rPr>
          <w:t>Backend</w:t>
        </w:r>
        <w:proofErr w:type="spellEnd"/>
        <w:r w:rsidRPr="00EA36DE">
          <w:rPr>
            <w:rFonts w:ascii="Arial" w:eastAsia="Times New Roman" w:hAnsi="Arial" w:cs="Arial"/>
            <w:color w:val="000000"/>
            <w:sz w:val="24"/>
            <w:szCs w:val="24"/>
            <w:lang w:eastAsia="pt-BR"/>
            <w:rPrChange w:id="83"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84" w:author="EUDERLAN FREIRE DA SILVA ABREU" w:date="2025-06-30T16:05:00Z">
              <w:rPr>
                <w:rFonts w:ascii="Arial" w:eastAsia="Times New Roman" w:hAnsi="Arial" w:cs="Arial"/>
                <w:color w:val="000000"/>
                <w:lang w:eastAsia="pt-BR"/>
              </w:rPr>
            </w:rPrChange>
          </w:rPr>
          <w:t>FastAPI</w:t>
        </w:r>
        <w:proofErr w:type="spellEnd"/>
        <w:r w:rsidRPr="00EA36DE">
          <w:rPr>
            <w:rFonts w:ascii="Arial" w:eastAsia="Times New Roman" w:hAnsi="Arial" w:cs="Arial"/>
            <w:color w:val="000000"/>
            <w:sz w:val="24"/>
            <w:szCs w:val="24"/>
            <w:lang w:eastAsia="pt-BR"/>
            <w:rPrChange w:id="85" w:author="EUDERLAN FREIRE DA SILVA ABREU" w:date="2025-06-30T16:05:00Z">
              <w:rPr>
                <w:rFonts w:ascii="Arial" w:eastAsia="Times New Roman" w:hAnsi="Arial" w:cs="Arial"/>
                <w:color w:val="000000"/>
                <w:lang w:eastAsia="pt-BR"/>
              </w:rPr>
            </w:rPrChange>
          </w:rPr>
          <w:t xml:space="preserve"> (Python) com integração </w:t>
        </w:r>
        <w:proofErr w:type="spellStart"/>
        <w:r w:rsidRPr="00EA36DE">
          <w:rPr>
            <w:rFonts w:ascii="Arial" w:eastAsia="Times New Roman" w:hAnsi="Arial" w:cs="Arial"/>
            <w:color w:val="000000"/>
            <w:sz w:val="24"/>
            <w:szCs w:val="24"/>
            <w:lang w:eastAsia="pt-BR"/>
            <w:rPrChange w:id="86" w:author="EUDERLAN FREIRE DA SILVA ABREU" w:date="2025-06-30T16:05:00Z">
              <w:rPr>
                <w:rFonts w:ascii="Arial" w:eastAsia="Times New Roman" w:hAnsi="Arial" w:cs="Arial"/>
                <w:color w:val="000000"/>
                <w:lang w:eastAsia="pt-BR"/>
              </w:rPr>
            </w:rPrChange>
          </w:rPr>
          <w:t>Groq</w:t>
        </w:r>
        <w:proofErr w:type="spellEnd"/>
        <w:r w:rsidRPr="00EA36DE">
          <w:rPr>
            <w:rFonts w:ascii="Arial" w:eastAsia="Times New Roman" w:hAnsi="Arial" w:cs="Arial"/>
            <w:color w:val="000000"/>
            <w:sz w:val="24"/>
            <w:szCs w:val="24"/>
            <w:lang w:eastAsia="pt-BR"/>
            <w:rPrChange w:id="87"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88" w:author="EUDERLAN FREIRE DA SILVA ABREU" w:date="2025-06-30T16:05:00Z">
              <w:rPr>
                <w:rFonts w:ascii="Arial" w:eastAsia="Times New Roman" w:hAnsi="Arial" w:cs="Arial"/>
                <w:color w:val="000000"/>
                <w:lang w:eastAsia="pt-BR"/>
              </w:rPr>
            </w:rPrChange>
          </w:rPr>
          <w:t>Pinecone</w:t>
        </w:r>
        <w:proofErr w:type="spellEnd"/>
        <w:r w:rsidRPr="00EA36DE">
          <w:rPr>
            <w:rFonts w:ascii="Arial" w:eastAsia="Times New Roman" w:hAnsi="Arial" w:cs="Arial"/>
            <w:color w:val="000000"/>
            <w:sz w:val="24"/>
            <w:szCs w:val="24"/>
            <w:lang w:eastAsia="pt-BR"/>
            <w:rPrChange w:id="89" w:author="EUDERLAN FREIRE DA SILVA ABREU" w:date="2025-06-30T16:05:00Z">
              <w:rPr>
                <w:rFonts w:ascii="Arial" w:eastAsia="Times New Roman" w:hAnsi="Arial" w:cs="Arial"/>
                <w:color w:val="000000"/>
                <w:lang w:eastAsia="pt-BR"/>
              </w:rPr>
            </w:rPrChange>
          </w:rPr>
          <w:t xml:space="preserve"> e processamento de </w:t>
        </w:r>
        <w:proofErr w:type="spellStart"/>
        <w:r w:rsidRPr="00EA36DE">
          <w:rPr>
            <w:rFonts w:ascii="Arial" w:eastAsia="Times New Roman" w:hAnsi="Arial" w:cs="Arial"/>
            <w:color w:val="000000"/>
            <w:sz w:val="24"/>
            <w:szCs w:val="24"/>
            <w:lang w:eastAsia="pt-BR"/>
            <w:rPrChange w:id="90" w:author="EUDERLAN FREIRE DA SILVA ABREU" w:date="2025-06-30T16:05:00Z">
              <w:rPr>
                <w:rFonts w:ascii="Arial" w:eastAsia="Times New Roman" w:hAnsi="Arial" w:cs="Arial"/>
                <w:color w:val="000000"/>
                <w:lang w:eastAsia="pt-BR"/>
              </w:rPr>
            </w:rPrChange>
          </w:rPr>
          <w:t>PDFs</w:t>
        </w:r>
        <w:proofErr w:type="spellEnd"/>
      </w:ins>
    </w:p>
    <w:p w14:paraId="13A1C309" w14:textId="77777777" w:rsidR="003737E4" w:rsidRPr="00EA36DE" w:rsidRDefault="003737E4" w:rsidP="00EA36DE">
      <w:pPr>
        <w:numPr>
          <w:ilvl w:val="0"/>
          <w:numId w:val="2"/>
        </w:numPr>
        <w:spacing w:before="240" w:after="0" w:line="240" w:lineRule="auto"/>
        <w:jc w:val="both"/>
        <w:textAlignment w:val="baseline"/>
        <w:rPr>
          <w:ins w:id="91" w:author="EUDERLAN FREIRE DA SILVA ABREU" w:date="2025-06-30T15:54:00Z"/>
          <w:rFonts w:ascii="Arial" w:eastAsia="Times New Roman" w:hAnsi="Arial" w:cs="Arial"/>
          <w:color w:val="000000"/>
          <w:sz w:val="24"/>
          <w:szCs w:val="24"/>
          <w:lang w:eastAsia="pt-BR"/>
          <w:rPrChange w:id="92" w:author="EUDERLAN FREIRE DA SILVA ABREU" w:date="2025-06-30T16:05:00Z">
            <w:rPr>
              <w:ins w:id="93" w:author="EUDERLAN FREIRE DA SILVA ABREU" w:date="2025-06-30T15:54:00Z"/>
              <w:rFonts w:ascii="Arial" w:eastAsia="Times New Roman" w:hAnsi="Arial" w:cs="Arial"/>
              <w:color w:val="000000"/>
              <w:lang w:eastAsia="pt-BR"/>
            </w:rPr>
          </w:rPrChange>
        </w:rPr>
        <w:pPrChange w:id="94" w:author="EUDERLAN FREIRE DA SILVA ABREU" w:date="2025-06-30T16:06:00Z">
          <w:pPr>
            <w:numPr>
              <w:numId w:val="2"/>
            </w:numPr>
            <w:tabs>
              <w:tab w:val="num" w:pos="720"/>
            </w:tabs>
            <w:spacing w:after="240" w:line="240" w:lineRule="auto"/>
            <w:ind w:left="720" w:hanging="360"/>
            <w:textAlignment w:val="baseline"/>
          </w:pPr>
        </w:pPrChange>
      </w:pPr>
      <w:proofErr w:type="spellStart"/>
      <w:ins w:id="95" w:author="EUDERLAN FREIRE DA SILVA ABREU" w:date="2025-06-30T15:54:00Z">
        <w:r w:rsidRPr="00EA36DE">
          <w:rPr>
            <w:rFonts w:ascii="Arial" w:eastAsia="Times New Roman" w:hAnsi="Arial" w:cs="Arial"/>
            <w:b/>
            <w:bCs/>
            <w:color w:val="000000"/>
            <w:sz w:val="24"/>
            <w:szCs w:val="24"/>
            <w:lang w:eastAsia="pt-BR"/>
            <w:rPrChange w:id="96" w:author="EUDERLAN FREIRE DA SILVA ABREU" w:date="2025-06-30T16:05:00Z">
              <w:rPr>
                <w:rFonts w:ascii="Arial" w:eastAsia="Times New Roman" w:hAnsi="Arial" w:cs="Arial"/>
                <w:b/>
                <w:bCs/>
                <w:color w:val="000000"/>
                <w:lang w:eastAsia="pt-BR"/>
              </w:rPr>
            </w:rPrChange>
          </w:rPr>
          <w:t>Frontend</w:t>
        </w:r>
        <w:proofErr w:type="spellEnd"/>
        <w:r w:rsidRPr="00EA36DE">
          <w:rPr>
            <w:rFonts w:ascii="Arial" w:eastAsia="Times New Roman" w:hAnsi="Arial" w:cs="Arial"/>
            <w:color w:val="000000"/>
            <w:sz w:val="24"/>
            <w:szCs w:val="24"/>
            <w:lang w:eastAsia="pt-BR"/>
            <w:rPrChange w:id="97" w:author="EUDERLAN FREIRE DA SILVA ABREU" w:date="2025-06-30T16:05:00Z">
              <w:rPr>
                <w:rFonts w:ascii="Arial" w:eastAsia="Times New Roman" w:hAnsi="Arial" w:cs="Arial"/>
                <w:color w:val="000000"/>
                <w:lang w:eastAsia="pt-BR"/>
              </w:rPr>
            </w:rPrChange>
          </w:rPr>
          <w:t>: React.js com interface moderna e responsiva</w:t>
        </w:r>
      </w:ins>
    </w:p>
    <w:p w14:paraId="0A0313EE" w14:textId="3FC3EFBC" w:rsidR="003737E4" w:rsidRPr="00EA36DE" w:rsidRDefault="003737E4" w:rsidP="00EA36DE">
      <w:pPr>
        <w:numPr>
          <w:ilvl w:val="0"/>
          <w:numId w:val="2"/>
        </w:numPr>
        <w:spacing w:before="240" w:after="0" w:line="240" w:lineRule="auto"/>
        <w:jc w:val="both"/>
        <w:textAlignment w:val="baseline"/>
        <w:rPr>
          <w:ins w:id="98" w:author="EUDERLAN FREIRE DA SILVA ABREU" w:date="2025-06-30T15:54:00Z"/>
          <w:rFonts w:ascii="Arial" w:eastAsia="Times New Roman" w:hAnsi="Arial" w:cs="Arial"/>
          <w:color w:val="000000"/>
          <w:sz w:val="24"/>
          <w:szCs w:val="24"/>
          <w:lang w:eastAsia="pt-BR"/>
          <w:rPrChange w:id="99" w:author="EUDERLAN FREIRE DA SILVA ABREU" w:date="2025-06-30T16:05:00Z">
            <w:rPr>
              <w:ins w:id="100" w:author="EUDERLAN FREIRE DA SILVA ABREU" w:date="2025-06-30T15:54:00Z"/>
              <w:rFonts w:ascii="Arial" w:eastAsia="Times New Roman" w:hAnsi="Arial" w:cs="Arial"/>
              <w:color w:val="000000"/>
              <w:lang w:eastAsia="pt-BR"/>
            </w:rPr>
          </w:rPrChange>
        </w:rPr>
        <w:pPrChange w:id="101" w:author="EUDERLAN FREIRE DA SILVA ABREU" w:date="2025-06-30T16:06:00Z">
          <w:pPr>
            <w:numPr>
              <w:numId w:val="2"/>
            </w:numPr>
            <w:tabs>
              <w:tab w:val="num" w:pos="720"/>
            </w:tabs>
            <w:spacing w:after="240" w:line="240" w:lineRule="auto"/>
            <w:ind w:left="720" w:hanging="360"/>
            <w:textAlignment w:val="baseline"/>
          </w:pPr>
        </w:pPrChange>
      </w:pPr>
      <w:ins w:id="102" w:author="EUDERLAN FREIRE DA SILVA ABREU" w:date="2025-06-30T15:54:00Z">
        <w:r w:rsidRPr="00EA36DE">
          <w:rPr>
            <w:rFonts w:ascii="Arial" w:eastAsia="Times New Roman" w:hAnsi="Arial" w:cs="Arial"/>
            <w:b/>
            <w:bCs/>
            <w:color w:val="000000"/>
            <w:sz w:val="24"/>
            <w:szCs w:val="24"/>
            <w:lang w:eastAsia="pt-BR"/>
            <w:rPrChange w:id="103" w:author="EUDERLAN FREIRE DA SILVA ABREU" w:date="2025-06-30T16:05:00Z">
              <w:rPr>
                <w:rFonts w:ascii="Arial" w:eastAsia="Times New Roman" w:hAnsi="Arial" w:cs="Arial"/>
                <w:b/>
                <w:bCs/>
                <w:color w:val="000000"/>
                <w:lang w:eastAsia="pt-BR"/>
              </w:rPr>
            </w:rPrChange>
          </w:rPr>
          <w:t>IA</w:t>
        </w:r>
        <w:r w:rsidRPr="00EA36DE">
          <w:rPr>
            <w:rFonts w:ascii="Arial" w:eastAsia="Times New Roman" w:hAnsi="Arial" w:cs="Arial"/>
            <w:color w:val="000000"/>
            <w:sz w:val="24"/>
            <w:szCs w:val="24"/>
            <w:lang w:eastAsia="pt-BR"/>
            <w:rPrChange w:id="104" w:author="EUDERLAN FREIRE DA SILVA ABREU" w:date="2025-06-30T16:05:00Z">
              <w:rPr>
                <w:rFonts w:ascii="Arial" w:eastAsia="Times New Roman" w:hAnsi="Arial" w:cs="Arial"/>
                <w:color w:val="000000"/>
                <w:lang w:eastAsia="pt-BR"/>
              </w:rPr>
            </w:rPrChange>
          </w:rPr>
          <w:t xml:space="preserve">: Sistema RAG com </w:t>
        </w:r>
        <w:proofErr w:type="spellStart"/>
        <w:r w:rsidRPr="00EA36DE">
          <w:rPr>
            <w:rFonts w:ascii="Arial" w:eastAsia="Times New Roman" w:hAnsi="Arial" w:cs="Arial"/>
            <w:color w:val="000000"/>
            <w:sz w:val="24"/>
            <w:szCs w:val="24"/>
            <w:lang w:eastAsia="pt-BR"/>
            <w:rPrChange w:id="105" w:author="EUDERLAN FREIRE DA SILVA ABREU" w:date="2025-06-30T16:05:00Z">
              <w:rPr>
                <w:rFonts w:ascii="Arial" w:eastAsia="Times New Roman" w:hAnsi="Arial" w:cs="Arial"/>
                <w:color w:val="000000"/>
                <w:lang w:eastAsia="pt-BR"/>
              </w:rPr>
            </w:rPrChange>
          </w:rPr>
          <w:t>embeddings</w:t>
        </w:r>
        <w:proofErr w:type="spellEnd"/>
        <w:r w:rsidRPr="00EA36DE">
          <w:rPr>
            <w:rFonts w:ascii="Arial" w:eastAsia="Times New Roman" w:hAnsi="Arial" w:cs="Arial"/>
            <w:color w:val="000000"/>
            <w:sz w:val="24"/>
            <w:szCs w:val="24"/>
            <w:lang w:eastAsia="pt-BR"/>
            <w:rPrChange w:id="106" w:author="EUDERLAN FREIRE DA SILVA ABREU" w:date="2025-06-30T16:05:00Z">
              <w:rPr>
                <w:rFonts w:ascii="Arial" w:eastAsia="Times New Roman" w:hAnsi="Arial" w:cs="Arial"/>
                <w:color w:val="000000"/>
                <w:lang w:eastAsia="pt-BR"/>
              </w:rPr>
            </w:rPrChange>
          </w:rPr>
          <w:t xml:space="preserve"> e busca vetorial</w:t>
        </w:r>
      </w:ins>
    </w:p>
    <w:p w14:paraId="6889B2B4" w14:textId="77777777" w:rsidR="003737E4" w:rsidRPr="00EA36DE" w:rsidRDefault="003737E4" w:rsidP="00EA36DE">
      <w:pPr>
        <w:spacing w:before="240" w:after="0" w:line="240" w:lineRule="auto"/>
        <w:jc w:val="both"/>
        <w:outlineLvl w:val="1"/>
        <w:rPr>
          <w:ins w:id="107" w:author="EUDERLAN FREIRE DA SILVA ABREU" w:date="2025-06-30T15:54:00Z"/>
          <w:rFonts w:ascii="Arial" w:eastAsia="Times New Roman" w:hAnsi="Arial" w:cs="Arial"/>
          <w:b/>
          <w:bCs/>
          <w:sz w:val="24"/>
          <w:szCs w:val="24"/>
          <w:lang w:eastAsia="pt-BR"/>
          <w:rPrChange w:id="108" w:author="EUDERLAN FREIRE DA SILVA ABREU" w:date="2025-06-30T16:05:00Z">
            <w:rPr>
              <w:ins w:id="109" w:author="EUDERLAN FREIRE DA SILVA ABREU" w:date="2025-06-30T15:54:00Z"/>
              <w:rFonts w:ascii="Times New Roman" w:eastAsia="Times New Roman" w:hAnsi="Times New Roman" w:cs="Times New Roman"/>
              <w:b/>
              <w:bCs/>
              <w:sz w:val="36"/>
              <w:szCs w:val="36"/>
              <w:lang w:eastAsia="pt-BR"/>
            </w:rPr>
          </w:rPrChange>
        </w:rPr>
        <w:pPrChange w:id="110" w:author="EUDERLAN FREIRE DA SILVA ABREU" w:date="2025-06-30T16:06:00Z">
          <w:pPr>
            <w:spacing w:before="360" w:after="80" w:line="240" w:lineRule="auto"/>
            <w:outlineLvl w:val="1"/>
          </w:pPr>
        </w:pPrChange>
      </w:pPr>
      <w:ins w:id="111" w:author="EUDERLAN FREIRE DA SILVA ABREU" w:date="2025-06-30T15:54:00Z">
        <w:r w:rsidRPr="00EA36DE">
          <w:rPr>
            <w:rFonts w:ascii="Segoe UI Emoji" w:eastAsia="Times New Roman" w:hAnsi="Segoe UI Emoji" w:cs="Segoe UI Emoji"/>
            <w:b/>
            <w:bCs/>
            <w:color w:val="000000"/>
            <w:sz w:val="24"/>
            <w:szCs w:val="24"/>
            <w:lang w:eastAsia="pt-BR"/>
            <w:rPrChange w:id="112" w:author="EUDERLAN FREIRE DA SILVA ABREU" w:date="2025-06-30T16:05:00Z">
              <w:rPr>
                <w:rFonts w:ascii="Segoe UI Emoji" w:eastAsia="Times New Roman" w:hAnsi="Segoe UI Emoji" w:cs="Segoe UI Emoji"/>
                <w:b/>
                <w:bCs/>
                <w:color w:val="000000"/>
                <w:sz w:val="34"/>
                <w:szCs w:val="34"/>
                <w:lang w:eastAsia="pt-BR"/>
              </w:rPr>
            </w:rPrChange>
          </w:rPr>
          <w:t>🔧</w:t>
        </w:r>
        <w:r w:rsidRPr="00EA36DE">
          <w:rPr>
            <w:rFonts w:ascii="Arial" w:eastAsia="Times New Roman" w:hAnsi="Arial" w:cs="Arial"/>
            <w:b/>
            <w:bCs/>
            <w:color w:val="000000"/>
            <w:sz w:val="24"/>
            <w:szCs w:val="24"/>
            <w:lang w:eastAsia="pt-BR"/>
            <w:rPrChange w:id="113" w:author="EUDERLAN FREIRE DA SILVA ABREU" w:date="2025-06-30T16:05:00Z">
              <w:rPr>
                <w:rFonts w:ascii="Arial" w:eastAsia="Times New Roman" w:hAnsi="Arial" w:cs="Arial"/>
                <w:b/>
                <w:bCs/>
                <w:color w:val="000000"/>
                <w:sz w:val="34"/>
                <w:szCs w:val="34"/>
                <w:lang w:eastAsia="pt-BR"/>
              </w:rPr>
            </w:rPrChange>
          </w:rPr>
          <w:t xml:space="preserve"> Pré-requisitos</w:t>
        </w:r>
      </w:ins>
    </w:p>
    <w:p w14:paraId="05997FEE" w14:textId="77777777" w:rsidR="003737E4" w:rsidRPr="00EA36DE" w:rsidRDefault="003737E4" w:rsidP="00EA36DE">
      <w:pPr>
        <w:spacing w:before="240" w:after="0" w:line="240" w:lineRule="auto"/>
        <w:jc w:val="both"/>
        <w:outlineLvl w:val="2"/>
        <w:rPr>
          <w:ins w:id="114" w:author="EUDERLAN FREIRE DA SILVA ABREU" w:date="2025-06-30T15:54:00Z"/>
          <w:rFonts w:ascii="Arial" w:eastAsia="Times New Roman" w:hAnsi="Arial" w:cs="Arial"/>
          <w:b/>
          <w:bCs/>
          <w:sz w:val="24"/>
          <w:szCs w:val="24"/>
          <w:lang w:eastAsia="pt-BR"/>
          <w:rPrChange w:id="115" w:author="EUDERLAN FREIRE DA SILVA ABREU" w:date="2025-06-30T16:05:00Z">
            <w:rPr>
              <w:ins w:id="116" w:author="EUDERLAN FREIRE DA SILVA ABREU" w:date="2025-06-30T15:54:00Z"/>
              <w:rFonts w:ascii="Times New Roman" w:eastAsia="Times New Roman" w:hAnsi="Times New Roman" w:cs="Times New Roman"/>
              <w:b/>
              <w:bCs/>
              <w:sz w:val="27"/>
              <w:szCs w:val="27"/>
              <w:lang w:eastAsia="pt-BR"/>
            </w:rPr>
          </w:rPrChange>
        </w:rPr>
        <w:pPrChange w:id="117" w:author="EUDERLAN FREIRE DA SILVA ABREU" w:date="2025-06-30T16:06:00Z">
          <w:pPr>
            <w:spacing w:before="280" w:after="80" w:line="240" w:lineRule="auto"/>
            <w:outlineLvl w:val="2"/>
          </w:pPr>
        </w:pPrChange>
      </w:pPr>
      <w:ins w:id="118" w:author="EUDERLAN FREIRE DA SILVA ABREU" w:date="2025-06-30T15:54:00Z">
        <w:r w:rsidRPr="00EA36DE">
          <w:rPr>
            <w:rFonts w:ascii="Arial" w:eastAsia="Times New Roman" w:hAnsi="Arial" w:cs="Arial"/>
            <w:b/>
            <w:bCs/>
            <w:color w:val="000000"/>
            <w:sz w:val="24"/>
            <w:szCs w:val="24"/>
            <w:lang w:eastAsia="pt-BR"/>
            <w:rPrChange w:id="119" w:author="EUDERLAN FREIRE DA SILVA ABREU" w:date="2025-06-30T16:05:00Z">
              <w:rPr>
                <w:rFonts w:ascii="Arial" w:eastAsia="Times New Roman" w:hAnsi="Arial" w:cs="Arial"/>
                <w:b/>
                <w:bCs/>
                <w:color w:val="000000"/>
                <w:sz w:val="26"/>
                <w:szCs w:val="26"/>
                <w:lang w:eastAsia="pt-BR"/>
              </w:rPr>
            </w:rPrChange>
          </w:rPr>
          <w:t>Software Necessário</w:t>
        </w:r>
      </w:ins>
    </w:p>
    <w:p w14:paraId="6CCD8D73" w14:textId="77777777" w:rsidR="003737E4" w:rsidRPr="00EA36DE" w:rsidRDefault="003737E4" w:rsidP="00EA36DE">
      <w:pPr>
        <w:numPr>
          <w:ilvl w:val="0"/>
          <w:numId w:val="3"/>
        </w:numPr>
        <w:spacing w:before="240" w:after="0" w:line="240" w:lineRule="auto"/>
        <w:jc w:val="both"/>
        <w:textAlignment w:val="baseline"/>
        <w:rPr>
          <w:ins w:id="120" w:author="EUDERLAN FREIRE DA SILVA ABREU" w:date="2025-06-30T15:54:00Z"/>
          <w:rFonts w:ascii="Arial" w:eastAsia="Times New Roman" w:hAnsi="Arial" w:cs="Arial"/>
          <w:color w:val="000000"/>
          <w:sz w:val="24"/>
          <w:szCs w:val="24"/>
          <w:lang w:eastAsia="pt-BR"/>
          <w:rPrChange w:id="121" w:author="EUDERLAN FREIRE DA SILVA ABREU" w:date="2025-06-30T16:05:00Z">
            <w:rPr>
              <w:ins w:id="122" w:author="EUDERLAN FREIRE DA SILVA ABREU" w:date="2025-06-30T15:54:00Z"/>
              <w:rFonts w:ascii="Arial" w:eastAsia="Times New Roman" w:hAnsi="Arial" w:cs="Arial"/>
              <w:color w:val="000000"/>
              <w:lang w:eastAsia="pt-BR"/>
            </w:rPr>
          </w:rPrChange>
        </w:rPr>
        <w:pPrChange w:id="123" w:author="EUDERLAN FREIRE DA SILVA ABREU" w:date="2025-06-30T16:06:00Z">
          <w:pPr>
            <w:numPr>
              <w:numId w:val="3"/>
            </w:numPr>
            <w:tabs>
              <w:tab w:val="num" w:pos="720"/>
            </w:tabs>
            <w:spacing w:before="240" w:after="0" w:line="240" w:lineRule="auto"/>
            <w:ind w:left="720" w:hanging="360"/>
            <w:textAlignment w:val="baseline"/>
          </w:pPr>
        </w:pPrChange>
      </w:pPr>
      <w:ins w:id="124" w:author="EUDERLAN FREIRE DA SILVA ABREU" w:date="2025-06-30T15:54:00Z">
        <w:r w:rsidRPr="00EA36DE">
          <w:rPr>
            <w:rFonts w:ascii="Arial" w:eastAsia="Times New Roman" w:hAnsi="Arial" w:cs="Arial"/>
            <w:b/>
            <w:bCs/>
            <w:color w:val="000000"/>
            <w:sz w:val="24"/>
            <w:szCs w:val="24"/>
            <w:lang w:eastAsia="pt-BR"/>
            <w:rPrChange w:id="125" w:author="EUDERLAN FREIRE DA SILVA ABREU" w:date="2025-06-30T16:05:00Z">
              <w:rPr>
                <w:rFonts w:ascii="Arial" w:eastAsia="Times New Roman" w:hAnsi="Arial" w:cs="Arial"/>
                <w:b/>
                <w:bCs/>
                <w:color w:val="000000"/>
                <w:lang w:eastAsia="pt-BR"/>
              </w:rPr>
            </w:rPrChange>
          </w:rPr>
          <w:t>Python 3.11+</w:t>
        </w:r>
      </w:ins>
    </w:p>
    <w:p w14:paraId="24B85344" w14:textId="77777777" w:rsidR="003737E4" w:rsidRPr="00EA36DE" w:rsidRDefault="003737E4" w:rsidP="00EA36DE">
      <w:pPr>
        <w:numPr>
          <w:ilvl w:val="0"/>
          <w:numId w:val="3"/>
        </w:numPr>
        <w:spacing w:before="240" w:after="0" w:line="240" w:lineRule="auto"/>
        <w:jc w:val="both"/>
        <w:textAlignment w:val="baseline"/>
        <w:rPr>
          <w:ins w:id="126" w:author="EUDERLAN FREIRE DA SILVA ABREU" w:date="2025-06-30T15:54:00Z"/>
          <w:rFonts w:ascii="Arial" w:eastAsia="Times New Roman" w:hAnsi="Arial" w:cs="Arial"/>
          <w:color w:val="000000"/>
          <w:sz w:val="24"/>
          <w:szCs w:val="24"/>
          <w:lang w:eastAsia="pt-BR"/>
          <w:rPrChange w:id="127" w:author="EUDERLAN FREIRE DA SILVA ABREU" w:date="2025-06-30T16:05:00Z">
            <w:rPr>
              <w:ins w:id="128" w:author="EUDERLAN FREIRE DA SILVA ABREU" w:date="2025-06-30T15:54:00Z"/>
              <w:rFonts w:ascii="Arial" w:eastAsia="Times New Roman" w:hAnsi="Arial" w:cs="Arial"/>
              <w:color w:val="000000"/>
              <w:lang w:eastAsia="pt-BR"/>
            </w:rPr>
          </w:rPrChange>
        </w:rPr>
        <w:pPrChange w:id="129" w:author="EUDERLAN FREIRE DA SILVA ABREU" w:date="2025-06-30T16:06:00Z">
          <w:pPr>
            <w:numPr>
              <w:numId w:val="3"/>
            </w:numPr>
            <w:tabs>
              <w:tab w:val="num" w:pos="720"/>
            </w:tabs>
            <w:spacing w:after="0" w:line="240" w:lineRule="auto"/>
            <w:ind w:left="720" w:hanging="360"/>
            <w:textAlignment w:val="baseline"/>
          </w:pPr>
        </w:pPrChange>
      </w:pPr>
      <w:ins w:id="130" w:author="EUDERLAN FREIRE DA SILVA ABREU" w:date="2025-06-30T15:54:00Z">
        <w:r w:rsidRPr="00EA36DE">
          <w:rPr>
            <w:rFonts w:ascii="Arial" w:eastAsia="Times New Roman" w:hAnsi="Arial" w:cs="Arial"/>
            <w:b/>
            <w:bCs/>
            <w:color w:val="000000"/>
            <w:sz w:val="24"/>
            <w:szCs w:val="24"/>
            <w:lang w:eastAsia="pt-BR"/>
            <w:rPrChange w:id="131" w:author="EUDERLAN FREIRE DA SILVA ABREU" w:date="2025-06-30T16:05:00Z">
              <w:rPr>
                <w:rFonts w:ascii="Arial" w:eastAsia="Times New Roman" w:hAnsi="Arial" w:cs="Arial"/>
                <w:b/>
                <w:bCs/>
                <w:color w:val="000000"/>
                <w:lang w:eastAsia="pt-BR"/>
              </w:rPr>
            </w:rPrChange>
          </w:rPr>
          <w:t>Node.js 16+</w:t>
        </w:r>
        <w:r w:rsidRPr="00EA36DE">
          <w:rPr>
            <w:rFonts w:ascii="Arial" w:eastAsia="Times New Roman" w:hAnsi="Arial" w:cs="Arial"/>
            <w:color w:val="000000"/>
            <w:sz w:val="24"/>
            <w:szCs w:val="24"/>
            <w:lang w:eastAsia="pt-BR"/>
            <w:rPrChange w:id="132" w:author="EUDERLAN FREIRE DA SILVA ABREU" w:date="2025-06-30T16:05:00Z">
              <w:rPr>
                <w:rFonts w:ascii="Arial" w:eastAsia="Times New Roman" w:hAnsi="Arial" w:cs="Arial"/>
                <w:color w:val="000000"/>
                <w:lang w:eastAsia="pt-BR"/>
              </w:rPr>
            </w:rPrChange>
          </w:rPr>
          <w:t xml:space="preserve"> e </w:t>
        </w:r>
        <w:proofErr w:type="spellStart"/>
        <w:r w:rsidRPr="00EA36DE">
          <w:rPr>
            <w:rFonts w:ascii="Arial" w:eastAsia="Times New Roman" w:hAnsi="Arial" w:cs="Arial"/>
            <w:color w:val="000000"/>
            <w:sz w:val="24"/>
            <w:szCs w:val="24"/>
            <w:lang w:eastAsia="pt-BR"/>
            <w:rPrChange w:id="133" w:author="EUDERLAN FREIRE DA SILVA ABREU" w:date="2025-06-30T16:05:00Z">
              <w:rPr>
                <w:rFonts w:ascii="Arial" w:eastAsia="Times New Roman" w:hAnsi="Arial" w:cs="Arial"/>
                <w:color w:val="000000"/>
                <w:lang w:eastAsia="pt-BR"/>
              </w:rPr>
            </w:rPrChange>
          </w:rPr>
          <w:t>npm</w:t>
        </w:r>
        <w:proofErr w:type="spellEnd"/>
      </w:ins>
    </w:p>
    <w:p w14:paraId="4E5F0D20" w14:textId="77777777" w:rsidR="003737E4" w:rsidRPr="00EA36DE" w:rsidRDefault="003737E4" w:rsidP="00EA36DE">
      <w:pPr>
        <w:numPr>
          <w:ilvl w:val="0"/>
          <w:numId w:val="3"/>
        </w:numPr>
        <w:spacing w:before="240" w:after="0" w:line="240" w:lineRule="auto"/>
        <w:jc w:val="both"/>
        <w:textAlignment w:val="baseline"/>
        <w:rPr>
          <w:ins w:id="134" w:author="EUDERLAN FREIRE DA SILVA ABREU" w:date="2025-06-30T15:54:00Z"/>
          <w:rFonts w:ascii="Arial" w:eastAsia="Times New Roman" w:hAnsi="Arial" w:cs="Arial"/>
          <w:color w:val="000000"/>
          <w:sz w:val="24"/>
          <w:szCs w:val="24"/>
          <w:lang w:eastAsia="pt-BR"/>
          <w:rPrChange w:id="135" w:author="EUDERLAN FREIRE DA SILVA ABREU" w:date="2025-06-30T16:05:00Z">
            <w:rPr>
              <w:ins w:id="136" w:author="EUDERLAN FREIRE DA SILVA ABREU" w:date="2025-06-30T15:54:00Z"/>
              <w:rFonts w:ascii="Arial" w:eastAsia="Times New Roman" w:hAnsi="Arial" w:cs="Arial"/>
              <w:color w:val="000000"/>
              <w:lang w:eastAsia="pt-BR"/>
            </w:rPr>
          </w:rPrChange>
        </w:rPr>
        <w:pPrChange w:id="137" w:author="EUDERLAN FREIRE DA SILVA ABREU" w:date="2025-06-30T16:06:00Z">
          <w:pPr>
            <w:numPr>
              <w:numId w:val="3"/>
            </w:numPr>
            <w:tabs>
              <w:tab w:val="num" w:pos="720"/>
            </w:tabs>
            <w:spacing w:after="240" w:line="240" w:lineRule="auto"/>
            <w:ind w:left="720" w:hanging="360"/>
            <w:textAlignment w:val="baseline"/>
          </w:pPr>
        </w:pPrChange>
      </w:pPr>
      <w:proofErr w:type="spellStart"/>
      <w:ins w:id="138" w:author="EUDERLAN FREIRE DA SILVA ABREU" w:date="2025-06-30T15:54:00Z">
        <w:r w:rsidRPr="00EA36DE">
          <w:rPr>
            <w:rFonts w:ascii="Arial" w:eastAsia="Times New Roman" w:hAnsi="Arial" w:cs="Arial"/>
            <w:b/>
            <w:bCs/>
            <w:color w:val="000000"/>
            <w:sz w:val="24"/>
            <w:szCs w:val="24"/>
            <w:lang w:eastAsia="pt-BR"/>
            <w:rPrChange w:id="139" w:author="EUDERLAN FREIRE DA SILVA ABREU" w:date="2025-06-30T16:05:00Z">
              <w:rPr>
                <w:rFonts w:ascii="Arial" w:eastAsia="Times New Roman" w:hAnsi="Arial" w:cs="Arial"/>
                <w:b/>
                <w:bCs/>
                <w:color w:val="000000"/>
                <w:lang w:eastAsia="pt-BR"/>
              </w:rPr>
            </w:rPrChange>
          </w:rPr>
          <w:t>Git</w:t>
        </w:r>
        <w:proofErr w:type="spellEnd"/>
        <w:r w:rsidRPr="00EA36DE">
          <w:rPr>
            <w:rFonts w:ascii="Arial" w:eastAsia="Times New Roman" w:hAnsi="Arial" w:cs="Arial"/>
            <w:color w:val="000000"/>
            <w:sz w:val="24"/>
            <w:szCs w:val="24"/>
            <w:lang w:eastAsia="pt-BR"/>
            <w:rPrChange w:id="140" w:author="EUDERLAN FREIRE DA SILVA ABREU" w:date="2025-06-30T16:05:00Z">
              <w:rPr>
                <w:rFonts w:ascii="Arial" w:eastAsia="Times New Roman" w:hAnsi="Arial" w:cs="Arial"/>
                <w:color w:val="000000"/>
                <w:lang w:eastAsia="pt-BR"/>
              </w:rPr>
            </w:rPrChange>
          </w:rPr>
          <w:t xml:space="preserve"> (para clonar o repositório)</w:t>
        </w:r>
      </w:ins>
    </w:p>
    <w:p w14:paraId="2F877206" w14:textId="77777777" w:rsidR="003737E4" w:rsidRPr="00EA36DE" w:rsidRDefault="003737E4" w:rsidP="00EA36DE">
      <w:pPr>
        <w:spacing w:before="240" w:after="0" w:line="240" w:lineRule="auto"/>
        <w:jc w:val="both"/>
        <w:outlineLvl w:val="2"/>
        <w:rPr>
          <w:ins w:id="141" w:author="EUDERLAN FREIRE DA SILVA ABREU" w:date="2025-06-30T15:54:00Z"/>
          <w:rFonts w:ascii="Arial" w:eastAsia="Times New Roman" w:hAnsi="Arial" w:cs="Arial"/>
          <w:b/>
          <w:bCs/>
          <w:sz w:val="24"/>
          <w:szCs w:val="24"/>
          <w:lang w:eastAsia="pt-BR"/>
          <w:rPrChange w:id="142" w:author="EUDERLAN FREIRE DA SILVA ABREU" w:date="2025-06-30T16:05:00Z">
            <w:rPr>
              <w:ins w:id="143" w:author="EUDERLAN FREIRE DA SILVA ABREU" w:date="2025-06-30T15:54:00Z"/>
              <w:rFonts w:ascii="Times New Roman" w:eastAsia="Times New Roman" w:hAnsi="Times New Roman" w:cs="Times New Roman"/>
              <w:b/>
              <w:bCs/>
              <w:sz w:val="27"/>
              <w:szCs w:val="27"/>
              <w:lang w:eastAsia="pt-BR"/>
            </w:rPr>
          </w:rPrChange>
        </w:rPr>
        <w:pPrChange w:id="144" w:author="EUDERLAN FREIRE DA SILVA ABREU" w:date="2025-06-30T16:06:00Z">
          <w:pPr>
            <w:spacing w:before="280" w:after="80" w:line="240" w:lineRule="auto"/>
            <w:outlineLvl w:val="2"/>
          </w:pPr>
        </w:pPrChange>
      </w:pPr>
      <w:ins w:id="145" w:author="EUDERLAN FREIRE DA SILVA ABREU" w:date="2025-06-30T15:54:00Z">
        <w:r w:rsidRPr="00EA36DE">
          <w:rPr>
            <w:rFonts w:ascii="Arial" w:eastAsia="Times New Roman" w:hAnsi="Arial" w:cs="Arial"/>
            <w:b/>
            <w:bCs/>
            <w:color w:val="000000"/>
            <w:sz w:val="24"/>
            <w:szCs w:val="24"/>
            <w:lang w:eastAsia="pt-BR"/>
            <w:rPrChange w:id="146" w:author="EUDERLAN FREIRE DA SILVA ABREU" w:date="2025-06-30T16:05:00Z">
              <w:rPr>
                <w:rFonts w:ascii="Arial" w:eastAsia="Times New Roman" w:hAnsi="Arial" w:cs="Arial"/>
                <w:b/>
                <w:bCs/>
                <w:color w:val="000000"/>
                <w:sz w:val="26"/>
                <w:szCs w:val="26"/>
                <w:lang w:eastAsia="pt-BR"/>
              </w:rPr>
            </w:rPrChange>
          </w:rPr>
          <w:t>Contas e Chaves de API</w:t>
        </w:r>
      </w:ins>
    </w:p>
    <w:p w14:paraId="7A2E0B25" w14:textId="77777777" w:rsidR="003737E4" w:rsidRPr="00EA36DE" w:rsidRDefault="003737E4" w:rsidP="00EA36DE">
      <w:pPr>
        <w:numPr>
          <w:ilvl w:val="0"/>
          <w:numId w:val="4"/>
        </w:numPr>
        <w:spacing w:before="240" w:after="0" w:line="240" w:lineRule="auto"/>
        <w:jc w:val="both"/>
        <w:textAlignment w:val="baseline"/>
        <w:rPr>
          <w:ins w:id="147" w:author="EUDERLAN FREIRE DA SILVA ABREU" w:date="2025-06-30T15:54:00Z"/>
          <w:rFonts w:ascii="Arial" w:eastAsia="Times New Roman" w:hAnsi="Arial" w:cs="Arial"/>
          <w:color w:val="000000"/>
          <w:sz w:val="24"/>
          <w:szCs w:val="24"/>
          <w:lang w:eastAsia="pt-BR"/>
          <w:rPrChange w:id="148" w:author="EUDERLAN FREIRE DA SILVA ABREU" w:date="2025-06-30T16:05:00Z">
            <w:rPr>
              <w:ins w:id="149" w:author="EUDERLAN FREIRE DA SILVA ABREU" w:date="2025-06-30T15:54:00Z"/>
              <w:rFonts w:ascii="Arial" w:eastAsia="Times New Roman" w:hAnsi="Arial" w:cs="Arial"/>
              <w:color w:val="000000"/>
              <w:lang w:eastAsia="pt-BR"/>
            </w:rPr>
          </w:rPrChange>
        </w:rPr>
        <w:pPrChange w:id="150" w:author="EUDERLAN FREIRE DA SILVA ABREU" w:date="2025-06-30T16:06:00Z">
          <w:pPr>
            <w:numPr>
              <w:numId w:val="4"/>
            </w:numPr>
            <w:tabs>
              <w:tab w:val="num" w:pos="720"/>
            </w:tabs>
            <w:spacing w:before="240" w:after="0" w:line="240" w:lineRule="auto"/>
            <w:ind w:left="720" w:hanging="360"/>
            <w:textAlignment w:val="baseline"/>
          </w:pPr>
        </w:pPrChange>
      </w:pPr>
      <w:proofErr w:type="spellStart"/>
      <w:ins w:id="151" w:author="EUDERLAN FREIRE DA SILVA ABREU" w:date="2025-06-30T15:54:00Z">
        <w:r w:rsidRPr="00EA36DE">
          <w:rPr>
            <w:rFonts w:ascii="Arial" w:eastAsia="Times New Roman" w:hAnsi="Arial" w:cs="Arial"/>
            <w:b/>
            <w:bCs/>
            <w:color w:val="000000"/>
            <w:sz w:val="24"/>
            <w:szCs w:val="24"/>
            <w:lang w:eastAsia="pt-BR"/>
            <w:rPrChange w:id="152" w:author="EUDERLAN FREIRE DA SILVA ABREU" w:date="2025-06-30T16:05:00Z">
              <w:rPr>
                <w:rFonts w:ascii="Arial" w:eastAsia="Times New Roman" w:hAnsi="Arial" w:cs="Arial"/>
                <w:b/>
                <w:bCs/>
                <w:color w:val="000000"/>
                <w:lang w:eastAsia="pt-BR"/>
              </w:rPr>
            </w:rPrChange>
          </w:rPr>
          <w:t>Groq</w:t>
        </w:r>
        <w:proofErr w:type="spellEnd"/>
        <w:r w:rsidRPr="00EA36DE">
          <w:rPr>
            <w:rFonts w:ascii="Arial" w:eastAsia="Times New Roman" w:hAnsi="Arial" w:cs="Arial"/>
            <w:b/>
            <w:bCs/>
            <w:color w:val="000000"/>
            <w:sz w:val="24"/>
            <w:szCs w:val="24"/>
            <w:lang w:eastAsia="pt-BR"/>
            <w:rPrChange w:id="153" w:author="EUDERLAN FREIRE DA SILVA ABREU" w:date="2025-06-30T16:05:00Z">
              <w:rPr>
                <w:rFonts w:ascii="Arial" w:eastAsia="Times New Roman" w:hAnsi="Arial" w:cs="Arial"/>
                <w:b/>
                <w:bCs/>
                <w:color w:val="000000"/>
                <w:lang w:eastAsia="pt-BR"/>
              </w:rPr>
            </w:rPrChange>
          </w:rPr>
          <w:t xml:space="preserve"> API Key</w:t>
        </w:r>
        <w:r w:rsidRPr="00EA36DE">
          <w:rPr>
            <w:rFonts w:ascii="Arial" w:eastAsia="Times New Roman" w:hAnsi="Arial" w:cs="Arial"/>
            <w:color w:val="000000"/>
            <w:sz w:val="24"/>
            <w:szCs w:val="24"/>
            <w:lang w:eastAsia="pt-BR"/>
            <w:rPrChange w:id="154" w:author="EUDERLAN FREIRE DA SILVA ABREU" w:date="2025-06-30T16:05:00Z">
              <w:rPr>
                <w:rFonts w:ascii="Arial" w:eastAsia="Times New Roman" w:hAnsi="Arial" w:cs="Arial"/>
                <w:color w:val="000000"/>
                <w:lang w:eastAsia="pt-BR"/>
              </w:rPr>
            </w:rPrChange>
          </w:rPr>
          <w:t xml:space="preserve"> (para o modelo de linguagem)</w:t>
        </w:r>
      </w:ins>
    </w:p>
    <w:p w14:paraId="7CA8DB33" w14:textId="77777777" w:rsidR="003737E4" w:rsidRPr="00EA36DE" w:rsidRDefault="003737E4" w:rsidP="00EA36DE">
      <w:pPr>
        <w:numPr>
          <w:ilvl w:val="0"/>
          <w:numId w:val="4"/>
        </w:numPr>
        <w:spacing w:before="240" w:after="0" w:line="240" w:lineRule="auto"/>
        <w:jc w:val="both"/>
        <w:textAlignment w:val="baseline"/>
        <w:rPr>
          <w:ins w:id="155" w:author="EUDERLAN FREIRE DA SILVA ABREU" w:date="2025-06-30T15:54:00Z"/>
          <w:rFonts w:ascii="Arial" w:eastAsia="Times New Roman" w:hAnsi="Arial" w:cs="Arial"/>
          <w:color w:val="000000"/>
          <w:sz w:val="24"/>
          <w:szCs w:val="24"/>
          <w:lang w:eastAsia="pt-BR"/>
          <w:rPrChange w:id="156" w:author="EUDERLAN FREIRE DA SILVA ABREU" w:date="2025-06-30T16:05:00Z">
            <w:rPr>
              <w:ins w:id="157" w:author="EUDERLAN FREIRE DA SILVA ABREU" w:date="2025-06-30T15:54:00Z"/>
              <w:rFonts w:ascii="Arial" w:eastAsia="Times New Roman" w:hAnsi="Arial" w:cs="Arial"/>
              <w:color w:val="000000"/>
              <w:lang w:eastAsia="pt-BR"/>
            </w:rPr>
          </w:rPrChange>
        </w:rPr>
        <w:pPrChange w:id="158" w:author="EUDERLAN FREIRE DA SILVA ABREU" w:date="2025-06-30T16:06:00Z">
          <w:pPr>
            <w:numPr>
              <w:numId w:val="4"/>
            </w:numPr>
            <w:tabs>
              <w:tab w:val="num" w:pos="720"/>
            </w:tabs>
            <w:spacing w:after="240" w:line="240" w:lineRule="auto"/>
            <w:ind w:left="720" w:hanging="360"/>
            <w:textAlignment w:val="baseline"/>
          </w:pPr>
        </w:pPrChange>
      </w:pPr>
      <w:proofErr w:type="spellStart"/>
      <w:ins w:id="159" w:author="EUDERLAN FREIRE DA SILVA ABREU" w:date="2025-06-30T15:54:00Z">
        <w:r w:rsidRPr="00EA36DE">
          <w:rPr>
            <w:rFonts w:ascii="Arial" w:eastAsia="Times New Roman" w:hAnsi="Arial" w:cs="Arial"/>
            <w:b/>
            <w:bCs/>
            <w:color w:val="000000"/>
            <w:sz w:val="24"/>
            <w:szCs w:val="24"/>
            <w:lang w:eastAsia="pt-BR"/>
            <w:rPrChange w:id="160" w:author="EUDERLAN FREIRE DA SILVA ABREU" w:date="2025-06-30T16:05:00Z">
              <w:rPr>
                <w:rFonts w:ascii="Arial" w:eastAsia="Times New Roman" w:hAnsi="Arial" w:cs="Arial"/>
                <w:b/>
                <w:bCs/>
                <w:color w:val="000000"/>
                <w:lang w:eastAsia="pt-BR"/>
              </w:rPr>
            </w:rPrChange>
          </w:rPr>
          <w:t>Pinecone</w:t>
        </w:r>
        <w:proofErr w:type="spellEnd"/>
        <w:r w:rsidRPr="00EA36DE">
          <w:rPr>
            <w:rFonts w:ascii="Arial" w:eastAsia="Times New Roman" w:hAnsi="Arial" w:cs="Arial"/>
            <w:b/>
            <w:bCs/>
            <w:color w:val="000000"/>
            <w:sz w:val="24"/>
            <w:szCs w:val="24"/>
            <w:lang w:eastAsia="pt-BR"/>
            <w:rPrChange w:id="161" w:author="EUDERLAN FREIRE DA SILVA ABREU" w:date="2025-06-30T16:05:00Z">
              <w:rPr>
                <w:rFonts w:ascii="Arial" w:eastAsia="Times New Roman" w:hAnsi="Arial" w:cs="Arial"/>
                <w:b/>
                <w:bCs/>
                <w:color w:val="000000"/>
                <w:lang w:eastAsia="pt-BR"/>
              </w:rPr>
            </w:rPrChange>
          </w:rPr>
          <w:t xml:space="preserve"> API Key</w:t>
        </w:r>
        <w:r w:rsidRPr="00EA36DE">
          <w:rPr>
            <w:rFonts w:ascii="Arial" w:eastAsia="Times New Roman" w:hAnsi="Arial" w:cs="Arial"/>
            <w:color w:val="000000"/>
            <w:sz w:val="24"/>
            <w:szCs w:val="24"/>
            <w:lang w:eastAsia="pt-BR"/>
            <w:rPrChange w:id="162" w:author="EUDERLAN FREIRE DA SILVA ABREU" w:date="2025-06-30T16:05:00Z">
              <w:rPr>
                <w:rFonts w:ascii="Arial" w:eastAsia="Times New Roman" w:hAnsi="Arial" w:cs="Arial"/>
                <w:color w:val="000000"/>
                <w:lang w:eastAsia="pt-BR"/>
              </w:rPr>
            </w:rPrChange>
          </w:rPr>
          <w:t xml:space="preserve"> (banco de dados vetorial)</w:t>
        </w:r>
      </w:ins>
    </w:p>
    <w:p w14:paraId="590D06C6" w14:textId="74EE25A4" w:rsidR="003737E4" w:rsidRPr="00EA36DE" w:rsidRDefault="003737E4" w:rsidP="00EA36DE">
      <w:pPr>
        <w:numPr>
          <w:ilvl w:val="0"/>
          <w:numId w:val="4"/>
        </w:numPr>
        <w:spacing w:before="240" w:after="0" w:line="240" w:lineRule="auto"/>
        <w:jc w:val="both"/>
        <w:textAlignment w:val="baseline"/>
        <w:rPr>
          <w:ins w:id="163" w:author="EUDERLAN FREIRE DA SILVA ABREU" w:date="2025-06-30T15:54:00Z"/>
          <w:rFonts w:ascii="Arial" w:eastAsia="Times New Roman" w:hAnsi="Arial" w:cs="Arial"/>
          <w:color w:val="000000"/>
          <w:sz w:val="24"/>
          <w:szCs w:val="24"/>
          <w:lang w:eastAsia="pt-BR"/>
          <w:rPrChange w:id="164" w:author="EUDERLAN FREIRE DA SILVA ABREU" w:date="2025-06-30T16:05:00Z">
            <w:rPr>
              <w:ins w:id="165" w:author="EUDERLAN FREIRE DA SILVA ABREU" w:date="2025-06-30T15:54:00Z"/>
              <w:rFonts w:ascii="Arial" w:eastAsia="Times New Roman" w:hAnsi="Arial" w:cs="Arial"/>
              <w:color w:val="000000"/>
              <w:lang w:eastAsia="pt-BR"/>
            </w:rPr>
          </w:rPrChange>
        </w:rPr>
        <w:pPrChange w:id="166" w:author="EUDERLAN FREIRE DA SILVA ABREU" w:date="2025-06-30T16:06:00Z">
          <w:pPr>
            <w:numPr>
              <w:numId w:val="4"/>
            </w:numPr>
            <w:tabs>
              <w:tab w:val="num" w:pos="720"/>
            </w:tabs>
            <w:spacing w:after="240" w:line="240" w:lineRule="auto"/>
            <w:ind w:left="720" w:hanging="360"/>
            <w:textAlignment w:val="baseline"/>
          </w:pPr>
        </w:pPrChange>
      </w:pPr>
      <w:ins w:id="167" w:author="EUDERLAN FREIRE DA SILVA ABREU" w:date="2025-06-30T15:54:00Z">
        <w:r w:rsidRPr="00EA36DE">
          <w:rPr>
            <w:rFonts w:ascii="Arial" w:eastAsia="Times New Roman" w:hAnsi="Arial" w:cs="Arial"/>
            <w:b/>
            <w:bCs/>
            <w:color w:val="000000"/>
            <w:sz w:val="24"/>
            <w:szCs w:val="24"/>
            <w:lang w:eastAsia="pt-BR"/>
            <w:rPrChange w:id="168" w:author="EUDERLAN FREIRE DA SILVA ABREU" w:date="2025-06-30T16:05:00Z">
              <w:rPr>
                <w:rFonts w:ascii="Arial" w:eastAsia="Times New Roman" w:hAnsi="Arial" w:cs="Arial"/>
                <w:b/>
                <w:bCs/>
                <w:color w:val="000000"/>
                <w:lang w:eastAsia="pt-BR"/>
              </w:rPr>
            </w:rPrChange>
          </w:rPr>
          <w:t xml:space="preserve">Google </w:t>
        </w:r>
        <w:proofErr w:type="spellStart"/>
        <w:r w:rsidRPr="00EA36DE">
          <w:rPr>
            <w:rFonts w:ascii="Arial" w:eastAsia="Times New Roman" w:hAnsi="Arial" w:cs="Arial"/>
            <w:b/>
            <w:bCs/>
            <w:color w:val="000000"/>
            <w:sz w:val="24"/>
            <w:szCs w:val="24"/>
            <w:lang w:eastAsia="pt-BR"/>
            <w:rPrChange w:id="169" w:author="EUDERLAN FREIRE DA SILVA ABREU" w:date="2025-06-30T16:05:00Z">
              <w:rPr>
                <w:rFonts w:ascii="Arial" w:eastAsia="Times New Roman" w:hAnsi="Arial" w:cs="Arial"/>
                <w:b/>
                <w:bCs/>
                <w:color w:val="000000"/>
                <w:lang w:eastAsia="pt-BR"/>
              </w:rPr>
            </w:rPrChange>
          </w:rPr>
          <w:t>OAuth</w:t>
        </w:r>
        <w:proofErr w:type="spellEnd"/>
        <w:r w:rsidRPr="00EA36DE">
          <w:rPr>
            <w:rFonts w:ascii="Arial" w:eastAsia="Times New Roman" w:hAnsi="Arial" w:cs="Arial"/>
            <w:color w:val="000000"/>
            <w:sz w:val="24"/>
            <w:szCs w:val="24"/>
            <w:lang w:eastAsia="pt-BR"/>
            <w:rPrChange w:id="170" w:author="EUDERLAN FREIRE DA SILVA ABREU" w:date="2025-06-30T16:05:00Z">
              <w:rPr>
                <w:rFonts w:ascii="Arial" w:eastAsia="Times New Roman" w:hAnsi="Arial" w:cs="Arial"/>
                <w:color w:val="000000"/>
                <w:lang w:eastAsia="pt-BR"/>
              </w:rPr>
            </w:rPrChange>
          </w:rPr>
          <w:t xml:space="preserve"> (opcional, para login social)</w:t>
        </w:r>
      </w:ins>
    </w:p>
    <w:p w14:paraId="6F26F6FE" w14:textId="3892C592" w:rsidR="003737E4" w:rsidRPr="00EA36DE" w:rsidRDefault="003737E4" w:rsidP="00EA36DE">
      <w:pPr>
        <w:spacing w:before="240" w:after="0" w:line="240" w:lineRule="auto"/>
        <w:jc w:val="both"/>
        <w:textAlignment w:val="baseline"/>
        <w:rPr>
          <w:ins w:id="171" w:author="EUDERLAN FREIRE DA SILVA ABREU" w:date="2025-06-30T15:55:00Z"/>
          <w:rFonts w:ascii="Arial" w:eastAsia="Times New Roman" w:hAnsi="Arial" w:cs="Arial"/>
          <w:color w:val="000000"/>
          <w:sz w:val="24"/>
          <w:szCs w:val="24"/>
          <w:lang w:eastAsia="pt-BR"/>
          <w:rPrChange w:id="172" w:author="EUDERLAN FREIRE DA SILVA ABREU" w:date="2025-06-30T16:05:00Z">
            <w:rPr>
              <w:ins w:id="173" w:author="EUDERLAN FREIRE DA SILVA ABREU" w:date="2025-06-30T15:55:00Z"/>
              <w:rFonts w:ascii="Arial" w:eastAsia="Times New Roman" w:hAnsi="Arial" w:cs="Arial"/>
              <w:color w:val="000000"/>
              <w:lang w:eastAsia="pt-BR"/>
            </w:rPr>
          </w:rPrChange>
        </w:rPr>
        <w:pPrChange w:id="174" w:author="EUDERLAN FREIRE DA SILVA ABREU" w:date="2025-06-30T16:06:00Z">
          <w:pPr>
            <w:spacing w:after="240" w:line="240" w:lineRule="auto"/>
            <w:textAlignment w:val="baseline"/>
          </w:pPr>
        </w:pPrChange>
      </w:pPr>
    </w:p>
    <w:p w14:paraId="7F263CAF" w14:textId="77777777" w:rsidR="003737E4" w:rsidRPr="00EA36DE" w:rsidRDefault="003737E4" w:rsidP="00EA36DE">
      <w:pPr>
        <w:spacing w:before="240" w:after="0" w:line="240" w:lineRule="auto"/>
        <w:jc w:val="both"/>
        <w:outlineLvl w:val="1"/>
        <w:rPr>
          <w:ins w:id="175" w:author="EUDERLAN FREIRE DA SILVA ABREU" w:date="2025-06-30T15:55:00Z"/>
          <w:rFonts w:ascii="Arial" w:eastAsia="Times New Roman" w:hAnsi="Arial" w:cs="Arial"/>
          <w:b/>
          <w:bCs/>
          <w:sz w:val="24"/>
          <w:szCs w:val="24"/>
          <w:lang w:eastAsia="pt-BR"/>
          <w:rPrChange w:id="176" w:author="EUDERLAN FREIRE DA SILVA ABREU" w:date="2025-06-30T16:05:00Z">
            <w:rPr>
              <w:ins w:id="177" w:author="EUDERLAN FREIRE DA SILVA ABREU" w:date="2025-06-30T15:55:00Z"/>
              <w:rFonts w:ascii="Times New Roman" w:eastAsia="Times New Roman" w:hAnsi="Times New Roman" w:cs="Times New Roman"/>
              <w:b/>
              <w:bCs/>
              <w:sz w:val="36"/>
              <w:szCs w:val="36"/>
              <w:lang w:eastAsia="pt-BR"/>
            </w:rPr>
          </w:rPrChange>
        </w:rPr>
        <w:pPrChange w:id="178" w:author="EUDERLAN FREIRE DA SILVA ABREU" w:date="2025-06-30T16:06:00Z">
          <w:pPr>
            <w:spacing w:before="360" w:after="80" w:line="240" w:lineRule="auto"/>
            <w:outlineLvl w:val="1"/>
          </w:pPr>
        </w:pPrChange>
      </w:pPr>
      <w:ins w:id="179" w:author="EUDERLAN FREIRE DA SILVA ABREU" w:date="2025-06-30T15:55:00Z">
        <w:r w:rsidRPr="00EA36DE">
          <w:rPr>
            <w:rFonts w:ascii="Segoe UI Emoji" w:eastAsia="Times New Roman" w:hAnsi="Segoe UI Emoji" w:cs="Segoe UI Emoji"/>
            <w:b/>
            <w:bCs/>
            <w:color w:val="000000"/>
            <w:sz w:val="24"/>
            <w:szCs w:val="24"/>
            <w:lang w:eastAsia="pt-BR"/>
            <w:rPrChange w:id="180" w:author="EUDERLAN FREIRE DA SILVA ABREU" w:date="2025-06-30T16:05:00Z">
              <w:rPr>
                <w:rFonts w:ascii="Segoe UI Emoji" w:eastAsia="Times New Roman" w:hAnsi="Segoe UI Emoji" w:cs="Segoe UI Emoji"/>
                <w:b/>
                <w:bCs/>
                <w:color w:val="000000"/>
                <w:sz w:val="34"/>
                <w:szCs w:val="34"/>
                <w:lang w:eastAsia="pt-BR"/>
              </w:rPr>
            </w:rPrChange>
          </w:rPr>
          <w:t>🚀</w:t>
        </w:r>
        <w:r w:rsidRPr="00EA36DE">
          <w:rPr>
            <w:rFonts w:ascii="Arial" w:eastAsia="Times New Roman" w:hAnsi="Arial" w:cs="Arial"/>
            <w:b/>
            <w:bCs/>
            <w:color w:val="000000"/>
            <w:sz w:val="24"/>
            <w:szCs w:val="24"/>
            <w:lang w:eastAsia="pt-BR"/>
            <w:rPrChange w:id="181" w:author="EUDERLAN FREIRE DA SILVA ABREU" w:date="2025-06-30T16:05:00Z">
              <w:rPr>
                <w:rFonts w:ascii="Arial" w:eastAsia="Times New Roman" w:hAnsi="Arial" w:cs="Arial"/>
                <w:b/>
                <w:bCs/>
                <w:color w:val="000000"/>
                <w:sz w:val="34"/>
                <w:szCs w:val="34"/>
                <w:lang w:eastAsia="pt-BR"/>
              </w:rPr>
            </w:rPrChange>
          </w:rPr>
          <w:t xml:space="preserve"> Instalação Passo a Passo</w:t>
        </w:r>
      </w:ins>
    </w:p>
    <w:p w14:paraId="78F2F66A" w14:textId="77777777" w:rsidR="003737E4" w:rsidRPr="00EA36DE" w:rsidRDefault="003737E4" w:rsidP="00EA36DE">
      <w:pPr>
        <w:spacing w:before="240" w:after="0" w:line="240" w:lineRule="auto"/>
        <w:jc w:val="both"/>
        <w:outlineLvl w:val="2"/>
        <w:rPr>
          <w:ins w:id="182" w:author="EUDERLAN FREIRE DA SILVA ABREU" w:date="2025-06-30T15:55:00Z"/>
          <w:rFonts w:ascii="Arial" w:eastAsia="Times New Roman" w:hAnsi="Arial" w:cs="Arial"/>
          <w:b/>
          <w:bCs/>
          <w:sz w:val="24"/>
          <w:szCs w:val="24"/>
          <w:lang w:eastAsia="pt-BR"/>
          <w:rPrChange w:id="183" w:author="EUDERLAN FREIRE DA SILVA ABREU" w:date="2025-06-30T16:05:00Z">
            <w:rPr>
              <w:ins w:id="184" w:author="EUDERLAN FREIRE DA SILVA ABREU" w:date="2025-06-30T15:55:00Z"/>
              <w:rFonts w:ascii="Times New Roman" w:eastAsia="Times New Roman" w:hAnsi="Times New Roman" w:cs="Times New Roman"/>
              <w:b/>
              <w:bCs/>
              <w:sz w:val="27"/>
              <w:szCs w:val="27"/>
              <w:lang w:eastAsia="pt-BR"/>
            </w:rPr>
          </w:rPrChange>
        </w:rPr>
        <w:pPrChange w:id="185" w:author="EUDERLAN FREIRE DA SILVA ABREU" w:date="2025-06-30T16:06:00Z">
          <w:pPr>
            <w:spacing w:before="280" w:after="80" w:line="240" w:lineRule="auto"/>
            <w:outlineLvl w:val="2"/>
          </w:pPr>
        </w:pPrChange>
      </w:pPr>
      <w:ins w:id="186" w:author="EUDERLAN FREIRE DA SILVA ABREU" w:date="2025-06-30T15:55:00Z">
        <w:r w:rsidRPr="00EA36DE">
          <w:rPr>
            <w:rFonts w:ascii="Arial" w:eastAsia="Times New Roman" w:hAnsi="Arial" w:cs="Arial"/>
            <w:b/>
            <w:bCs/>
            <w:color w:val="000000"/>
            <w:sz w:val="24"/>
            <w:szCs w:val="24"/>
            <w:lang w:eastAsia="pt-BR"/>
            <w:rPrChange w:id="187" w:author="EUDERLAN FREIRE DA SILVA ABREU" w:date="2025-06-30T16:05:00Z">
              <w:rPr>
                <w:rFonts w:ascii="Arial" w:eastAsia="Times New Roman" w:hAnsi="Arial" w:cs="Arial"/>
                <w:b/>
                <w:bCs/>
                <w:color w:val="000000"/>
                <w:sz w:val="26"/>
                <w:szCs w:val="26"/>
                <w:lang w:eastAsia="pt-BR"/>
              </w:rPr>
            </w:rPrChange>
          </w:rPr>
          <w:t>Passo 1: Download do Código</w:t>
        </w:r>
      </w:ins>
    </w:p>
    <w:p w14:paraId="1BE42FA1" w14:textId="77777777" w:rsidR="003737E4" w:rsidRPr="00EA36DE" w:rsidRDefault="003737E4" w:rsidP="00EA36DE">
      <w:pPr>
        <w:spacing w:before="240" w:after="0" w:line="240" w:lineRule="auto"/>
        <w:jc w:val="both"/>
        <w:rPr>
          <w:ins w:id="188" w:author="EUDERLAN FREIRE DA SILVA ABREU" w:date="2025-06-30T15:55:00Z"/>
          <w:rFonts w:ascii="Arial" w:eastAsia="Times New Roman" w:hAnsi="Arial" w:cs="Arial"/>
          <w:sz w:val="24"/>
          <w:szCs w:val="24"/>
          <w:lang w:eastAsia="pt-BR"/>
          <w:rPrChange w:id="189" w:author="EUDERLAN FREIRE DA SILVA ABREU" w:date="2025-06-30T16:05:00Z">
            <w:rPr>
              <w:ins w:id="190" w:author="EUDERLAN FREIRE DA SILVA ABREU" w:date="2025-06-30T15:55:00Z"/>
              <w:rFonts w:ascii="Times New Roman" w:eastAsia="Times New Roman" w:hAnsi="Times New Roman" w:cs="Times New Roman"/>
              <w:sz w:val="24"/>
              <w:szCs w:val="24"/>
              <w:lang w:eastAsia="pt-BR"/>
            </w:rPr>
          </w:rPrChange>
        </w:rPr>
        <w:pPrChange w:id="191" w:author="EUDERLAN FREIRE DA SILVA ABREU" w:date="2025-06-30T16:06:00Z">
          <w:pPr>
            <w:spacing w:after="0" w:line="240" w:lineRule="auto"/>
          </w:pPr>
        </w:pPrChange>
      </w:pPr>
      <w:ins w:id="192" w:author="EUDERLAN FREIRE DA SILVA ABREU" w:date="2025-06-30T15:55:00Z">
        <w:r w:rsidRPr="00EA36DE">
          <w:rPr>
            <w:rFonts w:ascii="Arial" w:eastAsia="Times New Roman" w:hAnsi="Arial" w:cs="Arial"/>
            <w:color w:val="000000"/>
            <w:sz w:val="24"/>
            <w:szCs w:val="24"/>
            <w:lang w:eastAsia="pt-BR"/>
            <w:rPrChange w:id="193" w:author="EUDERLAN FREIRE DA SILVA ABREU" w:date="2025-06-30T16:05:00Z">
              <w:rPr>
                <w:rFonts w:ascii="Arial" w:eastAsia="Times New Roman" w:hAnsi="Arial" w:cs="Arial"/>
                <w:color w:val="000000"/>
                <w:lang w:eastAsia="pt-BR"/>
              </w:rPr>
            </w:rPrChange>
          </w:rPr>
          <w:t># Clone ou baixe o projeto</w:t>
        </w:r>
      </w:ins>
    </w:p>
    <w:p w14:paraId="1C03F55A" w14:textId="77777777" w:rsidR="003737E4" w:rsidRPr="00EA36DE" w:rsidRDefault="003737E4" w:rsidP="00EA36DE">
      <w:pPr>
        <w:spacing w:before="240" w:after="0" w:line="240" w:lineRule="auto"/>
        <w:jc w:val="both"/>
        <w:rPr>
          <w:ins w:id="194" w:author="EUDERLAN FREIRE DA SILVA ABREU" w:date="2025-06-30T15:55:00Z"/>
          <w:rFonts w:ascii="Arial" w:eastAsia="Times New Roman" w:hAnsi="Arial" w:cs="Arial"/>
          <w:sz w:val="24"/>
          <w:szCs w:val="24"/>
          <w:lang w:eastAsia="pt-BR"/>
          <w:rPrChange w:id="195" w:author="EUDERLAN FREIRE DA SILVA ABREU" w:date="2025-06-30T16:05:00Z">
            <w:rPr>
              <w:ins w:id="196" w:author="EUDERLAN FREIRE DA SILVA ABREU" w:date="2025-06-30T15:55:00Z"/>
              <w:rFonts w:ascii="Times New Roman" w:eastAsia="Times New Roman" w:hAnsi="Times New Roman" w:cs="Times New Roman"/>
              <w:sz w:val="24"/>
              <w:szCs w:val="24"/>
              <w:lang w:eastAsia="pt-BR"/>
            </w:rPr>
          </w:rPrChange>
        </w:rPr>
        <w:pPrChange w:id="197" w:author="EUDERLAN FREIRE DA SILVA ABREU" w:date="2025-06-30T16:06:00Z">
          <w:pPr>
            <w:spacing w:after="0" w:line="240" w:lineRule="auto"/>
          </w:pPr>
        </w:pPrChange>
      </w:pPr>
      <w:proofErr w:type="spellStart"/>
      <w:ins w:id="198" w:author="EUDERLAN FREIRE DA SILVA ABREU" w:date="2025-06-30T15:55:00Z">
        <w:r w:rsidRPr="00EA36DE">
          <w:rPr>
            <w:rFonts w:ascii="Arial" w:eastAsia="Times New Roman" w:hAnsi="Arial" w:cs="Arial"/>
            <w:color w:val="000000"/>
            <w:sz w:val="24"/>
            <w:szCs w:val="24"/>
            <w:lang w:eastAsia="pt-BR"/>
            <w:rPrChange w:id="199" w:author="EUDERLAN FREIRE DA SILVA ABREU" w:date="2025-06-30T16:05:00Z">
              <w:rPr>
                <w:rFonts w:ascii="Arial" w:eastAsia="Times New Roman" w:hAnsi="Arial" w:cs="Arial"/>
                <w:color w:val="000000"/>
                <w:lang w:eastAsia="pt-BR"/>
              </w:rPr>
            </w:rPrChange>
          </w:rPr>
          <w:t>git</w:t>
        </w:r>
        <w:proofErr w:type="spellEnd"/>
        <w:r w:rsidRPr="00EA36DE">
          <w:rPr>
            <w:rFonts w:ascii="Arial" w:eastAsia="Times New Roman" w:hAnsi="Arial" w:cs="Arial"/>
            <w:color w:val="000000"/>
            <w:sz w:val="24"/>
            <w:szCs w:val="24"/>
            <w:lang w:eastAsia="pt-BR"/>
            <w:rPrChange w:id="200" w:author="EUDERLAN FREIRE DA SILVA ABREU" w:date="2025-06-30T16:05:00Z">
              <w:rPr>
                <w:rFonts w:ascii="Arial" w:eastAsia="Times New Roman" w:hAnsi="Arial" w:cs="Arial"/>
                <w:color w:val="000000"/>
                <w:lang w:eastAsia="pt-BR"/>
              </w:rPr>
            </w:rPrChange>
          </w:rPr>
          <w:t xml:space="preserve"> clone [URL_DO_REPOSITORIO]</w:t>
        </w:r>
      </w:ins>
    </w:p>
    <w:p w14:paraId="5EE84A92" w14:textId="77777777" w:rsidR="003737E4" w:rsidRPr="00EA36DE" w:rsidRDefault="003737E4" w:rsidP="00EA36DE">
      <w:pPr>
        <w:spacing w:before="240" w:after="0" w:line="240" w:lineRule="auto"/>
        <w:jc w:val="both"/>
        <w:rPr>
          <w:ins w:id="201" w:author="EUDERLAN FREIRE DA SILVA ABREU" w:date="2025-06-30T15:55:00Z"/>
          <w:rFonts w:ascii="Arial" w:eastAsia="Times New Roman" w:hAnsi="Arial" w:cs="Arial"/>
          <w:sz w:val="24"/>
          <w:szCs w:val="24"/>
          <w:lang w:eastAsia="pt-BR"/>
          <w:rPrChange w:id="202" w:author="EUDERLAN FREIRE DA SILVA ABREU" w:date="2025-06-30T16:05:00Z">
            <w:rPr>
              <w:ins w:id="203" w:author="EUDERLAN FREIRE DA SILVA ABREU" w:date="2025-06-30T15:55:00Z"/>
              <w:rFonts w:ascii="Times New Roman" w:eastAsia="Times New Roman" w:hAnsi="Times New Roman" w:cs="Times New Roman"/>
              <w:sz w:val="24"/>
              <w:szCs w:val="24"/>
              <w:lang w:eastAsia="pt-BR"/>
            </w:rPr>
          </w:rPrChange>
        </w:rPr>
        <w:pPrChange w:id="204" w:author="EUDERLAN FREIRE DA SILVA ABREU" w:date="2025-06-30T16:06:00Z">
          <w:pPr>
            <w:spacing w:after="0" w:line="240" w:lineRule="auto"/>
          </w:pPr>
        </w:pPrChange>
      </w:pPr>
      <w:proofErr w:type="spellStart"/>
      <w:ins w:id="205" w:author="EUDERLAN FREIRE DA SILVA ABREU" w:date="2025-06-30T15:55:00Z">
        <w:r w:rsidRPr="00EA36DE">
          <w:rPr>
            <w:rFonts w:ascii="Arial" w:eastAsia="Times New Roman" w:hAnsi="Arial" w:cs="Arial"/>
            <w:color w:val="000000"/>
            <w:sz w:val="24"/>
            <w:szCs w:val="24"/>
            <w:lang w:eastAsia="pt-BR"/>
            <w:rPrChange w:id="206" w:author="EUDERLAN FREIRE DA SILVA ABREU" w:date="2025-06-30T16:05:00Z">
              <w:rPr>
                <w:rFonts w:ascii="Arial" w:eastAsia="Times New Roman" w:hAnsi="Arial" w:cs="Arial"/>
                <w:color w:val="000000"/>
                <w:lang w:eastAsia="pt-BR"/>
              </w:rPr>
            </w:rPrChange>
          </w:rPr>
          <w:t>cd</w:t>
        </w:r>
        <w:proofErr w:type="spellEnd"/>
        <w:r w:rsidRPr="00EA36DE">
          <w:rPr>
            <w:rFonts w:ascii="Arial" w:eastAsia="Times New Roman" w:hAnsi="Arial" w:cs="Arial"/>
            <w:color w:val="000000"/>
            <w:sz w:val="24"/>
            <w:szCs w:val="24"/>
            <w:lang w:eastAsia="pt-BR"/>
            <w:rPrChange w:id="207"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208" w:author="EUDERLAN FREIRE DA SILVA ABREU" w:date="2025-06-30T16:05:00Z">
              <w:rPr>
                <w:rFonts w:ascii="Arial" w:eastAsia="Times New Roman" w:hAnsi="Arial" w:cs="Arial"/>
                <w:color w:val="000000"/>
                <w:lang w:eastAsia="pt-BR"/>
              </w:rPr>
            </w:rPrChange>
          </w:rPr>
          <w:t>Codigo</w:t>
        </w:r>
        <w:proofErr w:type="spellEnd"/>
      </w:ins>
    </w:p>
    <w:p w14:paraId="1081AAD1" w14:textId="77777777" w:rsidR="003737E4" w:rsidRPr="00EA36DE" w:rsidRDefault="003737E4" w:rsidP="00EA36DE">
      <w:pPr>
        <w:spacing w:before="240" w:after="0" w:line="240" w:lineRule="auto"/>
        <w:jc w:val="both"/>
        <w:rPr>
          <w:ins w:id="209" w:author="EUDERLAN FREIRE DA SILVA ABREU" w:date="2025-06-30T15:55:00Z"/>
          <w:rFonts w:ascii="Arial" w:eastAsia="Times New Roman" w:hAnsi="Arial" w:cs="Arial"/>
          <w:sz w:val="24"/>
          <w:szCs w:val="24"/>
          <w:lang w:eastAsia="pt-BR"/>
          <w:rPrChange w:id="210" w:author="EUDERLAN FREIRE DA SILVA ABREU" w:date="2025-06-30T16:05:00Z">
            <w:rPr>
              <w:ins w:id="211" w:author="EUDERLAN FREIRE DA SILVA ABREU" w:date="2025-06-30T15:55:00Z"/>
              <w:rFonts w:ascii="Times New Roman" w:eastAsia="Times New Roman" w:hAnsi="Times New Roman" w:cs="Times New Roman"/>
              <w:sz w:val="24"/>
              <w:szCs w:val="24"/>
              <w:lang w:eastAsia="pt-BR"/>
            </w:rPr>
          </w:rPrChange>
        </w:rPr>
        <w:pPrChange w:id="212" w:author="EUDERLAN FREIRE DA SILVA ABREU" w:date="2025-06-30T16:06:00Z">
          <w:pPr>
            <w:spacing w:after="0" w:line="240" w:lineRule="auto"/>
          </w:pPr>
        </w:pPrChange>
      </w:pPr>
    </w:p>
    <w:p w14:paraId="5982DD5B" w14:textId="77777777" w:rsidR="003737E4" w:rsidRPr="00EA36DE" w:rsidRDefault="003737E4" w:rsidP="00EA36DE">
      <w:pPr>
        <w:spacing w:before="240" w:after="0" w:line="240" w:lineRule="auto"/>
        <w:jc w:val="both"/>
        <w:outlineLvl w:val="2"/>
        <w:rPr>
          <w:ins w:id="213" w:author="EUDERLAN FREIRE DA SILVA ABREU" w:date="2025-06-30T15:55:00Z"/>
          <w:rFonts w:ascii="Arial" w:eastAsia="Times New Roman" w:hAnsi="Arial" w:cs="Arial"/>
          <w:b/>
          <w:bCs/>
          <w:sz w:val="24"/>
          <w:szCs w:val="24"/>
          <w:lang w:eastAsia="pt-BR"/>
          <w:rPrChange w:id="214" w:author="EUDERLAN FREIRE DA SILVA ABREU" w:date="2025-06-30T16:05:00Z">
            <w:rPr>
              <w:ins w:id="215" w:author="EUDERLAN FREIRE DA SILVA ABREU" w:date="2025-06-30T15:55:00Z"/>
              <w:rFonts w:ascii="Times New Roman" w:eastAsia="Times New Roman" w:hAnsi="Times New Roman" w:cs="Times New Roman"/>
              <w:b/>
              <w:bCs/>
              <w:sz w:val="27"/>
              <w:szCs w:val="27"/>
              <w:lang w:eastAsia="pt-BR"/>
            </w:rPr>
          </w:rPrChange>
        </w:rPr>
        <w:pPrChange w:id="216" w:author="EUDERLAN FREIRE DA SILVA ABREU" w:date="2025-06-30T16:06:00Z">
          <w:pPr>
            <w:spacing w:before="280" w:after="80" w:line="240" w:lineRule="auto"/>
            <w:outlineLvl w:val="2"/>
          </w:pPr>
        </w:pPrChange>
      </w:pPr>
      <w:ins w:id="217" w:author="EUDERLAN FREIRE DA SILVA ABREU" w:date="2025-06-30T15:55:00Z">
        <w:r w:rsidRPr="00EA36DE">
          <w:rPr>
            <w:rFonts w:ascii="Arial" w:eastAsia="Times New Roman" w:hAnsi="Arial" w:cs="Arial"/>
            <w:b/>
            <w:bCs/>
            <w:color w:val="000000"/>
            <w:sz w:val="24"/>
            <w:szCs w:val="24"/>
            <w:lang w:eastAsia="pt-BR"/>
            <w:rPrChange w:id="218" w:author="EUDERLAN FREIRE DA SILVA ABREU" w:date="2025-06-30T16:05:00Z">
              <w:rPr>
                <w:rFonts w:ascii="Arial" w:eastAsia="Times New Roman" w:hAnsi="Arial" w:cs="Arial"/>
                <w:b/>
                <w:bCs/>
                <w:color w:val="000000"/>
                <w:sz w:val="26"/>
                <w:szCs w:val="26"/>
                <w:lang w:eastAsia="pt-BR"/>
              </w:rPr>
            </w:rPrChange>
          </w:rPr>
          <w:t xml:space="preserve">Passo 2: Configuração do </w:t>
        </w:r>
        <w:proofErr w:type="spellStart"/>
        <w:r w:rsidRPr="00EA36DE">
          <w:rPr>
            <w:rFonts w:ascii="Arial" w:eastAsia="Times New Roman" w:hAnsi="Arial" w:cs="Arial"/>
            <w:b/>
            <w:bCs/>
            <w:color w:val="000000"/>
            <w:sz w:val="24"/>
            <w:szCs w:val="24"/>
            <w:lang w:eastAsia="pt-BR"/>
            <w:rPrChange w:id="219" w:author="EUDERLAN FREIRE DA SILVA ABREU" w:date="2025-06-30T16:05:00Z">
              <w:rPr>
                <w:rFonts w:ascii="Arial" w:eastAsia="Times New Roman" w:hAnsi="Arial" w:cs="Arial"/>
                <w:b/>
                <w:bCs/>
                <w:color w:val="000000"/>
                <w:sz w:val="26"/>
                <w:szCs w:val="26"/>
                <w:lang w:eastAsia="pt-BR"/>
              </w:rPr>
            </w:rPrChange>
          </w:rPr>
          <w:t>Backend</w:t>
        </w:r>
        <w:proofErr w:type="spellEnd"/>
      </w:ins>
    </w:p>
    <w:p w14:paraId="0C72C633" w14:textId="77777777" w:rsidR="003737E4" w:rsidRPr="00EA36DE" w:rsidRDefault="003737E4" w:rsidP="00EA36DE">
      <w:pPr>
        <w:spacing w:before="240" w:after="0" w:line="240" w:lineRule="auto"/>
        <w:jc w:val="both"/>
        <w:outlineLvl w:val="3"/>
        <w:rPr>
          <w:ins w:id="220" w:author="EUDERLAN FREIRE DA SILVA ABREU" w:date="2025-06-30T15:55:00Z"/>
          <w:rFonts w:ascii="Arial" w:eastAsia="Times New Roman" w:hAnsi="Arial" w:cs="Arial"/>
          <w:b/>
          <w:bCs/>
          <w:sz w:val="24"/>
          <w:szCs w:val="24"/>
          <w:lang w:eastAsia="pt-BR"/>
          <w:rPrChange w:id="221" w:author="EUDERLAN FREIRE DA SILVA ABREU" w:date="2025-06-30T16:05:00Z">
            <w:rPr>
              <w:ins w:id="222" w:author="EUDERLAN FREIRE DA SILVA ABREU" w:date="2025-06-30T15:55:00Z"/>
              <w:rFonts w:ascii="Times New Roman" w:eastAsia="Times New Roman" w:hAnsi="Times New Roman" w:cs="Times New Roman"/>
              <w:b/>
              <w:bCs/>
              <w:sz w:val="24"/>
              <w:szCs w:val="24"/>
              <w:lang w:eastAsia="pt-BR"/>
            </w:rPr>
          </w:rPrChange>
        </w:rPr>
        <w:pPrChange w:id="223" w:author="EUDERLAN FREIRE DA SILVA ABREU" w:date="2025-06-30T16:06:00Z">
          <w:pPr>
            <w:spacing w:before="240" w:after="40" w:line="240" w:lineRule="auto"/>
            <w:outlineLvl w:val="3"/>
          </w:pPr>
        </w:pPrChange>
      </w:pPr>
      <w:ins w:id="224" w:author="EUDERLAN FREIRE DA SILVA ABREU" w:date="2025-06-30T15:55:00Z">
        <w:r w:rsidRPr="00EA36DE">
          <w:rPr>
            <w:rFonts w:ascii="Arial" w:eastAsia="Times New Roman" w:hAnsi="Arial" w:cs="Arial"/>
            <w:b/>
            <w:bCs/>
            <w:color w:val="000000"/>
            <w:sz w:val="24"/>
            <w:szCs w:val="24"/>
            <w:lang w:eastAsia="pt-BR"/>
            <w:rPrChange w:id="225" w:author="EUDERLAN FREIRE DA SILVA ABREU" w:date="2025-06-30T16:05:00Z">
              <w:rPr>
                <w:rFonts w:ascii="Arial" w:eastAsia="Times New Roman" w:hAnsi="Arial" w:cs="Arial"/>
                <w:b/>
                <w:bCs/>
                <w:color w:val="000000"/>
                <w:lang w:eastAsia="pt-BR"/>
              </w:rPr>
            </w:rPrChange>
          </w:rPr>
          <w:t xml:space="preserve">2.1. Navegue para a pasta do </w:t>
        </w:r>
        <w:proofErr w:type="spellStart"/>
        <w:r w:rsidRPr="00EA36DE">
          <w:rPr>
            <w:rFonts w:ascii="Arial" w:eastAsia="Times New Roman" w:hAnsi="Arial" w:cs="Arial"/>
            <w:b/>
            <w:bCs/>
            <w:color w:val="000000"/>
            <w:sz w:val="24"/>
            <w:szCs w:val="24"/>
            <w:lang w:eastAsia="pt-BR"/>
            <w:rPrChange w:id="226" w:author="EUDERLAN FREIRE DA SILVA ABREU" w:date="2025-06-30T16:05:00Z">
              <w:rPr>
                <w:rFonts w:ascii="Arial" w:eastAsia="Times New Roman" w:hAnsi="Arial" w:cs="Arial"/>
                <w:b/>
                <w:bCs/>
                <w:color w:val="000000"/>
                <w:lang w:eastAsia="pt-BR"/>
              </w:rPr>
            </w:rPrChange>
          </w:rPr>
          <w:t>backend</w:t>
        </w:r>
        <w:proofErr w:type="spellEnd"/>
      </w:ins>
    </w:p>
    <w:p w14:paraId="2A2A59B6" w14:textId="5A56BCAE" w:rsidR="003737E4" w:rsidRPr="00EA36DE" w:rsidRDefault="003737E4" w:rsidP="00EA36DE">
      <w:pPr>
        <w:spacing w:before="240" w:after="0" w:line="240" w:lineRule="auto"/>
        <w:jc w:val="both"/>
        <w:rPr>
          <w:ins w:id="227" w:author="EUDERLAN FREIRE DA SILVA ABREU" w:date="2025-06-30T15:59:00Z"/>
          <w:rFonts w:ascii="Arial" w:eastAsia="Times New Roman" w:hAnsi="Arial" w:cs="Arial"/>
          <w:color w:val="000000"/>
          <w:sz w:val="24"/>
          <w:szCs w:val="24"/>
          <w:lang w:eastAsia="pt-BR"/>
          <w:rPrChange w:id="228" w:author="EUDERLAN FREIRE DA SILVA ABREU" w:date="2025-06-30T16:05:00Z">
            <w:rPr>
              <w:ins w:id="229" w:author="EUDERLAN FREIRE DA SILVA ABREU" w:date="2025-06-30T15:59:00Z"/>
              <w:rFonts w:ascii="Arial" w:eastAsia="Times New Roman" w:hAnsi="Arial" w:cs="Arial"/>
              <w:color w:val="000000"/>
              <w:sz w:val="24"/>
              <w:szCs w:val="24"/>
              <w:lang w:eastAsia="pt-BR"/>
            </w:rPr>
          </w:rPrChange>
        </w:rPr>
        <w:pPrChange w:id="230" w:author="EUDERLAN FREIRE DA SILVA ABREU" w:date="2025-06-30T16:06:00Z">
          <w:pPr>
            <w:spacing w:after="0" w:line="240" w:lineRule="auto"/>
            <w:jc w:val="both"/>
          </w:pPr>
        </w:pPrChange>
      </w:pPr>
      <w:proofErr w:type="spellStart"/>
      <w:ins w:id="231" w:author="EUDERLAN FREIRE DA SILVA ABREU" w:date="2025-06-30T15:55:00Z">
        <w:r w:rsidRPr="00EA36DE">
          <w:rPr>
            <w:rFonts w:ascii="Arial" w:eastAsia="Times New Roman" w:hAnsi="Arial" w:cs="Arial"/>
            <w:color w:val="000000"/>
            <w:sz w:val="24"/>
            <w:szCs w:val="24"/>
            <w:lang w:eastAsia="pt-BR"/>
            <w:rPrChange w:id="232" w:author="EUDERLAN FREIRE DA SILVA ABREU" w:date="2025-06-30T16:05:00Z">
              <w:rPr>
                <w:rFonts w:ascii="Arial" w:eastAsia="Times New Roman" w:hAnsi="Arial" w:cs="Arial"/>
                <w:color w:val="000000"/>
                <w:lang w:eastAsia="pt-BR"/>
              </w:rPr>
            </w:rPrChange>
          </w:rPr>
          <w:lastRenderedPageBreak/>
          <w:t>cd</w:t>
        </w:r>
        <w:proofErr w:type="spellEnd"/>
        <w:r w:rsidRPr="00EA36DE">
          <w:rPr>
            <w:rFonts w:ascii="Arial" w:eastAsia="Times New Roman" w:hAnsi="Arial" w:cs="Arial"/>
            <w:color w:val="000000"/>
            <w:sz w:val="24"/>
            <w:szCs w:val="24"/>
            <w:lang w:eastAsia="pt-BR"/>
            <w:rPrChange w:id="233"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234" w:author="EUDERLAN FREIRE DA SILVA ABREU" w:date="2025-06-30T16:05:00Z">
              <w:rPr>
                <w:rFonts w:ascii="Arial" w:eastAsia="Times New Roman" w:hAnsi="Arial" w:cs="Arial"/>
                <w:color w:val="000000"/>
                <w:lang w:eastAsia="pt-BR"/>
              </w:rPr>
            </w:rPrChange>
          </w:rPr>
          <w:t>BackEnd</w:t>
        </w:r>
      </w:ins>
      <w:proofErr w:type="spellEnd"/>
    </w:p>
    <w:p w14:paraId="4C913A79" w14:textId="7A7D16EF" w:rsidR="00EA36DE" w:rsidRPr="00EA36DE" w:rsidRDefault="00EA36DE" w:rsidP="00EA36DE">
      <w:pPr>
        <w:spacing w:before="240" w:after="0" w:line="240" w:lineRule="auto"/>
        <w:jc w:val="both"/>
        <w:rPr>
          <w:ins w:id="235" w:author="EUDERLAN FREIRE DA SILVA ABREU" w:date="2025-06-30T15:59:00Z"/>
          <w:rFonts w:ascii="Arial" w:eastAsia="Times New Roman" w:hAnsi="Arial" w:cs="Arial"/>
          <w:color w:val="000000"/>
          <w:sz w:val="24"/>
          <w:szCs w:val="24"/>
          <w:lang w:eastAsia="pt-BR"/>
          <w:rPrChange w:id="236" w:author="EUDERLAN FREIRE DA SILVA ABREU" w:date="2025-06-30T16:05:00Z">
            <w:rPr>
              <w:ins w:id="237" w:author="EUDERLAN FREIRE DA SILVA ABREU" w:date="2025-06-30T15:59:00Z"/>
              <w:rFonts w:ascii="Arial" w:eastAsia="Times New Roman" w:hAnsi="Arial" w:cs="Arial"/>
              <w:color w:val="000000"/>
              <w:sz w:val="24"/>
              <w:szCs w:val="24"/>
              <w:lang w:eastAsia="pt-BR"/>
            </w:rPr>
          </w:rPrChange>
        </w:rPr>
        <w:pPrChange w:id="238" w:author="EUDERLAN FREIRE DA SILVA ABREU" w:date="2025-06-30T16:06:00Z">
          <w:pPr>
            <w:spacing w:after="0" w:line="240" w:lineRule="auto"/>
            <w:jc w:val="both"/>
          </w:pPr>
        </w:pPrChange>
      </w:pPr>
    </w:p>
    <w:p w14:paraId="48F1C101" w14:textId="77777777" w:rsidR="00EA36DE" w:rsidRPr="00EA36DE" w:rsidRDefault="00EA36DE" w:rsidP="00EA36DE">
      <w:pPr>
        <w:spacing w:before="240" w:after="0" w:line="240" w:lineRule="auto"/>
        <w:jc w:val="both"/>
        <w:outlineLvl w:val="3"/>
        <w:rPr>
          <w:ins w:id="239" w:author="EUDERLAN FREIRE DA SILVA ABREU" w:date="2025-06-30T15:59:00Z"/>
          <w:rFonts w:ascii="Arial" w:eastAsia="Times New Roman" w:hAnsi="Arial" w:cs="Arial"/>
          <w:b/>
          <w:bCs/>
          <w:sz w:val="24"/>
          <w:szCs w:val="24"/>
          <w:lang w:eastAsia="pt-BR"/>
          <w:rPrChange w:id="240" w:author="EUDERLAN FREIRE DA SILVA ABREU" w:date="2025-06-30T16:05:00Z">
            <w:rPr>
              <w:ins w:id="241" w:author="EUDERLAN FREIRE DA SILVA ABREU" w:date="2025-06-30T15:59:00Z"/>
              <w:rFonts w:ascii="Times New Roman" w:eastAsia="Times New Roman" w:hAnsi="Times New Roman" w:cs="Times New Roman"/>
              <w:b/>
              <w:bCs/>
              <w:sz w:val="24"/>
              <w:szCs w:val="24"/>
              <w:lang w:eastAsia="pt-BR"/>
            </w:rPr>
          </w:rPrChange>
        </w:rPr>
        <w:pPrChange w:id="242" w:author="EUDERLAN FREIRE DA SILVA ABREU" w:date="2025-06-30T16:06:00Z">
          <w:pPr>
            <w:spacing w:before="240" w:after="40" w:line="240" w:lineRule="auto"/>
            <w:outlineLvl w:val="3"/>
          </w:pPr>
        </w:pPrChange>
      </w:pPr>
      <w:ins w:id="243" w:author="EUDERLAN FREIRE DA SILVA ABREU" w:date="2025-06-30T15:59:00Z">
        <w:r w:rsidRPr="00EA36DE">
          <w:rPr>
            <w:rFonts w:ascii="Arial" w:eastAsia="Times New Roman" w:hAnsi="Arial" w:cs="Arial"/>
            <w:b/>
            <w:bCs/>
            <w:color w:val="000000"/>
            <w:sz w:val="24"/>
            <w:szCs w:val="24"/>
            <w:lang w:eastAsia="pt-BR"/>
            <w:rPrChange w:id="244" w:author="EUDERLAN FREIRE DA SILVA ABREU" w:date="2025-06-30T16:05:00Z">
              <w:rPr>
                <w:rFonts w:ascii="Arial" w:eastAsia="Times New Roman" w:hAnsi="Arial" w:cs="Arial"/>
                <w:b/>
                <w:bCs/>
                <w:color w:val="000000"/>
                <w:lang w:eastAsia="pt-BR"/>
              </w:rPr>
            </w:rPrChange>
          </w:rPr>
          <w:t>2.2. Crie ambiente virtual Python</w:t>
        </w:r>
      </w:ins>
    </w:p>
    <w:p w14:paraId="7D862212" w14:textId="77777777" w:rsidR="00EA36DE" w:rsidRPr="00EA36DE" w:rsidRDefault="00EA36DE" w:rsidP="00EA36DE">
      <w:pPr>
        <w:spacing w:before="240" w:after="0" w:line="240" w:lineRule="auto"/>
        <w:jc w:val="both"/>
        <w:rPr>
          <w:ins w:id="245" w:author="EUDERLAN FREIRE DA SILVA ABREU" w:date="2025-06-30T15:59:00Z"/>
          <w:rFonts w:ascii="Arial" w:eastAsia="Times New Roman" w:hAnsi="Arial" w:cs="Arial"/>
          <w:sz w:val="24"/>
          <w:szCs w:val="24"/>
          <w:lang w:eastAsia="pt-BR"/>
          <w:rPrChange w:id="246" w:author="EUDERLAN FREIRE DA SILVA ABREU" w:date="2025-06-30T16:05:00Z">
            <w:rPr>
              <w:ins w:id="247" w:author="EUDERLAN FREIRE DA SILVA ABREU" w:date="2025-06-30T15:59:00Z"/>
              <w:rFonts w:ascii="Times New Roman" w:eastAsia="Times New Roman" w:hAnsi="Times New Roman" w:cs="Times New Roman"/>
              <w:sz w:val="24"/>
              <w:szCs w:val="24"/>
              <w:lang w:eastAsia="pt-BR"/>
            </w:rPr>
          </w:rPrChange>
        </w:rPr>
        <w:pPrChange w:id="248" w:author="EUDERLAN FREIRE DA SILVA ABREU" w:date="2025-06-30T16:06:00Z">
          <w:pPr>
            <w:spacing w:after="0" w:line="240" w:lineRule="auto"/>
          </w:pPr>
        </w:pPrChange>
      </w:pPr>
      <w:ins w:id="249" w:author="EUDERLAN FREIRE DA SILVA ABREU" w:date="2025-06-30T15:59:00Z">
        <w:r w:rsidRPr="00EA36DE">
          <w:rPr>
            <w:rFonts w:ascii="Arial" w:eastAsia="Times New Roman" w:hAnsi="Arial" w:cs="Arial"/>
            <w:color w:val="000000"/>
            <w:sz w:val="24"/>
            <w:szCs w:val="24"/>
            <w:lang w:eastAsia="pt-BR"/>
            <w:rPrChange w:id="250" w:author="EUDERLAN FREIRE DA SILVA ABREU" w:date="2025-06-30T16:05:00Z">
              <w:rPr>
                <w:rFonts w:ascii="Arial" w:eastAsia="Times New Roman" w:hAnsi="Arial" w:cs="Arial"/>
                <w:color w:val="000000"/>
                <w:lang w:eastAsia="pt-BR"/>
              </w:rPr>
            </w:rPrChange>
          </w:rPr>
          <w:t># Criar ambiente virtual</w:t>
        </w:r>
      </w:ins>
    </w:p>
    <w:p w14:paraId="355DC1AC" w14:textId="5CE90B3D" w:rsidR="00EA36DE" w:rsidRPr="00EA36DE" w:rsidRDefault="00EA36DE" w:rsidP="00EA36DE">
      <w:pPr>
        <w:spacing w:before="240" w:after="0" w:line="240" w:lineRule="auto"/>
        <w:jc w:val="both"/>
        <w:rPr>
          <w:ins w:id="251" w:author="EUDERLAN FREIRE DA SILVA ABREU" w:date="2025-06-30T15:59:00Z"/>
          <w:rFonts w:ascii="Arial" w:eastAsia="Times New Roman" w:hAnsi="Arial" w:cs="Arial"/>
          <w:sz w:val="24"/>
          <w:szCs w:val="24"/>
          <w:lang w:eastAsia="pt-BR"/>
          <w:rPrChange w:id="252" w:author="EUDERLAN FREIRE DA SILVA ABREU" w:date="2025-06-30T16:05:00Z">
            <w:rPr>
              <w:ins w:id="253" w:author="EUDERLAN FREIRE DA SILVA ABREU" w:date="2025-06-30T15:59:00Z"/>
              <w:rFonts w:ascii="Times New Roman" w:eastAsia="Times New Roman" w:hAnsi="Times New Roman" w:cs="Times New Roman"/>
              <w:sz w:val="24"/>
              <w:szCs w:val="24"/>
              <w:lang w:eastAsia="pt-BR"/>
            </w:rPr>
          </w:rPrChange>
        </w:rPr>
        <w:pPrChange w:id="254" w:author="EUDERLAN FREIRE DA SILVA ABREU" w:date="2025-06-30T16:06:00Z">
          <w:pPr>
            <w:spacing w:after="0" w:line="240" w:lineRule="auto"/>
          </w:pPr>
        </w:pPrChange>
      </w:pPr>
      <w:proofErr w:type="spellStart"/>
      <w:ins w:id="255" w:author="EUDERLAN FREIRE DA SILVA ABREU" w:date="2025-06-30T15:59:00Z">
        <w:r w:rsidRPr="00EA36DE">
          <w:rPr>
            <w:rFonts w:ascii="Arial" w:eastAsia="Times New Roman" w:hAnsi="Arial" w:cs="Arial"/>
            <w:color w:val="000000"/>
            <w:sz w:val="24"/>
            <w:szCs w:val="24"/>
            <w:lang w:eastAsia="pt-BR"/>
            <w:rPrChange w:id="256" w:author="EUDERLAN FREIRE DA SILVA ABREU" w:date="2025-06-30T16:05:00Z">
              <w:rPr>
                <w:rFonts w:ascii="Arial" w:eastAsia="Times New Roman" w:hAnsi="Arial" w:cs="Arial"/>
                <w:color w:val="000000"/>
                <w:lang w:eastAsia="pt-BR"/>
              </w:rPr>
            </w:rPrChange>
          </w:rPr>
          <w:t>python</w:t>
        </w:r>
        <w:proofErr w:type="spellEnd"/>
        <w:r w:rsidRPr="00EA36DE">
          <w:rPr>
            <w:rFonts w:ascii="Arial" w:eastAsia="Times New Roman" w:hAnsi="Arial" w:cs="Arial"/>
            <w:color w:val="000000"/>
            <w:sz w:val="24"/>
            <w:szCs w:val="24"/>
            <w:lang w:eastAsia="pt-BR"/>
            <w:rPrChange w:id="257" w:author="EUDERLAN FREIRE DA SILVA ABREU" w:date="2025-06-30T16:05:00Z">
              <w:rPr>
                <w:rFonts w:ascii="Arial" w:eastAsia="Times New Roman" w:hAnsi="Arial" w:cs="Arial"/>
                <w:color w:val="000000"/>
                <w:lang w:eastAsia="pt-BR"/>
              </w:rPr>
            </w:rPrChange>
          </w:rPr>
          <w:t xml:space="preserve"> -m </w:t>
        </w:r>
        <w:proofErr w:type="spellStart"/>
        <w:r w:rsidRPr="00EA36DE">
          <w:rPr>
            <w:rFonts w:ascii="Arial" w:eastAsia="Times New Roman" w:hAnsi="Arial" w:cs="Arial"/>
            <w:color w:val="000000"/>
            <w:sz w:val="24"/>
            <w:szCs w:val="24"/>
            <w:lang w:eastAsia="pt-BR"/>
            <w:rPrChange w:id="258" w:author="EUDERLAN FREIRE DA SILVA ABREU" w:date="2025-06-30T16:05:00Z">
              <w:rPr>
                <w:rFonts w:ascii="Arial" w:eastAsia="Times New Roman" w:hAnsi="Arial" w:cs="Arial"/>
                <w:color w:val="000000"/>
                <w:lang w:eastAsia="pt-BR"/>
              </w:rPr>
            </w:rPrChange>
          </w:rPr>
          <w:t>venv</w:t>
        </w:r>
        <w:proofErr w:type="spellEnd"/>
        <w:r w:rsidRPr="00EA36DE">
          <w:rPr>
            <w:rFonts w:ascii="Arial" w:eastAsia="Times New Roman" w:hAnsi="Arial" w:cs="Arial"/>
            <w:color w:val="000000"/>
            <w:sz w:val="24"/>
            <w:szCs w:val="24"/>
            <w:lang w:eastAsia="pt-BR"/>
            <w:rPrChange w:id="259"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260" w:author="EUDERLAN FREIRE DA SILVA ABREU" w:date="2025-06-30T16:05:00Z">
              <w:rPr>
                <w:rFonts w:ascii="Arial" w:eastAsia="Times New Roman" w:hAnsi="Arial" w:cs="Arial"/>
                <w:color w:val="000000"/>
                <w:lang w:eastAsia="pt-BR"/>
              </w:rPr>
            </w:rPrChange>
          </w:rPr>
          <w:t>venv</w:t>
        </w:r>
        <w:proofErr w:type="spellEnd"/>
      </w:ins>
    </w:p>
    <w:p w14:paraId="68DBAAAA" w14:textId="77777777" w:rsidR="00EA36DE" w:rsidRPr="00EA36DE" w:rsidRDefault="00EA36DE" w:rsidP="00EA36DE">
      <w:pPr>
        <w:spacing w:before="240" w:after="0" w:line="240" w:lineRule="auto"/>
        <w:jc w:val="both"/>
        <w:rPr>
          <w:ins w:id="261" w:author="EUDERLAN FREIRE DA SILVA ABREU" w:date="2025-06-30T15:59:00Z"/>
          <w:rFonts w:ascii="Arial" w:eastAsia="Times New Roman" w:hAnsi="Arial" w:cs="Arial"/>
          <w:sz w:val="24"/>
          <w:szCs w:val="24"/>
          <w:lang w:eastAsia="pt-BR"/>
          <w:rPrChange w:id="262" w:author="EUDERLAN FREIRE DA SILVA ABREU" w:date="2025-06-30T16:05:00Z">
            <w:rPr>
              <w:ins w:id="263" w:author="EUDERLAN FREIRE DA SILVA ABREU" w:date="2025-06-30T15:59:00Z"/>
              <w:rFonts w:ascii="Times New Roman" w:eastAsia="Times New Roman" w:hAnsi="Times New Roman" w:cs="Times New Roman"/>
              <w:sz w:val="24"/>
              <w:szCs w:val="24"/>
              <w:lang w:eastAsia="pt-BR"/>
            </w:rPr>
          </w:rPrChange>
        </w:rPr>
        <w:pPrChange w:id="264" w:author="EUDERLAN FREIRE DA SILVA ABREU" w:date="2025-06-30T16:06:00Z">
          <w:pPr>
            <w:spacing w:after="0" w:line="240" w:lineRule="auto"/>
          </w:pPr>
        </w:pPrChange>
      </w:pPr>
      <w:ins w:id="265" w:author="EUDERLAN FREIRE DA SILVA ABREU" w:date="2025-06-30T15:59:00Z">
        <w:r w:rsidRPr="00EA36DE">
          <w:rPr>
            <w:rFonts w:ascii="Arial" w:eastAsia="Times New Roman" w:hAnsi="Arial" w:cs="Arial"/>
            <w:color w:val="000000"/>
            <w:sz w:val="24"/>
            <w:szCs w:val="24"/>
            <w:lang w:eastAsia="pt-BR"/>
            <w:rPrChange w:id="266" w:author="EUDERLAN FREIRE DA SILVA ABREU" w:date="2025-06-30T16:05:00Z">
              <w:rPr>
                <w:rFonts w:ascii="Arial" w:eastAsia="Times New Roman" w:hAnsi="Arial" w:cs="Arial"/>
                <w:color w:val="000000"/>
                <w:lang w:eastAsia="pt-BR"/>
              </w:rPr>
            </w:rPrChange>
          </w:rPr>
          <w:t># Ativar ambiente virtual</w:t>
        </w:r>
      </w:ins>
    </w:p>
    <w:p w14:paraId="4E2F2B07" w14:textId="77777777" w:rsidR="00EA36DE" w:rsidRPr="00EA36DE" w:rsidRDefault="00EA36DE" w:rsidP="00EA36DE">
      <w:pPr>
        <w:spacing w:before="240" w:after="0" w:line="240" w:lineRule="auto"/>
        <w:jc w:val="both"/>
        <w:rPr>
          <w:ins w:id="267" w:author="EUDERLAN FREIRE DA SILVA ABREU" w:date="2025-06-30T15:59:00Z"/>
          <w:rFonts w:ascii="Arial" w:eastAsia="Times New Roman" w:hAnsi="Arial" w:cs="Arial"/>
          <w:sz w:val="24"/>
          <w:szCs w:val="24"/>
          <w:lang w:val="en-US" w:eastAsia="pt-BR"/>
          <w:rPrChange w:id="268" w:author="EUDERLAN FREIRE DA SILVA ABREU" w:date="2025-06-30T16:05:00Z">
            <w:rPr>
              <w:ins w:id="269" w:author="EUDERLAN FREIRE DA SILVA ABREU" w:date="2025-06-30T15:59:00Z"/>
              <w:rFonts w:ascii="Times New Roman" w:eastAsia="Times New Roman" w:hAnsi="Times New Roman" w:cs="Times New Roman"/>
              <w:sz w:val="24"/>
              <w:szCs w:val="24"/>
              <w:lang w:eastAsia="pt-BR"/>
            </w:rPr>
          </w:rPrChange>
        </w:rPr>
        <w:pPrChange w:id="270" w:author="EUDERLAN FREIRE DA SILVA ABREU" w:date="2025-06-30T16:06:00Z">
          <w:pPr>
            <w:spacing w:after="0" w:line="240" w:lineRule="auto"/>
          </w:pPr>
        </w:pPrChange>
      </w:pPr>
      <w:ins w:id="271" w:author="EUDERLAN FREIRE DA SILVA ABREU" w:date="2025-06-30T15:59:00Z">
        <w:r w:rsidRPr="00EA36DE">
          <w:rPr>
            <w:rFonts w:ascii="Arial" w:eastAsia="Times New Roman" w:hAnsi="Arial" w:cs="Arial"/>
            <w:color w:val="000000"/>
            <w:sz w:val="24"/>
            <w:szCs w:val="24"/>
            <w:lang w:val="en-US" w:eastAsia="pt-BR"/>
            <w:rPrChange w:id="272" w:author="EUDERLAN FREIRE DA SILVA ABREU" w:date="2025-06-30T16:05:00Z">
              <w:rPr>
                <w:rFonts w:ascii="Arial" w:eastAsia="Times New Roman" w:hAnsi="Arial" w:cs="Arial"/>
                <w:color w:val="000000"/>
                <w:lang w:eastAsia="pt-BR"/>
              </w:rPr>
            </w:rPrChange>
          </w:rPr>
          <w:t># Windows:</w:t>
        </w:r>
      </w:ins>
    </w:p>
    <w:p w14:paraId="02927B45" w14:textId="77777777" w:rsidR="00EA36DE" w:rsidRPr="00EA36DE" w:rsidRDefault="00EA36DE" w:rsidP="00EA36DE">
      <w:pPr>
        <w:spacing w:before="240" w:after="0" w:line="240" w:lineRule="auto"/>
        <w:jc w:val="both"/>
        <w:rPr>
          <w:ins w:id="273" w:author="EUDERLAN FREIRE DA SILVA ABREU" w:date="2025-06-30T15:59:00Z"/>
          <w:rFonts w:ascii="Arial" w:eastAsia="Times New Roman" w:hAnsi="Arial" w:cs="Arial"/>
          <w:sz w:val="24"/>
          <w:szCs w:val="24"/>
          <w:lang w:val="en-US" w:eastAsia="pt-BR"/>
          <w:rPrChange w:id="274" w:author="EUDERLAN FREIRE DA SILVA ABREU" w:date="2025-06-30T16:05:00Z">
            <w:rPr>
              <w:ins w:id="275" w:author="EUDERLAN FREIRE DA SILVA ABREU" w:date="2025-06-30T15:59:00Z"/>
              <w:rFonts w:ascii="Times New Roman" w:eastAsia="Times New Roman" w:hAnsi="Times New Roman" w:cs="Times New Roman"/>
              <w:sz w:val="24"/>
              <w:szCs w:val="24"/>
              <w:lang w:eastAsia="pt-BR"/>
            </w:rPr>
          </w:rPrChange>
        </w:rPr>
        <w:pPrChange w:id="276" w:author="EUDERLAN FREIRE DA SILVA ABREU" w:date="2025-06-30T16:06:00Z">
          <w:pPr>
            <w:spacing w:after="0" w:line="240" w:lineRule="auto"/>
          </w:pPr>
        </w:pPrChange>
      </w:pPr>
      <w:proofErr w:type="spellStart"/>
      <w:ins w:id="277" w:author="EUDERLAN FREIRE DA SILVA ABREU" w:date="2025-06-30T15:59:00Z">
        <w:r w:rsidRPr="00EA36DE">
          <w:rPr>
            <w:rFonts w:ascii="Arial" w:eastAsia="Times New Roman" w:hAnsi="Arial" w:cs="Arial"/>
            <w:color w:val="000000"/>
            <w:sz w:val="24"/>
            <w:szCs w:val="24"/>
            <w:lang w:val="en-US" w:eastAsia="pt-BR"/>
            <w:rPrChange w:id="278" w:author="EUDERLAN FREIRE DA SILVA ABREU" w:date="2025-06-30T16:05:00Z">
              <w:rPr>
                <w:rFonts w:ascii="Arial" w:eastAsia="Times New Roman" w:hAnsi="Arial" w:cs="Arial"/>
                <w:color w:val="000000"/>
                <w:lang w:eastAsia="pt-BR"/>
              </w:rPr>
            </w:rPrChange>
          </w:rPr>
          <w:t>venv</w:t>
        </w:r>
        <w:proofErr w:type="spellEnd"/>
        <w:r w:rsidRPr="00EA36DE">
          <w:rPr>
            <w:rFonts w:ascii="Arial" w:eastAsia="Times New Roman" w:hAnsi="Arial" w:cs="Arial"/>
            <w:color w:val="000000"/>
            <w:sz w:val="24"/>
            <w:szCs w:val="24"/>
            <w:lang w:val="en-US" w:eastAsia="pt-BR"/>
            <w:rPrChange w:id="279" w:author="EUDERLAN FREIRE DA SILVA ABREU" w:date="2025-06-30T16:05:00Z">
              <w:rPr>
                <w:rFonts w:ascii="Arial" w:eastAsia="Times New Roman" w:hAnsi="Arial" w:cs="Arial"/>
                <w:color w:val="000000"/>
                <w:lang w:eastAsia="pt-BR"/>
              </w:rPr>
            </w:rPrChange>
          </w:rPr>
          <w:t>\Scripts\activate</w:t>
        </w:r>
      </w:ins>
    </w:p>
    <w:p w14:paraId="488FC3BB" w14:textId="77777777" w:rsidR="00EA36DE" w:rsidRPr="00EA36DE" w:rsidRDefault="00EA36DE" w:rsidP="00EA36DE">
      <w:pPr>
        <w:spacing w:before="240" w:after="0" w:line="240" w:lineRule="auto"/>
        <w:jc w:val="both"/>
        <w:rPr>
          <w:ins w:id="280" w:author="EUDERLAN FREIRE DA SILVA ABREU" w:date="2025-06-30T15:59:00Z"/>
          <w:rFonts w:ascii="Arial" w:eastAsia="Times New Roman" w:hAnsi="Arial" w:cs="Arial"/>
          <w:sz w:val="24"/>
          <w:szCs w:val="24"/>
          <w:lang w:val="en-US" w:eastAsia="pt-BR"/>
          <w:rPrChange w:id="281" w:author="EUDERLAN FREIRE DA SILVA ABREU" w:date="2025-06-30T16:05:00Z">
            <w:rPr>
              <w:ins w:id="282" w:author="EUDERLAN FREIRE DA SILVA ABREU" w:date="2025-06-30T15:59:00Z"/>
              <w:rFonts w:ascii="Times New Roman" w:eastAsia="Times New Roman" w:hAnsi="Times New Roman" w:cs="Times New Roman"/>
              <w:sz w:val="24"/>
              <w:szCs w:val="24"/>
              <w:lang w:eastAsia="pt-BR"/>
            </w:rPr>
          </w:rPrChange>
        </w:rPr>
        <w:pPrChange w:id="283" w:author="EUDERLAN FREIRE DA SILVA ABREU" w:date="2025-06-30T16:06:00Z">
          <w:pPr>
            <w:spacing w:after="0" w:line="240" w:lineRule="auto"/>
          </w:pPr>
        </w:pPrChange>
      </w:pPr>
      <w:ins w:id="284" w:author="EUDERLAN FREIRE DA SILVA ABREU" w:date="2025-06-30T15:59:00Z">
        <w:r w:rsidRPr="00EA36DE">
          <w:rPr>
            <w:rFonts w:ascii="Arial" w:eastAsia="Times New Roman" w:hAnsi="Arial" w:cs="Arial"/>
            <w:color w:val="000000"/>
            <w:sz w:val="24"/>
            <w:szCs w:val="24"/>
            <w:lang w:val="en-US" w:eastAsia="pt-BR"/>
            <w:rPrChange w:id="285" w:author="EUDERLAN FREIRE DA SILVA ABREU" w:date="2025-06-30T16:05:00Z">
              <w:rPr>
                <w:rFonts w:ascii="Arial" w:eastAsia="Times New Roman" w:hAnsi="Arial" w:cs="Arial"/>
                <w:color w:val="000000"/>
                <w:lang w:eastAsia="pt-BR"/>
              </w:rPr>
            </w:rPrChange>
          </w:rPr>
          <w:t># Linux/Mac:</w:t>
        </w:r>
      </w:ins>
    </w:p>
    <w:p w14:paraId="4E54C995" w14:textId="77777777" w:rsidR="00EA36DE" w:rsidRPr="00EA36DE" w:rsidRDefault="00EA36DE" w:rsidP="00EA36DE">
      <w:pPr>
        <w:spacing w:before="240" w:after="0" w:line="240" w:lineRule="auto"/>
        <w:jc w:val="both"/>
        <w:rPr>
          <w:ins w:id="286" w:author="EUDERLAN FREIRE DA SILVA ABREU" w:date="2025-06-30T15:59:00Z"/>
          <w:rFonts w:ascii="Arial" w:eastAsia="Times New Roman" w:hAnsi="Arial" w:cs="Arial"/>
          <w:sz w:val="24"/>
          <w:szCs w:val="24"/>
          <w:lang w:eastAsia="pt-BR"/>
          <w:rPrChange w:id="287" w:author="EUDERLAN FREIRE DA SILVA ABREU" w:date="2025-06-30T16:05:00Z">
            <w:rPr>
              <w:ins w:id="288" w:author="EUDERLAN FREIRE DA SILVA ABREU" w:date="2025-06-30T15:59:00Z"/>
              <w:rFonts w:ascii="Times New Roman" w:eastAsia="Times New Roman" w:hAnsi="Times New Roman" w:cs="Times New Roman"/>
              <w:sz w:val="24"/>
              <w:szCs w:val="24"/>
              <w:lang w:eastAsia="pt-BR"/>
            </w:rPr>
          </w:rPrChange>
        </w:rPr>
        <w:pPrChange w:id="289" w:author="EUDERLAN FREIRE DA SILVA ABREU" w:date="2025-06-30T16:06:00Z">
          <w:pPr>
            <w:spacing w:after="0" w:line="240" w:lineRule="auto"/>
          </w:pPr>
        </w:pPrChange>
      </w:pPr>
      <w:proofErr w:type="spellStart"/>
      <w:ins w:id="290" w:author="EUDERLAN FREIRE DA SILVA ABREU" w:date="2025-06-30T15:59:00Z">
        <w:r w:rsidRPr="00EA36DE">
          <w:rPr>
            <w:rFonts w:ascii="Arial" w:eastAsia="Times New Roman" w:hAnsi="Arial" w:cs="Arial"/>
            <w:color w:val="000000"/>
            <w:sz w:val="24"/>
            <w:szCs w:val="24"/>
            <w:lang w:eastAsia="pt-BR"/>
            <w:rPrChange w:id="291" w:author="EUDERLAN FREIRE DA SILVA ABREU" w:date="2025-06-30T16:05:00Z">
              <w:rPr>
                <w:rFonts w:ascii="Arial" w:eastAsia="Times New Roman" w:hAnsi="Arial" w:cs="Arial"/>
                <w:color w:val="000000"/>
                <w:lang w:eastAsia="pt-BR"/>
              </w:rPr>
            </w:rPrChange>
          </w:rPr>
          <w:t>source</w:t>
        </w:r>
        <w:proofErr w:type="spellEnd"/>
        <w:r w:rsidRPr="00EA36DE">
          <w:rPr>
            <w:rFonts w:ascii="Arial" w:eastAsia="Times New Roman" w:hAnsi="Arial" w:cs="Arial"/>
            <w:color w:val="000000"/>
            <w:sz w:val="24"/>
            <w:szCs w:val="24"/>
            <w:lang w:eastAsia="pt-BR"/>
            <w:rPrChange w:id="292"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293" w:author="EUDERLAN FREIRE DA SILVA ABREU" w:date="2025-06-30T16:05:00Z">
              <w:rPr>
                <w:rFonts w:ascii="Arial" w:eastAsia="Times New Roman" w:hAnsi="Arial" w:cs="Arial"/>
                <w:color w:val="000000"/>
                <w:lang w:eastAsia="pt-BR"/>
              </w:rPr>
            </w:rPrChange>
          </w:rPr>
          <w:t>venv</w:t>
        </w:r>
        <w:proofErr w:type="spellEnd"/>
        <w:r w:rsidRPr="00EA36DE">
          <w:rPr>
            <w:rFonts w:ascii="Arial" w:eastAsia="Times New Roman" w:hAnsi="Arial" w:cs="Arial"/>
            <w:color w:val="000000"/>
            <w:sz w:val="24"/>
            <w:szCs w:val="24"/>
            <w:lang w:eastAsia="pt-BR"/>
            <w:rPrChange w:id="294" w:author="EUDERLAN FREIRE DA SILVA ABREU" w:date="2025-06-30T16:05:00Z">
              <w:rPr>
                <w:rFonts w:ascii="Arial" w:eastAsia="Times New Roman" w:hAnsi="Arial" w:cs="Arial"/>
                <w:color w:val="000000"/>
                <w:lang w:eastAsia="pt-BR"/>
              </w:rPr>
            </w:rPrChange>
          </w:rPr>
          <w:t>/bin/</w:t>
        </w:r>
        <w:proofErr w:type="spellStart"/>
        <w:r w:rsidRPr="00EA36DE">
          <w:rPr>
            <w:rFonts w:ascii="Arial" w:eastAsia="Times New Roman" w:hAnsi="Arial" w:cs="Arial"/>
            <w:color w:val="000000"/>
            <w:sz w:val="24"/>
            <w:szCs w:val="24"/>
            <w:lang w:eastAsia="pt-BR"/>
            <w:rPrChange w:id="295" w:author="EUDERLAN FREIRE DA SILVA ABREU" w:date="2025-06-30T16:05:00Z">
              <w:rPr>
                <w:rFonts w:ascii="Arial" w:eastAsia="Times New Roman" w:hAnsi="Arial" w:cs="Arial"/>
                <w:color w:val="000000"/>
                <w:lang w:eastAsia="pt-BR"/>
              </w:rPr>
            </w:rPrChange>
          </w:rPr>
          <w:t>activate</w:t>
        </w:r>
        <w:proofErr w:type="spellEnd"/>
      </w:ins>
    </w:p>
    <w:p w14:paraId="25C63225" w14:textId="77777777" w:rsidR="00EA36DE" w:rsidRPr="00EA36DE" w:rsidRDefault="00EA36DE" w:rsidP="00EA36DE">
      <w:pPr>
        <w:spacing w:before="240" w:after="0" w:line="240" w:lineRule="auto"/>
        <w:jc w:val="both"/>
        <w:rPr>
          <w:ins w:id="296" w:author="EUDERLAN FREIRE DA SILVA ABREU" w:date="2025-06-30T15:59:00Z"/>
          <w:rFonts w:ascii="Arial" w:eastAsia="Times New Roman" w:hAnsi="Arial" w:cs="Arial"/>
          <w:sz w:val="24"/>
          <w:szCs w:val="24"/>
          <w:lang w:eastAsia="pt-BR"/>
          <w:rPrChange w:id="297" w:author="EUDERLAN FREIRE DA SILVA ABREU" w:date="2025-06-30T16:05:00Z">
            <w:rPr>
              <w:ins w:id="298" w:author="EUDERLAN FREIRE DA SILVA ABREU" w:date="2025-06-30T15:59:00Z"/>
              <w:rFonts w:ascii="Times New Roman" w:eastAsia="Times New Roman" w:hAnsi="Times New Roman" w:cs="Times New Roman"/>
              <w:sz w:val="24"/>
              <w:szCs w:val="24"/>
              <w:lang w:eastAsia="pt-BR"/>
            </w:rPr>
          </w:rPrChange>
        </w:rPr>
        <w:pPrChange w:id="299" w:author="EUDERLAN FREIRE DA SILVA ABREU" w:date="2025-06-30T16:06:00Z">
          <w:pPr>
            <w:spacing w:after="0" w:line="240" w:lineRule="auto"/>
          </w:pPr>
        </w:pPrChange>
      </w:pPr>
    </w:p>
    <w:p w14:paraId="3F7E8730" w14:textId="77777777" w:rsidR="00EA36DE" w:rsidRPr="00EA36DE" w:rsidRDefault="00EA36DE" w:rsidP="00EA36DE">
      <w:pPr>
        <w:spacing w:before="240" w:after="0" w:line="240" w:lineRule="auto"/>
        <w:jc w:val="both"/>
        <w:outlineLvl w:val="3"/>
        <w:rPr>
          <w:ins w:id="300" w:author="EUDERLAN FREIRE DA SILVA ABREU" w:date="2025-06-30T15:59:00Z"/>
          <w:rFonts w:ascii="Arial" w:eastAsia="Times New Roman" w:hAnsi="Arial" w:cs="Arial"/>
          <w:b/>
          <w:bCs/>
          <w:sz w:val="24"/>
          <w:szCs w:val="24"/>
          <w:lang w:eastAsia="pt-BR"/>
          <w:rPrChange w:id="301" w:author="EUDERLAN FREIRE DA SILVA ABREU" w:date="2025-06-30T16:05:00Z">
            <w:rPr>
              <w:ins w:id="302" w:author="EUDERLAN FREIRE DA SILVA ABREU" w:date="2025-06-30T15:59:00Z"/>
              <w:rFonts w:ascii="Times New Roman" w:eastAsia="Times New Roman" w:hAnsi="Times New Roman" w:cs="Times New Roman"/>
              <w:b/>
              <w:bCs/>
              <w:sz w:val="24"/>
              <w:szCs w:val="24"/>
              <w:lang w:eastAsia="pt-BR"/>
            </w:rPr>
          </w:rPrChange>
        </w:rPr>
        <w:pPrChange w:id="303" w:author="EUDERLAN FREIRE DA SILVA ABREU" w:date="2025-06-30T16:06:00Z">
          <w:pPr>
            <w:spacing w:before="240" w:after="40" w:line="240" w:lineRule="auto"/>
            <w:outlineLvl w:val="3"/>
          </w:pPr>
        </w:pPrChange>
      </w:pPr>
      <w:ins w:id="304" w:author="EUDERLAN FREIRE DA SILVA ABREU" w:date="2025-06-30T15:59:00Z">
        <w:r w:rsidRPr="00EA36DE">
          <w:rPr>
            <w:rFonts w:ascii="Arial" w:eastAsia="Times New Roman" w:hAnsi="Arial" w:cs="Arial"/>
            <w:b/>
            <w:bCs/>
            <w:color w:val="000000"/>
            <w:sz w:val="24"/>
            <w:szCs w:val="24"/>
            <w:lang w:eastAsia="pt-BR"/>
            <w:rPrChange w:id="305" w:author="EUDERLAN FREIRE DA SILVA ABREU" w:date="2025-06-30T16:05:00Z">
              <w:rPr>
                <w:rFonts w:ascii="Arial" w:eastAsia="Times New Roman" w:hAnsi="Arial" w:cs="Arial"/>
                <w:b/>
                <w:bCs/>
                <w:color w:val="000000"/>
                <w:lang w:eastAsia="pt-BR"/>
              </w:rPr>
            </w:rPrChange>
          </w:rPr>
          <w:t>2.3. Instale as dependências</w:t>
        </w:r>
      </w:ins>
    </w:p>
    <w:p w14:paraId="74151CCB" w14:textId="77777777" w:rsidR="00EA36DE" w:rsidRPr="00EA36DE" w:rsidRDefault="00EA36DE" w:rsidP="00EA36DE">
      <w:pPr>
        <w:spacing w:before="240" w:after="0" w:line="240" w:lineRule="auto"/>
        <w:jc w:val="both"/>
        <w:rPr>
          <w:ins w:id="306" w:author="EUDERLAN FREIRE DA SILVA ABREU" w:date="2025-06-30T15:59:00Z"/>
          <w:rFonts w:ascii="Arial" w:eastAsia="Times New Roman" w:hAnsi="Arial" w:cs="Arial"/>
          <w:sz w:val="24"/>
          <w:szCs w:val="24"/>
          <w:lang w:eastAsia="pt-BR"/>
          <w:rPrChange w:id="307" w:author="EUDERLAN FREIRE DA SILVA ABREU" w:date="2025-06-30T16:05:00Z">
            <w:rPr>
              <w:ins w:id="308" w:author="EUDERLAN FREIRE DA SILVA ABREU" w:date="2025-06-30T15:59:00Z"/>
              <w:rFonts w:ascii="Times New Roman" w:eastAsia="Times New Roman" w:hAnsi="Times New Roman" w:cs="Times New Roman"/>
              <w:sz w:val="24"/>
              <w:szCs w:val="24"/>
              <w:lang w:eastAsia="pt-BR"/>
            </w:rPr>
          </w:rPrChange>
        </w:rPr>
        <w:pPrChange w:id="309" w:author="EUDERLAN FREIRE DA SILVA ABREU" w:date="2025-06-30T16:06:00Z">
          <w:pPr>
            <w:spacing w:after="0" w:line="240" w:lineRule="auto"/>
          </w:pPr>
        </w:pPrChange>
      </w:pPr>
      <w:proofErr w:type="spellStart"/>
      <w:ins w:id="310" w:author="EUDERLAN FREIRE DA SILVA ABREU" w:date="2025-06-30T15:59:00Z">
        <w:r w:rsidRPr="00EA36DE">
          <w:rPr>
            <w:rFonts w:ascii="Arial" w:eastAsia="Times New Roman" w:hAnsi="Arial" w:cs="Arial"/>
            <w:color w:val="000000"/>
            <w:sz w:val="24"/>
            <w:szCs w:val="24"/>
            <w:lang w:eastAsia="pt-BR"/>
            <w:rPrChange w:id="311" w:author="EUDERLAN FREIRE DA SILVA ABREU" w:date="2025-06-30T16:05:00Z">
              <w:rPr>
                <w:rFonts w:ascii="Arial" w:eastAsia="Times New Roman" w:hAnsi="Arial" w:cs="Arial"/>
                <w:color w:val="000000"/>
                <w:lang w:eastAsia="pt-BR"/>
              </w:rPr>
            </w:rPrChange>
          </w:rPr>
          <w:t>pip</w:t>
        </w:r>
        <w:proofErr w:type="spellEnd"/>
        <w:r w:rsidRPr="00EA36DE">
          <w:rPr>
            <w:rFonts w:ascii="Arial" w:eastAsia="Times New Roman" w:hAnsi="Arial" w:cs="Arial"/>
            <w:color w:val="000000"/>
            <w:sz w:val="24"/>
            <w:szCs w:val="24"/>
            <w:lang w:eastAsia="pt-BR"/>
            <w:rPrChange w:id="312"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313" w:author="EUDERLAN FREIRE DA SILVA ABREU" w:date="2025-06-30T16:05:00Z">
              <w:rPr>
                <w:rFonts w:ascii="Arial" w:eastAsia="Times New Roman" w:hAnsi="Arial" w:cs="Arial"/>
                <w:color w:val="000000"/>
                <w:lang w:eastAsia="pt-BR"/>
              </w:rPr>
            </w:rPrChange>
          </w:rPr>
          <w:t>install</w:t>
        </w:r>
        <w:proofErr w:type="spellEnd"/>
        <w:r w:rsidRPr="00EA36DE">
          <w:rPr>
            <w:rFonts w:ascii="Arial" w:eastAsia="Times New Roman" w:hAnsi="Arial" w:cs="Arial"/>
            <w:color w:val="000000"/>
            <w:sz w:val="24"/>
            <w:szCs w:val="24"/>
            <w:lang w:eastAsia="pt-BR"/>
            <w:rPrChange w:id="314" w:author="EUDERLAN FREIRE DA SILVA ABREU" w:date="2025-06-30T16:05:00Z">
              <w:rPr>
                <w:rFonts w:ascii="Arial" w:eastAsia="Times New Roman" w:hAnsi="Arial" w:cs="Arial"/>
                <w:color w:val="000000"/>
                <w:lang w:eastAsia="pt-BR"/>
              </w:rPr>
            </w:rPrChange>
          </w:rPr>
          <w:t xml:space="preserve"> -r requirements.txt</w:t>
        </w:r>
      </w:ins>
    </w:p>
    <w:p w14:paraId="2BE5CD01" w14:textId="77777777" w:rsidR="00EA36DE" w:rsidRPr="00EA36DE" w:rsidRDefault="00EA36DE" w:rsidP="00EA36DE">
      <w:pPr>
        <w:spacing w:before="240" w:after="0" w:line="240" w:lineRule="auto"/>
        <w:jc w:val="both"/>
        <w:rPr>
          <w:ins w:id="315" w:author="EUDERLAN FREIRE DA SILVA ABREU" w:date="2025-06-30T15:55:00Z"/>
          <w:rFonts w:ascii="Arial" w:eastAsia="Times New Roman" w:hAnsi="Arial" w:cs="Arial"/>
          <w:sz w:val="24"/>
          <w:szCs w:val="24"/>
          <w:lang w:eastAsia="pt-BR"/>
          <w:rPrChange w:id="316" w:author="EUDERLAN FREIRE DA SILVA ABREU" w:date="2025-06-30T16:05:00Z">
            <w:rPr>
              <w:ins w:id="317" w:author="EUDERLAN FREIRE DA SILVA ABREU" w:date="2025-06-30T15:55:00Z"/>
              <w:rFonts w:ascii="Times New Roman" w:eastAsia="Times New Roman" w:hAnsi="Times New Roman" w:cs="Times New Roman"/>
              <w:sz w:val="24"/>
              <w:szCs w:val="24"/>
              <w:lang w:eastAsia="pt-BR"/>
            </w:rPr>
          </w:rPrChange>
        </w:rPr>
        <w:pPrChange w:id="318" w:author="EUDERLAN FREIRE DA SILVA ABREU" w:date="2025-06-30T16:06:00Z">
          <w:pPr>
            <w:spacing w:after="0" w:line="240" w:lineRule="auto"/>
          </w:pPr>
        </w:pPrChange>
      </w:pPr>
    </w:p>
    <w:p w14:paraId="5D0DB5F2" w14:textId="77777777" w:rsidR="00EA36DE" w:rsidRPr="00EA36DE" w:rsidRDefault="00EA36DE" w:rsidP="00EA36DE">
      <w:pPr>
        <w:spacing w:before="240" w:after="0" w:line="240" w:lineRule="auto"/>
        <w:jc w:val="both"/>
        <w:outlineLvl w:val="3"/>
        <w:rPr>
          <w:ins w:id="319" w:author="EUDERLAN FREIRE DA SILVA ABREU" w:date="2025-06-30T16:00:00Z"/>
          <w:rFonts w:ascii="Arial" w:eastAsia="Times New Roman" w:hAnsi="Arial" w:cs="Arial"/>
          <w:b/>
          <w:bCs/>
          <w:sz w:val="24"/>
          <w:szCs w:val="24"/>
          <w:lang w:eastAsia="pt-BR"/>
          <w:rPrChange w:id="320" w:author="EUDERLAN FREIRE DA SILVA ABREU" w:date="2025-06-30T16:05:00Z">
            <w:rPr>
              <w:ins w:id="321" w:author="EUDERLAN FREIRE DA SILVA ABREU" w:date="2025-06-30T16:00:00Z"/>
              <w:rFonts w:ascii="Times New Roman" w:eastAsia="Times New Roman" w:hAnsi="Times New Roman" w:cs="Times New Roman"/>
              <w:b/>
              <w:bCs/>
              <w:sz w:val="24"/>
              <w:szCs w:val="24"/>
              <w:lang w:eastAsia="pt-BR"/>
            </w:rPr>
          </w:rPrChange>
        </w:rPr>
        <w:pPrChange w:id="322" w:author="EUDERLAN FREIRE DA SILVA ABREU" w:date="2025-06-30T16:06:00Z">
          <w:pPr>
            <w:spacing w:before="240" w:after="40" w:line="240" w:lineRule="auto"/>
            <w:outlineLvl w:val="3"/>
          </w:pPr>
        </w:pPrChange>
      </w:pPr>
      <w:ins w:id="323" w:author="EUDERLAN FREIRE DA SILVA ABREU" w:date="2025-06-30T16:00:00Z">
        <w:r w:rsidRPr="00EA36DE">
          <w:rPr>
            <w:rFonts w:ascii="Arial" w:eastAsia="Times New Roman" w:hAnsi="Arial" w:cs="Arial"/>
            <w:b/>
            <w:bCs/>
            <w:color w:val="000000"/>
            <w:sz w:val="24"/>
            <w:szCs w:val="24"/>
            <w:lang w:eastAsia="pt-BR"/>
            <w:rPrChange w:id="324" w:author="EUDERLAN FREIRE DA SILVA ABREU" w:date="2025-06-30T16:05:00Z">
              <w:rPr>
                <w:rFonts w:ascii="Arial" w:eastAsia="Times New Roman" w:hAnsi="Arial" w:cs="Arial"/>
                <w:b/>
                <w:bCs/>
                <w:color w:val="000000"/>
                <w:lang w:eastAsia="pt-BR"/>
              </w:rPr>
            </w:rPrChange>
          </w:rPr>
          <w:t>2.4. Configure as variáveis de ambiente</w:t>
        </w:r>
      </w:ins>
    </w:p>
    <w:p w14:paraId="7209DCA7" w14:textId="77777777" w:rsidR="00EA36DE" w:rsidRPr="00EA36DE" w:rsidRDefault="00EA36DE" w:rsidP="00EA36DE">
      <w:pPr>
        <w:spacing w:before="240" w:after="0" w:line="240" w:lineRule="auto"/>
        <w:jc w:val="both"/>
        <w:rPr>
          <w:ins w:id="325" w:author="EUDERLAN FREIRE DA SILVA ABREU" w:date="2025-06-30T16:00:00Z"/>
          <w:rFonts w:ascii="Arial" w:eastAsia="Times New Roman" w:hAnsi="Arial" w:cs="Arial"/>
          <w:sz w:val="24"/>
          <w:szCs w:val="24"/>
          <w:lang w:eastAsia="pt-BR"/>
          <w:rPrChange w:id="326" w:author="EUDERLAN FREIRE DA SILVA ABREU" w:date="2025-06-30T16:05:00Z">
            <w:rPr>
              <w:ins w:id="327" w:author="EUDERLAN FREIRE DA SILVA ABREU" w:date="2025-06-30T16:00:00Z"/>
              <w:rFonts w:ascii="Times New Roman" w:eastAsia="Times New Roman" w:hAnsi="Times New Roman" w:cs="Times New Roman"/>
              <w:sz w:val="24"/>
              <w:szCs w:val="24"/>
              <w:lang w:eastAsia="pt-BR"/>
            </w:rPr>
          </w:rPrChange>
        </w:rPr>
        <w:pPrChange w:id="328" w:author="EUDERLAN FREIRE DA SILVA ABREU" w:date="2025-06-30T16:06:00Z">
          <w:pPr>
            <w:spacing w:before="240" w:after="240" w:line="240" w:lineRule="auto"/>
          </w:pPr>
        </w:pPrChange>
      </w:pPr>
      <w:ins w:id="329" w:author="EUDERLAN FREIRE DA SILVA ABREU" w:date="2025-06-30T16:00:00Z">
        <w:r w:rsidRPr="00EA36DE">
          <w:rPr>
            <w:rFonts w:ascii="Arial" w:eastAsia="Times New Roman" w:hAnsi="Arial" w:cs="Arial"/>
            <w:color w:val="000000"/>
            <w:sz w:val="24"/>
            <w:szCs w:val="24"/>
            <w:lang w:eastAsia="pt-BR"/>
            <w:rPrChange w:id="330" w:author="EUDERLAN FREIRE DA SILVA ABREU" w:date="2025-06-30T16:05:00Z">
              <w:rPr>
                <w:rFonts w:ascii="Arial" w:eastAsia="Times New Roman" w:hAnsi="Arial" w:cs="Arial"/>
                <w:color w:val="000000"/>
                <w:lang w:eastAsia="pt-BR"/>
              </w:rPr>
            </w:rPrChange>
          </w:rPr>
          <w:t xml:space="preserve">Edite o </w:t>
        </w:r>
        <w:proofErr w:type="gramStart"/>
        <w:r w:rsidRPr="00EA36DE">
          <w:rPr>
            <w:rFonts w:ascii="Arial" w:eastAsia="Times New Roman" w:hAnsi="Arial" w:cs="Arial"/>
            <w:color w:val="000000"/>
            <w:sz w:val="24"/>
            <w:szCs w:val="24"/>
            <w:lang w:eastAsia="pt-BR"/>
            <w:rPrChange w:id="331" w:author="EUDERLAN FREIRE DA SILVA ABREU" w:date="2025-06-30T16:05:00Z">
              <w:rPr>
                <w:rFonts w:ascii="Arial" w:eastAsia="Times New Roman" w:hAnsi="Arial" w:cs="Arial"/>
                <w:color w:val="000000"/>
                <w:lang w:eastAsia="pt-BR"/>
              </w:rPr>
            </w:rPrChange>
          </w:rPr>
          <w:t xml:space="preserve">arquivo </w:t>
        </w:r>
        <w:r w:rsidRPr="00EA36DE">
          <w:rPr>
            <w:rFonts w:ascii="Arial" w:eastAsia="Times New Roman" w:hAnsi="Arial" w:cs="Arial"/>
            <w:color w:val="188038"/>
            <w:sz w:val="24"/>
            <w:szCs w:val="24"/>
            <w:lang w:eastAsia="pt-BR"/>
            <w:rPrChange w:id="332" w:author="EUDERLAN FREIRE DA SILVA ABREU" w:date="2025-06-30T16:05:00Z">
              <w:rPr>
                <w:rFonts w:ascii="Courier New" w:eastAsia="Times New Roman" w:hAnsi="Courier New" w:cs="Courier New"/>
                <w:color w:val="188038"/>
                <w:lang w:eastAsia="pt-BR"/>
              </w:rPr>
            </w:rPrChange>
          </w:rPr>
          <w:t>.</w:t>
        </w:r>
        <w:proofErr w:type="spellStart"/>
        <w:r w:rsidRPr="00EA36DE">
          <w:rPr>
            <w:rFonts w:ascii="Arial" w:eastAsia="Times New Roman" w:hAnsi="Arial" w:cs="Arial"/>
            <w:color w:val="188038"/>
            <w:sz w:val="24"/>
            <w:szCs w:val="24"/>
            <w:lang w:eastAsia="pt-BR"/>
            <w:rPrChange w:id="333" w:author="EUDERLAN FREIRE DA SILVA ABREU" w:date="2025-06-30T16:05:00Z">
              <w:rPr>
                <w:rFonts w:ascii="Courier New" w:eastAsia="Times New Roman" w:hAnsi="Courier New" w:cs="Courier New"/>
                <w:color w:val="188038"/>
                <w:lang w:eastAsia="pt-BR"/>
              </w:rPr>
            </w:rPrChange>
          </w:rPr>
          <w:t>env</w:t>
        </w:r>
        <w:proofErr w:type="spellEnd"/>
        <w:proofErr w:type="gramEnd"/>
        <w:r w:rsidRPr="00EA36DE">
          <w:rPr>
            <w:rFonts w:ascii="Arial" w:eastAsia="Times New Roman" w:hAnsi="Arial" w:cs="Arial"/>
            <w:color w:val="000000"/>
            <w:sz w:val="24"/>
            <w:szCs w:val="24"/>
            <w:lang w:eastAsia="pt-BR"/>
            <w:rPrChange w:id="334" w:author="EUDERLAN FREIRE DA SILVA ABREU" w:date="2025-06-30T16:05:00Z">
              <w:rPr>
                <w:rFonts w:ascii="Arial" w:eastAsia="Times New Roman" w:hAnsi="Arial" w:cs="Arial"/>
                <w:color w:val="000000"/>
                <w:lang w:eastAsia="pt-BR"/>
              </w:rPr>
            </w:rPrChange>
          </w:rPr>
          <w:t xml:space="preserve"> na pasta </w:t>
        </w:r>
        <w:proofErr w:type="spellStart"/>
        <w:r w:rsidRPr="00EA36DE">
          <w:rPr>
            <w:rFonts w:ascii="Arial" w:eastAsia="Times New Roman" w:hAnsi="Arial" w:cs="Arial"/>
            <w:color w:val="188038"/>
            <w:sz w:val="24"/>
            <w:szCs w:val="24"/>
            <w:lang w:eastAsia="pt-BR"/>
            <w:rPrChange w:id="335" w:author="EUDERLAN FREIRE DA SILVA ABREU" w:date="2025-06-30T16:05:00Z">
              <w:rPr>
                <w:rFonts w:ascii="Courier New" w:eastAsia="Times New Roman" w:hAnsi="Courier New" w:cs="Courier New"/>
                <w:color w:val="188038"/>
                <w:lang w:eastAsia="pt-BR"/>
              </w:rPr>
            </w:rPrChange>
          </w:rPr>
          <w:t>BackEnd</w:t>
        </w:r>
        <w:proofErr w:type="spellEnd"/>
        <w:r w:rsidRPr="00EA36DE">
          <w:rPr>
            <w:rFonts w:ascii="Arial" w:eastAsia="Times New Roman" w:hAnsi="Arial" w:cs="Arial"/>
            <w:color w:val="000000"/>
            <w:sz w:val="24"/>
            <w:szCs w:val="24"/>
            <w:lang w:eastAsia="pt-BR"/>
            <w:rPrChange w:id="336" w:author="EUDERLAN FREIRE DA SILVA ABREU" w:date="2025-06-30T16:05:00Z">
              <w:rPr>
                <w:rFonts w:ascii="Arial" w:eastAsia="Times New Roman" w:hAnsi="Arial" w:cs="Arial"/>
                <w:color w:val="000000"/>
                <w:lang w:eastAsia="pt-BR"/>
              </w:rPr>
            </w:rPrChange>
          </w:rPr>
          <w:t xml:space="preserve"> com suas credenciais:</w:t>
        </w:r>
      </w:ins>
    </w:p>
    <w:p w14:paraId="7F62E767" w14:textId="77777777" w:rsidR="00EA36DE" w:rsidRPr="00EA36DE" w:rsidRDefault="00EA36DE" w:rsidP="00EA36DE">
      <w:pPr>
        <w:spacing w:before="240" w:after="0" w:line="240" w:lineRule="auto"/>
        <w:jc w:val="both"/>
        <w:rPr>
          <w:ins w:id="337" w:author="EUDERLAN FREIRE DA SILVA ABREU" w:date="2025-06-30T16:00:00Z"/>
          <w:rFonts w:ascii="Arial" w:eastAsia="Times New Roman" w:hAnsi="Arial" w:cs="Arial"/>
          <w:sz w:val="24"/>
          <w:szCs w:val="24"/>
          <w:lang w:eastAsia="pt-BR"/>
          <w:rPrChange w:id="338" w:author="EUDERLAN FREIRE DA SILVA ABREU" w:date="2025-06-30T16:05:00Z">
            <w:rPr>
              <w:ins w:id="339" w:author="EUDERLAN FREIRE DA SILVA ABREU" w:date="2025-06-30T16:00:00Z"/>
              <w:rFonts w:ascii="Times New Roman" w:eastAsia="Times New Roman" w:hAnsi="Times New Roman" w:cs="Times New Roman"/>
              <w:sz w:val="24"/>
              <w:szCs w:val="24"/>
              <w:lang w:eastAsia="pt-BR"/>
            </w:rPr>
          </w:rPrChange>
        </w:rPr>
        <w:pPrChange w:id="340" w:author="EUDERLAN FREIRE DA SILVA ABREU" w:date="2025-06-30T16:06:00Z">
          <w:pPr>
            <w:spacing w:after="0" w:line="240" w:lineRule="auto"/>
          </w:pPr>
        </w:pPrChange>
      </w:pPr>
      <w:ins w:id="341" w:author="EUDERLAN FREIRE DA SILVA ABREU" w:date="2025-06-30T16:00:00Z">
        <w:r w:rsidRPr="00EA36DE">
          <w:rPr>
            <w:rFonts w:ascii="Arial" w:eastAsia="Times New Roman" w:hAnsi="Arial" w:cs="Arial"/>
            <w:color w:val="000000"/>
            <w:sz w:val="24"/>
            <w:szCs w:val="24"/>
            <w:lang w:eastAsia="pt-BR"/>
            <w:rPrChange w:id="342" w:author="EUDERLAN FREIRE DA SILVA ABREU" w:date="2025-06-30T16:05:00Z">
              <w:rPr>
                <w:rFonts w:ascii="Arial" w:eastAsia="Times New Roman" w:hAnsi="Arial" w:cs="Arial"/>
                <w:color w:val="000000"/>
                <w:lang w:eastAsia="pt-BR"/>
              </w:rPr>
            </w:rPrChange>
          </w:rPr>
          <w:t># === OBRIGATÓRIO ===</w:t>
        </w:r>
      </w:ins>
    </w:p>
    <w:p w14:paraId="10545AA0" w14:textId="77777777" w:rsidR="00EA36DE" w:rsidRPr="00EA36DE" w:rsidRDefault="00EA36DE" w:rsidP="00EA36DE">
      <w:pPr>
        <w:spacing w:before="240" w:after="0" w:line="240" w:lineRule="auto"/>
        <w:jc w:val="both"/>
        <w:rPr>
          <w:ins w:id="343" w:author="EUDERLAN FREIRE DA SILVA ABREU" w:date="2025-06-30T16:00:00Z"/>
          <w:rFonts w:ascii="Arial" w:eastAsia="Times New Roman" w:hAnsi="Arial" w:cs="Arial"/>
          <w:sz w:val="24"/>
          <w:szCs w:val="24"/>
          <w:lang w:eastAsia="pt-BR"/>
          <w:rPrChange w:id="344" w:author="EUDERLAN FREIRE DA SILVA ABREU" w:date="2025-06-30T16:05:00Z">
            <w:rPr>
              <w:ins w:id="345" w:author="EUDERLAN FREIRE DA SILVA ABREU" w:date="2025-06-30T16:00:00Z"/>
              <w:rFonts w:ascii="Times New Roman" w:eastAsia="Times New Roman" w:hAnsi="Times New Roman" w:cs="Times New Roman"/>
              <w:sz w:val="24"/>
              <w:szCs w:val="24"/>
              <w:lang w:eastAsia="pt-BR"/>
            </w:rPr>
          </w:rPrChange>
        </w:rPr>
        <w:pPrChange w:id="346" w:author="EUDERLAN FREIRE DA SILVA ABREU" w:date="2025-06-30T16:06:00Z">
          <w:pPr>
            <w:spacing w:after="0" w:line="240" w:lineRule="auto"/>
          </w:pPr>
        </w:pPrChange>
      </w:pPr>
      <w:ins w:id="347" w:author="EUDERLAN FREIRE DA SILVA ABREU" w:date="2025-06-30T16:00:00Z">
        <w:r w:rsidRPr="00EA36DE">
          <w:rPr>
            <w:rFonts w:ascii="Arial" w:eastAsia="Times New Roman" w:hAnsi="Arial" w:cs="Arial"/>
            <w:color w:val="000000"/>
            <w:sz w:val="24"/>
            <w:szCs w:val="24"/>
            <w:lang w:eastAsia="pt-BR"/>
            <w:rPrChange w:id="348"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349" w:author="EUDERLAN FREIRE DA SILVA ABREU" w:date="2025-06-30T16:05:00Z">
              <w:rPr>
                <w:rFonts w:ascii="Arial" w:eastAsia="Times New Roman" w:hAnsi="Arial" w:cs="Arial"/>
                <w:color w:val="000000"/>
                <w:lang w:eastAsia="pt-BR"/>
              </w:rPr>
            </w:rPrChange>
          </w:rPr>
          <w:t>Groq</w:t>
        </w:r>
        <w:proofErr w:type="spellEnd"/>
        <w:r w:rsidRPr="00EA36DE">
          <w:rPr>
            <w:rFonts w:ascii="Arial" w:eastAsia="Times New Roman" w:hAnsi="Arial" w:cs="Arial"/>
            <w:color w:val="000000"/>
            <w:sz w:val="24"/>
            <w:szCs w:val="24"/>
            <w:lang w:eastAsia="pt-BR"/>
            <w:rPrChange w:id="350" w:author="EUDERLAN FREIRE DA SILVA ABREU" w:date="2025-06-30T16:05:00Z">
              <w:rPr>
                <w:rFonts w:ascii="Arial" w:eastAsia="Times New Roman" w:hAnsi="Arial" w:cs="Arial"/>
                <w:color w:val="000000"/>
                <w:lang w:eastAsia="pt-BR"/>
              </w:rPr>
            </w:rPrChange>
          </w:rPr>
          <w:t xml:space="preserve"> API (modelo de linguagem)</w:t>
        </w:r>
      </w:ins>
    </w:p>
    <w:p w14:paraId="269AF696" w14:textId="16740DF6" w:rsidR="00EA36DE" w:rsidRDefault="00EA36DE" w:rsidP="00EA36DE">
      <w:pPr>
        <w:spacing w:before="240" w:after="0" w:line="240" w:lineRule="auto"/>
        <w:jc w:val="both"/>
        <w:rPr>
          <w:ins w:id="351" w:author="EUDERLAN FREIRE DA SILVA ABREU" w:date="2025-06-30T16:08:00Z"/>
          <w:rFonts w:ascii="Arial" w:eastAsia="Times New Roman" w:hAnsi="Arial" w:cs="Arial"/>
          <w:sz w:val="24"/>
          <w:szCs w:val="24"/>
          <w:lang w:eastAsia="pt-BR"/>
        </w:rPr>
      </w:pPr>
      <w:ins w:id="352" w:author="EUDERLAN FREIRE DA SILVA ABREU" w:date="2025-06-30T16:00:00Z">
        <w:r w:rsidRPr="00EA36DE">
          <w:rPr>
            <w:rFonts w:ascii="Arial" w:eastAsia="Times New Roman" w:hAnsi="Arial" w:cs="Arial"/>
            <w:color w:val="000000"/>
            <w:sz w:val="24"/>
            <w:szCs w:val="24"/>
            <w:lang w:eastAsia="pt-BR"/>
            <w:rPrChange w:id="353" w:author="EUDERLAN FREIRE DA SILVA ABREU" w:date="2025-06-30T16:05:00Z">
              <w:rPr>
                <w:rFonts w:ascii="Arial" w:eastAsia="Times New Roman" w:hAnsi="Arial" w:cs="Arial"/>
                <w:color w:val="000000"/>
                <w:lang w:eastAsia="pt-BR"/>
              </w:rPr>
            </w:rPrChange>
          </w:rPr>
          <w:t>GROQ_API_KEY=</w:t>
        </w:r>
        <w:proofErr w:type="spellStart"/>
        <w:r w:rsidRPr="00EA36DE">
          <w:rPr>
            <w:rFonts w:ascii="Arial" w:eastAsia="Times New Roman" w:hAnsi="Arial" w:cs="Arial"/>
            <w:color w:val="000000"/>
            <w:sz w:val="24"/>
            <w:szCs w:val="24"/>
            <w:lang w:eastAsia="pt-BR"/>
            <w:rPrChange w:id="354" w:author="EUDERLAN FREIRE DA SILVA ABREU" w:date="2025-06-30T16:05:00Z">
              <w:rPr>
                <w:rFonts w:ascii="Arial" w:eastAsia="Times New Roman" w:hAnsi="Arial" w:cs="Arial"/>
                <w:color w:val="000000"/>
                <w:lang w:eastAsia="pt-BR"/>
              </w:rPr>
            </w:rPrChange>
          </w:rPr>
          <w:t>sua_chave_groq_aqui</w:t>
        </w:r>
      </w:ins>
      <w:proofErr w:type="spellEnd"/>
    </w:p>
    <w:p w14:paraId="7D48621E" w14:textId="77777777" w:rsidR="00EA36DE" w:rsidRPr="00EA36DE" w:rsidRDefault="00EA36DE" w:rsidP="00EA36DE">
      <w:pPr>
        <w:spacing w:before="240" w:after="0" w:line="240" w:lineRule="auto"/>
        <w:jc w:val="both"/>
        <w:rPr>
          <w:ins w:id="355" w:author="EUDERLAN FREIRE DA SILVA ABREU" w:date="2025-06-30T16:00:00Z"/>
          <w:rFonts w:ascii="Arial" w:eastAsia="Times New Roman" w:hAnsi="Arial" w:cs="Arial"/>
          <w:sz w:val="24"/>
          <w:szCs w:val="24"/>
          <w:lang w:eastAsia="pt-BR"/>
          <w:rPrChange w:id="356" w:author="EUDERLAN FREIRE DA SILVA ABREU" w:date="2025-06-30T16:05:00Z">
            <w:rPr>
              <w:ins w:id="357" w:author="EUDERLAN FREIRE DA SILVA ABREU" w:date="2025-06-30T16:00:00Z"/>
              <w:rFonts w:ascii="Times New Roman" w:eastAsia="Times New Roman" w:hAnsi="Times New Roman" w:cs="Times New Roman"/>
              <w:sz w:val="24"/>
              <w:szCs w:val="24"/>
              <w:lang w:eastAsia="pt-BR"/>
            </w:rPr>
          </w:rPrChange>
        </w:rPr>
        <w:pPrChange w:id="358" w:author="EUDERLAN FREIRE DA SILVA ABREU" w:date="2025-06-30T16:06:00Z">
          <w:pPr>
            <w:spacing w:after="0" w:line="240" w:lineRule="auto"/>
          </w:pPr>
        </w:pPrChange>
      </w:pPr>
    </w:p>
    <w:p w14:paraId="21F2A299" w14:textId="77777777" w:rsidR="00EA36DE" w:rsidRPr="00EA36DE" w:rsidRDefault="00EA36DE" w:rsidP="00EA36DE">
      <w:pPr>
        <w:spacing w:before="240" w:after="0" w:line="240" w:lineRule="auto"/>
        <w:jc w:val="both"/>
        <w:rPr>
          <w:ins w:id="359" w:author="EUDERLAN FREIRE DA SILVA ABREU" w:date="2025-06-30T16:00:00Z"/>
          <w:rFonts w:ascii="Arial" w:eastAsia="Times New Roman" w:hAnsi="Arial" w:cs="Arial"/>
          <w:sz w:val="24"/>
          <w:szCs w:val="24"/>
          <w:lang w:eastAsia="pt-BR"/>
          <w:rPrChange w:id="360" w:author="EUDERLAN FREIRE DA SILVA ABREU" w:date="2025-06-30T16:05:00Z">
            <w:rPr>
              <w:ins w:id="361" w:author="EUDERLAN FREIRE DA SILVA ABREU" w:date="2025-06-30T16:00:00Z"/>
              <w:rFonts w:ascii="Times New Roman" w:eastAsia="Times New Roman" w:hAnsi="Times New Roman" w:cs="Times New Roman"/>
              <w:sz w:val="24"/>
              <w:szCs w:val="24"/>
              <w:lang w:eastAsia="pt-BR"/>
            </w:rPr>
          </w:rPrChange>
        </w:rPr>
        <w:pPrChange w:id="362" w:author="EUDERLAN FREIRE DA SILVA ABREU" w:date="2025-06-30T16:06:00Z">
          <w:pPr>
            <w:spacing w:after="0" w:line="240" w:lineRule="auto"/>
          </w:pPr>
        </w:pPrChange>
      </w:pPr>
      <w:ins w:id="363" w:author="EUDERLAN FREIRE DA SILVA ABREU" w:date="2025-06-30T16:00:00Z">
        <w:r w:rsidRPr="00EA36DE">
          <w:rPr>
            <w:rFonts w:ascii="Arial" w:eastAsia="Times New Roman" w:hAnsi="Arial" w:cs="Arial"/>
            <w:color w:val="000000"/>
            <w:sz w:val="24"/>
            <w:szCs w:val="24"/>
            <w:lang w:eastAsia="pt-BR"/>
            <w:rPrChange w:id="364" w:author="EUDERLAN FREIRE DA SILVA ABREU" w:date="2025-06-30T16:05:00Z">
              <w:rPr>
                <w:rFonts w:ascii="Arial" w:eastAsia="Times New Roman" w:hAnsi="Arial" w:cs="Arial"/>
                <w:color w:val="000000"/>
                <w:lang w:eastAsia="pt-BR"/>
              </w:rPr>
            </w:rPrChange>
          </w:rPr>
          <w:t xml:space="preserve"># </w:t>
        </w:r>
        <w:proofErr w:type="spellStart"/>
        <w:r w:rsidRPr="00EA36DE">
          <w:rPr>
            <w:rFonts w:ascii="Arial" w:eastAsia="Times New Roman" w:hAnsi="Arial" w:cs="Arial"/>
            <w:color w:val="000000"/>
            <w:sz w:val="24"/>
            <w:szCs w:val="24"/>
            <w:lang w:eastAsia="pt-BR"/>
            <w:rPrChange w:id="365" w:author="EUDERLAN FREIRE DA SILVA ABREU" w:date="2025-06-30T16:05:00Z">
              <w:rPr>
                <w:rFonts w:ascii="Arial" w:eastAsia="Times New Roman" w:hAnsi="Arial" w:cs="Arial"/>
                <w:color w:val="000000"/>
                <w:lang w:eastAsia="pt-BR"/>
              </w:rPr>
            </w:rPrChange>
          </w:rPr>
          <w:t>Pinecone</w:t>
        </w:r>
        <w:proofErr w:type="spellEnd"/>
        <w:r w:rsidRPr="00EA36DE">
          <w:rPr>
            <w:rFonts w:ascii="Arial" w:eastAsia="Times New Roman" w:hAnsi="Arial" w:cs="Arial"/>
            <w:color w:val="000000"/>
            <w:sz w:val="24"/>
            <w:szCs w:val="24"/>
            <w:lang w:eastAsia="pt-BR"/>
            <w:rPrChange w:id="366" w:author="EUDERLAN FREIRE DA SILVA ABREU" w:date="2025-06-30T16:05:00Z">
              <w:rPr>
                <w:rFonts w:ascii="Arial" w:eastAsia="Times New Roman" w:hAnsi="Arial" w:cs="Arial"/>
                <w:color w:val="000000"/>
                <w:lang w:eastAsia="pt-BR"/>
              </w:rPr>
            </w:rPrChange>
          </w:rPr>
          <w:t xml:space="preserve"> (banco vetorial)</w:t>
        </w:r>
      </w:ins>
    </w:p>
    <w:p w14:paraId="745493B5" w14:textId="77777777" w:rsidR="00EA36DE" w:rsidRPr="00EA36DE" w:rsidRDefault="00EA36DE" w:rsidP="00EA36DE">
      <w:pPr>
        <w:spacing w:before="240" w:after="0" w:line="240" w:lineRule="auto"/>
        <w:jc w:val="both"/>
        <w:rPr>
          <w:ins w:id="367" w:author="EUDERLAN FREIRE DA SILVA ABREU" w:date="2025-06-30T16:00:00Z"/>
          <w:rFonts w:ascii="Arial" w:eastAsia="Times New Roman" w:hAnsi="Arial" w:cs="Arial"/>
          <w:sz w:val="24"/>
          <w:szCs w:val="24"/>
          <w:lang w:eastAsia="pt-BR"/>
          <w:rPrChange w:id="368" w:author="EUDERLAN FREIRE DA SILVA ABREU" w:date="2025-06-30T16:05:00Z">
            <w:rPr>
              <w:ins w:id="369" w:author="EUDERLAN FREIRE DA SILVA ABREU" w:date="2025-06-30T16:00:00Z"/>
              <w:rFonts w:ascii="Times New Roman" w:eastAsia="Times New Roman" w:hAnsi="Times New Roman" w:cs="Times New Roman"/>
              <w:sz w:val="24"/>
              <w:szCs w:val="24"/>
              <w:lang w:eastAsia="pt-BR"/>
            </w:rPr>
          </w:rPrChange>
        </w:rPr>
        <w:pPrChange w:id="370" w:author="EUDERLAN FREIRE DA SILVA ABREU" w:date="2025-06-30T16:06:00Z">
          <w:pPr>
            <w:spacing w:after="0" w:line="240" w:lineRule="auto"/>
          </w:pPr>
        </w:pPrChange>
      </w:pPr>
      <w:ins w:id="371" w:author="EUDERLAN FREIRE DA SILVA ABREU" w:date="2025-06-30T16:00:00Z">
        <w:r w:rsidRPr="00EA36DE">
          <w:rPr>
            <w:rFonts w:ascii="Arial" w:eastAsia="Times New Roman" w:hAnsi="Arial" w:cs="Arial"/>
            <w:color w:val="000000"/>
            <w:sz w:val="24"/>
            <w:szCs w:val="24"/>
            <w:lang w:eastAsia="pt-BR"/>
            <w:rPrChange w:id="372" w:author="EUDERLAN FREIRE DA SILVA ABREU" w:date="2025-06-30T16:05:00Z">
              <w:rPr>
                <w:rFonts w:ascii="Arial" w:eastAsia="Times New Roman" w:hAnsi="Arial" w:cs="Arial"/>
                <w:color w:val="000000"/>
                <w:lang w:eastAsia="pt-BR"/>
              </w:rPr>
            </w:rPrChange>
          </w:rPr>
          <w:t>PINECONE_API_KEY=</w:t>
        </w:r>
        <w:proofErr w:type="spellStart"/>
        <w:r w:rsidRPr="00EA36DE">
          <w:rPr>
            <w:rFonts w:ascii="Arial" w:eastAsia="Times New Roman" w:hAnsi="Arial" w:cs="Arial"/>
            <w:color w:val="000000"/>
            <w:sz w:val="24"/>
            <w:szCs w:val="24"/>
            <w:lang w:eastAsia="pt-BR"/>
            <w:rPrChange w:id="373" w:author="EUDERLAN FREIRE DA SILVA ABREU" w:date="2025-06-30T16:05:00Z">
              <w:rPr>
                <w:rFonts w:ascii="Arial" w:eastAsia="Times New Roman" w:hAnsi="Arial" w:cs="Arial"/>
                <w:color w:val="000000"/>
                <w:lang w:eastAsia="pt-BR"/>
              </w:rPr>
            </w:rPrChange>
          </w:rPr>
          <w:t>sua_chave_pinecone_aqui</w:t>
        </w:r>
        <w:proofErr w:type="spellEnd"/>
      </w:ins>
    </w:p>
    <w:p w14:paraId="6BB37592" w14:textId="77777777" w:rsidR="00EA36DE" w:rsidRPr="00EA36DE" w:rsidRDefault="00EA36DE" w:rsidP="00EA36DE">
      <w:pPr>
        <w:spacing w:before="240" w:after="0" w:line="240" w:lineRule="auto"/>
        <w:jc w:val="both"/>
        <w:rPr>
          <w:ins w:id="374" w:author="EUDERLAN FREIRE DA SILVA ABREU" w:date="2025-06-30T16:00:00Z"/>
          <w:rFonts w:ascii="Arial" w:eastAsia="Times New Roman" w:hAnsi="Arial" w:cs="Arial"/>
          <w:sz w:val="24"/>
          <w:szCs w:val="24"/>
          <w:lang w:val="en-US" w:eastAsia="pt-BR"/>
          <w:rPrChange w:id="375" w:author="EUDERLAN FREIRE DA SILVA ABREU" w:date="2025-06-30T16:05:00Z">
            <w:rPr>
              <w:ins w:id="376" w:author="EUDERLAN FREIRE DA SILVA ABREU" w:date="2025-06-30T16:00:00Z"/>
              <w:rFonts w:ascii="Times New Roman" w:eastAsia="Times New Roman" w:hAnsi="Times New Roman" w:cs="Times New Roman"/>
              <w:sz w:val="24"/>
              <w:szCs w:val="24"/>
              <w:lang w:eastAsia="pt-BR"/>
            </w:rPr>
          </w:rPrChange>
        </w:rPr>
        <w:pPrChange w:id="377" w:author="EUDERLAN FREIRE DA SILVA ABREU" w:date="2025-06-30T16:06:00Z">
          <w:pPr>
            <w:spacing w:after="0" w:line="240" w:lineRule="auto"/>
          </w:pPr>
        </w:pPrChange>
      </w:pPr>
      <w:ins w:id="378" w:author="EUDERLAN FREIRE DA SILVA ABREU" w:date="2025-06-30T16:00:00Z">
        <w:r w:rsidRPr="00EA36DE">
          <w:rPr>
            <w:rFonts w:ascii="Arial" w:eastAsia="Times New Roman" w:hAnsi="Arial" w:cs="Arial"/>
            <w:color w:val="000000"/>
            <w:sz w:val="24"/>
            <w:szCs w:val="24"/>
            <w:lang w:val="en-US" w:eastAsia="pt-BR"/>
            <w:rPrChange w:id="379" w:author="EUDERLAN FREIRE DA SILVA ABREU" w:date="2025-06-30T16:05:00Z">
              <w:rPr>
                <w:rFonts w:ascii="Arial" w:eastAsia="Times New Roman" w:hAnsi="Arial" w:cs="Arial"/>
                <w:color w:val="000000"/>
                <w:lang w:eastAsia="pt-BR"/>
              </w:rPr>
            </w:rPrChange>
          </w:rPr>
          <w:t>PINECONE_ENVIRONMENT=us-east-1-aws</w:t>
        </w:r>
      </w:ins>
    </w:p>
    <w:p w14:paraId="5EB254C1" w14:textId="77777777" w:rsidR="00EA36DE" w:rsidRPr="00EA36DE" w:rsidRDefault="00EA36DE" w:rsidP="00EA36DE">
      <w:pPr>
        <w:spacing w:before="240" w:after="0" w:line="240" w:lineRule="auto"/>
        <w:jc w:val="both"/>
        <w:rPr>
          <w:ins w:id="380" w:author="EUDERLAN FREIRE DA SILVA ABREU" w:date="2025-06-30T16:00:00Z"/>
          <w:rFonts w:ascii="Arial" w:eastAsia="Times New Roman" w:hAnsi="Arial" w:cs="Arial"/>
          <w:sz w:val="24"/>
          <w:szCs w:val="24"/>
          <w:lang w:val="en-US" w:eastAsia="pt-BR"/>
          <w:rPrChange w:id="381" w:author="EUDERLAN FREIRE DA SILVA ABREU" w:date="2025-06-30T16:05:00Z">
            <w:rPr>
              <w:ins w:id="382" w:author="EUDERLAN FREIRE DA SILVA ABREU" w:date="2025-06-30T16:00:00Z"/>
              <w:rFonts w:ascii="Times New Roman" w:eastAsia="Times New Roman" w:hAnsi="Times New Roman" w:cs="Times New Roman"/>
              <w:sz w:val="24"/>
              <w:szCs w:val="24"/>
              <w:lang w:eastAsia="pt-BR"/>
            </w:rPr>
          </w:rPrChange>
        </w:rPr>
        <w:pPrChange w:id="383" w:author="EUDERLAN FREIRE DA SILVA ABREU" w:date="2025-06-30T16:06:00Z">
          <w:pPr>
            <w:spacing w:after="0" w:line="240" w:lineRule="auto"/>
          </w:pPr>
        </w:pPrChange>
      </w:pPr>
      <w:ins w:id="384" w:author="EUDERLAN FREIRE DA SILVA ABREU" w:date="2025-06-30T16:00:00Z">
        <w:r w:rsidRPr="00EA36DE">
          <w:rPr>
            <w:rFonts w:ascii="Arial" w:eastAsia="Times New Roman" w:hAnsi="Arial" w:cs="Arial"/>
            <w:color w:val="000000"/>
            <w:sz w:val="24"/>
            <w:szCs w:val="24"/>
            <w:lang w:val="en-US" w:eastAsia="pt-BR"/>
            <w:rPrChange w:id="385" w:author="EUDERLAN FREIRE DA SILVA ABREU" w:date="2025-06-30T16:05:00Z">
              <w:rPr>
                <w:rFonts w:ascii="Arial" w:eastAsia="Times New Roman" w:hAnsi="Arial" w:cs="Arial"/>
                <w:color w:val="000000"/>
                <w:lang w:eastAsia="pt-BR"/>
              </w:rPr>
            </w:rPrChange>
          </w:rPr>
          <w:t>PINECONE_INDEX_NAME=</w:t>
        </w:r>
        <w:proofErr w:type="spellStart"/>
        <w:r w:rsidRPr="00EA36DE">
          <w:rPr>
            <w:rFonts w:ascii="Arial" w:eastAsia="Times New Roman" w:hAnsi="Arial" w:cs="Arial"/>
            <w:color w:val="000000"/>
            <w:sz w:val="24"/>
            <w:szCs w:val="24"/>
            <w:lang w:val="en-US" w:eastAsia="pt-BR"/>
            <w:rPrChange w:id="386" w:author="EUDERLAN FREIRE DA SILVA ABREU" w:date="2025-06-30T16:05:00Z">
              <w:rPr>
                <w:rFonts w:ascii="Arial" w:eastAsia="Times New Roman" w:hAnsi="Arial" w:cs="Arial"/>
                <w:color w:val="000000"/>
                <w:lang w:eastAsia="pt-BR"/>
              </w:rPr>
            </w:rPrChange>
          </w:rPr>
          <w:t>ufma</w:t>
        </w:r>
        <w:proofErr w:type="spellEnd"/>
        <w:r w:rsidRPr="00EA36DE">
          <w:rPr>
            <w:rFonts w:ascii="Arial" w:eastAsia="Times New Roman" w:hAnsi="Arial" w:cs="Arial"/>
            <w:color w:val="000000"/>
            <w:sz w:val="24"/>
            <w:szCs w:val="24"/>
            <w:lang w:val="en-US" w:eastAsia="pt-BR"/>
            <w:rPrChange w:id="387" w:author="EUDERLAN FREIRE DA SILVA ABREU" w:date="2025-06-30T16:05:00Z">
              <w:rPr>
                <w:rFonts w:ascii="Arial" w:eastAsia="Times New Roman" w:hAnsi="Arial" w:cs="Arial"/>
                <w:color w:val="000000"/>
                <w:lang w:eastAsia="pt-BR"/>
              </w:rPr>
            </w:rPrChange>
          </w:rPr>
          <w:t>-documents</w:t>
        </w:r>
      </w:ins>
    </w:p>
    <w:p w14:paraId="7A6A4D8C" w14:textId="77777777" w:rsidR="00EA36DE" w:rsidRPr="00EA36DE" w:rsidRDefault="00EA36DE" w:rsidP="00EA36DE">
      <w:pPr>
        <w:spacing w:before="240" w:after="0" w:line="240" w:lineRule="auto"/>
        <w:jc w:val="both"/>
        <w:rPr>
          <w:ins w:id="388" w:author="EUDERLAN FREIRE DA SILVA ABREU" w:date="2025-06-30T16:00:00Z"/>
          <w:rFonts w:ascii="Arial" w:eastAsia="Times New Roman" w:hAnsi="Arial" w:cs="Arial"/>
          <w:sz w:val="24"/>
          <w:szCs w:val="24"/>
          <w:lang w:val="en-US" w:eastAsia="pt-BR"/>
          <w:rPrChange w:id="389" w:author="EUDERLAN FREIRE DA SILVA ABREU" w:date="2025-06-30T16:05:00Z">
            <w:rPr>
              <w:ins w:id="390" w:author="EUDERLAN FREIRE DA SILVA ABREU" w:date="2025-06-30T16:00:00Z"/>
              <w:rFonts w:ascii="Times New Roman" w:eastAsia="Times New Roman" w:hAnsi="Times New Roman" w:cs="Times New Roman"/>
              <w:sz w:val="24"/>
              <w:szCs w:val="24"/>
              <w:lang w:eastAsia="pt-BR"/>
            </w:rPr>
          </w:rPrChange>
        </w:rPr>
        <w:pPrChange w:id="391" w:author="EUDERLAN FREIRE DA SILVA ABREU" w:date="2025-06-30T16:06:00Z">
          <w:pPr>
            <w:spacing w:after="0" w:line="240" w:lineRule="auto"/>
          </w:pPr>
        </w:pPrChange>
      </w:pPr>
      <w:ins w:id="392" w:author="EUDERLAN FREIRE DA SILVA ABREU" w:date="2025-06-30T16:00:00Z">
        <w:r w:rsidRPr="00EA36DE">
          <w:rPr>
            <w:rFonts w:ascii="Arial" w:eastAsia="Times New Roman" w:hAnsi="Arial" w:cs="Arial"/>
            <w:color w:val="000000"/>
            <w:sz w:val="24"/>
            <w:szCs w:val="24"/>
            <w:lang w:val="en-US" w:eastAsia="pt-BR"/>
            <w:rPrChange w:id="393" w:author="EUDERLAN FREIRE DA SILVA ABREU" w:date="2025-06-30T16:05:00Z">
              <w:rPr>
                <w:rFonts w:ascii="Arial" w:eastAsia="Times New Roman" w:hAnsi="Arial" w:cs="Arial"/>
                <w:color w:val="000000"/>
                <w:lang w:eastAsia="pt-BR"/>
              </w:rPr>
            </w:rPrChange>
          </w:rPr>
          <w:t>PINECONE_HOST=https://seu-indice.pinecone.io</w:t>
        </w:r>
      </w:ins>
    </w:p>
    <w:p w14:paraId="5B2DE11A" w14:textId="77777777" w:rsidR="00EA36DE" w:rsidRPr="00EA36DE" w:rsidRDefault="00EA36DE" w:rsidP="00EA36DE">
      <w:pPr>
        <w:spacing w:before="240" w:after="0" w:line="240" w:lineRule="auto"/>
        <w:jc w:val="both"/>
        <w:rPr>
          <w:ins w:id="394" w:author="EUDERLAN FREIRE DA SILVA ABREU" w:date="2025-06-30T16:00:00Z"/>
          <w:rFonts w:ascii="Arial" w:eastAsia="Times New Roman" w:hAnsi="Arial" w:cs="Arial"/>
          <w:sz w:val="24"/>
          <w:szCs w:val="24"/>
          <w:lang w:val="en-US" w:eastAsia="pt-BR"/>
          <w:rPrChange w:id="395" w:author="EUDERLAN FREIRE DA SILVA ABREU" w:date="2025-06-30T16:05:00Z">
            <w:rPr>
              <w:ins w:id="396" w:author="EUDERLAN FREIRE DA SILVA ABREU" w:date="2025-06-30T16:00:00Z"/>
              <w:rFonts w:ascii="Times New Roman" w:eastAsia="Times New Roman" w:hAnsi="Times New Roman" w:cs="Times New Roman"/>
              <w:sz w:val="24"/>
              <w:szCs w:val="24"/>
              <w:lang w:eastAsia="pt-BR"/>
            </w:rPr>
          </w:rPrChange>
        </w:rPr>
        <w:pPrChange w:id="397" w:author="EUDERLAN FREIRE DA SILVA ABREU" w:date="2025-06-30T16:06:00Z">
          <w:pPr>
            <w:spacing w:after="0" w:line="240" w:lineRule="auto"/>
          </w:pPr>
        </w:pPrChange>
      </w:pPr>
    </w:p>
    <w:p w14:paraId="0A219C5B" w14:textId="77777777" w:rsidR="00EA36DE" w:rsidRPr="00EA36DE" w:rsidRDefault="00EA36DE" w:rsidP="00EA36DE">
      <w:pPr>
        <w:spacing w:before="240" w:after="0" w:line="240" w:lineRule="auto"/>
        <w:jc w:val="both"/>
        <w:rPr>
          <w:ins w:id="398" w:author="EUDERLAN FREIRE DA SILVA ABREU" w:date="2025-06-30T16:00:00Z"/>
          <w:rFonts w:ascii="Arial" w:eastAsia="Times New Roman" w:hAnsi="Arial" w:cs="Arial"/>
          <w:sz w:val="24"/>
          <w:szCs w:val="24"/>
          <w:lang w:eastAsia="pt-BR"/>
          <w:rPrChange w:id="399" w:author="EUDERLAN FREIRE DA SILVA ABREU" w:date="2025-06-30T16:05:00Z">
            <w:rPr>
              <w:ins w:id="400" w:author="EUDERLAN FREIRE DA SILVA ABREU" w:date="2025-06-30T16:00:00Z"/>
              <w:rFonts w:ascii="Times New Roman" w:eastAsia="Times New Roman" w:hAnsi="Times New Roman" w:cs="Times New Roman"/>
              <w:sz w:val="24"/>
              <w:szCs w:val="24"/>
              <w:lang w:eastAsia="pt-BR"/>
            </w:rPr>
          </w:rPrChange>
        </w:rPr>
        <w:pPrChange w:id="401" w:author="EUDERLAN FREIRE DA SILVA ABREU" w:date="2025-06-30T16:06:00Z">
          <w:pPr>
            <w:spacing w:after="0" w:line="240" w:lineRule="auto"/>
          </w:pPr>
        </w:pPrChange>
      </w:pPr>
      <w:ins w:id="402" w:author="EUDERLAN FREIRE DA SILVA ABREU" w:date="2025-06-30T16:00:00Z">
        <w:r w:rsidRPr="00EA36DE">
          <w:rPr>
            <w:rFonts w:ascii="Arial" w:eastAsia="Times New Roman" w:hAnsi="Arial" w:cs="Arial"/>
            <w:color w:val="000000"/>
            <w:sz w:val="24"/>
            <w:szCs w:val="24"/>
            <w:lang w:eastAsia="pt-BR"/>
            <w:rPrChange w:id="403" w:author="EUDERLAN FREIRE DA SILVA ABREU" w:date="2025-06-30T16:05:00Z">
              <w:rPr>
                <w:rFonts w:ascii="Arial" w:eastAsia="Times New Roman" w:hAnsi="Arial" w:cs="Arial"/>
                <w:color w:val="000000"/>
                <w:lang w:eastAsia="pt-BR"/>
              </w:rPr>
            </w:rPrChange>
          </w:rPr>
          <w:t># === CONFIGURAÇÕES ===</w:t>
        </w:r>
      </w:ins>
    </w:p>
    <w:p w14:paraId="467816D7" w14:textId="77777777" w:rsidR="00EA36DE" w:rsidRPr="00EA36DE" w:rsidRDefault="00EA36DE" w:rsidP="00EA36DE">
      <w:pPr>
        <w:spacing w:before="240" w:after="0" w:line="240" w:lineRule="auto"/>
        <w:jc w:val="both"/>
        <w:rPr>
          <w:ins w:id="404" w:author="EUDERLAN FREIRE DA SILVA ABREU" w:date="2025-06-30T16:00:00Z"/>
          <w:rFonts w:ascii="Arial" w:eastAsia="Times New Roman" w:hAnsi="Arial" w:cs="Arial"/>
          <w:sz w:val="24"/>
          <w:szCs w:val="24"/>
          <w:lang w:eastAsia="pt-BR"/>
          <w:rPrChange w:id="405" w:author="EUDERLAN FREIRE DA SILVA ABREU" w:date="2025-06-30T16:05:00Z">
            <w:rPr>
              <w:ins w:id="406" w:author="EUDERLAN FREIRE DA SILVA ABREU" w:date="2025-06-30T16:00:00Z"/>
              <w:rFonts w:ascii="Times New Roman" w:eastAsia="Times New Roman" w:hAnsi="Times New Roman" w:cs="Times New Roman"/>
              <w:sz w:val="24"/>
              <w:szCs w:val="24"/>
              <w:lang w:eastAsia="pt-BR"/>
            </w:rPr>
          </w:rPrChange>
        </w:rPr>
        <w:pPrChange w:id="407" w:author="EUDERLAN FREIRE DA SILVA ABREU" w:date="2025-06-30T16:06:00Z">
          <w:pPr>
            <w:spacing w:after="0" w:line="240" w:lineRule="auto"/>
          </w:pPr>
        </w:pPrChange>
      </w:pPr>
      <w:ins w:id="408" w:author="EUDERLAN FREIRE DA SILVA ABREU" w:date="2025-06-30T16:00:00Z">
        <w:r w:rsidRPr="00EA36DE">
          <w:rPr>
            <w:rFonts w:ascii="Arial" w:eastAsia="Times New Roman" w:hAnsi="Arial" w:cs="Arial"/>
            <w:color w:val="000000"/>
            <w:sz w:val="24"/>
            <w:szCs w:val="24"/>
            <w:lang w:eastAsia="pt-BR"/>
            <w:rPrChange w:id="409" w:author="EUDERLAN FREIRE DA SILVA ABREU" w:date="2025-06-30T16:05:00Z">
              <w:rPr>
                <w:rFonts w:ascii="Arial" w:eastAsia="Times New Roman" w:hAnsi="Arial" w:cs="Arial"/>
                <w:color w:val="000000"/>
                <w:lang w:eastAsia="pt-BR"/>
              </w:rPr>
            </w:rPrChange>
          </w:rPr>
          <w:lastRenderedPageBreak/>
          <w:t># Servidor</w:t>
        </w:r>
      </w:ins>
    </w:p>
    <w:p w14:paraId="08111066" w14:textId="77777777" w:rsidR="00EA36DE" w:rsidRPr="00EA36DE" w:rsidRDefault="00EA36DE" w:rsidP="00EA36DE">
      <w:pPr>
        <w:spacing w:before="240" w:after="0" w:line="240" w:lineRule="auto"/>
        <w:jc w:val="both"/>
        <w:rPr>
          <w:ins w:id="410" w:author="EUDERLAN FREIRE DA SILVA ABREU" w:date="2025-06-30T16:00:00Z"/>
          <w:rFonts w:ascii="Arial" w:eastAsia="Times New Roman" w:hAnsi="Arial" w:cs="Arial"/>
          <w:sz w:val="24"/>
          <w:szCs w:val="24"/>
          <w:lang w:eastAsia="pt-BR"/>
          <w:rPrChange w:id="411" w:author="EUDERLAN FREIRE DA SILVA ABREU" w:date="2025-06-30T16:05:00Z">
            <w:rPr>
              <w:ins w:id="412" w:author="EUDERLAN FREIRE DA SILVA ABREU" w:date="2025-06-30T16:00:00Z"/>
              <w:rFonts w:ascii="Times New Roman" w:eastAsia="Times New Roman" w:hAnsi="Times New Roman" w:cs="Times New Roman"/>
              <w:sz w:val="24"/>
              <w:szCs w:val="24"/>
              <w:lang w:eastAsia="pt-BR"/>
            </w:rPr>
          </w:rPrChange>
        </w:rPr>
        <w:pPrChange w:id="413" w:author="EUDERLAN FREIRE DA SILVA ABREU" w:date="2025-06-30T16:06:00Z">
          <w:pPr>
            <w:spacing w:after="0" w:line="240" w:lineRule="auto"/>
          </w:pPr>
        </w:pPrChange>
      </w:pPr>
      <w:ins w:id="414" w:author="EUDERLAN FREIRE DA SILVA ABREU" w:date="2025-06-30T16:00:00Z">
        <w:r w:rsidRPr="00EA36DE">
          <w:rPr>
            <w:rFonts w:ascii="Arial" w:eastAsia="Times New Roman" w:hAnsi="Arial" w:cs="Arial"/>
            <w:color w:val="000000"/>
            <w:sz w:val="24"/>
            <w:szCs w:val="24"/>
            <w:lang w:eastAsia="pt-BR"/>
            <w:rPrChange w:id="415" w:author="EUDERLAN FREIRE DA SILVA ABREU" w:date="2025-06-30T16:05:00Z">
              <w:rPr>
                <w:rFonts w:ascii="Arial" w:eastAsia="Times New Roman" w:hAnsi="Arial" w:cs="Arial"/>
                <w:color w:val="000000"/>
                <w:lang w:eastAsia="pt-BR"/>
              </w:rPr>
            </w:rPrChange>
          </w:rPr>
          <w:t>PORT=8000</w:t>
        </w:r>
      </w:ins>
    </w:p>
    <w:p w14:paraId="11AEC7D0" w14:textId="77777777" w:rsidR="00EA36DE" w:rsidRPr="00EA36DE" w:rsidRDefault="00EA36DE" w:rsidP="00EA36DE">
      <w:pPr>
        <w:spacing w:before="240" w:after="0" w:line="240" w:lineRule="auto"/>
        <w:jc w:val="both"/>
        <w:rPr>
          <w:ins w:id="416" w:author="EUDERLAN FREIRE DA SILVA ABREU" w:date="2025-06-30T16:00:00Z"/>
          <w:rFonts w:ascii="Arial" w:eastAsia="Times New Roman" w:hAnsi="Arial" w:cs="Arial"/>
          <w:sz w:val="24"/>
          <w:szCs w:val="24"/>
          <w:lang w:eastAsia="pt-BR"/>
          <w:rPrChange w:id="417" w:author="EUDERLAN FREIRE DA SILVA ABREU" w:date="2025-06-30T16:05:00Z">
            <w:rPr>
              <w:ins w:id="418" w:author="EUDERLAN FREIRE DA SILVA ABREU" w:date="2025-06-30T16:00:00Z"/>
              <w:rFonts w:ascii="Times New Roman" w:eastAsia="Times New Roman" w:hAnsi="Times New Roman" w:cs="Times New Roman"/>
              <w:sz w:val="24"/>
              <w:szCs w:val="24"/>
              <w:lang w:eastAsia="pt-BR"/>
            </w:rPr>
          </w:rPrChange>
        </w:rPr>
        <w:pPrChange w:id="419" w:author="EUDERLAN FREIRE DA SILVA ABREU" w:date="2025-06-30T16:06:00Z">
          <w:pPr>
            <w:spacing w:after="0" w:line="240" w:lineRule="auto"/>
          </w:pPr>
        </w:pPrChange>
      </w:pPr>
      <w:ins w:id="420" w:author="EUDERLAN FREIRE DA SILVA ABREU" w:date="2025-06-30T16:00:00Z">
        <w:r w:rsidRPr="00EA36DE">
          <w:rPr>
            <w:rFonts w:ascii="Arial" w:eastAsia="Times New Roman" w:hAnsi="Arial" w:cs="Arial"/>
            <w:color w:val="000000"/>
            <w:sz w:val="24"/>
            <w:szCs w:val="24"/>
            <w:lang w:eastAsia="pt-BR"/>
            <w:rPrChange w:id="421" w:author="EUDERLAN FREIRE DA SILVA ABREU" w:date="2025-06-30T16:05:00Z">
              <w:rPr>
                <w:rFonts w:ascii="Arial" w:eastAsia="Times New Roman" w:hAnsi="Arial" w:cs="Arial"/>
                <w:color w:val="000000"/>
                <w:lang w:eastAsia="pt-BR"/>
              </w:rPr>
            </w:rPrChange>
          </w:rPr>
          <w:t>HOST=0.0.0.0</w:t>
        </w:r>
      </w:ins>
    </w:p>
    <w:p w14:paraId="79343739" w14:textId="77777777" w:rsidR="00EA36DE" w:rsidRPr="00EA36DE" w:rsidRDefault="00EA36DE" w:rsidP="00EA36DE">
      <w:pPr>
        <w:spacing w:before="240" w:after="0" w:line="240" w:lineRule="auto"/>
        <w:jc w:val="both"/>
        <w:rPr>
          <w:ins w:id="422" w:author="EUDERLAN FREIRE DA SILVA ABREU" w:date="2025-06-30T16:00:00Z"/>
          <w:rFonts w:ascii="Arial" w:eastAsia="Times New Roman" w:hAnsi="Arial" w:cs="Arial"/>
          <w:sz w:val="24"/>
          <w:szCs w:val="24"/>
          <w:lang w:eastAsia="pt-BR"/>
          <w:rPrChange w:id="423" w:author="EUDERLAN FREIRE DA SILVA ABREU" w:date="2025-06-30T16:05:00Z">
            <w:rPr>
              <w:ins w:id="424" w:author="EUDERLAN FREIRE DA SILVA ABREU" w:date="2025-06-30T16:00:00Z"/>
              <w:rFonts w:ascii="Times New Roman" w:eastAsia="Times New Roman" w:hAnsi="Times New Roman" w:cs="Times New Roman"/>
              <w:sz w:val="24"/>
              <w:szCs w:val="24"/>
              <w:lang w:eastAsia="pt-BR"/>
            </w:rPr>
          </w:rPrChange>
        </w:rPr>
        <w:pPrChange w:id="425" w:author="EUDERLAN FREIRE DA SILVA ABREU" w:date="2025-06-30T16:06:00Z">
          <w:pPr>
            <w:spacing w:after="0" w:line="240" w:lineRule="auto"/>
          </w:pPr>
        </w:pPrChange>
      </w:pPr>
      <w:ins w:id="426" w:author="EUDERLAN FREIRE DA SILVA ABREU" w:date="2025-06-30T16:00:00Z">
        <w:r w:rsidRPr="00EA36DE">
          <w:rPr>
            <w:rFonts w:ascii="Arial" w:eastAsia="Times New Roman" w:hAnsi="Arial" w:cs="Arial"/>
            <w:color w:val="000000"/>
            <w:sz w:val="24"/>
            <w:szCs w:val="24"/>
            <w:lang w:eastAsia="pt-BR"/>
            <w:rPrChange w:id="427" w:author="EUDERLAN FREIRE DA SILVA ABREU" w:date="2025-06-30T16:05:00Z">
              <w:rPr>
                <w:rFonts w:ascii="Arial" w:eastAsia="Times New Roman" w:hAnsi="Arial" w:cs="Arial"/>
                <w:color w:val="000000"/>
                <w:lang w:eastAsia="pt-BR"/>
              </w:rPr>
            </w:rPrChange>
          </w:rPr>
          <w:t>ENVIRONMENT=</w:t>
        </w:r>
        <w:proofErr w:type="spellStart"/>
        <w:r w:rsidRPr="00EA36DE">
          <w:rPr>
            <w:rFonts w:ascii="Arial" w:eastAsia="Times New Roman" w:hAnsi="Arial" w:cs="Arial"/>
            <w:color w:val="000000"/>
            <w:sz w:val="24"/>
            <w:szCs w:val="24"/>
            <w:lang w:eastAsia="pt-BR"/>
            <w:rPrChange w:id="428" w:author="EUDERLAN FREIRE DA SILVA ABREU" w:date="2025-06-30T16:05:00Z">
              <w:rPr>
                <w:rFonts w:ascii="Arial" w:eastAsia="Times New Roman" w:hAnsi="Arial" w:cs="Arial"/>
                <w:color w:val="000000"/>
                <w:lang w:eastAsia="pt-BR"/>
              </w:rPr>
            </w:rPrChange>
          </w:rPr>
          <w:t>development</w:t>
        </w:r>
        <w:proofErr w:type="spellEnd"/>
      </w:ins>
    </w:p>
    <w:p w14:paraId="63377C8B" w14:textId="77777777" w:rsidR="00EA36DE" w:rsidRPr="00EA36DE" w:rsidRDefault="00EA36DE" w:rsidP="00EA36DE">
      <w:pPr>
        <w:spacing w:before="240" w:after="0" w:line="240" w:lineRule="auto"/>
        <w:jc w:val="both"/>
        <w:rPr>
          <w:ins w:id="429" w:author="EUDERLAN FREIRE DA SILVA ABREU" w:date="2025-06-30T16:00:00Z"/>
          <w:rFonts w:ascii="Arial" w:eastAsia="Times New Roman" w:hAnsi="Arial" w:cs="Arial"/>
          <w:sz w:val="24"/>
          <w:szCs w:val="24"/>
          <w:lang w:eastAsia="pt-BR"/>
          <w:rPrChange w:id="430" w:author="EUDERLAN FREIRE DA SILVA ABREU" w:date="2025-06-30T16:05:00Z">
            <w:rPr>
              <w:ins w:id="431" w:author="EUDERLAN FREIRE DA SILVA ABREU" w:date="2025-06-30T16:00:00Z"/>
              <w:rFonts w:ascii="Times New Roman" w:eastAsia="Times New Roman" w:hAnsi="Times New Roman" w:cs="Times New Roman"/>
              <w:sz w:val="24"/>
              <w:szCs w:val="24"/>
              <w:lang w:eastAsia="pt-BR"/>
            </w:rPr>
          </w:rPrChange>
        </w:rPr>
        <w:pPrChange w:id="432" w:author="EUDERLAN FREIRE DA SILVA ABREU" w:date="2025-06-30T16:06:00Z">
          <w:pPr>
            <w:spacing w:after="0" w:line="240" w:lineRule="auto"/>
          </w:pPr>
        </w:pPrChange>
      </w:pPr>
    </w:p>
    <w:p w14:paraId="62B1BDA1" w14:textId="77777777" w:rsidR="00EA36DE" w:rsidRPr="00EA36DE" w:rsidRDefault="00EA36DE" w:rsidP="00EA36DE">
      <w:pPr>
        <w:spacing w:before="240" w:after="0" w:line="240" w:lineRule="auto"/>
        <w:jc w:val="both"/>
        <w:rPr>
          <w:ins w:id="433" w:author="EUDERLAN FREIRE DA SILVA ABREU" w:date="2025-06-30T16:00:00Z"/>
          <w:rFonts w:ascii="Arial" w:eastAsia="Times New Roman" w:hAnsi="Arial" w:cs="Arial"/>
          <w:sz w:val="24"/>
          <w:szCs w:val="24"/>
          <w:lang w:eastAsia="pt-BR"/>
          <w:rPrChange w:id="434" w:author="EUDERLAN FREIRE DA SILVA ABREU" w:date="2025-06-30T16:05:00Z">
            <w:rPr>
              <w:ins w:id="435" w:author="EUDERLAN FREIRE DA SILVA ABREU" w:date="2025-06-30T16:00:00Z"/>
              <w:rFonts w:ascii="Times New Roman" w:eastAsia="Times New Roman" w:hAnsi="Times New Roman" w:cs="Times New Roman"/>
              <w:sz w:val="24"/>
              <w:szCs w:val="24"/>
              <w:lang w:eastAsia="pt-BR"/>
            </w:rPr>
          </w:rPrChange>
        </w:rPr>
        <w:pPrChange w:id="436" w:author="EUDERLAN FREIRE DA SILVA ABREU" w:date="2025-06-30T16:06:00Z">
          <w:pPr>
            <w:spacing w:after="0" w:line="240" w:lineRule="auto"/>
          </w:pPr>
        </w:pPrChange>
      </w:pPr>
      <w:ins w:id="437" w:author="EUDERLAN FREIRE DA SILVA ABREU" w:date="2025-06-30T16:00:00Z">
        <w:r w:rsidRPr="00EA36DE">
          <w:rPr>
            <w:rFonts w:ascii="Arial" w:eastAsia="Times New Roman" w:hAnsi="Arial" w:cs="Arial"/>
            <w:color w:val="000000"/>
            <w:sz w:val="24"/>
            <w:szCs w:val="24"/>
            <w:lang w:eastAsia="pt-BR"/>
            <w:rPrChange w:id="438" w:author="EUDERLAN FREIRE DA SILVA ABREU" w:date="2025-06-30T16:05:00Z">
              <w:rPr>
                <w:rFonts w:ascii="Arial" w:eastAsia="Times New Roman" w:hAnsi="Arial" w:cs="Arial"/>
                <w:color w:val="000000"/>
                <w:lang w:eastAsia="pt-BR"/>
              </w:rPr>
            </w:rPrChange>
          </w:rPr>
          <w:t># Autenticação</w:t>
        </w:r>
      </w:ins>
    </w:p>
    <w:p w14:paraId="57C4C139" w14:textId="77777777" w:rsidR="00EA36DE" w:rsidRPr="00EA36DE" w:rsidRDefault="00EA36DE" w:rsidP="00EA36DE">
      <w:pPr>
        <w:spacing w:before="240" w:after="0" w:line="240" w:lineRule="auto"/>
        <w:jc w:val="both"/>
        <w:rPr>
          <w:ins w:id="439" w:author="EUDERLAN FREIRE DA SILVA ABREU" w:date="2025-06-30T16:00:00Z"/>
          <w:rFonts w:ascii="Arial" w:eastAsia="Times New Roman" w:hAnsi="Arial" w:cs="Arial"/>
          <w:sz w:val="24"/>
          <w:szCs w:val="24"/>
          <w:lang w:eastAsia="pt-BR"/>
          <w:rPrChange w:id="440" w:author="EUDERLAN FREIRE DA SILVA ABREU" w:date="2025-06-30T16:05:00Z">
            <w:rPr>
              <w:ins w:id="441" w:author="EUDERLAN FREIRE DA SILVA ABREU" w:date="2025-06-30T16:00:00Z"/>
              <w:rFonts w:ascii="Times New Roman" w:eastAsia="Times New Roman" w:hAnsi="Times New Roman" w:cs="Times New Roman"/>
              <w:sz w:val="24"/>
              <w:szCs w:val="24"/>
              <w:lang w:eastAsia="pt-BR"/>
            </w:rPr>
          </w:rPrChange>
        </w:rPr>
        <w:pPrChange w:id="442" w:author="EUDERLAN FREIRE DA SILVA ABREU" w:date="2025-06-30T16:06:00Z">
          <w:pPr>
            <w:spacing w:after="0" w:line="240" w:lineRule="auto"/>
          </w:pPr>
        </w:pPrChange>
      </w:pPr>
      <w:ins w:id="443" w:author="EUDERLAN FREIRE DA SILVA ABREU" w:date="2025-06-30T16:00:00Z">
        <w:r w:rsidRPr="00EA36DE">
          <w:rPr>
            <w:rFonts w:ascii="Arial" w:eastAsia="Times New Roman" w:hAnsi="Arial" w:cs="Arial"/>
            <w:color w:val="000000"/>
            <w:sz w:val="24"/>
            <w:szCs w:val="24"/>
            <w:lang w:eastAsia="pt-BR"/>
            <w:rPrChange w:id="444" w:author="EUDERLAN FREIRE DA SILVA ABREU" w:date="2025-06-30T16:05:00Z">
              <w:rPr>
                <w:rFonts w:ascii="Arial" w:eastAsia="Times New Roman" w:hAnsi="Arial" w:cs="Arial"/>
                <w:color w:val="000000"/>
                <w:lang w:eastAsia="pt-BR"/>
              </w:rPr>
            </w:rPrChange>
          </w:rPr>
          <w:t>SECRET_KEY=</w:t>
        </w:r>
        <w:proofErr w:type="spellStart"/>
        <w:r w:rsidRPr="00EA36DE">
          <w:rPr>
            <w:rFonts w:ascii="Arial" w:eastAsia="Times New Roman" w:hAnsi="Arial" w:cs="Arial"/>
            <w:color w:val="000000"/>
            <w:sz w:val="24"/>
            <w:szCs w:val="24"/>
            <w:lang w:eastAsia="pt-BR"/>
            <w:rPrChange w:id="445" w:author="EUDERLAN FREIRE DA SILVA ABREU" w:date="2025-06-30T16:05:00Z">
              <w:rPr>
                <w:rFonts w:ascii="Arial" w:eastAsia="Times New Roman" w:hAnsi="Arial" w:cs="Arial"/>
                <w:color w:val="000000"/>
                <w:lang w:eastAsia="pt-BR"/>
              </w:rPr>
            </w:rPrChange>
          </w:rPr>
          <w:t>sua_chave_secreta_muito_forte_aqui</w:t>
        </w:r>
        <w:proofErr w:type="spellEnd"/>
      </w:ins>
    </w:p>
    <w:p w14:paraId="32358B96" w14:textId="77777777" w:rsidR="00EA36DE" w:rsidRPr="00EA36DE" w:rsidRDefault="00EA36DE" w:rsidP="00EA36DE">
      <w:pPr>
        <w:spacing w:before="240" w:after="0" w:line="240" w:lineRule="auto"/>
        <w:jc w:val="both"/>
        <w:rPr>
          <w:ins w:id="446" w:author="EUDERLAN FREIRE DA SILVA ABREU" w:date="2025-06-30T16:00:00Z"/>
          <w:rFonts w:ascii="Arial" w:eastAsia="Times New Roman" w:hAnsi="Arial" w:cs="Arial"/>
          <w:sz w:val="24"/>
          <w:szCs w:val="24"/>
          <w:lang w:val="en-US" w:eastAsia="pt-BR"/>
          <w:rPrChange w:id="447" w:author="EUDERLAN FREIRE DA SILVA ABREU" w:date="2025-06-30T16:05:00Z">
            <w:rPr>
              <w:ins w:id="448" w:author="EUDERLAN FREIRE DA SILVA ABREU" w:date="2025-06-30T16:00:00Z"/>
              <w:rFonts w:ascii="Times New Roman" w:eastAsia="Times New Roman" w:hAnsi="Times New Roman" w:cs="Times New Roman"/>
              <w:sz w:val="24"/>
              <w:szCs w:val="24"/>
              <w:lang w:eastAsia="pt-BR"/>
            </w:rPr>
          </w:rPrChange>
        </w:rPr>
        <w:pPrChange w:id="449" w:author="EUDERLAN FREIRE DA SILVA ABREU" w:date="2025-06-30T16:06:00Z">
          <w:pPr>
            <w:spacing w:after="0" w:line="240" w:lineRule="auto"/>
          </w:pPr>
        </w:pPrChange>
      </w:pPr>
      <w:ins w:id="450" w:author="EUDERLAN FREIRE DA SILVA ABREU" w:date="2025-06-30T16:00:00Z">
        <w:r w:rsidRPr="00EA36DE">
          <w:rPr>
            <w:rFonts w:ascii="Arial" w:eastAsia="Times New Roman" w:hAnsi="Arial" w:cs="Arial"/>
            <w:color w:val="000000"/>
            <w:sz w:val="24"/>
            <w:szCs w:val="24"/>
            <w:lang w:val="en-US" w:eastAsia="pt-BR"/>
            <w:rPrChange w:id="451" w:author="EUDERLAN FREIRE DA SILVA ABREU" w:date="2025-06-30T16:05:00Z">
              <w:rPr>
                <w:rFonts w:ascii="Arial" w:eastAsia="Times New Roman" w:hAnsi="Arial" w:cs="Arial"/>
                <w:color w:val="000000"/>
                <w:lang w:eastAsia="pt-BR"/>
              </w:rPr>
            </w:rPrChange>
          </w:rPr>
          <w:t>ACCESS_TOKEN_EXPIRE_MINUTES=30</w:t>
        </w:r>
      </w:ins>
    </w:p>
    <w:p w14:paraId="4B38D834" w14:textId="77777777" w:rsidR="00EA36DE" w:rsidRPr="00EA36DE" w:rsidRDefault="00EA36DE" w:rsidP="00EA36DE">
      <w:pPr>
        <w:spacing w:before="240" w:after="0" w:line="240" w:lineRule="auto"/>
        <w:jc w:val="both"/>
        <w:rPr>
          <w:ins w:id="452" w:author="EUDERLAN FREIRE DA SILVA ABREU" w:date="2025-06-30T16:00:00Z"/>
          <w:rFonts w:ascii="Arial" w:eastAsia="Times New Roman" w:hAnsi="Arial" w:cs="Arial"/>
          <w:sz w:val="24"/>
          <w:szCs w:val="24"/>
          <w:lang w:val="en-US" w:eastAsia="pt-BR"/>
          <w:rPrChange w:id="453" w:author="EUDERLAN FREIRE DA SILVA ABREU" w:date="2025-06-30T16:05:00Z">
            <w:rPr>
              <w:ins w:id="454" w:author="EUDERLAN FREIRE DA SILVA ABREU" w:date="2025-06-30T16:00:00Z"/>
              <w:rFonts w:ascii="Times New Roman" w:eastAsia="Times New Roman" w:hAnsi="Times New Roman" w:cs="Times New Roman"/>
              <w:sz w:val="24"/>
              <w:szCs w:val="24"/>
              <w:lang w:eastAsia="pt-BR"/>
            </w:rPr>
          </w:rPrChange>
        </w:rPr>
        <w:pPrChange w:id="455" w:author="EUDERLAN FREIRE DA SILVA ABREU" w:date="2025-06-30T16:06:00Z">
          <w:pPr>
            <w:spacing w:after="0" w:line="240" w:lineRule="auto"/>
          </w:pPr>
        </w:pPrChange>
      </w:pPr>
    </w:p>
    <w:p w14:paraId="5ECB0D25" w14:textId="77777777" w:rsidR="00EA36DE" w:rsidRPr="00EA36DE" w:rsidRDefault="00EA36DE" w:rsidP="00EA36DE">
      <w:pPr>
        <w:spacing w:before="240" w:after="0" w:line="240" w:lineRule="auto"/>
        <w:jc w:val="both"/>
        <w:rPr>
          <w:ins w:id="456" w:author="EUDERLAN FREIRE DA SILVA ABREU" w:date="2025-06-30T16:00:00Z"/>
          <w:rFonts w:ascii="Arial" w:eastAsia="Times New Roman" w:hAnsi="Arial" w:cs="Arial"/>
          <w:sz w:val="24"/>
          <w:szCs w:val="24"/>
          <w:lang w:val="en-US" w:eastAsia="pt-BR"/>
          <w:rPrChange w:id="457" w:author="EUDERLAN FREIRE DA SILVA ABREU" w:date="2025-06-30T16:05:00Z">
            <w:rPr>
              <w:ins w:id="458" w:author="EUDERLAN FREIRE DA SILVA ABREU" w:date="2025-06-30T16:00:00Z"/>
              <w:rFonts w:ascii="Times New Roman" w:eastAsia="Times New Roman" w:hAnsi="Times New Roman" w:cs="Times New Roman"/>
              <w:sz w:val="24"/>
              <w:szCs w:val="24"/>
              <w:lang w:eastAsia="pt-BR"/>
            </w:rPr>
          </w:rPrChange>
        </w:rPr>
        <w:pPrChange w:id="459" w:author="EUDERLAN FREIRE DA SILVA ABREU" w:date="2025-06-30T16:06:00Z">
          <w:pPr>
            <w:spacing w:after="0" w:line="240" w:lineRule="auto"/>
          </w:pPr>
        </w:pPrChange>
      </w:pPr>
      <w:ins w:id="460" w:author="EUDERLAN FREIRE DA SILVA ABREU" w:date="2025-06-30T16:00:00Z">
        <w:r w:rsidRPr="00EA36DE">
          <w:rPr>
            <w:rFonts w:ascii="Arial" w:eastAsia="Times New Roman" w:hAnsi="Arial" w:cs="Arial"/>
            <w:color w:val="000000"/>
            <w:sz w:val="24"/>
            <w:szCs w:val="24"/>
            <w:lang w:val="en-US" w:eastAsia="pt-BR"/>
            <w:rPrChange w:id="461" w:author="EUDERLAN FREIRE DA SILVA ABREU" w:date="2025-06-30T16:05:00Z">
              <w:rPr>
                <w:rFonts w:ascii="Arial" w:eastAsia="Times New Roman" w:hAnsi="Arial" w:cs="Arial"/>
                <w:color w:val="000000"/>
                <w:lang w:eastAsia="pt-BR"/>
              </w:rPr>
            </w:rPrChange>
          </w:rPr>
          <w:t># CORS (URLs do frontend)</w:t>
        </w:r>
      </w:ins>
    </w:p>
    <w:p w14:paraId="2EC41E82" w14:textId="77777777" w:rsidR="00EA36DE" w:rsidRPr="00EA36DE" w:rsidRDefault="00EA36DE" w:rsidP="00EA36DE">
      <w:pPr>
        <w:spacing w:before="240" w:after="0" w:line="240" w:lineRule="auto"/>
        <w:jc w:val="both"/>
        <w:rPr>
          <w:ins w:id="462" w:author="EUDERLAN FREIRE DA SILVA ABREU" w:date="2025-06-30T16:00:00Z"/>
          <w:rFonts w:ascii="Arial" w:eastAsia="Times New Roman" w:hAnsi="Arial" w:cs="Arial"/>
          <w:sz w:val="24"/>
          <w:szCs w:val="24"/>
          <w:lang w:eastAsia="pt-BR"/>
          <w:rPrChange w:id="463" w:author="EUDERLAN FREIRE DA SILVA ABREU" w:date="2025-06-30T16:05:00Z">
            <w:rPr>
              <w:ins w:id="464" w:author="EUDERLAN FREIRE DA SILVA ABREU" w:date="2025-06-30T16:00:00Z"/>
              <w:rFonts w:ascii="Times New Roman" w:eastAsia="Times New Roman" w:hAnsi="Times New Roman" w:cs="Times New Roman"/>
              <w:sz w:val="24"/>
              <w:szCs w:val="24"/>
              <w:lang w:eastAsia="pt-BR"/>
            </w:rPr>
          </w:rPrChange>
        </w:rPr>
        <w:pPrChange w:id="465" w:author="EUDERLAN FREIRE DA SILVA ABREU" w:date="2025-06-30T16:06:00Z">
          <w:pPr>
            <w:spacing w:after="0" w:line="240" w:lineRule="auto"/>
          </w:pPr>
        </w:pPrChange>
      </w:pPr>
      <w:ins w:id="466" w:author="EUDERLAN FREIRE DA SILVA ABREU" w:date="2025-06-30T16:00:00Z">
        <w:r w:rsidRPr="00EA36DE">
          <w:rPr>
            <w:rFonts w:ascii="Arial" w:eastAsia="Times New Roman" w:hAnsi="Arial" w:cs="Arial"/>
            <w:color w:val="000000"/>
            <w:sz w:val="24"/>
            <w:szCs w:val="24"/>
            <w:lang w:eastAsia="pt-BR"/>
            <w:rPrChange w:id="467" w:author="EUDERLAN FREIRE DA SILVA ABREU" w:date="2025-06-30T16:05:00Z">
              <w:rPr>
                <w:rFonts w:ascii="Arial" w:eastAsia="Times New Roman" w:hAnsi="Arial" w:cs="Arial"/>
                <w:color w:val="000000"/>
                <w:lang w:eastAsia="pt-BR"/>
              </w:rPr>
            </w:rPrChange>
          </w:rPr>
          <w:t>ALLOWED_ORIGINS=http://localhost:3000</w:t>
        </w:r>
      </w:ins>
    </w:p>
    <w:p w14:paraId="7313E2F5" w14:textId="5CF6BB8D" w:rsidR="00EA36DE" w:rsidRPr="00EA36DE" w:rsidRDefault="00EA36DE" w:rsidP="00EA36DE">
      <w:pPr>
        <w:spacing w:before="240" w:after="0" w:line="240" w:lineRule="auto"/>
        <w:jc w:val="both"/>
        <w:rPr>
          <w:ins w:id="468" w:author="EUDERLAN FREIRE DA SILVA ABREU" w:date="2025-06-30T16:00:00Z"/>
          <w:rFonts w:ascii="Arial" w:eastAsia="Times New Roman" w:hAnsi="Arial" w:cs="Arial"/>
          <w:color w:val="000000"/>
          <w:sz w:val="24"/>
          <w:szCs w:val="24"/>
          <w:lang w:val="en-US" w:eastAsia="pt-BR"/>
          <w:rPrChange w:id="469" w:author="EUDERLAN FREIRE DA SILVA ABREU" w:date="2025-06-30T16:05:00Z">
            <w:rPr>
              <w:ins w:id="470" w:author="EUDERLAN FREIRE DA SILVA ABREU" w:date="2025-06-30T16:00:00Z"/>
              <w:rFonts w:ascii="Arial" w:eastAsia="Times New Roman" w:hAnsi="Arial" w:cs="Arial"/>
              <w:color w:val="000000"/>
              <w:lang w:val="en-US" w:eastAsia="pt-BR"/>
            </w:rPr>
          </w:rPrChange>
        </w:rPr>
        <w:pPrChange w:id="471" w:author="EUDERLAN FREIRE DA SILVA ABREU" w:date="2025-06-30T16:06:00Z">
          <w:pPr>
            <w:spacing w:after="0" w:line="240" w:lineRule="auto"/>
          </w:pPr>
        </w:pPrChange>
      </w:pPr>
    </w:p>
    <w:p w14:paraId="4F4E84C7" w14:textId="77777777" w:rsidR="00EA36DE" w:rsidRPr="00EA36DE" w:rsidRDefault="00EA36DE" w:rsidP="00EA36DE">
      <w:pPr>
        <w:pStyle w:val="Ttulo3"/>
        <w:spacing w:before="240" w:line="240" w:lineRule="auto"/>
        <w:jc w:val="both"/>
        <w:rPr>
          <w:ins w:id="472" w:author="EUDERLAN FREIRE DA SILVA ABREU" w:date="2025-06-30T16:00:00Z"/>
          <w:rFonts w:ascii="Arial" w:hAnsi="Arial" w:cs="Arial"/>
          <w:b/>
          <w:bCs/>
          <w:rPrChange w:id="473" w:author="EUDERLAN FREIRE DA SILVA ABREU" w:date="2025-06-30T16:07:00Z">
            <w:rPr>
              <w:ins w:id="474" w:author="EUDERLAN FREIRE DA SILVA ABREU" w:date="2025-06-30T16:00:00Z"/>
            </w:rPr>
          </w:rPrChange>
        </w:rPr>
        <w:pPrChange w:id="475" w:author="EUDERLAN FREIRE DA SILVA ABREU" w:date="2025-06-30T16:06:00Z">
          <w:pPr>
            <w:pStyle w:val="Ttulo3"/>
            <w:spacing w:before="280" w:after="80"/>
          </w:pPr>
        </w:pPrChange>
      </w:pPr>
      <w:ins w:id="476" w:author="EUDERLAN FREIRE DA SILVA ABREU" w:date="2025-06-30T16:00:00Z">
        <w:r w:rsidRPr="00EA36DE">
          <w:rPr>
            <w:rFonts w:ascii="Arial" w:hAnsi="Arial" w:cs="Arial"/>
            <w:b/>
            <w:bCs/>
            <w:color w:val="000000"/>
            <w:rPrChange w:id="477" w:author="EUDERLAN FREIRE DA SILVA ABREU" w:date="2025-06-30T16:07:00Z">
              <w:rPr>
                <w:rFonts w:ascii="Arial" w:hAnsi="Arial" w:cs="Arial"/>
                <w:color w:val="000000"/>
                <w:sz w:val="26"/>
                <w:szCs w:val="26"/>
              </w:rPr>
            </w:rPrChange>
          </w:rPr>
          <w:t xml:space="preserve">Passo 3: Configuração do </w:t>
        </w:r>
        <w:proofErr w:type="spellStart"/>
        <w:r w:rsidRPr="00EA36DE">
          <w:rPr>
            <w:rFonts w:ascii="Arial" w:hAnsi="Arial" w:cs="Arial"/>
            <w:b/>
            <w:bCs/>
            <w:color w:val="000000"/>
            <w:rPrChange w:id="478" w:author="EUDERLAN FREIRE DA SILVA ABREU" w:date="2025-06-30T16:07:00Z">
              <w:rPr>
                <w:rFonts w:ascii="Arial" w:hAnsi="Arial" w:cs="Arial"/>
                <w:color w:val="000000"/>
                <w:sz w:val="26"/>
                <w:szCs w:val="26"/>
              </w:rPr>
            </w:rPrChange>
          </w:rPr>
          <w:t>Frontend</w:t>
        </w:r>
        <w:proofErr w:type="spellEnd"/>
      </w:ins>
    </w:p>
    <w:p w14:paraId="1248AE26" w14:textId="77777777" w:rsidR="00EA36DE" w:rsidRPr="00EA36DE" w:rsidRDefault="00EA36DE" w:rsidP="00EA36DE">
      <w:pPr>
        <w:pStyle w:val="Ttulo4"/>
        <w:spacing w:before="240" w:beforeAutospacing="0" w:after="0" w:afterAutospacing="0"/>
        <w:jc w:val="both"/>
        <w:rPr>
          <w:ins w:id="479" w:author="EUDERLAN FREIRE DA SILVA ABREU" w:date="2025-06-30T16:00:00Z"/>
          <w:rFonts w:ascii="Arial" w:hAnsi="Arial" w:cs="Arial"/>
          <w:rPrChange w:id="480" w:author="EUDERLAN FREIRE DA SILVA ABREU" w:date="2025-06-30T16:05:00Z">
            <w:rPr>
              <w:ins w:id="481" w:author="EUDERLAN FREIRE DA SILVA ABREU" w:date="2025-06-30T16:00:00Z"/>
            </w:rPr>
          </w:rPrChange>
        </w:rPr>
        <w:pPrChange w:id="482" w:author="EUDERLAN FREIRE DA SILVA ABREU" w:date="2025-06-30T16:06:00Z">
          <w:pPr>
            <w:pStyle w:val="Ttulo4"/>
            <w:spacing w:before="240" w:beforeAutospacing="0" w:after="40" w:afterAutospacing="0"/>
          </w:pPr>
        </w:pPrChange>
      </w:pPr>
      <w:ins w:id="483" w:author="EUDERLAN FREIRE DA SILVA ABREU" w:date="2025-06-30T16:00:00Z">
        <w:r w:rsidRPr="00EA36DE">
          <w:rPr>
            <w:rFonts w:ascii="Arial" w:hAnsi="Arial" w:cs="Arial"/>
            <w:color w:val="000000"/>
            <w:rPrChange w:id="484" w:author="EUDERLAN FREIRE DA SILVA ABREU" w:date="2025-06-30T16:05:00Z">
              <w:rPr>
                <w:rFonts w:ascii="Arial" w:hAnsi="Arial" w:cs="Arial"/>
                <w:color w:val="000000"/>
                <w:sz w:val="22"/>
                <w:szCs w:val="22"/>
              </w:rPr>
            </w:rPrChange>
          </w:rPr>
          <w:t xml:space="preserve">3.1. Abra novo terminal e navegue para o </w:t>
        </w:r>
        <w:proofErr w:type="spellStart"/>
        <w:r w:rsidRPr="00EA36DE">
          <w:rPr>
            <w:rFonts w:ascii="Arial" w:hAnsi="Arial" w:cs="Arial"/>
            <w:color w:val="000000"/>
            <w:rPrChange w:id="485" w:author="EUDERLAN FREIRE DA SILVA ABREU" w:date="2025-06-30T16:05:00Z">
              <w:rPr>
                <w:rFonts w:ascii="Arial" w:hAnsi="Arial" w:cs="Arial"/>
                <w:color w:val="000000"/>
                <w:sz w:val="22"/>
                <w:szCs w:val="22"/>
              </w:rPr>
            </w:rPrChange>
          </w:rPr>
          <w:t>frontend</w:t>
        </w:r>
        <w:proofErr w:type="spellEnd"/>
      </w:ins>
    </w:p>
    <w:p w14:paraId="094D91D8" w14:textId="77777777" w:rsidR="00EA36DE" w:rsidRPr="00EA36DE" w:rsidRDefault="00EA36DE" w:rsidP="00EA36DE">
      <w:pPr>
        <w:pStyle w:val="NormalWeb"/>
        <w:spacing w:before="240" w:beforeAutospacing="0" w:after="0" w:afterAutospacing="0"/>
        <w:jc w:val="both"/>
        <w:rPr>
          <w:ins w:id="486" w:author="EUDERLAN FREIRE DA SILVA ABREU" w:date="2025-06-30T16:00:00Z"/>
          <w:rFonts w:ascii="Arial" w:hAnsi="Arial" w:cs="Arial"/>
          <w:rPrChange w:id="487" w:author="EUDERLAN FREIRE DA SILVA ABREU" w:date="2025-06-30T16:05:00Z">
            <w:rPr>
              <w:ins w:id="488" w:author="EUDERLAN FREIRE DA SILVA ABREU" w:date="2025-06-30T16:00:00Z"/>
            </w:rPr>
          </w:rPrChange>
        </w:rPr>
        <w:pPrChange w:id="489" w:author="EUDERLAN FREIRE DA SILVA ABREU" w:date="2025-06-30T16:06:00Z">
          <w:pPr>
            <w:pStyle w:val="NormalWeb"/>
            <w:spacing w:before="0" w:beforeAutospacing="0" w:after="0" w:afterAutospacing="0"/>
          </w:pPr>
        </w:pPrChange>
      </w:pPr>
      <w:proofErr w:type="spellStart"/>
      <w:ins w:id="490" w:author="EUDERLAN FREIRE DA SILVA ABREU" w:date="2025-06-30T16:00:00Z">
        <w:r w:rsidRPr="00EA36DE">
          <w:rPr>
            <w:rFonts w:ascii="Arial" w:hAnsi="Arial" w:cs="Arial"/>
            <w:color w:val="000000"/>
            <w:rPrChange w:id="491" w:author="EUDERLAN FREIRE DA SILVA ABREU" w:date="2025-06-30T16:05:00Z">
              <w:rPr>
                <w:rFonts w:ascii="Arial" w:hAnsi="Arial" w:cs="Arial"/>
                <w:color w:val="000000"/>
                <w:sz w:val="22"/>
                <w:szCs w:val="22"/>
              </w:rPr>
            </w:rPrChange>
          </w:rPr>
          <w:t>cd</w:t>
        </w:r>
        <w:proofErr w:type="spellEnd"/>
        <w:r w:rsidRPr="00EA36DE">
          <w:rPr>
            <w:rFonts w:ascii="Arial" w:hAnsi="Arial" w:cs="Arial"/>
            <w:color w:val="000000"/>
            <w:rPrChange w:id="492" w:author="EUDERLAN FREIRE DA SILVA ABREU" w:date="2025-06-30T16:05:00Z">
              <w:rPr>
                <w:rFonts w:ascii="Arial" w:hAnsi="Arial" w:cs="Arial"/>
                <w:color w:val="000000"/>
                <w:sz w:val="22"/>
                <w:szCs w:val="22"/>
              </w:rPr>
            </w:rPrChange>
          </w:rPr>
          <w:t xml:space="preserve"> </w:t>
        </w:r>
        <w:proofErr w:type="spellStart"/>
        <w:r w:rsidRPr="00EA36DE">
          <w:rPr>
            <w:rFonts w:ascii="Arial" w:hAnsi="Arial" w:cs="Arial"/>
            <w:color w:val="000000"/>
            <w:rPrChange w:id="493" w:author="EUDERLAN FREIRE DA SILVA ABREU" w:date="2025-06-30T16:05:00Z">
              <w:rPr>
                <w:rFonts w:ascii="Arial" w:hAnsi="Arial" w:cs="Arial"/>
                <w:color w:val="000000"/>
                <w:sz w:val="22"/>
                <w:szCs w:val="22"/>
              </w:rPr>
            </w:rPrChange>
          </w:rPr>
          <w:t>FrontEnd</w:t>
        </w:r>
        <w:proofErr w:type="spellEnd"/>
      </w:ins>
    </w:p>
    <w:p w14:paraId="7FE0BB1F" w14:textId="77777777" w:rsidR="00EA36DE" w:rsidRPr="00EA36DE" w:rsidRDefault="00EA36DE" w:rsidP="00EA36DE">
      <w:pPr>
        <w:spacing w:before="240" w:after="0" w:line="240" w:lineRule="auto"/>
        <w:jc w:val="both"/>
        <w:rPr>
          <w:ins w:id="494" w:author="EUDERLAN FREIRE DA SILVA ABREU" w:date="2025-06-30T16:00:00Z"/>
          <w:rFonts w:ascii="Arial" w:hAnsi="Arial" w:cs="Arial"/>
          <w:sz w:val="24"/>
          <w:szCs w:val="24"/>
          <w:rPrChange w:id="495" w:author="EUDERLAN FREIRE DA SILVA ABREU" w:date="2025-06-30T16:05:00Z">
            <w:rPr>
              <w:ins w:id="496" w:author="EUDERLAN FREIRE DA SILVA ABREU" w:date="2025-06-30T16:00:00Z"/>
            </w:rPr>
          </w:rPrChange>
        </w:rPr>
        <w:pPrChange w:id="497" w:author="EUDERLAN FREIRE DA SILVA ABREU" w:date="2025-06-30T16:06:00Z">
          <w:pPr/>
        </w:pPrChange>
      </w:pPr>
    </w:p>
    <w:p w14:paraId="6B77822E" w14:textId="77777777" w:rsidR="00EA36DE" w:rsidRPr="00EA36DE" w:rsidRDefault="00EA36DE" w:rsidP="00EA36DE">
      <w:pPr>
        <w:pStyle w:val="Ttulo4"/>
        <w:spacing w:before="240" w:beforeAutospacing="0" w:after="0" w:afterAutospacing="0"/>
        <w:jc w:val="both"/>
        <w:rPr>
          <w:ins w:id="498" w:author="EUDERLAN FREIRE DA SILVA ABREU" w:date="2025-06-30T16:00:00Z"/>
          <w:rFonts w:ascii="Arial" w:hAnsi="Arial" w:cs="Arial"/>
          <w:rPrChange w:id="499" w:author="EUDERLAN FREIRE DA SILVA ABREU" w:date="2025-06-30T16:05:00Z">
            <w:rPr>
              <w:ins w:id="500" w:author="EUDERLAN FREIRE DA SILVA ABREU" w:date="2025-06-30T16:00:00Z"/>
            </w:rPr>
          </w:rPrChange>
        </w:rPr>
        <w:pPrChange w:id="501" w:author="EUDERLAN FREIRE DA SILVA ABREU" w:date="2025-06-30T16:06:00Z">
          <w:pPr>
            <w:pStyle w:val="Ttulo4"/>
            <w:spacing w:before="240" w:beforeAutospacing="0" w:after="40" w:afterAutospacing="0"/>
          </w:pPr>
        </w:pPrChange>
      </w:pPr>
      <w:ins w:id="502" w:author="EUDERLAN FREIRE DA SILVA ABREU" w:date="2025-06-30T16:00:00Z">
        <w:r w:rsidRPr="00EA36DE">
          <w:rPr>
            <w:rFonts w:ascii="Arial" w:hAnsi="Arial" w:cs="Arial"/>
            <w:color w:val="000000"/>
            <w:rPrChange w:id="503" w:author="EUDERLAN FREIRE DA SILVA ABREU" w:date="2025-06-30T16:05:00Z">
              <w:rPr>
                <w:rFonts w:ascii="Arial" w:hAnsi="Arial" w:cs="Arial"/>
                <w:color w:val="000000"/>
                <w:sz w:val="22"/>
                <w:szCs w:val="22"/>
              </w:rPr>
            </w:rPrChange>
          </w:rPr>
          <w:t xml:space="preserve">3.2. Instale as dependências do </w:t>
        </w:r>
        <w:proofErr w:type="spellStart"/>
        <w:r w:rsidRPr="00EA36DE">
          <w:rPr>
            <w:rFonts w:ascii="Arial" w:hAnsi="Arial" w:cs="Arial"/>
            <w:color w:val="000000"/>
            <w:rPrChange w:id="504" w:author="EUDERLAN FREIRE DA SILVA ABREU" w:date="2025-06-30T16:05:00Z">
              <w:rPr>
                <w:rFonts w:ascii="Arial" w:hAnsi="Arial" w:cs="Arial"/>
                <w:color w:val="000000"/>
                <w:sz w:val="22"/>
                <w:szCs w:val="22"/>
              </w:rPr>
            </w:rPrChange>
          </w:rPr>
          <w:t>React</w:t>
        </w:r>
        <w:proofErr w:type="spellEnd"/>
      </w:ins>
    </w:p>
    <w:p w14:paraId="62CA0A88" w14:textId="77777777" w:rsidR="00EA36DE" w:rsidRPr="00EA36DE" w:rsidRDefault="00EA36DE" w:rsidP="00EA36DE">
      <w:pPr>
        <w:pStyle w:val="NormalWeb"/>
        <w:spacing w:before="240" w:beforeAutospacing="0" w:after="0" w:afterAutospacing="0"/>
        <w:jc w:val="both"/>
        <w:rPr>
          <w:ins w:id="505" w:author="EUDERLAN FREIRE DA SILVA ABREU" w:date="2025-06-30T16:00:00Z"/>
          <w:rFonts w:ascii="Arial" w:hAnsi="Arial" w:cs="Arial"/>
          <w:rPrChange w:id="506" w:author="EUDERLAN FREIRE DA SILVA ABREU" w:date="2025-06-30T16:05:00Z">
            <w:rPr>
              <w:ins w:id="507" w:author="EUDERLAN FREIRE DA SILVA ABREU" w:date="2025-06-30T16:00:00Z"/>
            </w:rPr>
          </w:rPrChange>
        </w:rPr>
        <w:pPrChange w:id="508" w:author="EUDERLAN FREIRE DA SILVA ABREU" w:date="2025-06-30T16:06:00Z">
          <w:pPr>
            <w:pStyle w:val="NormalWeb"/>
            <w:spacing w:before="0" w:beforeAutospacing="0" w:after="0" w:afterAutospacing="0"/>
          </w:pPr>
        </w:pPrChange>
      </w:pPr>
      <w:proofErr w:type="spellStart"/>
      <w:ins w:id="509" w:author="EUDERLAN FREIRE DA SILVA ABREU" w:date="2025-06-30T16:00:00Z">
        <w:r w:rsidRPr="00EA36DE">
          <w:rPr>
            <w:rFonts w:ascii="Arial" w:hAnsi="Arial" w:cs="Arial"/>
            <w:color w:val="000000"/>
            <w:rPrChange w:id="510" w:author="EUDERLAN FREIRE DA SILVA ABREU" w:date="2025-06-30T16:05:00Z">
              <w:rPr>
                <w:rFonts w:ascii="Arial" w:hAnsi="Arial" w:cs="Arial"/>
                <w:color w:val="000000"/>
                <w:sz w:val="22"/>
                <w:szCs w:val="22"/>
              </w:rPr>
            </w:rPrChange>
          </w:rPr>
          <w:t>npm</w:t>
        </w:r>
        <w:proofErr w:type="spellEnd"/>
        <w:r w:rsidRPr="00EA36DE">
          <w:rPr>
            <w:rFonts w:ascii="Arial" w:hAnsi="Arial" w:cs="Arial"/>
            <w:color w:val="000000"/>
            <w:rPrChange w:id="511" w:author="EUDERLAN FREIRE DA SILVA ABREU" w:date="2025-06-30T16:05:00Z">
              <w:rPr>
                <w:rFonts w:ascii="Arial" w:hAnsi="Arial" w:cs="Arial"/>
                <w:color w:val="000000"/>
                <w:sz w:val="22"/>
                <w:szCs w:val="22"/>
              </w:rPr>
            </w:rPrChange>
          </w:rPr>
          <w:t xml:space="preserve"> </w:t>
        </w:r>
        <w:proofErr w:type="spellStart"/>
        <w:r w:rsidRPr="00EA36DE">
          <w:rPr>
            <w:rFonts w:ascii="Arial" w:hAnsi="Arial" w:cs="Arial"/>
            <w:color w:val="000000"/>
            <w:rPrChange w:id="512" w:author="EUDERLAN FREIRE DA SILVA ABREU" w:date="2025-06-30T16:05:00Z">
              <w:rPr>
                <w:rFonts w:ascii="Arial" w:hAnsi="Arial" w:cs="Arial"/>
                <w:color w:val="000000"/>
                <w:sz w:val="22"/>
                <w:szCs w:val="22"/>
              </w:rPr>
            </w:rPrChange>
          </w:rPr>
          <w:t>install</w:t>
        </w:r>
        <w:proofErr w:type="spellEnd"/>
      </w:ins>
    </w:p>
    <w:p w14:paraId="7C02EBEE" w14:textId="77777777" w:rsidR="00EA36DE" w:rsidRPr="00EA36DE" w:rsidRDefault="00EA36DE" w:rsidP="00EA36DE">
      <w:pPr>
        <w:spacing w:before="240" w:after="0" w:line="240" w:lineRule="auto"/>
        <w:jc w:val="both"/>
        <w:rPr>
          <w:ins w:id="513" w:author="EUDERLAN FREIRE DA SILVA ABREU" w:date="2025-06-30T16:00:00Z"/>
          <w:rFonts w:ascii="Arial" w:hAnsi="Arial" w:cs="Arial"/>
          <w:sz w:val="24"/>
          <w:szCs w:val="24"/>
          <w:rPrChange w:id="514" w:author="EUDERLAN FREIRE DA SILVA ABREU" w:date="2025-06-30T16:05:00Z">
            <w:rPr>
              <w:ins w:id="515" w:author="EUDERLAN FREIRE DA SILVA ABREU" w:date="2025-06-30T16:00:00Z"/>
            </w:rPr>
          </w:rPrChange>
        </w:rPr>
        <w:pPrChange w:id="516" w:author="EUDERLAN FREIRE DA SILVA ABREU" w:date="2025-06-30T16:06:00Z">
          <w:pPr/>
        </w:pPrChange>
      </w:pPr>
    </w:p>
    <w:p w14:paraId="1721F237" w14:textId="77777777" w:rsidR="00EA36DE" w:rsidRPr="00EA36DE" w:rsidRDefault="00EA36DE" w:rsidP="00EA36DE">
      <w:pPr>
        <w:pStyle w:val="Ttulo4"/>
        <w:spacing w:before="240" w:beforeAutospacing="0" w:after="0" w:afterAutospacing="0"/>
        <w:jc w:val="both"/>
        <w:rPr>
          <w:ins w:id="517" w:author="EUDERLAN FREIRE DA SILVA ABREU" w:date="2025-06-30T16:00:00Z"/>
          <w:rFonts w:ascii="Arial" w:hAnsi="Arial" w:cs="Arial"/>
          <w:rPrChange w:id="518" w:author="EUDERLAN FREIRE DA SILVA ABREU" w:date="2025-06-30T16:05:00Z">
            <w:rPr>
              <w:ins w:id="519" w:author="EUDERLAN FREIRE DA SILVA ABREU" w:date="2025-06-30T16:00:00Z"/>
            </w:rPr>
          </w:rPrChange>
        </w:rPr>
        <w:pPrChange w:id="520" w:author="EUDERLAN FREIRE DA SILVA ABREU" w:date="2025-06-30T16:06:00Z">
          <w:pPr>
            <w:pStyle w:val="Ttulo4"/>
            <w:spacing w:before="240" w:beforeAutospacing="0" w:after="40" w:afterAutospacing="0"/>
          </w:pPr>
        </w:pPrChange>
      </w:pPr>
      <w:ins w:id="521" w:author="EUDERLAN FREIRE DA SILVA ABREU" w:date="2025-06-30T16:00:00Z">
        <w:r w:rsidRPr="00EA36DE">
          <w:rPr>
            <w:rFonts w:ascii="Arial" w:hAnsi="Arial" w:cs="Arial"/>
            <w:color w:val="000000"/>
            <w:rPrChange w:id="522" w:author="EUDERLAN FREIRE DA SILVA ABREU" w:date="2025-06-30T16:05:00Z">
              <w:rPr>
                <w:rFonts w:ascii="Arial" w:hAnsi="Arial" w:cs="Arial"/>
                <w:color w:val="000000"/>
                <w:sz w:val="22"/>
                <w:szCs w:val="22"/>
              </w:rPr>
            </w:rPrChange>
          </w:rPr>
          <w:t>3.3. Configure as variáveis de ambiente</w:t>
        </w:r>
      </w:ins>
    </w:p>
    <w:p w14:paraId="0C55D910" w14:textId="77777777" w:rsidR="00EA36DE" w:rsidRPr="00EA36DE" w:rsidRDefault="00EA36DE" w:rsidP="00EA36DE">
      <w:pPr>
        <w:pStyle w:val="NormalWeb"/>
        <w:spacing w:before="240" w:beforeAutospacing="0" w:after="0" w:afterAutospacing="0"/>
        <w:jc w:val="both"/>
        <w:rPr>
          <w:ins w:id="523" w:author="EUDERLAN FREIRE DA SILVA ABREU" w:date="2025-06-30T16:00:00Z"/>
          <w:rFonts w:ascii="Arial" w:hAnsi="Arial" w:cs="Arial"/>
          <w:rPrChange w:id="524" w:author="EUDERLAN FREIRE DA SILVA ABREU" w:date="2025-06-30T16:05:00Z">
            <w:rPr>
              <w:ins w:id="525" w:author="EUDERLAN FREIRE DA SILVA ABREU" w:date="2025-06-30T16:00:00Z"/>
            </w:rPr>
          </w:rPrChange>
        </w:rPr>
        <w:pPrChange w:id="526" w:author="EUDERLAN FREIRE DA SILVA ABREU" w:date="2025-06-30T16:06:00Z">
          <w:pPr>
            <w:pStyle w:val="NormalWeb"/>
            <w:spacing w:before="240" w:beforeAutospacing="0" w:after="240" w:afterAutospacing="0"/>
          </w:pPr>
        </w:pPrChange>
      </w:pPr>
      <w:ins w:id="527" w:author="EUDERLAN FREIRE DA SILVA ABREU" w:date="2025-06-30T16:00:00Z">
        <w:r w:rsidRPr="00EA36DE">
          <w:rPr>
            <w:rFonts w:ascii="Arial" w:hAnsi="Arial" w:cs="Arial"/>
            <w:color w:val="000000"/>
            <w:rPrChange w:id="528" w:author="EUDERLAN FREIRE DA SILVA ABREU" w:date="2025-06-30T16:05:00Z">
              <w:rPr>
                <w:rFonts w:ascii="Arial" w:hAnsi="Arial" w:cs="Arial"/>
                <w:color w:val="000000"/>
                <w:sz w:val="22"/>
                <w:szCs w:val="22"/>
              </w:rPr>
            </w:rPrChange>
          </w:rPr>
          <w:t xml:space="preserve">Edite o </w:t>
        </w:r>
        <w:proofErr w:type="gramStart"/>
        <w:r w:rsidRPr="00EA36DE">
          <w:rPr>
            <w:rFonts w:ascii="Arial" w:hAnsi="Arial" w:cs="Arial"/>
            <w:color w:val="000000"/>
            <w:rPrChange w:id="529" w:author="EUDERLAN FREIRE DA SILVA ABREU" w:date="2025-06-30T16:05:00Z">
              <w:rPr>
                <w:rFonts w:ascii="Arial" w:hAnsi="Arial" w:cs="Arial"/>
                <w:color w:val="000000"/>
                <w:sz w:val="22"/>
                <w:szCs w:val="22"/>
              </w:rPr>
            </w:rPrChange>
          </w:rPr>
          <w:t xml:space="preserve">arquivo </w:t>
        </w:r>
        <w:r w:rsidRPr="00EA36DE">
          <w:rPr>
            <w:rFonts w:ascii="Arial" w:hAnsi="Arial" w:cs="Arial"/>
            <w:color w:val="188038"/>
            <w:rPrChange w:id="530" w:author="EUDERLAN FREIRE DA SILVA ABREU" w:date="2025-06-30T16:05:00Z">
              <w:rPr>
                <w:rFonts w:ascii="Courier New" w:hAnsi="Courier New" w:cs="Courier New"/>
                <w:color w:val="188038"/>
                <w:sz w:val="22"/>
                <w:szCs w:val="22"/>
              </w:rPr>
            </w:rPrChange>
          </w:rPr>
          <w:t>.</w:t>
        </w:r>
        <w:proofErr w:type="spellStart"/>
        <w:r w:rsidRPr="00EA36DE">
          <w:rPr>
            <w:rFonts w:ascii="Arial" w:hAnsi="Arial" w:cs="Arial"/>
            <w:color w:val="188038"/>
            <w:rPrChange w:id="531" w:author="EUDERLAN FREIRE DA SILVA ABREU" w:date="2025-06-30T16:05:00Z">
              <w:rPr>
                <w:rFonts w:ascii="Courier New" w:hAnsi="Courier New" w:cs="Courier New"/>
                <w:color w:val="188038"/>
                <w:sz w:val="22"/>
                <w:szCs w:val="22"/>
              </w:rPr>
            </w:rPrChange>
          </w:rPr>
          <w:t>env</w:t>
        </w:r>
        <w:proofErr w:type="spellEnd"/>
        <w:proofErr w:type="gramEnd"/>
        <w:r w:rsidRPr="00EA36DE">
          <w:rPr>
            <w:rFonts w:ascii="Arial" w:hAnsi="Arial" w:cs="Arial"/>
            <w:color w:val="000000"/>
            <w:rPrChange w:id="532" w:author="EUDERLAN FREIRE DA SILVA ABREU" w:date="2025-06-30T16:05:00Z">
              <w:rPr>
                <w:rFonts w:ascii="Arial" w:hAnsi="Arial" w:cs="Arial"/>
                <w:color w:val="000000"/>
                <w:sz w:val="22"/>
                <w:szCs w:val="22"/>
              </w:rPr>
            </w:rPrChange>
          </w:rPr>
          <w:t xml:space="preserve"> na pasta </w:t>
        </w:r>
        <w:proofErr w:type="spellStart"/>
        <w:r w:rsidRPr="00EA36DE">
          <w:rPr>
            <w:rFonts w:ascii="Arial" w:hAnsi="Arial" w:cs="Arial"/>
            <w:color w:val="188038"/>
            <w:rPrChange w:id="533" w:author="EUDERLAN FREIRE DA SILVA ABREU" w:date="2025-06-30T16:05:00Z">
              <w:rPr>
                <w:rFonts w:ascii="Courier New" w:hAnsi="Courier New" w:cs="Courier New"/>
                <w:color w:val="188038"/>
                <w:sz w:val="22"/>
                <w:szCs w:val="22"/>
              </w:rPr>
            </w:rPrChange>
          </w:rPr>
          <w:t>FrontEnd</w:t>
        </w:r>
        <w:proofErr w:type="spellEnd"/>
        <w:r w:rsidRPr="00EA36DE">
          <w:rPr>
            <w:rFonts w:ascii="Arial" w:hAnsi="Arial" w:cs="Arial"/>
            <w:color w:val="000000"/>
            <w:rPrChange w:id="534" w:author="EUDERLAN FREIRE DA SILVA ABREU" w:date="2025-06-30T16:05:00Z">
              <w:rPr>
                <w:rFonts w:ascii="Arial" w:hAnsi="Arial" w:cs="Arial"/>
                <w:color w:val="000000"/>
                <w:sz w:val="22"/>
                <w:szCs w:val="22"/>
              </w:rPr>
            </w:rPrChange>
          </w:rPr>
          <w:t>:</w:t>
        </w:r>
      </w:ins>
    </w:p>
    <w:p w14:paraId="5474ED50" w14:textId="77777777" w:rsidR="00EA36DE" w:rsidRPr="00EA36DE" w:rsidRDefault="00EA36DE" w:rsidP="00EA36DE">
      <w:pPr>
        <w:pStyle w:val="NormalWeb"/>
        <w:spacing w:before="240" w:beforeAutospacing="0" w:after="0" w:afterAutospacing="0"/>
        <w:jc w:val="both"/>
        <w:rPr>
          <w:ins w:id="535" w:author="EUDERLAN FREIRE DA SILVA ABREU" w:date="2025-06-30T16:00:00Z"/>
          <w:rFonts w:ascii="Arial" w:hAnsi="Arial" w:cs="Arial"/>
          <w:rPrChange w:id="536" w:author="EUDERLAN FREIRE DA SILVA ABREU" w:date="2025-06-30T16:05:00Z">
            <w:rPr>
              <w:ins w:id="537" w:author="EUDERLAN FREIRE DA SILVA ABREU" w:date="2025-06-30T16:00:00Z"/>
            </w:rPr>
          </w:rPrChange>
        </w:rPr>
        <w:pPrChange w:id="538" w:author="EUDERLAN FREIRE DA SILVA ABREU" w:date="2025-06-30T16:06:00Z">
          <w:pPr>
            <w:pStyle w:val="NormalWeb"/>
            <w:spacing w:before="0" w:beforeAutospacing="0" w:after="0" w:afterAutospacing="0"/>
          </w:pPr>
        </w:pPrChange>
      </w:pPr>
      <w:ins w:id="539" w:author="EUDERLAN FREIRE DA SILVA ABREU" w:date="2025-06-30T16:00:00Z">
        <w:r w:rsidRPr="00EA36DE">
          <w:rPr>
            <w:rFonts w:ascii="Arial" w:hAnsi="Arial" w:cs="Arial"/>
            <w:color w:val="000000"/>
            <w:rPrChange w:id="540" w:author="EUDERLAN FREIRE DA SILVA ABREU" w:date="2025-06-30T16:05:00Z">
              <w:rPr>
                <w:rFonts w:ascii="Arial" w:hAnsi="Arial" w:cs="Arial"/>
                <w:color w:val="000000"/>
                <w:sz w:val="22"/>
                <w:szCs w:val="22"/>
              </w:rPr>
            </w:rPrChange>
          </w:rPr>
          <w:t>REACT_APP_API_URL=http://localhost:8000</w:t>
        </w:r>
      </w:ins>
    </w:p>
    <w:p w14:paraId="24C1003D" w14:textId="77777777" w:rsidR="00EA36DE" w:rsidRPr="00EA36DE" w:rsidRDefault="00EA36DE" w:rsidP="00EA36DE">
      <w:pPr>
        <w:pStyle w:val="NormalWeb"/>
        <w:spacing w:before="240" w:beforeAutospacing="0" w:after="0" w:afterAutospacing="0"/>
        <w:jc w:val="both"/>
        <w:rPr>
          <w:ins w:id="541" w:author="EUDERLAN FREIRE DA SILVA ABREU" w:date="2025-06-30T16:00:00Z"/>
          <w:rFonts w:ascii="Arial" w:hAnsi="Arial" w:cs="Arial"/>
          <w:lang w:val="en-US"/>
          <w:rPrChange w:id="542" w:author="EUDERLAN FREIRE DA SILVA ABREU" w:date="2025-06-30T16:05:00Z">
            <w:rPr>
              <w:ins w:id="543" w:author="EUDERLAN FREIRE DA SILVA ABREU" w:date="2025-06-30T16:00:00Z"/>
            </w:rPr>
          </w:rPrChange>
        </w:rPr>
        <w:pPrChange w:id="544" w:author="EUDERLAN FREIRE DA SILVA ABREU" w:date="2025-06-30T16:06:00Z">
          <w:pPr>
            <w:pStyle w:val="NormalWeb"/>
            <w:spacing w:before="0" w:beforeAutospacing="0" w:after="0" w:afterAutospacing="0"/>
          </w:pPr>
        </w:pPrChange>
      </w:pPr>
      <w:ins w:id="545" w:author="EUDERLAN FREIRE DA SILVA ABREU" w:date="2025-06-30T16:00:00Z">
        <w:r w:rsidRPr="00EA36DE">
          <w:rPr>
            <w:rFonts w:ascii="Arial" w:hAnsi="Arial" w:cs="Arial"/>
            <w:color w:val="000000"/>
            <w:lang w:val="en-US"/>
            <w:rPrChange w:id="546" w:author="EUDERLAN FREIRE DA SILVA ABREU" w:date="2025-06-30T16:05:00Z">
              <w:rPr>
                <w:rFonts w:ascii="Arial" w:hAnsi="Arial" w:cs="Arial"/>
                <w:color w:val="000000"/>
                <w:sz w:val="22"/>
                <w:szCs w:val="22"/>
              </w:rPr>
            </w:rPrChange>
          </w:rPr>
          <w:t>REACT_APP_GOOGLE_CLIENT_ID=</w:t>
        </w:r>
        <w:proofErr w:type="spellStart"/>
        <w:r w:rsidRPr="00EA36DE">
          <w:rPr>
            <w:rFonts w:ascii="Arial" w:hAnsi="Arial" w:cs="Arial"/>
            <w:color w:val="000000"/>
            <w:lang w:val="en-US"/>
            <w:rPrChange w:id="547" w:author="EUDERLAN FREIRE DA SILVA ABREU" w:date="2025-06-30T16:05:00Z">
              <w:rPr>
                <w:rFonts w:ascii="Arial" w:hAnsi="Arial" w:cs="Arial"/>
                <w:color w:val="000000"/>
                <w:sz w:val="22"/>
                <w:szCs w:val="22"/>
              </w:rPr>
            </w:rPrChange>
          </w:rPr>
          <w:t>seu_client_id_google</w:t>
        </w:r>
        <w:proofErr w:type="spellEnd"/>
      </w:ins>
    </w:p>
    <w:p w14:paraId="0085F574" w14:textId="7D8C8254" w:rsidR="00EA36DE" w:rsidRPr="00EA36DE" w:rsidRDefault="00EA36DE" w:rsidP="00EA36DE">
      <w:pPr>
        <w:spacing w:before="240" w:after="0" w:line="240" w:lineRule="auto"/>
        <w:jc w:val="both"/>
        <w:rPr>
          <w:ins w:id="548" w:author="EUDERLAN FREIRE DA SILVA ABREU" w:date="2025-06-30T16:01:00Z"/>
          <w:rFonts w:ascii="Arial" w:eastAsia="Times New Roman" w:hAnsi="Arial" w:cs="Arial"/>
          <w:sz w:val="24"/>
          <w:szCs w:val="24"/>
          <w:lang w:val="en-US" w:eastAsia="pt-BR"/>
          <w:rPrChange w:id="549" w:author="EUDERLAN FREIRE DA SILVA ABREU" w:date="2025-06-30T16:05:00Z">
            <w:rPr>
              <w:ins w:id="550" w:author="EUDERLAN FREIRE DA SILVA ABREU" w:date="2025-06-30T16:01:00Z"/>
              <w:rFonts w:ascii="Times New Roman" w:eastAsia="Times New Roman" w:hAnsi="Times New Roman" w:cs="Times New Roman"/>
              <w:sz w:val="24"/>
              <w:szCs w:val="24"/>
              <w:lang w:val="en-US" w:eastAsia="pt-BR"/>
            </w:rPr>
          </w:rPrChange>
        </w:rPr>
        <w:pPrChange w:id="551" w:author="EUDERLAN FREIRE DA SILVA ABREU" w:date="2025-06-30T16:06:00Z">
          <w:pPr>
            <w:spacing w:after="0" w:line="240" w:lineRule="auto"/>
          </w:pPr>
        </w:pPrChange>
      </w:pPr>
    </w:p>
    <w:p w14:paraId="1D724FB0" w14:textId="77777777" w:rsidR="00EA36DE" w:rsidRPr="002B205D" w:rsidRDefault="00EA36DE" w:rsidP="00EA36DE">
      <w:pPr>
        <w:pStyle w:val="Ttulo2"/>
        <w:spacing w:before="240" w:line="240" w:lineRule="auto"/>
        <w:jc w:val="both"/>
        <w:rPr>
          <w:ins w:id="552" w:author="EUDERLAN FREIRE DA SILVA ABREU" w:date="2025-06-30T16:01:00Z"/>
          <w:rFonts w:ascii="Arial" w:hAnsi="Arial" w:cs="Arial"/>
          <w:b/>
          <w:bCs/>
          <w:sz w:val="24"/>
          <w:szCs w:val="24"/>
          <w:rPrChange w:id="553" w:author="EUDERLAN FREIRE DA SILVA ABREU" w:date="2025-06-30T16:11:00Z">
            <w:rPr>
              <w:ins w:id="554" w:author="EUDERLAN FREIRE DA SILVA ABREU" w:date="2025-06-30T16:01:00Z"/>
            </w:rPr>
          </w:rPrChange>
        </w:rPr>
        <w:pPrChange w:id="555" w:author="EUDERLAN FREIRE DA SILVA ABREU" w:date="2025-06-30T16:06:00Z">
          <w:pPr>
            <w:pStyle w:val="Ttulo2"/>
            <w:spacing w:before="360" w:after="80"/>
          </w:pPr>
        </w:pPrChange>
      </w:pPr>
      <w:ins w:id="556" w:author="EUDERLAN FREIRE DA SILVA ABREU" w:date="2025-06-30T16:01:00Z">
        <w:r w:rsidRPr="002B205D">
          <w:rPr>
            <w:rFonts w:ascii="Segoe UI Emoji" w:hAnsi="Segoe UI Emoji" w:cs="Segoe UI Emoji"/>
            <w:b/>
            <w:bCs/>
            <w:color w:val="000000"/>
            <w:sz w:val="24"/>
            <w:szCs w:val="24"/>
            <w:rPrChange w:id="557" w:author="EUDERLAN FREIRE DA SILVA ABREU" w:date="2025-06-30T16:11:00Z">
              <w:rPr>
                <w:rFonts w:ascii="Segoe UI Emoji" w:hAnsi="Segoe UI Emoji" w:cs="Segoe UI Emoji"/>
                <w:color w:val="000000"/>
                <w:sz w:val="34"/>
                <w:szCs w:val="34"/>
              </w:rPr>
            </w:rPrChange>
          </w:rPr>
          <w:t>▶</w:t>
        </w:r>
        <w:r w:rsidRPr="002B205D">
          <w:rPr>
            <w:rFonts w:ascii="Arial" w:hAnsi="Arial" w:cs="Arial"/>
            <w:b/>
            <w:bCs/>
            <w:color w:val="000000"/>
            <w:sz w:val="24"/>
            <w:szCs w:val="24"/>
            <w:rPrChange w:id="558" w:author="EUDERLAN FREIRE DA SILVA ABREU" w:date="2025-06-30T16:11:00Z">
              <w:rPr>
                <w:rFonts w:ascii="Arial" w:hAnsi="Arial" w:cs="Arial"/>
                <w:color w:val="000000"/>
                <w:sz w:val="34"/>
                <w:szCs w:val="34"/>
              </w:rPr>
            </w:rPrChange>
          </w:rPr>
          <w:t>️ Executando o Sistema</w:t>
        </w:r>
      </w:ins>
    </w:p>
    <w:p w14:paraId="4567DF97" w14:textId="77777777" w:rsidR="00EA36DE" w:rsidRPr="00EA36DE" w:rsidRDefault="00EA36DE" w:rsidP="00EA36DE">
      <w:pPr>
        <w:pStyle w:val="Ttulo3"/>
        <w:spacing w:before="240" w:line="240" w:lineRule="auto"/>
        <w:jc w:val="both"/>
        <w:rPr>
          <w:ins w:id="559" w:author="EUDERLAN FREIRE DA SILVA ABREU" w:date="2025-06-30T16:01:00Z"/>
          <w:rFonts w:ascii="Arial" w:hAnsi="Arial" w:cs="Arial"/>
          <w:rPrChange w:id="560" w:author="EUDERLAN FREIRE DA SILVA ABREU" w:date="2025-06-30T16:05:00Z">
            <w:rPr>
              <w:ins w:id="561" w:author="EUDERLAN FREIRE DA SILVA ABREU" w:date="2025-06-30T16:01:00Z"/>
            </w:rPr>
          </w:rPrChange>
        </w:rPr>
        <w:pPrChange w:id="562" w:author="EUDERLAN FREIRE DA SILVA ABREU" w:date="2025-06-30T16:06:00Z">
          <w:pPr>
            <w:pStyle w:val="Ttulo3"/>
            <w:spacing w:before="280" w:after="80"/>
          </w:pPr>
        </w:pPrChange>
      </w:pPr>
      <w:ins w:id="563" w:author="EUDERLAN FREIRE DA SILVA ABREU" w:date="2025-06-30T16:01:00Z">
        <w:r w:rsidRPr="00EA36DE">
          <w:rPr>
            <w:rFonts w:ascii="Arial" w:hAnsi="Arial" w:cs="Arial"/>
            <w:color w:val="000000"/>
            <w:rPrChange w:id="564" w:author="EUDERLAN FREIRE DA SILVA ABREU" w:date="2025-06-30T16:05:00Z">
              <w:rPr>
                <w:rFonts w:ascii="Arial" w:hAnsi="Arial" w:cs="Arial"/>
                <w:color w:val="000000"/>
                <w:sz w:val="26"/>
                <w:szCs w:val="26"/>
              </w:rPr>
            </w:rPrChange>
          </w:rPr>
          <w:t xml:space="preserve">1. Inicie o </w:t>
        </w:r>
        <w:proofErr w:type="spellStart"/>
        <w:r w:rsidRPr="00EA36DE">
          <w:rPr>
            <w:rFonts w:ascii="Arial" w:hAnsi="Arial" w:cs="Arial"/>
            <w:color w:val="000000"/>
            <w:rPrChange w:id="565" w:author="EUDERLAN FREIRE DA SILVA ABREU" w:date="2025-06-30T16:05:00Z">
              <w:rPr>
                <w:rFonts w:ascii="Arial" w:hAnsi="Arial" w:cs="Arial"/>
                <w:color w:val="000000"/>
                <w:sz w:val="26"/>
                <w:szCs w:val="26"/>
              </w:rPr>
            </w:rPrChange>
          </w:rPr>
          <w:t>Backend</w:t>
        </w:r>
        <w:proofErr w:type="spellEnd"/>
      </w:ins>
    </w:p>
    <w:p w14:paraId="3CF976BA" w14:textId="77777777" w:rsidR="00EA36DE" w:rsidRPr="00EA36DE" w:rsidRDefault="00EA36DE" w:rsidP="00EA36DE">
      <w:pPr>
        <w:pStyle w:val="NormalWeb"/>
        <w:spacing w:before="240" w:beforeAutospacing="0" w:after="0" w:afterAutospacing="0"/>
        <w:jc w:val="both"/>
        <w:rPr>
          <w:ins w:id="566" w:author="EUDERLAN FREIRE DA SILVA ABREU" w:date="2025-06-30T16:01:00Z"/>
          <w:rFonts w:ascii="Arial" w:hAnsi="Arial" w:cs="Arial"/>
          <w:rPrChange w:id="567" w:author="EUDERLAN FREIRE DA SILVA ABREU" w:date="2025-06-30T16:05:00Z">
            <w:rPr>
              <w:ins w:id="568" w:author="EUDERLAN FREIRE DA SILVA ABREU" w:date="2025-06-30T16:01:00Z"/>
            </w:rPr>
          </w:rPrChange>
        </w:rPr>
        <w:pPrChange w:id="569" w:author="EUDERLAN FREIRE DA SILVA ABREU" w:date="2025-06-30T16:06:00Z">
          <w:pPr>
            <w:pStyle w:val="NormalWeb"/>
            <w:spacing w:before="0" w:beforeAutospacing="0" w:after="0" w:afterAutospacing="0"/>
          </w:pPr>
        </w:pPrChange>
      </w:pPr>
      <w:ins w:id="570" w:author="EUDERLAN FREIRE DA SILVA ABREU" w:date="2025-06-30T16:01:00Z">
        <w:r w:rsidRPr="00EA36DE">
          <w:rPr>
            <w:rFonts w:ascii="Arial" w:hAnsi="Arial" w:cs="Arial"/>
            <w:color w:val="000000"/>
            <w:rPrChange w:id="571" w:author="EUDERLAN FREIRE DA SILVA ABREU" w:date="2025-06-30T16:05:00Z">
              <w:rPr>
                <w:rFonts w:ascii="Arial" w:hAnsi="Arial" w:cs="Arial"/>
                <w:color w:val="000000"/>
                <w:sz w:val="22"/>
                <w:szCs w:val="22"/>
              </w:rPr>
            </w:rPrChange>
          </w:rPr>
          <w:t xml:space="preserve"># Na pasta </w:t>
        </w:r>
        <w:proofErr w:type="spellStart"/>
        <w:r w:rsidRPr="00EA36DE">
          <w:rPr>
            <w:rFonts w:ascii="Arial" w:hAnsi="Arial" w:cs="Arial"/>
            <w:color w:val="000000"/>
            <w:rPrChange w:id="572"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573" w:author="EUDERLAN FREIRE DA SILVA ABREU" w:date="2025-06-30T16:05:00Z">
              <w:rPr>
                <w:rFonts w:ascii="Arial" w:hAnsi="Arial" w:cs="Arial"/>
                <w:color w:val="000000"/>
                <w:sz w:val="22"/>
                <w:szCs w:val="22"/>
              </w:rPr>
            </w:rPrChange>
          </w:rPr>
          <w:t xml:space="preserve"> (com ambiente virtual ativo)</w:t>
        </w:r>
      </w:ins>
    </w:p>
    <w:p w14:paraId="494C935D" w14:textId="77777777" w:rsidR="00EA36DE" w:rsidRPr="00EA36DE" w:rsidRDefault="00EA36DE" w:rsidP="00EA36DE">
      <w:pPr>
        <w:pStyle w:val="NormalWeb"/>
        <w:spacing w:before="240" w:beforeAutospacing="0" w:after="0" w:afterAutospacing="0"/>
        <w:jc w:val="both"/>
        <w:rPr>
          <w:ins w:id="574" w:author="EUDERLAN FREIRE DA SILVA ABREU" w:date="2025-06-30T16:01:00Z"/>
          <w:rFonts w:ascii="Arial" w:hAnsi="Arial" w:cs="Arial"/>
          <w:rPrChange w:id="575" w:author="EUDERLAN FREIRE DA SILVA ABREU" w:date="2025-06-30T16:05:00Z">
            <w:rPr>
              <w:ins w:id="576" w:author="EUDERLAN FREIRE DA SILVA ABREU" w:date="2025-06-30T16:01:00Z"/>
            </w:rPr>
          </w:rPrChange>
        </w:rPr>
        <w:pPrChange w:id="577" w:author="EUDERLAN FREIRE DA SILVA ABREU" w:date="2025-06-30T16:06:00Z">
          <w:pPr>
            <w:pStyle w:val="NormalWeb"/>
            <w:spacing w:before="0" w:beforeAutospacing="0" w:after="0" w:afterAutospacing="0"/>
          </w:pPr>
        </w:pPrChange>
      </w:pPr>
      <w:proofErr w:type="spellStart"/>
      <w:ins w:id="578" w:author="EUDERLAN FREIRE DA SILVA ABREU" w:date="2025-06-30T16:01:00Z">
        <w:r w:rsidRPr="00EA36DE">
          <w:rPr>
            <w:rFonts w:ascii="Arial" w:hAnsi="Arial" w:cs="Arial"/>
            <w:color w:val="000000"/>
            <w:rPrChange w:id="579" w:author="EUDERLAN FREIRE DA SILVA ABREU" w:date="2025-06-30T16:05:00Z">
              <w:rPr>
                <w:rFonts w:ascii="Arial" w:hAnsi="Arial" w:cs="Arial"/>
                <w:color w:val="000000"/>
                <w:sz w:val="22"/>
                <w:szCs w:val="22"/>
              </w:rPr>
            </w:rPrChange>
          </w:rPr>
          <w:lastRenderedPageBreak/>
          <w:t>python</w:t>
        </w:r>
        <w:proofErr w:type="spellEnd"/>
        <w:r w:rsidRPr="00EA36DE">
          <w:rPr>
            <w:rFonts w:ascii="Arial" w:hAnsi="Arial" w:cs="Arial"/>
            <w:color w:val="000000"/>
            <w:rPrChange w:id="580" w:author="EUDERLAN FREIRE DA SILVA ABREU" w:date="2025-06-30T16:05:00Z">
              <w:rPr>
                <w:rFonts w:ascii="Arial" w:hAnsi="Arial" w:cs="Arial"/>
                <w:color w:val="000000"/>
                <w:sz w:val="22"/>
                <w:szCs w:val="22"/>
              </w:rPr>
            </w:rPrChange>
          </w:rPr>
          <w:t xml:space="preserve"> main.py</w:t>
        </w:r>
      </w:ins>
    </w:p>
    <w:p w14:paraId="19BE2FCD" w14:textId="77777777" w:rsidR="00EA36DE" w:rsidRPr="00EA36DE" w:rsidRDefault="00EA36DE" w:rsidP="00EA36DE">
      <w:pPr>
        <w:spacing w:before="240" w:after="0" w:line="240" w:lineRule="auto"/>
        <w:jc w:val="both"/>
        <w:rPr>
          <w:ins w:id="581" w:author="EUDERLAN FREIRE DA SILVA ABREU" w:date="2025-06-30T16:01:00Z"/>
          <w:rFonts w:ascii="Arial" w:hAnsi="Arial" w:cs="Arial"/>
          <w:sz w:val="24"/>
          <w:szCs w:val="24"/>
          <w:rPrChange w:id="582" w:author="EUDERLAN FREIRE DA SILVA ABREU" w:date="2025-06-30T16:05:00Z">
            <w:rPr>
              <w:ins w:id="583" w:author="EUDERLAN FREIRE DA SILVA ABREU" w:date="2025-06-30T16:01:00Z"/>
            </w:rPr>
          </w:rPrChange>
        </w:rPr>
        <w:pPrChange w:id="584" w:author="EUDERLAN FREIRE DA SILVA ABREU" w:date="2025-06-30T16:06:00Z">
          <w:pPr/>
        </w:pPrChange>
      </w:pPr>
    </w:p>
    <w:p w14:paraId="303C9D39" w14:textId="77777777" w:rsidR="00EA36DE" w:rsidRPr="00EA36DE" w:rsidRDefault="00EA36DE" w:rsidP="00EA36DE">
      <w:pPr>
        <w:pStyle w:val="NormalWeb"/>
        <w:spacing w:before="240" w:beforeAutospacing="0" w:after="0" w:afterAutospacing="0"/>
        <w:jc w:val="both"/>
        <w:rPr>
          <w:ins w:id="585" w:author="EUDERLAN FREIRE DA SILVA ABREU" w:date="2025-06-30T16:01:00Z"/>
          <w:rFonts w:ascii="Arial" w:hAnsi="Arial" w:cs="Arial"/>
          <w:rPrChange w:id="586" w:author="EUDERLAN FREIRE DA SILVA ABREU" w:date="2025-06-30T16:05:00Z">
            <w:rPr>
              <w:ins w:id="587" w:author="EUDERLAN FREIRE DA SILVA ABREU" w:date="2025-06-30T16:01:00Z"/>
            </w:rPr>
          </w:rPrChange>
        </w:rPr>
        <w:pPrChange w:id="588" w:author="EUDERLAN FREIRE DA SILVA ABREU" w:date="2025-06-30T16:06:00Z">
          <w:pPr>
            <w:pStyle w:val="NormalWeb"/>
            <w:spacing w:before="240" w:beforeAutospacing="0" w:after="240" w:afterAutospacing="0"/>
          </w:pPr>
        </w:pPrChange>
      </w:pPr>
      <w:ins w:id="589" w:author="EUDERLAN FREIRE DA SILVA ABREU" w:date="2025-06-30T16:01:00Z">
        <w:r w:rsidRPr="00EA36DE">
          <w:rPr>
            <w:rFonts w:ascii="Arial" w:hAnsi="Arial" w:cs="Arial"/>
            <w:color w:val="000000"/>
            <w:rPrChange w:id="590" w:author="EUDERLAN FREIRE DA SILVA ABREU" w:date="2025-06-30T16:05:00Z">
              <w:rPr>
                <w:rFonts w:ascii="Arial" w:hAnsi="Arial" w:cs="Arial"/>
                <w:color w:val="000000"/>
                <w:sz w:val="22"/>
                <w:szCs w:val="22"/>
              </w:rPr>
            </w:rPrChange>
          </w:rPr>
          <w:t xml:space="preserve">O </w:t>
        </w:r>
        <w:proofErr w:type="spellStart"/>
        <w:r w:rsidRPr="00EA36DE">
          <w:rPr>
            <w:rFonts w:ascii="Arial" w:hAnsi="Arial" w:cs="Arial"/>
            <w:color w:val="000000"/>
            <w:rPrChange w:id="591"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592" w:author="EUDERLAN FREIRE DA SILVA ABREU" w:date="2025-06-30T16:05:00Z">
              <w:rPr>
                <w:rFonts w:ascii="Arial" w:hAnsi="Arial" w:cs="Arial"/>
                <w:color w:val="000000"/>
                <w:sz w:val="22"/>
                <w:szCs w:val="22"/>
              </w:rPr>
            </w:rPrChange>
          </w:rPr>
          <w:t xml:space="preserve"> estará disponível em: </w:t>
        </w:r>
        <w:r w:rsidRPr="00EA36DE">
          <w:rPr>
            <w:rFonts w:ascii="Arial" w:hAnsi="Arial" w:cs="Arial"/>
            <w:b/>
            <w:bCs/>
            <w:color w:val="000000"/>
            <w:rPrChange w:id="593" w:author="EUDERLAN FREIRE DA SILVA ABREU" w:date="2025-06-30T16:05:00Z">
              <w:rPr>
                <w:rFonts w:ascii="Arial" w:hAnsi="Arial" w:cs="Arial"/>
                <w:b/>
                <w:bCs/>
                <w:color w:val="000000"/>
                <w:sz w:val="22"/>
                <w:szCs w:val="22"/>
              </w:rPr>
            </w:rPrChange>
          </w:rPr>
          <w:t>http://localhost:8000</w:t>
        </w:r>
      </w:ins>
    </w:p>
    <w:p w14:paraId="20684DB4" w14:textId="77777777" w:rsidR="00EA36DE" w:rsidRPr="002B205D" w:rsidRDefault="00EA36DE" w:rsidP="00EA36DE">
      <w:pPr>
        <w:pStyle w:val="Ttulo3"/>
        <w:spacing w:before="240" w:line="240" w:lineRule="auto"/>
        <w:jc w:val="both"/>
        <w:rPr>
          <w:ins w:id="594" w:author="EUDERLAN FREIRE DA SILVA ABREU" w:date="2025-06-30T16:01:00Z"/>
          <w:rFonts w:ascii="Arial" w:hAnsi="Arial" w:cs="Arial"/>
          <w:b/>
          <w:bCs/>
          <w:rPrChange w:id="595" w:author="EUDERLAN FREIRE DA SILVA ABREU" w:date="2025-06-30T16:10:00Z">
            <w:rPr>
              <w:ins w:id="596" w:author="EUDERLAN FREIRE DA SILVA ABREU" w:date="2025-06-30T16:01:00Z"/>
            </w:rPr>
          </w:rPrChange>
        </w:rPr>
        <w:pPrChange w:id="597" w:author="EUDERLAN FREIRE DA SILVA ABREU" w:date="2025-06-30T16:06:00Z">
          <w:pPr>
            <w:pStyle w:val="Ttulo3"/>
            <w:spacing w:before="280" w:after="80"/>
          </w:pPr>
        </w:pPrChange>
      </w:pPr>
      <w:ins w:id="598" w:author="EUDERLAN FREIRE DA SILVA ABREU" w:date="2025-06-30T16:01:00Z">
        <w:r w:rsidRPr="002B205D">
          <w:rPr>
            <w:rFonts w:ascii="Arial" w:hAnsi="Arial" w:cs="Arial"/>
            <w:b/>
            <w:bCs/>
            <w:color w:val="000000"/>
            <w:rPrChange w:id="599" w:author="EUDERLAN FREIRE DA SILVA ABREU" w:date="2025-06-30T16:10:00Z">
              <w:rPr>
                <w:rFonts w:ascii="Arial" w:hAnsi="Arial" w:cs="Arial"/>
                <w:color w:val="000000"/>
                <w:sz w:val="26"/>
                <w:szCs w:val="26"/>
              </w:rPr>
            </w:rPrChange>
          </w:rPr>
          <w:t xml:space="preserve">2. Inicie o </w:t>
        </w:r>
        <w:proofErr w:type="spellStart"/>
        <w:r w:rsidRPr="002B205D">
          <w:rPr>
            <w:rFonts w:ascii="Arial" w:hAnsi="Arial" w:cs="Arial"/>
            <w:b/>
            <w:bCs/>
            <w:color w:val="000000"/>
            <w:rPrChange w:id="600" w:author="EUDERLAN FREIRE DA SILVA ABREU" w:date="2025-06-30T16:10:00Z">
              <w:rPr>
                <w:rFonts w:ascii="Arial" w:hAnsi="Arial" w:cs="Arial"/>
                <w:color w:val="000000"/>
                <w:sz w:val="26"/>
                <w:szCs w:val="26"/>
              </w:rPr>
            </w:rPrChange>
          </w:rPr>
          <w:t>Frontend</w:t>
        </w:r>
        <w:proofErr w:type="spellEnd"/>
      </w:ins>
    </w:p>
    <w:p w14:paraId="5C79BC7E" w14:textId="77777777" w:rsidR="00EA36DE" w:rsidRPr="00EA36DE" w:rsidRDefault="00EA36DE" w:rsidP="00EA36DE">
      <w:pPr>
        <w:pStyle w:val="NormalWeb"/>
        <w:spacing w:before="240" w:beforeAutospacing="0" w:after="0" w:afterAutospacing="0"/>
        <w:jc w:val="both"/>
        <w:rPr>
          <w:ins w:id="601" w:author="EUDERLAN FREIRE DA SILVA ABREU" w:date="2025-06-30T16:01:00Z"/>
          <w:rFonts w:ascii="Arial" w:hAnsi="Arial" w:cs="Arial"/>
          <w:rPrChange w:id="602" w:author="EUDERLAN FREIRE DA SILVA ABREU" w:date="2025-06-30T16:05:00Z">
            <w:rPr>
              <w:ins w:id="603" w:author="EUDERLAN FREIRE DA SILVA ABREU" w:date="2025-06-30T16:01:00Z"/>
            </w:rPr>
          </w:rPrChange>
        </w:rPr>
        <w:pPrChange w:id="604" w:author="EUDERLAN FREIRE DA SILVA ABREU" w:date="2025-06-30T16:06:00Z">
          <w:pPr>
            <w:pStyle w:val="NormalWeb"/>
            <w:spacing w:before="0" w:beforeAutospacing="0" w:after="0" w:afterAutospacing="0"/>
          </w:pPr>
        </w:pPrChange>
      </w:pPr>
      <w:ins w:id="605" w:author="EUDERLAN FREIRE DA SILVA ABREU" w:date="2025-06-30T16:01:00Z">
        <w:r w:rsidRPr="00EA36DE">
          <w:rPr>
            <w:rFonts w:ascii="Arial" w:hAnsi="Arial" w:cs="Arial"/>
            <w:color w:val="000000"/>
            <w:rPrChange w:id="606" w:author="EUDERLAN FREIRE DA SILVA ABREU" w:date="2025-06-30T16:05:00Z">
              <w:rPr>
                <w:rFonts w:ascii="Arial" w:hAnsi="Arial" w:cs="Arial"/>
                <w:color w:val="000000"/>
                <w:sz w:val="22"/>
                <w:szCs w:val="22"/>
              </w:rPr>
            </w:rPrChange>
          </w:rPr>
          <w:t xml:space="preserve"># Na pasta </w:t>
        </w:r>
        <w:proofErr w:type="spellStart"/>
        <w:r w:rsidRPr="00EA36DE">
          <w:rPr>
            <w:rFonts w:ascii="Arial" w:hAnsi="Arial" w:cs="Arial"/>
            <w:color w:val="000000"/>
            <w:rPrChange w:id="607"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608" w:author="EUDERLAN FREIRE DA SILVA ABREU" w:date="2025-06-30T16:05:00Z">
              <w:rPr>
                <w:rFonts w:ascii="Arial" w:hAnsi="Arial" w:cs="Arial"/>
                <w:color w:val="000000"/>
                <w:sz w:val="22"/>
                <w:szCs w:val="22"/>
              </w:rPr>
            </w:rPrChange>
          </w:rPr>
          <w:t xml:space="preserve"> (novo terminal)</w:t>
        </w:r>
      </w:ins>
    </w:p>
    <w:p w14:paraId="05078DC7" w14:textId="77777777" w:rsidR="002B205D" w:rsidRDefault="00EA36DE" w:rsidP="002B205D">
      <w:pPr>
        <w:pStyle w:val="NormalWeb"/>
        <w:spacing w:before="240" w:beforeAutospacing="0" w:after="0" w:afterAutospacing="0"/>
        <w:jc w:val="both"/>
        <w:rPr>
          <w:ins w:id="609" w:author="EUDERLAN FREIRE DA SILVA ABREU" w:date="2025-06-30T16:10:00Z"/>
          <w:rFonts w:ascii="Arial" w:hAnsi="Arial" w:cs="Arial"/>
          <w:color w:val="000000"/>
        </w:rPr>
      </w:pPr>
      <w:proofErr w:type="spellStart"/>
      <w:ins w:id="610" w:author="EUDERLAN FREIRE DA SILVA ABREU" w:date="2025-06-30T16:01:00Z">
        <w:r w:rsidRPr="00EA36DE">
          <w:rPr>
            <w:rFonts w:ascii="Arial" w:hAnsi="Arial" w:cs="Arial"/>
            <w:color w:val="000000"/>
            <w:rPrChange w:id="611" w:author="EUDERLAN FREIRE DA SILVA ABREU" w:date="2025-06-30T16:05:00Z">
              <w:rPr>
                <w:rFonts w:ascii="Arial" w:hAnsi="Arial" w:cs="Arial"/>
                <w:color w:val="000000"/>
                <w:sz w:val="22"/>
                <w:szCs w:val="22"/>
              </w:rPr>
            </w:rPrChange>
          </w:rPr>
          <w:t>npm</w:t>
        </w:r>
        <w:proofErr w:type="spellEnd"/>
        <w:r w:rsidRPr="00EA36DE">
          <w:rPr>
            <w:rFonts w:ascii="Arial" w:hAnsi="Arial" w:cs="Arial"/>
            <w:color w:val="000000"/>
            <w:rPrChange w:id="612" w:author="EUDERLAN FREIRE DA SILVA ABREU" w:date="2025-06-30T16:05:00Z">
              <w:rPr>
                <w:rFonts w:ascii="Arial" w:hAnsi="Arial" w:cs="Arial"/>
                <w:color w:val="000000"/>
                <w:sz w:val="22"/>
                <w:szCs w:val="22"/>
              </w:rPr>
            </w:rPrChange>
          </w:rPr>
          <w:t xml:space="preserve"> start</w:t>
        </w:r>
      </w:ins>
    </w:p>
    <w:p w14:paraId="1FF83FB4" w14:textId="0DD6B601" w:rsidR="00EA36DE" w:rsidRDefault="00EA36DE" w:rsidP="002B205D">
      <w:pPr>
        <w:pStyle w:val="NormalWeb"/>
        <w:spacing w:before="240" w:beforeAutospacing="0" w:after="0" w:afterAutospacing="0"/>
        <w:jc w:val="both"/>
        <w:rPr>
          <w:ins w:id="613" w:author="EUDERLAN FREIRE DA SILVA ABREU" w:date="2025-06-30T16:10:00Z"/>
          <w:rFonts w:ascii="Arial" w:hAnsi="Arial" w:cs="Arial"/>
          <w:b/>
          <w:bCs/>
          <w:color w:val="000000"/>
        </w:rPr>
      </w:pPr>
      <w:ins w:id="614" w:author="EUDERLAN FREIRE DA SILVA ABREU" w:date="2025-06-30T16:01:00Z">
        <w:r w:rsidRPr="00EA36DE">
          <w:rPr>
            <w:rFonts w:ascii="Arial" w:hAnsi="Arial" w:cs="Arial"/>
            <w:rPrChange w:id="615" w:author="EUDERLAN FREIRE DA SILVA ABREU" w:date="2025-06-30T16:05:00Z">
              <w:rPr/>
            </w:rPrChange>
          </w:rPr>
          <w:br/>
        </w:r>
        <w:r w:rsidRPr="00EA36DE">
          <w:rPr>
            <w:rFonts w:ascii="Arial" w:hAnsi="Arial" w:cs="Arial"/>
            <w:color w:val="000000"/>
            <w:rPrChange w:id="616" w:author="EUDERLAN FREIRE DA SILVA ABREU" w:date="2025-06-30T16:05:00Z">
              <w:rPr>
                <w:rFonts w:ascii="Arial" w:hAnsi="Arial" w:cs="Arial"/>
                <w:color w:val="000000"/>
                <w:sz w:val="22"/>
                <w:szCs w:val="22"/>
              </w:rPr>
            </w:rPrChange>
          </w:rPr>
          <w:t xml:space="preserve">O </w:t>
        </w:r>
        <w:proofErr w:type="spellStart"/>
        <w:r w:rsidRPr="00EA36DE">
          <w:rPr>
            <w:rFonts w:ascii="Arial" w:hAnsi="Arial" w:cs="Arial"/>
            <w:color w:val="000000"/>
            <w:rPrChange w:id="617"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618" w:author="EUDERLAN FREIRE DA SILVA ABREU" w:date="2025-06-30T16:05:00Z">
              <w:rPr>
                <w:rFonts w:ascii="Arial" w:hAnsi="Arial" w:cs="Arial"/>
                <w:color w:val="000000"/>
                <w:sz w:val="22"/>
                <w:szCs w:val="22"/>
              </w:rPr>
            </w:rPrChange>
          </w:rPr>
          <w:t xml:space="preserve"> abrirá automaticamente em: </w:t>
        </w:r>
        <w:r w:rsidRPr="00EA36DE">
          <w:rPr>
            <w:rFonts w:ascii="Arial" w:hAnsi="Arial" w:cs="Arial"/>
            <w:b/>
            <w:bCs/>
            <w:color w:val="000000"/>
            <w:rPrChange w:id="619" w:author="EUDERLAN FREIRE DA SILVA ABREU" w:date="2025-06-30T16:05:00Z">
              <w:rPr>
                <w:rFonts w:ascii="Arial" w:hAnsi="Arial" w:cs="Arial"/>
                <w:b/>
                <w:bCs/>
                <w:color w:val="000000"/>
              </w:rPr>
            </w:rPrChange>
          </w:rPr>
          <w:fldChar w:fldCharType="begin"/>
        </w:r>
        <w:r w:rsidRPr="00EA36DE">
          <w:rPr>
            <w:rFonts w:ascii="Arial" w:hAnsi="Arial" w:cs="Arial"/>
            <w:b/>
            <w:bCs/>
            <w:color w:val="000000"/>
            <w:rPrChange w:id="620" w:author="EUDERLAN FREIRE DA SILVA ABREU" w:date="2025-06-30T16:05:00Z">
              <w:rPr>
                <w:rFonts w:ascii="Arial" w:hAnsi="Arial" w:cs="Arial"/>
                <w:b/>
                <w:bCs/>
                <w:color w:val="000000"/>
              </w:rPr>
            </w:rPrChange>
          </w:rPr>
          <w:instrText xml:space="preserve"> HYPERLINK "</w:instrText>
        </w:r>
        <w:r w:rsidRPr="00EA36DE">
          <w:rPr>
            <w:rFonts w:ascii="Arial" w:hAnsi="Arial" w:cs="Arial"/>
            <w:b/>
            <w:bCs/>
            <w:color w:val="000000"/>
            <w:rPrChange w:id="621" w:author="EUDERLAN FREIRE DA SILVA ABREU" w:date="2025-06-30T16:05:00Z">
              <w:rPr>
                <w:rFonts w:ascii="Arial" w:hAnsi="Arial" w:cs="Arial"/>
                <w:b/>
                <w:bCs/>
                <w:color w:val="000000"/>
                <w:sz w:val="22"/>
                <w:szCs w:val="22"/>
              </w:rPr>
            </w:rPrChange>
          </w:rPr>
          <w:instrText>http://localhost:3000</w:instrText>
        </w:r>
        <w:r w:rsidRPr="00EA36DE">
          <w:rPr>
            <w:rFonts w:ascii="Arial" w:hAnsi="Arial" w:cs="Arial"/>
            <w:b/>
            <w:bCs/>
            <w:color w:val="000000"/>
            <w:rPrChange w:id="622" w:author="EUDERLAN FREIRE DA SILVA ABREU" w:date="2025-06-30T16:05:00Z">
              <w:rPr>
                <w:rFonts w:ascii="Arial" w:hAnsi="Arial" w:cs="Arial"/>
                <w:b/>
                <w:bCs/>
                <w:color w:val="000000"/>
              </w:rPr>
            </w:rPrChange>
          </w:rPr>
          <w:instrText xml:space="preserve">" </w:instrText>
        </w:r>
        <w:r w:rsidRPr="00EA36DE">
          <w:rPr>
            <w:rFonts w:ascii="Arial" w:hAnsi="Arial" w:cs="Arial"/>
            <w:b/>
            <w:bCs/>
            <w:color w:val="000000"/>
            <w:rPrChange w:id="623" w:author="EUDERLAN FREIRE DA SILVA ABREU" w:date="2025-06-30T16:05:00Z">
              <w:rPr>
                <w:rFonts w:ascii="Arial" w:hAnsi="Arial" w:cs="Arial"/>
                <w:b/>
                <w:bCs/>
                <w:color w:val="000000"/>
              </w:rPr>
            </w:rPrChange>
          </w:rPr>
          <w:fldChar w:fldCharType="separate"/>
        </w:r>
        <w:r w:rsidRPr="00EA36DE">
          <w:rPr>
            <w:rStyle w:val="Hyperlink"/>
            <w:rFonts w:ascii="Arial" w:hAnsi="Arial" w:cs="Arial"/>
            <w:b/>
            <w:bCs/>
            <w:rPrChange w:id="624" w:author="EUDERLAN FREIRE DA SILVA ABREU" w:date="2025-06-30T16:05:00Z">
              <w:rPr>
                <w:rStyle w:val="Hyperlink"/>
                <w:rFonts w:ascii="Arial" w:hAnsi="Arial" w:cs="Arial"/>
                <w:b/>
                <w:bCs/>
              </w:rPr>
            </w:rPrChange>
          </w:rPr>
          <w:t>http://localhost:3000</w:t>
        </w:r>
        <w:r w:rsidRPr="00EA36DE">
          <w:rPr>
            <w:rFonts w:ascii="Arial" w:hAnsi="Arial" w:cs="Arial"/>
            <w:b/>
            <w:bCs/>
            <w:color w:val="000000"/>
            <w:rPrChange w:id="625" w:author="EUDERLAN FREIRE DA SILVA ABREU" w:date="2025-06-30T16:05:00Z">
              <w:rPr>
                <w:rFonts w:ascii="Arial" w:hAnsi="Arial" w:cs="Arial"/>
                <w:b/>
                <w:bCs/>
                <w:color w:val="000000"/>
              </w:rPr>
            </w:rPrChange>
          </w:rPr>
          <w:fldChar w:fldCharType="end"/>
        </w:r>
      </w:ins>
    </w:p>
    <w:p w14:paraId="01110C60" w14:textId="77777777" w:rsidR="002B205D" w:rsidRPr="002B205D" w:rsidRDefault="002B205D" w:rsidP="002B205D">
      <w:pPr>
        <w:pStyle w:val="NormalWeb"/>
        <w:spacing w:before="240" w:beforeAutospacing="0" w:after="0" w:afterAutospacing="0"/>
        <w:jc w:val="both"/>
        <w:rPr>
          <w:ins w:id="626" w:author="EUDERLAN FREIRE DA SILVA ABREU" w:date="2025-06-30T16:01:00Z"/>
          <w:rFonts w:ascii="Arial" w:hAnsi="Arial" w:cs="Arial"/>
          <w:rPrChange w:id="627" w:author="EUDERLAN FREIRE DA SILVA ABREU" w:date="2025-06-30T16:10:00Z">
            <w:rPr>
              <w:ins w:id="628" w:author="EUDERLAN FREIRE DA SILVA ABREU" w:date="2025-06-30T16:01:00Z"/>
              <w:rFonts w:ascii="Arial" w:hAnsi="Arial" w:cs="Arial"/>
              <w:b/>
              <w:bCs/>
              <w:color w:val="000000"/>
            </w:rPr>
          </w:rPrChange>
        </w:rPr>
        <w:pPrChange w:id="629" w:author="EUDERLAN FREIRE DA SILVA ABREU" w:date="2025-06-30T16:10:00Z">
          <w:pPr>
            <w:spacing w:after="0" w:line="240" w:lineRule="auto"/>
          </w:pPr>
        </w:pPrChange>
      </w:pPr>
    </w:p>
    <w:p w14:paraId="6903C8C1" w14:textId="77777777" w:rsidR="00EA36DE" w:rsidRPr="002B205D" w:rsidRDefault="00EA36DE" w:rsidP="00EA36DE">
      <w:pPr>
        <w:pStyle w:val="Ttulo2"/>
        <w:spacing w:before="240" w:line="240" w:lineRule="auto"/>
        <w:jc w:val="both"/>
        <w:rPr>
          <w:ins w:id="630" w:author="EUDERLAN FREIRE DA SILVA ABREU" w:date="2025-06-30T16:01:00Z"/>
          <w:rFonts w:ascii="Arial" w:hAnsi="Arial" w:cs="Arial"/>
          <w:b/>
          <w:bCs/>
          <w:sz w:val="24"/>
          <w:szCs w:val="24"/>
          <w:rPrChange w:id="631" w:author="EUDERLAN FREIRE DA SILVA ABREU" w:date="2025-06-30T16:10:00Z">
            <w:rPr>
              <w:ins w:id="632" w:author="EUDERLAN FREIRE DA SILVA ABREU" w:date="2025-06-30T16:01:00Z"/>
            </w:rPr>
          </w:rPrChange>
        </w:rPr>
        <w:pPrChange w:id="633" w:author="EUDERLAN FREIRE DA SILVA ABREU" w:date="2025-06-30T16:06:00Z">
          <w:pPr>
            <w:pStyle w:val="Ttulo2"/>
            <w:spacing w:before="360" w:after="80"/>
          </w:pPr>
        </w:pPrChange>
      </w:pPr>
      <w:ins w:id="634" w:author="EUDERLAN FREIRE DA SILVA ABREU" w:date="2025-06-30T16:01:00Z">
        <w:r w:rsidRPr="002B205D">
          <w:rPr>
            <w:rFonts w:ascii="Segoe UI Emoji" w:hAnsi="Segoe UI Emoji" w:cs="Segoe UI Emoji"/>
            <w:b/>
            <w:bCs/>
            <w:color w:val="000000"/>
            <w:sz w:val="24"/>
            <w:szCs w:val="24"/>
            <w:rPrChange w:id="635" w:author="EUDERLAN FREIRE DA SILVA ABREU" w:date="2025-06-30T16:10:00Z">
              <w:rPr>
                <w:rFonts w:ascii="Segoe UI Emoji" w:hAnsi="Segoe UI Emoji" w:cs="Segoe UI Emoji"/>
                <w:color w:val="000000"/>
                <w:sz w:val="34"/>
                <w:szCs w:val="34"/>
              </w:rPr>
            </w:rPrChange>
          </w:rPr>
          <w:t>🧪</w:t>
        </w:r>
        <w:r w:rsidRPr="002B205D">
          <w:rPr>
            <w:rFonts w:ascii="Arial" w:hAnsi="Arial" w:cs="Arial"/>
            <w:b/>
            <w:bCs/>
            <w:color w:val="000000"/>
            <w:sz w:val="24"/>
            <w:szCs w:val="24"/>
            <w:rPrChange w:id="636" w:author="EUDERLAN FREIRE DA SILVA ABREU" w:date="2025-06-30T16:10:00Z">
              <w:rPr>
                <w:rFonts w:ascii="Arial" w:hAnsi="Arial" w:cs="Arial"/>
                <w:color w:val="000000"/>
                <w:sz w:val="34"/>
                <w:szCs w:val="34"/>
              </w:rPr>
            </w:rPrChange>
          </w:rPr>
          <w:t xml:space="preserve"> Testando a Instalação</w:t>
        </w:r>
      </w:ins>
    </w:p>
    <w:p w14:paraId="51399464" w14:textId="77777777" w:rsidR="00EA36DE" w:rsidRPr="00EA36DE" w:rsidRDefault="00EA36DE" w:rsidP="00EA36DE">
      <w:pPr>
        <w:pStyle w:val="Ttulo3"/>
        <w:spacing w:before="240" w:line="240" w:lineRule="auto"/>
        <w:jc w:val="both"/>
        <w:rPr>
          <w:ins w:id="637" w:author="EUDERLAN FREIRE DA SILVA ABREU" w:date="2025-06-30T16:01:00Z"/>
          <w:rFonts w:ascii="Arial" w:hAnsi="Arial" w:cs="Arial"/>
          <w:rPrChange w:id="638" w:author="EUDERLAN FREIRE DA SILVA ABREU" w:date="2025-06-30T16:05:00Z">
            <w:rPr>
              <w:ins w:id="639" w:author="EUDERLAN FREIRE DA SILVA ABREU" w:date="2025-06-30T16:01:00Z"/>
            </w:rPr>
          </w:rPrChange>
        </w:rPr>
        <w:pPrChange w:id="640" w:author="EUDERLAN FREIRE DA SILVA ABREU" w:date="2025-06-30T16:06:00Z">
          <w:pPr>
            <w:pStyle w:val="Ttulo3"/>
            <w:spacing w:before="280" w:after="80"/>
          </w:pPr>
        </w:pPrChange>
      </w:pPr>
      <w:ins w:id="641" w:author="EUDERLAN FREIRE DA SILVA ABREU" w:date="2025-06-30T16:01:00Z">
        <w:r w:rsidRPr="00EA36DE">
          <w:rPr>
            <w:rFonts w:ascii="Arial" w:hAnsi="Arial" w:cs="Arial"/>
            <w:color w:val="000000"/>
            <w:rPrChange w:id="642" w:author="EUDERLAN FREIRE DA SILVA ABREU" w:date="2025-06-30T16:05:00Z">
              <w:rPr>
                <w:rFonts w:ascii="Arial" w:hAnsi="Arial" w:cs="Arial"/>
                <w:color w:val="000000"/>
                <w:sz w:val="26"/>
                <w:szCs w:val="26"/>
              </w:rPr>
            </w:rPrChange>
          </w:rPr>
          <w:t>1. Acesse o Sistema</w:t>
        </w:r>
      </w:ins>
    </w:p>
    <w:p w14:paraId="28FE98F8" w14:textId="77777777" w:rsidR="00EA36DE" w:rsidRPr="00EA36DE" w:rsidRDefault="00EA36DE" w:rsidP="00EA36DE">
      <w:pPr>
        <w:pStyle w:val="NormalWeb"/>
        <w:numPr>
          <w:ilvl w:val="0"/>
          <w:numId w:val="5"/>
        </w:numPr>
        <w:spacing w:before="240" w:beforeAutospacing="0" w:after="0" w:afterAutospacing="0"/>
        <w:jc w:val="both"/>
        <w:textAlignment w:val="baseline"/>
        <w:rPr>
          <w:ins w:id="643" w:author="EUDERLAN FREIRE DA SILVA ABREU" w:date="2025-06-30T16:01:00Z"/>
          <w:rFonts w:ascii="Arial" w:hAnsi="Arial" w:cs="Arial"/>
          <w:color w:val="000000"/>
          <w:rPrChange w:id="644" w:author="EUDERLAN FREIRE DA SILVA ABREU" w:date="2025-06-30T16:05:00Z">
            <w:rPr>
              <w:ins w:id="645" w:author="EUDERLAN FREIRE DA SILVA ABREU" w:date="2025-06-30T16:01:00Z"/>
              <w:rFonts w:ascii="Arial" w:hAnsi="Arial" w:cs="Arial"/>
              <w:color w:val="000000"/>
              <w:sz w:val="22"/>
              <w:szCs w:val="22"/>
            </w:rPr>
          </w:rPrChange>
        </w:rPr>
        <w:pPrChange w:id="646" w:author="EUDERLAN FREIRE DA SILVA ABREU" w:date="2025-06-30T16:06:00Z">
          <w:pPr>
            <w:pStyle w:val="NormalWeb"/>
            <w:numPr>
              <w:numId w:val="5"/>
            </w:numPr>
            <w:tabs>
              <w:tab w:val="num" w:pos="720"/>
            </w:tabs>
            <w:spacing w:before="240" w:beforeAutospacing="0" w:after="0" w:afterAutospacing="0"/>
            <w:ind w:left="720" w:hanging="360"/>
            <w:textAlignment w:val="baseline"/>
          </w:pPr>
        </w:pPrChange>
      </w:pPr>
      <w:ins w:id="647" w:author="EUDERLAN FREIRE DA SILVA ABREU" w:date="2025-06-30T16:01:00Z">
        <w:r w:rsidRPr="00EA36DE">
          <w:rPr>
            <w:rFonts w:ascii="Arial" w:hAnsi="Arial" w:cs="Arial"/>
            <w:color w:val="000000"/>
            <w:rPrChange w:id="648" w:author="EUDERLAN FREIRE DA SILVA ABREU" w:date="2025-06-30T16:05:00Z">
              <w:rPr>
                <w:rFonts w:ascii="Arial" w:hAnsi="Arial" w:cs="Arial"/>
                <w:color w:val="000000"/>
                <w:sz w:val="22"/>
                <w:szCs w:val="22"/>
              </w:rPr>
            </w:rPrChange>
          </w:rPr>
          <w:t>Abra: http://localhost:3000</w:t>
        </w:r>
      </w:ins>
    </w:p>
    <w:p w14:paraId="4A3F375D" w14:textId="77777777" w:rsidR="00EA36DE" w:rsidRPr="00EA36DE" w:rsidRDefault="00EA36DE" w:rsidP="00EA36DE">
      <w:pPr>
        <w:pStyle w:val="NormalWeb"/>
        <w:numPr>
          <w:ilvl w:val="0"/>
          <w:numId w:val="5"/>
        </w:numPr>
        <w:spacing w:before="240" w:beforeAutospacing="0" w:after="0" w:afterAutospacing="0"/>
        <w:jc w:val="both"/>
        <w:textAlignment w:val="baseline"/>
        <w:rPr>
          <w:ins w:id="649" w:author="EUDERLAN FREIRE DA SILVA ABREU" w:date="2025-06-30T16:01:00Z"/>
          <w:rFonts w:ascii="Arial" w:hAnsi="Arial" w:cs="Arial"/>
          <w:color w:val="000000"/>
          <w:rPrChange w:id="650" w:author="EUDERLAN FREIRE DA SILVA ABREU" w:date="2025-06-30T16:05:00Z">
            <w:rPr>
              <w:ins w:id="651" w:author="EUDERLAN FREIRE DA SILVA ABREU" w:date="2025-06-30T16:01:00Z"/>
              <w:rFonts w:ascii="Arial" w:hAnsi="Arial" w:cs="Arial"/>
              <w:color w:val="000000"/>
              <w:sz w:val="22"/>
              <w:szCs w:val="22"/>
            </w:rPr>
          </w:rPrChange>
        </w:rPr>
        <w:pPrChange w:id="652" w:author="EUDERLAN FREIRE DA SILVA ABREU" w:date="2025-06-30T16:06:00Z">
          <w:pPr>
            <w:pStyle w:val="NormalWeb"/>
            <w:numPr>
              <w:numId w:val="5"/>
            </w:numPr>
            <w:tabs>
              <w:tab w:val="num" w:pos="720"/>
            </w:tabs>
            <w:spacing w:before="0" w:beforeAutospacing="0" w:after="240" w:afterAutospacing="0"/>
            <w:ind w:left="720" w:hanging="360"/>
            <w:textAlignment w:val="baseline"/>
          </w:pPr>
        </w:pPrChange>
      </w:pPr>
      <w:ins w:id="653" w:author="EUDERLAN FREIRE DA SILVA ABREU" w:date="2025-06-30T16:01:00Z">
        <w:r w:rsidRPr="00EA36DE">
          <w:rPr>
            <w:rFonts w:ascii="Arial" w:hAnsi="Arial" w:cs="Arial"/>
            <w:color w:val="000000"/>
            <w:rPrChange w:id="654" w:author="EUDERLAN FREIRE DA SILVA ABREU" w:date="2025-06-30T16:05:00Z">
              <w:rPr>
                <w:rFonts w:ascii="Arial" w:hAnsi="Arial" w:cs="Arial"/>
                <w:color w:val="000000"/>
                <w:sz w:val="22"/>
                <w:szCs w:val="22"/>
              </w:rPr>
            </w:rPrChange>
          </w:rPr>
          <w:t>Você deve ver a tela de login</w:t>
        </w:r>
      </w:ins>
    </w:p>
    <w:p w14:paraId="763BB962" w14:textId="77777777" w:rsidR="00EA36DE" w:rsidRPr="00EA36DE" w:rsidRDefault="00EA36DE" w:rsidP="00EA36DE">
      <w:pPr>
        <w:pStyle w:val="Ttulo3"/>
        <w:spacing w:before="240" w:line="240" w:lineRule="auto"/>
        <w:jc w:val="both"/>
        <w:rPr>
          <w:ins w:id="655" w:author="EUDERLAN FREIRE DA SILVA ABREU" w:date="2025-06-30T16:01:00Z"/>
          <w:rFonts w:ascii="Arial" w:hAnsi="Arial" w:cs="Arial"/>
          <w:color w:val="auto"/>
          <w:rPrChange w:id="656" w:author="EUDERLAN FREIRE DA SILVA ABREU" w:date="2025-06-30T16:05:00Z">
            <w:rPr>
              <w:ins w:id="657" w:author="EUDERLAN FREIRE DA SILVA ABREU" w:date="2025-06-30T16:01:00Z"/>
              <w:rFonts w:ascii="Times New Roman" w:hAnsi="Times New Roman" w:cs="Times New Roman"/>
              <w:color w:val="auto"/>
              <w:sz w:val="27"/>
              <w:szCs w:val="27"/>
            </w:rPr>
          </w:rPrChange>
        </w:rPr>
        <w:pPrChange w:id="658" w:author="EUDERLAN FREIRE DA SILVA ABREU" w:date="2025-06-30T16:06:00Z">
          <w:pPr>
            <w:pStyle w:val="Ttulo3"/>
            <w:spacing w:before="280" w:after="80"/>
          </w:pPr>
        </w:pPrChange>
      </w:pPr>
      <w:ins w:id="659" w:author="EUDERLAN FREIRE DA SILVA ABREU" w:date="2025-06-30T16:01:00Z">
        <w:r w:rsidRPr="00EA36DE">
          <w:rPr>
            <w:rFonts w:ascii="Arial" w:hAnsi="Arial" w:cs="Arial"/>
            <w:color w:val="000000"/>
            <w:rPrChange w:id="660" w:author="EUDERLAN FREIRE DA SILVA ABREU" w:date="2025-06-30T16:05:00Z">
              <w:rPr>
                <w:rFonts w:ascii="Arial" w:hAnsi="Arial" w:cs="Arial"/>
                <w:color w:val="000000"/>
                <w:sz w:val="26"/>
                <w:szCs w:val="26"/>
              </w:rPr>
            </w:rPrChange>
          </w:rPr>
          <w:t>2. Teste o Login</w:t>
        </w:r>
      </w:ins>
    </w:p>
    <w:p w14:paraId="6C43D331" w14:textId="77777777" w:rsidR="00EA36DE" w:rsidRPr="00EA36DE" w:rsidRDefault="00EA36DE" w:rsidP="00EA36DE">
      <w:pPr>
        <w:pStyle w:val="NormalWeb"/>
        <w:spacing w:before="240" w:beforeAutospacing="0" w:after="0" w:afterAutospacing="0"/>
        <w:jc w:val="both"/>
        <w:rPr>
          <w:ins w:id="661" w:author="EUDERLAN FREIRE DA SILVA ABREU" w:date="2025-06-30T16:01:00Z"/>
          <w:rFonts w:ascii="Arial" w:hAnsi="Arial" w:cs="Arial"/>
          <w:rPrChange w:id="662" w:author="EUDERLAN FREIRE DA SILVA ABREU" w:date="2025-06-30T16:05:00Z">
            <w:rPr>
              <w:ins w:id="663" w:author="EUDERLAN FREIRE DA SILVA ABREU" w:date="2025-06-30T16:01:00Z"/>
            </w:rPr>
          </w:rPrChange>
        </w:rPr>
        <w:pPrChange w:id="664" w:author="EUDERLAN FREIRE DA SILVA ABREU" w:date="2025-06-30T16:06:00Z">
          <w:pPr>
            <w:pStyle w:val="NormalWeb"/>
            <w:spacing w:before="240" w:beforeAutospacing="0" w:after="240" w:afterAutospacing="0"/>
          </w:pPr>
        </w:pPrChange>
      </w:pPr>
      <w:ins w:id="665" w:author="EUDERLAN FREIRE DA SILVA ABREU" w:date="2025-06-30T16:01:00Z">
        <w:r w:rsidRPr="00EA36DE">
          <w:rPr>
            <w:rFonts w:ascii="Arial" w:hAnsi="Arial" w:cs="Arial"/>
            <w:color w:val="000000"/>
            <w:rPrChange w:id="666" w:author="EUDERLAN FREIRE DA SILVA ABREU" w:date="2025-06-30T16:05:00Z">
              <w:rPr>
                <w:rFonts w:ascii="Arial" w:hAnsi="Arial" w:cs="Arial"/>
                <w:color w:val="000000"/>
                <w:sz w:val="22"/>
                <w:szCs w:val="22"/>
              </w:rPr>
            </w:rPrChange>
          </w:rPr>
          <w:t xml:space="preserve">Use as credenciais </w:t>
        </w:r>
        <w:proofErr w:type="spellStart"/>
        <w:r w:rsidRPr="00EA36DE">
          <w:rPr>
            <w:rFonts w:ascii="Arial" w:hAnsi="Arial" w:cs="Arial"/>
            <w:color w:val="000000"/>
            <w:rPrChange w:id="667" w:author="EUDERLAN FREIRE DA SILVA ABREU" w:date="2025-06-30T16:05:00Z">
              <w:rPr>
                <w:rFonts w:ascii="Arial" w:hAnsi="Arial" w:cs="Arial"/>
                <w:color w:val="000000"/>
                <w:sz w:val="22"/>
                <w:szCs w:val="22"/>
              </w:rPr>
            </w:rPrChange>
          </w:rPr>
          <w:t>pré</w:t>
        </w:r>
        <w:proofErr w:type="spellEnd"/>
        <w:r w:rsidRPr="00EA36DE">
          <w:rPr>
            <w:rFonts w:ascii="Arial" w:hAnsi="Arial" w:cs="Arial"/>
            <w:color w:val="000000"/>
            <w:rPrChange w:id="668" w:author="EUDERLAN FREIRE DA SILVA ABREU" w:date="2025-06-30T16:05:00Z">
              <w:rPr>
                <w:rFonts w:ascii="Arial" w:hAnsi="Arial" w:cs="Arial"/>
                <w:color w:val="000000"/>
                <w:sz w:val="22"/>
                <w:szCs w:val="22"/>
              </w:rPr>
            </w:rPrChange>
          </w:rPr>
          <w:t>-configuradas:</w:t>
        </w:r>
      </w:ins>
    </w:p>
    <w:p w14:paraId="010A02E7" w14:textId="77777777" w:rsidR="00EA36DE" w:rsidRPr="00EA36DE" w:rsidRDefault="00EA36DE" w:rsidP="00EA36DE">
      <w:pPr>
        <w:pStyle w:val="NormalWeb"/>
        <w:numPr>
          <w:ilvl w:val="0"/>
          <w:numId w:val="6"/>
        </w:numPr>
        <w:spacing w:before="240" w:beforeAutospacing="0" w:after="0" w:afterAutospacing="0"/>
        <w:jc w:val="both"/>
        <w:textAlignment w:val="baseline"/>
        <w:rPr>
          <w:ins w:id="669" w:author="EUDERLAN FREIRE DA SILVA ABREU" w:date="2025-06-30T16:01:00Z"/>
          <w:rFonts w:ascii="Arial" w:hAnsi="Arial" w:cs="Arial"/>
          <w:color w:val="000000"/>
          <w:rPrChange w:id="670" w:author="EUDERLAN FREIRE DA SILVA ABREU" w:date="2025-06-30T16:05:00Z">
            <w:rPr>
              <w:ins w:id="671" w:author="EUDERLAN FREIRE DA SILVA ABREU" w:date="2025-06-30T16:01:00Z"/>
              <w:rFonts w:ascii="Arial" w:hAnsi="Arial" w:cs="Arial"/>
              <w:color w:val="000000"/>
              <w:sz w:val="22"/>
              <w:szCs w:val="22"/>
            </w:rPr>
          </w:rPrChange>
        </w:rPr>
        <w:pPrChange w:id="672" w:author="EUDERLAN FREIRE DA SILVA ABREU" w:date="2025-06-30T16:06:00Z">
          <w:pPr>
            <w:pStyle w:val="NormalWeb"/>
            <w:numPr>
              <w:numId w:val="6"/>
            </w:numPr>
            <w:tabs>
              <w:tab w:val="num" w:pos="720"/>
            </w:tabs>
            <w:spacing w:before="240" w:beforeAutospacing="0" w:after="0" w:afterAutospacing="0"/>
            <w:ind w:left="720" w:hanging="360"/>
            <w:textAlignment w:val="baseline"/>
          </w:pPr>
        </w:pPrChange>
      </w:pPr>
      <w:ins w:id="673" w:author="EUDERLAN FREIRE DA SILVA ABREU" w:date="2025-06-30T16:01:00Z">
        <w:r w:rsidRPr="00EA36DE">
          <w:rPr>
            <w:rFonts w:ascii="Arial" w:hAnsi="Arial" w:cs="Arial"/>
            <w:b/>
            <w:bCs/>
            <w:color w:val="000000"/>
            <w:rPrChange w:id="674" w:author="EUDERLAN FREIRE DA SILVA ABREU" w:date="2025-06-30T16:05:00Z">
              <w:rPr>
                <w:rFonts w:ascii="Arial" w:hAnsi="Arial" w:cs="Arial"/>
                <w:b/>
                <w:bCs/>
                <w:color w:val="000000"/>
                <w:sz w:val="22"/>
                <w:szCs w:val="22"/>
              </w:rPr>
            </w:rPrChange>
          </w:rPr>
          <w:t>Admin</w:t>
        </w:r>
        <w:r w:rsidRPr="00EA36DE">
          <w:rPr>
            <w:rFonts w:ascii="Arial" w:hAnsi="Arial" w:cs="Arial"/>
            <w:color w:val="000000"/>
            <w:rPrChange w:id="675" w:author="EUDERLAN FREIRE DA SILVA ABREU" w:date="2025-06-30T16:05:00Z">
              <w:rPr>
                <w:rFonts w:ascii="Arial" w:hAnsi="Arial" w:cs="Arial"/>
                <w:color w:val="000000"/>
                <w:sz w:val="22"/>
                <w:szCs w:val="22"/>
              </w:rPr>
            </w:rPrChange>
          </w:rPr>
          <w:t>: admin@ufma.br / admin123</w:t>
        </w:r>
      </w:ins>
    </w:p>
    <w:p w14:paraId="781E1462" w14:textId="77777777" w:rsidR="00EA36DE" w:rsidRPr="00EA36DE" w:rsidRDefault="00EA36DE" w:rsidP="00EA36DE">
      <w:pPr>
        <w:pStyle w:val="NormalWeb"/>
        <w:numPr>
          <w:ilvl w:val="0"/>
          <w:numId w:val="6"/>
        </w:numPr>
        <w:spacing w:before="240" w:beforeAutospacing="0" w:after="0" w:afterAutospacing="0"/>
        <w:jc w:val="both"/>
        <w:textAlignment w:val="baseline"/>
        <w:rPr>
          <w:ins w:id="676" w:author="EUDERLAN FREIRE DA SILVA ABREU" w:date="2025-06-30T16:01:00Z"/>
          <w:rFonts w:ascii="Arial" w:hAnsi="Arial" w:cs="Arial"/>
          <w:color w:val="000000"/>
          <w:rPrChange w:id="677" w:author="EUDERLAN FREIRE DA SILVA ABREU" w:date="2025-06-30T16:05:00Z">
            <w:rPr>
              <w:ins w:id="678" w:author="EUDERLAN FREIRE DA SILVA ABREU" w:date="2025-06-30T16:01:00Z"/>
              <w:rFonts w:ascii="Arial" w:hAnsi="Arial" w:cs="Arial"/>
              <w:color w:val="000000"/>
              <w:sz w:val="22"/>
              <w:szCs w:val="22"/>
            </w:rPr>
          </w:rPrChange>
        </w:rPr>
        <w:pPrChange w:id="679" w:author="EUDERLAN FREIRE DA SILVA ABREU" w:date="2025-06-30T16:06:00Z">
          <w:pPr>
            <w:pStyle w:val="NormalWeb"/>
            <w:numPr>
              <w:numId w:val="6"/>
            </w:numPr>
            <w:tabs>
              <w:tab w:val="num" w:pos="720"/>
            </w:tabs>
            <w:spacing w:before="0" w:beforeAutospacing="0" w:after="240" w:afterAutospacing="0"/>
            <w:ind w:left="720" w:hanging="360"/>
            <w:textAlignment w:val="baseline"/>
          </w:pPr>
        </w:pPrChange>
      </w:pPr>
      <w:ins w:id="680" w:author="EUDERLAN FREIRE DA SILVA ABREU" w:date="2025-06-30T16:01:00Z">
        <w:r w:rsidRPr="00EA36DE">
          <w:rPr>
            <w:rFonts w:ascii="Arial" w:hAnsi="Arial" w:cs="Arial"/>
            <w:b/>
            <w:bCs/>
            <w:color w:val="000000"/>
            <w:rPrChange w:id="681" w:author="EUDERLAN FREIRE DA SILVA ABREU" w:date="2025-06-30T16:05:00Z">
              <w:rPr>
                <w:rFonts w:ascii="Arial" w:hAnsi="Arial" w:cs="Arial"/>
                <w:b/>
                <w:bCs/>
                <w:color w:val="000000"/>
                <w:sz w:val="22"/>
                <w:szCs w:val="22"/>
              </w:rPr>
            </w:rPrChange>
          </w:rPr>
          <w:t>Usuário</w:t>
        </w:r>
        <w:r w:rsidRPr="00EA36DE">
          <w:rPr>
            <w:rFonts w:ascii="Arial" w:hAnsi="Arial" w:cs="Arial"/>
            <w:color w:val="000000"/>
            <w:rPrChange w:id="682" w:author="EUDERLAN FREIRE DA SILVA ABREU" w:date="2025-06-30T16:05:00Z">
              <w:rPr>
                <w:rFonts w:ascii="Arial" w:hAnsi="Arial" w:cs="Arial"/>
                <w:color w:val="000000"/>
                <w:sz w:val="22"/>
                <w:szCs w:val="22"/>
              </w:rPr>
            </w:rPrChange>
          </w:rPr>
          <w:t>: usuario@ufma.br / user123</w:t>
        </w:r>
      </w:ins>
    </w:p>
    <w:p w14:paraId="3500E3D9" w14:textId="77777777" w:rsidR="00EA36DE" w:rsidRPr="00EA36DE" w:rsidRDefault="00EA36DE" w:rsidP="00EA36DE">
      <w:pPr>
        <w:pStyle w:val="Ttulo3"/>
        <w:spacing w:before="240" w:line="240" w:lineRule="auto"/>
        <w:jc w:val="both"/>
        <w:rPr>
          <w:ins w:id="683" w:author="EUDERLAN FREIRE DA SILVA ABREU" w:date="2025-06-30T16:01:00Z"/>
          <w:rFonts w:ascii="Arial" w:hAnsi="Arial" w:cs="Arial"/>
          <w:color w:val="auto"/>
          <w:rPrChange w:id="684" w:author="EUDERLAN FREIRE DA SILVA ABREU" w:date="2025-06-30T16:05:00Z">
            <w:rPr>
              <w:ins w:id="685" w:author="EUDERLAN FREIRE DA SILVA ABREU" w:date="2025-06-30T16:01:00Z"/>
              <w:rFonts w:ascii="Times New Roman" w:hAnsi="Times New Roman" w:cs="Times New Roman"/>
              <w:color w:val="auto"/>
              <w:sz w:val="27"/>
              <w:szCs w:val="27"/>
            </w:rPr>
          </w:rPrChange>
        </w:rPr>
        <w:pPrChange w:id="686" w:author="EUDERLAN FREIRE DA SILVA ABREU" w:date="2025-06-30T16:06:00Z">
          <w:pPr>
            <w:pStyle w:val="Ttulo3"/>
            <w:spacing w:before="280" w:after="80"/>
          </w:pPr>
        </w:pPrChange>
      </w:pPr>
      <w:ins w:id="687" w:author="EUDERLAN FREIRE DA SILVA ABREU" w:date="2025-06-30T16:01:00Z">
        <w:r w:rsidRPr="00EA36DE">
          <w:rPr>
            <w:rFonts w:ascii="Arial" w:hAnsi="Arial" w:cs="Arial"/>
            <w:color w:val="000000"/>
            <w:rPrChange w:id="688" w:author="EUDERLAN FREIRE DA SILVA ABREU" w:date="2025-06-30T16:05:00Z">
              <w:rPr>
                <w:rFonts w:ascii="Arial" w:hAnsi="Arial" w:cs="Arial"/>
                <w:color w:val="000000"/>
                <w:sz w:val="26"/>
                <w:szCs w:val="26"/>
              </w:rPr>
            </w:rPrChange>
          </w:rPr>
          <w:t>3. Verifique as APIs</w:t>
        </w:r>
      </w:ins>
    </w:p>
    <w:p w14:paraId="7E31BE97" w14:textId="77777777" w:rsidR="00EA36DE" w:rsidRPr="00EA36DE" w:rsidRDefault="00EA36DE" w:rsidP="00EA36DE">
      <w:pPr>
        <w:pStyle w:val="NormalWeb"/>
        <w:numPr>
          <w:ilvl w:val="0"/>
          <w:numId w:val="7"/>
        </w:numPr>
        <w:spacing w:before="240" w:beforeAutospacing="0" w:after="0" w:afterAutospacing="0"/>
        <w:jc w:val="both"/>
        <w:textAlignment w:val="baseline"/>
        <w:rPr>
          <w:ins w:id="689" w:author="EUDERLAN FREIRE DA SILVA ABREU" w:date="2025-06-30T16:01:00Z"/>
          <w:rFonts w:ascii="Arial" w:hAnsi="Arial" w:cs="Arial"/>
          <w:color w:val="000000"/>
          <w:rPrChange w:id="690" w:author="EUDERLAN FREIRE DA SILVA ABREU" w:date="2025-06-30T16:05:00Z">
            <w:rPr>
              <w:ins w:id="691" w:author="EUDERLAN FREIRE DA SILVA ABREU" w:date="2025-06-30T16:01:00Z"/>
              <w:rFonts w:ascii="Arial" w:hAnsi="Arial" w:cs="Arial"/>
              <w:color w:val="000000"/>
              <w:sz w:val="22"/>
              <w:szCs w:val="22"/>
            </w:rPr>
          </w:rPrChange>
        </w:rPr>
        <w:pPrChange w:id="692" w:author="EUDERLAN FREIRE DA SILVA ABREU" w:date="2025-06-30T16:06:00Z">
          <w:pPr>
            <w:pStyle w:val="NormalWeb"/>
            <w:numPr>
              <w:numId w:val="7"/>
            </w:numPr>
            <w:tabs>
              <w:tab w:val="num" w:pos="720"/>
            </w:tabs>
            <w:spacing w:before="240" w:beforeAutospacing="0" w:after="240" w:afterAutospacing="0"/>
            <w:ind w:left="720" w:hanging="360"/>
            <w:textAlignment w:val="baseline"/>
          </w:pPr>
        </w:pPrChange>
      </w:pPr>
      <w:proofErr w:type="spellStart"/>
      <w:ins w:id="693" w:author="EUDERLAN FREIRE DA SILVA ABREU" w:date="2025-06-30T16:01:00Z">
        <w:r w:rsidRPr="00EA36DE">
          <w:rPr>
            <w:rFonts w:ascii="Arial" w:hAnsi="Arial" w:cs="Arial"/>
            <w:color w:val="000000"/>
            <w:rPrChange w:id="694"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695" w:author="EUDERLAN FREIRE DA SILVA ABREU" w:date="2025-06-30T16:05:00Z">
              <w:rPr>
                <w:rFonts w:ascii="Arial" w:hAnsi="Arial" w:cs="Arial"/>
                <w:color w:val="000000"/>
                <w:sz w:val="22"/>
                <w:szCs w:val="22"/>
              </w:rPr>
            </w:rPrChange>
          </w:rPr>
          <w:t>: http://localhost:8000</w:t>
        </w:r>
      </w:ins>
    </w:p>
    <w:p w14:paraId="5569A0FD" w14:textId="77777777" w:rsidR="00EA36DE" w:rsidRPr="00EA36DE" w:rsidRDefault="00EA36DE" w:rsidP="00EA36DE">
      <w:pPr>
        <w:pStyle w:val="NormalWeb"/>
        <w:numPr>
          <w:ilvl w:val="0"/>
          <w:numId w:val="7"/>
        </w:numPr>
        <w:spacing w:before="240" w:beforeAutospacing="0" w:after="0" w:afterAutospacing="0"/>
        <w:jc w:val="both"/>
        <w:textAlignment w:val="baseline"/>
        <w:rPr>
          <w:ins w:id="696" w:author="EUDERLAN FREIRE DA SILVA ABREU" w:date="2025-06-30T16:01:00Z"/>
          <w:rFonts w:ascii="Arial" w:hAnsi="Arial" w:cs="Arial"/>
          <w:color w:val="000000"/>
          <w:rPrChange w:id="697" w:author="EUDERLAN FREIRE DA SILVA ABREU" w:date="2025-06-30T16:05:00Z">
            <w:rPr>
              <w:ins w:id="698" w:author="EUDERLAN FREIRE DA SILVA ABREU" w:date="2025-06-30T16:01:00Z"/>
              <w:rFonts w:ascii="Arial" w:hAnsi="Arial" w:cs="Arial"/>
              <w:color w:val="000000"/>
              <w:sz w:val="22"/>
              <w:szCs w:val="22"/>
            </w:rPr>
          </w:rPrChange>
        </w:rPr>
        <w:pPrChange w:id="699" w:author="EUDERLAN FREIRE DA SILVA ABREU" w:date="2025-06-30T16:06:00Z">
          <w:pPr>
            <w:pStyle w:val="NormalWeb"/>
            <w:numPr>
              <w:numId w:val="7"/>
            </w:numPr>
            <w:tabs>
              <w:tab w:val="num" w:pos="720"/>
            </w:tabs>
            <w:spacing w:before="240" w:beforeAutospacing="0" w:after="240" w:afterAutospacing="0"/>
            <w:ind w:left="720" w:hanging="360"/>
            <w:textAlignment w:val="baseline"/>
          </w:pPr>
        </w:pPrChange>
      </w:pPr>
      <w:ins w:id="700" w:author="EUDERLAN FREIRE DA SILVA ABREU" w:date="2025-06-30T16:01:00Z">
        <w:r w:rsidRPr="00EA36DE">
          <w:rPr>
            <w:rFonts w:ascii="Arial" w:hAnsi="Arial" w:cs="Arial"/>
            <w:color w:val="000000"/>
            <w:rPrChange w:id="701" w:author="EUDERLAN FREIRE DA SILVA ABREU" w:date="2025-06-30T16:05:00Z">
              <w:rPr>
                <w:rFonts w:ascii="Arial" w:hAnsi="Arial" w:cs="Arial"/>
                <w:color w:val="000000"/>
                <w:sz w:val="22"/>
                <w:szCs w:val="22"/>
              </w:rPr>
            </w:rPrChange>
          </w:rPr>
          <w:t>Documentação: http://localhost:8000/docs</w:t>
        </w:r>
      </w:ins>
    </w:p>
    <w:p w14:paraId="3FEAA6B3" w14:textId="77777777" w:rsidR="00EA36DE" w:rsidRPr="002B205D" w:rsidRDefault="00EA36DE" w:rsidP="00EA36DE">
      <w:pPr>
        <w:pStyle w:val="Ttulo2"/>
        <w:spacing w:before="240" w:line="240" w:lineRule="auto"/>
        <w:jc w:val="both"/>
        <w:rPr>
          <w:ins w:id="702" w:author="EUDERLAN FREIRE DA SILVA ABREU" w:date="2025-06-30T16:01:00Z"/>
          <w:rFonts w:ascii="Arial" w:hAnsi="Arial" w:cs="Arial"/>
          <w:b/>
          <w:bCs/>
          <w:sz w:val="24"/>
          <w:szCs w:val="24"/>
          <w:rPrChange w:id="703" w:author="EUDERLAN FREIRE DA SILVA ABREU" w:date="2025-06-30T16:10:00Z">
            <w:rPr>
              <w:ins w:id="704" w:author="EUDERLAN FREIRE DA SILVA ABREU" w:date="2025-06-30T16:01:00Z"/>
            </w:rPr>
          </w:rPrChange>
        </w:rPr>
        <w:pPrChange w:id="705" w:author="EUDERLAN FREIRE DA SILVA ABREU" w:date="2025-06-30T16:06:00Z">
          <w:pPr>
            <w:pStyle w:val="Ttulo2"/>
            <w:spacing w:before="360" w:after="80"/>
          </w:pPr>
        </w:pPrChange>
      </w:pPr>
      <w:ins w:id="706" w:author="EUDERLAN FREIRE DA SILVA ABREU" w:date="2025-06-30T16:01:00Z">
        <w:r w:rsidRPr="002B205D">
          <w:rPr>
            <w:rFonts w:ascii="Segoe UI Emoji" w:hAnsi="Segoe UI Emoji" w:cs="Segoe UI Emoji"/>
            <w:b/>
            <w:bCs/>
            <w:color w:val="000000"/>
            <w:sz w:val="24"/>
            <w:szCs w:val="24"/>
            <w:rPrChange w:id="707" w:author="EUDERLAN FREIRE DA SILVA ABREU" w:date="2025-06-30T16:10:00Z">
              <w:rPr>
                <w:rFonts w:ascii="Segoe UI Emoji" w:hAnsi="Segoe UI Emoji" w:cs="Segoe UI Emoji"/>
                <w:color w:val="000000"/>
                <w:sz w:val="34"/>
                <w:szCs w:val="34"/>
              </w:rPr>
            </w:rPrChange>
          </w:rPr>
          <w:t>📁</w:t>
        </w:r>
        <w:r w:rsidRPr="002B205D">
          <w:rPr>
            <w:rFonts w:ascii="Arial" w:hAnsi="Arial" w:cs="Arial"/>
            <w:b/>
            <w:bCs/>
            <w:color w:val="000000"/>
            <w:sz w:val="24"/>
            <w:szCs w:val="24"/>
            <w:rPrChange w:id="708" w:author="EUDERLAN FREIRE DA SILVA ABREU" w:date="2025-06-30T16:10:00Z">
              <w:rPr>
                <w:rFonts w:ascii="Arial" w:hAnsi="Arial" w:cs="Arial"/>
                <w:color w:val="000000"/>
                <w:sz w:val="34"/>
                <w:szCs w:val="34"/>
              </w:rPr>
            </w:rPrChange>
          </w:rPr>
          <w:t xml:space="preserve"> Adicionando Documentos</w:t>
        </w:r>
      </w:ins>
    </w:p>
    <w:p w14:paraId="2809F267" w14:textId="77777777" w:rsidR="00EA36DE" w:rsidRPr="00EA36DE" w:rsidRDefault="00EA36DE" w:rsidP="00EA36DE">
      <w:pPr>
        <w:pStyle w:val="Ttulo3"/>
        <w:spacing w:before="240" w:line="240" w:lineRule="auto"/>
        <w:jc w:val="both"/>
        <w:rPr>
          <w:ins w:id="709" w:author="EUDERLAN FREIRE DA SILVA ABREU" w:date="2025-06-30T16:01:00Z"/>
          <w:rFonts w:ascii="Arial" w:hAnsi="Arial" w:cs="Arial"/>
          <w:rPrChange w:id="710" w:author="EUDERLAN FREIRE DA SILVA ABREU" w:date="2025-06-30T16:05:00Z">
            <w:rPr>
              <w:ins w:id="711" w:author="EUDERLAN FREIRE DA SILVA ABREU" w:date="2025-06-30T16:01:00Z"/>
            </w:rPr>
          </w:rPrChange>
        </w:rPr>
        <w:pPrChange w:id="712" w:author="EUDERLAN FREIRE DA SILVA ABREU" w:date="2025-06-30T16:06:00Z">
          <w:pPr>
            <w:pStyle w:val="Ttulo3"/>
            <w:spacing w:before="280" w:after="80"/>
          </w:pPr>
        </w:pPrChange>
      </w:pPr>
      <w:ins w:id="713" w:author="EUDERLAN FREIRE DA SILVA ABREU" w:date="2025-06-30T16:01:00Z">
        <w:r w:rsidRPr="00EA36DE">
          <w:rPr>
            <w:rFonts w:ascii="Arial" w:hAnsi="Arial" w:cs="Arial"/>
            <w:color w:val="000000"/>
            <w:rPrChange w:id="714" w:author="EUDERLAN FREIRE DA SILVA ABREU" w:date="2025-06-30T16:05:00Z">
              <w:rPr>
                <w:rFonts w:ascii="Arial" w:hAnsi="Arial" w:cs="Arial"/>
                <w:color w:val="000000"/>
                <w:sz w:val="26"/>
                <w:szCs w:val="26"/>
              </w:rPr>
            </w:rPrChange>
          </w:rPr>
          <w:t>1. Faça login como administrador</w:t>
        </w:r>
      </w:ins>
    </w:p>
    <w:p w14:paraId="20A516F0" w14:textId="77777777" w:rsidR="00EA36DE" w:rsidRPr="00EA36DE" w:rsidRDefault="00EA36DE" w:rsidP="00EA36DE">
      <w:pPr>
        <w:pStyle w:val="NormalWeb"/>
        <w:numPr>
          <w:ilvl w:val="0"/>
          <w:numId w:val="8"/>
        </w:numPr>
        <w:spacing w:before="240" w:beforeAutospacing="0" w:after="0" w:afterAutospacing="0"/>
        <w:jc w:val="both"/>
        <w:textAlignment w:val="baseline"/>
        <w:rPr>
          <w:ins w:id="715" w:author="EUDERLAN FREIRE DA SILVA ABREU" w:date="2025-06-30T16:01:00Z"/>
          <w:rFonts w:ascii="Arial" w:hAnsi="Arial" w:cs="Arial"/>
          <w:color w:val="000000"/>
          <w:rPrChange w:id="716" w:author="EUDERLAN FREIRE DA SILVA ABREU" w:date="2025-06-30T16:05:00Z">
            <w:rPr>
              <w:ins w:id="717" w:author="EUDERLAN FREIRE DA SILVA ABREU" w:date="2025-06-30T16:01:00Z"/>
              <w:rFonts w:ascii="Arial" w:hAnsi="Arial" w:cs="Arial"/>
              <w:color w:val="000000"/>
              <w:sz w:val="22"/>
              <w:szCs w:val="22"/>
            </w:rPr>
          </w:rPrChange>
        </w:rPr>
        <w:pPrChange w:id="718" w:author="EUDERLAN FREIRE DA SILVA ABREU" w:date="2025-06-30T16:06:00Z">
          <w:pPr>
            <w:pStyle w:val="NormalWeb"/>
            <w:numPr>
              <w:numId w:val="8"/>
            </w:numPr>
            <w:tabs>
              <w:tab w:val="num" w:pos="720"/>
            </w:tabs>
            <w:spacing w:before="240" w:beforeAutospacing="0" w:after="0" w:afterAutospacing="0"/>
            <w:ind w:left="720" w:hanging="360"/>
            <w:textAlignment w:val="baseline"/>
          </w:pPr>
        </w:pPrChange>
      </w:pPr>
      <w:proofErr w:type="spellStart"/>
      <w:ins w:id="719" w:author="EUDERLAN FREIRE DA SILVA ABREU" w:date="2025-06-30T16:01:00Z">
        <w:r w:rsidRPr="00EA36DE">
          <w:rPr>
            <w:rFonts w:ascii="Arial" w:hAnsi="Arial" w:cs="Arial"/>
            <w:color w:val="000000"/>
            <w:rPrChange w:id="720" w:author="EUDERLAN FREIRE DA SILVA ABREU" w:date="2025-06-30T16:05:00Z">
              <w:rPr>
                <w:rFonts w:ascii="Arial" w:hAnsi="Arial" w:cs="Arial"/>
                <w:color w:val="000000"/>
                <w:sz w:val="22"/>
                <w:szCs w:val="22"/>
              </w:rPr>
            </w:rPrChange>
          </w:rPr>
          <w:t>Email</w:t>
        </w:r>
        <w:proofErr w:type="spellEnd"/>
        <w:r w:rsidRPr="00EA36DE">
          <w:rPr>
            <w:rFonts w:ascii="Arial" w:hAnsi="Arial" w:cs="Arial"/>
            <w:color w:val="000000"/>
            <w:rPrChange w:id="721" w:author="EUDERLAN FREIRE DA SILVA ABREU" w:date="2025-06-30T16:05:00Z">
              <w:rPr>
                <w:rFonts w:ascii="Arial" w:hAnsi="Arial" w:cs="Arial"/>
                <w:color w:val="000000"/>
                <w:sz w:val="22"/>
                <w:szCs w:val="22"/>
              </w:rPr>
            </w:rPrChange>
          </w:rPr>
          <w:t>: admin@ufma.br</w:t>
        </w:r>
      </w:ins>
    </w:p>
    <w:p w14:paraId="786DAD88" w14:textId="77777777" w:rsidR="00EA36DE" w:rsidRPr="00EA36DE" w:rsidRDefault="00EA36DE" w:rsidP="00EA36DE">
      <w:pPr>
        <w:pStyle w:val="NormalWeb"/>
        <w:numPr>
          <w:ilvl w:val="0"/>
          <w:numId w:val="8"/>
        </w:numPr>
        <w:spacing w:before="240" w:beforeAutospacing="0" w:after="0" w:afterAutospacing="0"/>
        <w:jc w:val="both"/>
        <w:textAlignment w:val="baseline"/>
        <w:rPr>
          <w:ins w:id="722" w:author="EUDERLAN FREIRE DA SILVA ABREU" w:date="2025-06-30T16:01:00Z"/>
          <w:rFonts w:ascii="Arial" w:hAnsi="Arial" w:cs="Arial"/>
          <w:color w:val="000000"/>
          <w:rPrChange w:id="723" w:author="EUDERLAN FREIRE DA SILVA ABREU" w:date="2025-06-30T16:05:00Z">
            <w:rPr>
              <w:ins w:id="724" w:author="EUDERLAN FREIRE DA SILVA ABREU" w:date="2025-06-30T16:01:00Z"/>
              <w:rFonts w:ascii="Arial" w:hAnsi="Arial" w:cs="Arial"/>
              <w:color w:val="000000"/>
              <w:sz w:val="22"/>
              <w:szCs w:val="22"/>
            </w:rPr>
          </w:rPrChange>
        </w:rPr>
        <w:pPrChange w:id="725" w:author="EUDERLAN FREIRE DA SILVA ABREU" w:date="2025-06-30T16:06:00Z">
          <w:pPr>
            <w:pStyle w:val="NormalWeb"/>
            <w:numPr>
              <w:numId w:val="8"/>
            </w:numPr>
            <w:tabs>
              <w:tab w:val="num" w:pos="720"/>
            </w:tabs>
            <w:spacing w:before="0" w:beforeAutospacing="0" w:after="240" w:afterAutospacing="0"/>
            <w:ind w:left="720" w:hanging="360"/>
            <w:textAlignment w:val="baseline"/>
          </w:pPr>
        </w:pPrChange>
      </w:pPr>
      <w:ins w:id="726" w:author="EUDERLAN FREIRE DA SILVA ABREU" w:date="2025-06-30T16:01:00Z">
        <w:r w:rsidRPr="00EA36DE">
          <w:rPr>
            <w:rFonts w:ascii="Arial" w:hAnsi="Arial" w:cs="Arial"/>
            <w:color w:val="000000"/>
            <w:rPrChange w:id="727" w:author="EUDERLAN FREIRE DA SILVA ABREU" w:date="2025-06-30T16:05:00Z">
              <w:rPr>
                <w:rFonts w:ascii="Arial" w:hAnsi="Arial" w:cs="Arial"/>
                <w:color w:val="000000"/>
                <w:sz w:val="22"/>
                <w:szCs w:val="22"/>
              </w:rPr>
            </w:rPrChange>
          </w:rPr>
          <w:t>Senha: admin123</w:t>
        </w:r>
      </w:ins>
    </w:p>
    <w:p w14:paraId="22A72B07" w14:textId="77777777" w:rsidR="00EA36DE" w:rsidRPr="00EA36DE" w:rsidRDefault="00EA36DE" w:rsidP="00EA36DE">
      <w:pPr>
        <w:pStyle w:val="Ttulo3"/>
        <w:spacing w:before="240" w:line="240" w:lineRule="auto"/>
        <w:jc w:val="both"/>
        <w:rPr>
          <w:ins w:id="728" w:author="EUDERLAN FREIRE DA SILVA ABREU" w:date="2025-06-30T16:01:00Z"/>
          <w:rFonts w:ascii="Arial" w:hAnsi="Arial" w:cs="Arial"/>
          <w:color w:val="auto"/>
          <w:rPrChange w:id="729" w:author="EUDERLAN FREIRE DA SILVA ABREU" w:date="2025-06-30T16:05:00Z">
            <w:rPr>
              <w:ins w:id="730" w:author="EUDERLAN FREIRE DA SILVA ABREU" w:date="2025-06-30T16:01:00Z"/>
              <w:rFonts w:ascii="Times New Roman" w:hAnsi="Times New Roman" w:cs="Times New Roman"/>
              <w:color w:val="auto"/>
              <w:sz w:val="27"/>
              <w:szCs w:val="27"/>
            </w:rPr>
          </w:rPrChange>
        </w:rPr>
        <w:pPrChange w:id="731" w:author="EUDERLAN FREIRE DA SILVA ABREU" w:date="2025-06-30T16:06:00Z">
          <w:pPr>
            <w:pStyle w:val="Ttulo3"/>
            <w:spacing w:before="280" w:after="80"/>
          </w:pPr>
        </w:pPrChange>
      </w:pPr>
      <w:ins w:id="732" w:author="EUDERLAN FREIRE DA SILVA ABREU" w:date="2025-06-30T16:01:00Z">
        <w:r w:rsidRPr="00EA36DE">
          <w:rPr>
            <w:rFonts w:ascii="Arial" w:hAnsi="Arial" w:cs="Arial"/>
            <w:color w:val="000000"/>
            <w:rPrChange w:id="733" w:author="EUDERLAN FREIRE DA SILVA ABREU" w:date="2025-06-30T16:05:00Z">
              <w:rPr>
                <w:rFonts w:ascii="Arial" w:hAnsi="Arial" w:cs="Arial"/>
                <w:color w:val="000000"/>
                <w:sz w:val="26"/>
                <w:szCs w:val="26"/>
              </w:rPr>
            </w:rPrChange>
          </w:rPr>
          <w:t>2. Acesse o Painel Admin</w:t>
        </w:r>
      </w:ins>
    </w:p>
    <w:p w14:paraId="022A5F53" w14:textId="77777777" w:rsidR="00EA36DE" w:rsidRPr="00EA36DE" w:rsidRDefault="00EA36DE" w:rsidP="00EA36DE">
      <w:pPr>
        <w:pStyle w:val="NormalWeb"/>
        <w:numPr>
          <w:ilvl w:val="0"/>
          <w:numId w:val="9"/>
        </w:numPr>
        <w:spacing w:before="240" w:beforeAutospacing="0" w:after="0" w:afterAutospacing="0"/>
        <w:jc w:val="both"/>
        <w:textAlignment w:val="baseline"/>
        <w:rPr>
          <w:ins w:id="734" w:author="EUDERLAN FREIRE DA SILVA ABREU" w:date="2025-06-30T16:01:00Z"/>
          <w:rFonts w:ascii="Arial" w:hAnsi="Arial" w:cs="Arial"/>
          <w:color w:val="000000"/>
          <w:rPrChange w:id="735" w:author="EUDERLAN FREIRE DA SILVA ABREU" w:date="2025-06-30T16:05:00Z">
            <w:rPr>
              <w:ins w:id="736" w:author="EUDERLAN FREIRE DA SILVA ABREU" w:date="2025-06-30T16:01:00Z"/>
              <w:rFonts w:ascii="Arial" w:hAnsi="Arial" w:cs="Arial"/>
              <w:color w:val="000000"/>
              <w:sz w:val="22"/>
              <w:szCs w:val="22"/>
            </w:rPr>
          </w:rPrChange>
        </w:rPr>
        <w:pPrChange w:id="737" w:author="EUDERLAN FREIRE DA SILVA ABREU" w:date="2025-06-30T16:06:00Z">
          <w:pPr>
            <w:pStyle w:val="NormalWeb"/>
            <w:numPr>
              <w:numId w:val="9"/>
            </w:numPr>
            <w:tabs>
              <w:tab w:val="num" w:pos="720"/>
            </w:tabs>
            <w:spacing w:before="240" w:beforeAutospacing="0" w:after="0" w:afterAutospacing="0"/>
            <w:ind w:left="720" w:hanging="360"/>
            <w:textAlignment w:val="baseline"/>
          </w:pPr>
        </w:pPrChange>
      </w:pPr>
      <w:ins w:id="738" w:author="EUDERLAN FREIRE DA SILVA ABREU" w:date="2025-06-30T16:01:00Z">
        <w:r w:rsidRPr="00EA36DE">
          <w:rPr>
            <w:rFonts w:ascii="Arial" w:hAnsi="Arial" w:cs="Arial"/>
            <w:color w:val="000000"/>
            <w:rPrChange w:id="739" w:author="EUDERLAN FREIRE DA SILVA ABREU" w:date="2025-06-30T16:05:00Z">
              <w:rPr>
                <w:rFonts w:ascii="Arial" w:hAnsi="Arial" w:cs="Arial"/>
                <w:color w:val="000000"/>
                <w:sz w:val="22"/>
                <w:szCs w:val="22"/>
              </w:rPr>
            </w:rPrChange>
          </w:rPr>
          <w:t>Clique no ícone de escudo no cabeçalho</w:t>
        </w:r>
      </w:ins>
    </w:p>
    <w:p w14:paraId="2E9793F9" w14:textId="77777777" w:rsidR="00EA36DE" w:rsidRPr="00EA36DE" w:rsidRDefault="00EA36DE" w:rsidP="00EA36DE">
      <w:pPr>
        <w:pStyle w:val="NormalWeb"/>
        <w:numPr>
          <w:ilvl w:val="0"/>
          <w:numId w:val="9"/>
        </w:numPr>
        <w:spacing w:before="240" w:beforeAutospacing="0" w:after="0" w:afterAutospacing="0"/>
        <w:jc w:val="both"/>
        <w:textAlignment w:val="baseline"/>
        <w:rPr>
          <w:ins w:id="740" w:author="EUDERLAN FREIRE DA SILVA ABREU" w:date="2025-06-30T16:01:00Z"/>
          <w:rFonts w:ascii="Arial" w:hAnsi="Arial" w:cs="Arial"/>
          <w:color w:val="000000"/>
          <w:rPrChange w:id="741" w:author="EUDERLAN FREIRE DA SILVA ABREU" w:date="2025-06-30T16:05:00Z">
            <w:rPr>
              <w:ins w:id="742" w:author="EUDERLAN FREIRE DA SILVA ABREU" w:date="2025-06-30T16:01:00Z"/>
              <w:rFonts w:ascii="Arial" w:hAnsi="Arial" w:cs="Arial"/>
              <w:color w:val="000000"/>
              <w:sz w:val="22"/>
              <w:szCs w:val="22"/>
            </w:rPr>
          </w:rPrChange>
        </w:rPr>
        <w:pPrChange w:id="743" w:author="EUDERLAN FREIRE DA SILVA ABREU" w:date="2025-06-30T16:06:00Z">
          <w:pPr>
            <w:pStyle w:val="NormalWeb"/>
            <w:numPr>
              <w:numId w:val="9"/>
            </w:numPr>
            <w:tabs>
              <w:tab w:val="num" w:pos="720"/>
            </w:tabs>
            <w:spacing w:before="0" w:beforeAutospacing="0" w:after="240" w:afterAutospacing="0"/>
            <w:ind w:left="720" w:hanging="360"/>
            <w:textAlignment w:val="baseline"/>
          </w:pPr>
        </w:pPrChange>
      </w:pPr>
      <w:ins w:id="744" w:author="EUDERLAN FREIRE DA SILVA ABREU" w:date="2025-06-30T16:01:00Z">
        <w:r w:rsidRPr="00EA36DE">
          <w:rPr>
            <w:rFonts w:ascii="Arial" w:hAnsi="Arial" w:cs="Arial"/>
            <w:color w:val="000000"/>
            <w:rPrChange w:id="745" w:author="EUDERLAN FREIRE DA SILVA ABREU" w:date="2025-06-30T16:05:00Z">
              <w:rPr>
                <w:rFonts w:ascii="Arial" w:hAnsi="Arial" w:cs="Arial"/>
                <w:color w:val="000000"/>
                <w:sz w:val="22"/>
                <w:szCs w:val="22"/>
              </w:rPr>
            </w:rPrChange>
          </w:rPr>
          <w:t>Ou navegue diretamente</w:t>
        </w:r>
      </w:ins>
    </w:p>
    <w:p w14:paraId="0814805E" w14:textId="77777777" w:rsidR="00EA36DE" w:rsidRPr="00EA36DE" w:rsidRDefault="00EA36DE" w:rsidP="00EA36DE">
      <w:pPr>
        <w:pStyle w:val="Ttulo3"/>
        <w:spacing w:before="240" w:line="240" w:lineRule="auto"/>
        <w:jc w:val="both"/>
        <w:rPr>
          <w:ins w:id="746" w:author="EUDERLAN FREIRE DA SILVA ABREU" w:date="2025-06-30T16:01:00Z"/>
          <w:rFonts w:ascii="Arial" w:hAnsi="Arial" w:cs="Arial"/>
          <w:color w:val="auto"/>
          <w:rPrChange w:id="747" w:author="EUDERLAN FREIRE DA SILVA ABREU" w:date="2025-06-30T16:05:00Z">
            <w:rPr>
              <w:ins w:id="748" w:author="EUDERLAN FREIRE DA SILVA ABREU" w:date="2025-06-30T16:01:00Z"/>
              <w:rFonts w:ascii="Times New Roman" w:hAnsi="Times New Roman" w:cs="Times New Roman"/>
              <w:color w:val="auto"/>
              <w:sz w:val="27"/>
              <w:szCs w:val="27"/>
            </w:rPr>
          </w:rPrChange>
        </w:rPr>
        <w:pPrChange w:id="749" w:author="EUDERLAN FREIRE DA SILVA ABREU" w:date="2025-06-30T16:06:00Z">
          <w:pPr>
            <w:pStyle w:val="Ttulo3"/>
            <w:spacing w:before="280" w:after="80"/>
          </w:pPr>
        </w:pPrChange>
      </w:pPr>
      <w:ins w:id="750" w:author="EUDERLAN FREIRE DA SILVA ABREU" w:date="2025-06-30T16:01:00Z">
        <w:r w:rsidRPr="00EA36DE">
          <w:rPr>
            <w:rFonts w:ascii="Arial" w:hAnsi="Arial" w:cs="Arial"/>
            <w:color w:val="000000"/>
            <w:rPrChange w:id="751" w:author="EUDERLAN FREIRE DA SILVA ABREU" w:date="2025-06-30T16:05:00Z">
              <w:rPr>
                <w:rFonts w:ascii="Arial" w:hAnsi="Arial" w:cs="Arial"/>
                <w:color w:val="000000"/>
                <w:sz w:val="26"/>
                <w:szCs w:val="26"/>
              </w:rPr>
            </w:rPrChange>
          </w:rPr>
          <w:lastRenderedPageBreak/>
          <w:t xml:space="preserve">3. Upload de </w:t>
        </w:r>
        <w:proofErr w:type="spellStart"/>
        <w:r w:rsidRPr="00EA36DE">
          <w:rPr>
            <w:rFonts w:ascii="Arial" w:hAnsi="Arial" w:cs="Arial"/>
            <w:color w:val="000000"/>
            <w:rPrChange w:id="752" w:author="EUDERLAN FREIRE DA SILVA ABREU" w:date="2025-06-30T16:05:00Z">
              <w:rPr>
                <w:rFonts w:ascii="Arial" w:hAnsi="Arial" w:cs="Arial"/>
                <w:color w:val="000000"/>
                <w:sz w:val="26"/>
                <w:szCs w:val="26"/>
              </w:rPr>
            </w:rPrChange>
          </w:rPr>
          <w:t>PDFs</w:t>
        </w:r>
        <w:proofErr w:type="spellEnd"/>
      </w:ins>
    </w:p>
    <w:p w14:paraId="158D5684" w14:textId="77777777" w:rsidR="00EA36DE" w:rsidRPr="00EA36DE" w:rsidRDefault="00EA36DE" w:rsidP="00EA36DE">
      <w:pPr>
        <w:pStyle w:val="NormalWeb"/>
        <w:numPr>
          <w:ilvl w:val="0"/>
          <w:numId w:val="10"/>
        </w:numPr>
        <w:spacing w:before="240" w:beforeAutospacing="0" w:after="0" w:afterAutospacing="0"/>
        <w:jc w:val="both"/>
        <w:textAlignment w:val="baseline"/>
        <w:rPr>
          <w:ins w:id="753" w:author="EUDERLAN FREIRE DA SILVA ABREU" w:date="2025-06-30T16:01:00Z"/>
          <w:rFonts w:ascii="Arial" w:hAnsi="Arial" w:cs="Arial"/>
          <w:color w:val="000000"/>
          <w:rPrChange w:id="754" w:author="EUDERLAN FREIRE DA SILVA ABREU" w:date="2025-06-30T16:05:00Z">
            <w:rPr>
              <w:ins w:id="755" w:author="EUDERLAN FREIRE DA SILVA ABREU" w:date="2025-06-30T16:01:00Z"/>
              <w:rFonts w:ascii="Arial" w:hAnsi="Arial" w:cs="Arial"/>
              <w:color w:val="000000"/>
              <w:sz w:val="22"/>
              <w:szCs w:val="22"/>
            </w:rPr>
          </w:rPrChange>
        </w:rPr>
        <w:pPrChange w:id="756" w:author="EUDERLAN FREIRE DA SILVA ABREU" w:date="2025-06-30T16:06:00Z">
          <w:pPr>
            <w:pStyle w:val="NormalWeb"/>
            <w:numPr>
              <w:numId w:val="10"/>
            </w:numPr>
            <w:tabs>
              <w:tab w:val="num" w:pos="720"/>
            </w:tabs>
            <w:spacing w:before="240" w:beforeAutospacing="0" w:after="0" w:afterAutospacing="0"/>
            <w:ind w:left="720" w:hanging="360"/>
            <w:textAlignment w:val="baseline"/>
          </w:pPr>
        </w:pPrChange>
      </w:pPr>
      <w:ins w:id="757" w:author="EUDERLAN FREIRE DA SILVA ABREU" w:date="2025-06-30T16:01:00Z">
        <w:r w:rsidRPr="00EA36DE">
          <w:rPr>
            <w:rFonts w:ascii="Arial" w:hAnsi="Arial" w:cs="Arial"/>
            <w:color w:val="000000"/>
            <w:rPrChange w:id="758" w:author="EUDERLAN FREIRE DA SILVA ABREU" w:date="2025-06-30T16:05:00Z">
              <w:rPr>
                <w:rFonts w:ascii="Arial" w:hAnsi="Arial" w:cs="Arial"/>
                <w:color w:val="000000"/>
                <w:sz w:val="22"/>
                <w:szCs w:val="22"/>
              </w:rPr>
            </w:rPrChange>
          </w:rPr>
          <w:t>Clique em "Adicionar Documento"</w:t>
        </w:r>
      </w:ins>
    </w:p>
    <w:p w14:paraId="6A3CBA8D" w14:textId="77777777" w:rsidR="00EA36DE" w:rsidRPr="00EA36DE" w:rsidRDefault="00EA36DE" w:rsidP="00EA36DE">
      <w:pPr>
        <w:pStyle w:val="NormalWeb"/>
        <w:numPr>
          <w:ilvl w:val="0"/>
          <w:numId w:val="10"/>
        </w:numPr>
        <w:spacing w:before="240" w:beforeAutospacing="0" w:after="0" w:afterAutospacing="0"/>
        <w:jc w:val="both"/>
        <w:textAlignment w:val="baseline"/>
        <w:rPr>
          <w:ins w:id="759" w:author="EUDERLAN FREIRE DA SILVA ABREU" w:date="2025-06-30T16:01:00Z"/>
          <w:rFonts w:ascii="Arial" w:hAnsi="Arial" w:cs="Arial"/>
          <w:color w:val="000000"/>
          <w:rPrChange w:id="760" w:author="EUDERLAN FREIRE DA SILVA ABREU" w:date="2025-06-30T16:05:00Z">
            <w:rPr>
              <w:ins w:id="761" w:author="EUDERLAN FREIRE DA SILVA ABREU" w:date="2025-06-30T16:01:00Z"/>
              <w:rFonts w:ascii="Arial" w:hAnsi="Arial" w:cs="Arial"/>
              <w:color w:val="000000"/>
              <w:sz w:val="22"/>
              <w:szCs w:val="22"/>
            </w:rPr>
          </w:rPrChange>
        </w:rPr>
        <w:pPrChange w:id="762" w:author="EUDERLAN FREIRE DA SILVA ABREU" w:date="2025-06-30T16:06:00Z">
          <w:pPr>
            <w:pStyle w:val="NormalWeb"/>
            <w:numPr>
              <w:numId w:val="10"/>
            </w:numPr>
            <w:tabs>
              <w:tab w:val="num" w:pos="720"/>
            </w:tabs>
            <w:spacing w:before="0" w:beforeAutospacing="0" w:after="0" w:afterAutospacing="0"/>
            <w:ind w:left="720" w:hanging="360"/>
            <w:textAlignment w:val="baseline"/>
          </w:pPr>
        </w:pPrChange>
      </w:pPr>
      <w:ins w:id="763" w:author="EUDERLAN FREIRE DA SILVA ABREU" w:date="2025-06-30T16:01:00Z">
        <w:r w:rsidRPr="00EA36DE">
          <w:rPr>
            <w:rFonts w:ascii="Arial" w:hAnsi="Arial" w:cs="Arial"/>
            <w:color w:val="000000"/>
            <w:rPrChange w:id="764" w:author="EUDERLAN FREIRE DA SILVA ABREU" w:date="2025-06-30T16:05:00Z">
              <w:rPr>
                <w:rFonts w:ascii="Arial" w:hAnsi="Arial" w:cs="Arial"/>
                <w:color w:val="000000"/>
                <w:sz w:val="22"/>
                <w:szCs w:val="22"/>
              </w:rPr>
            </w:rPrChange>
          </w:rPr>
          <w:t>Selecione um arquivo PDF</w:t>
        </w:r>
      </w:ins>
    </w:p>
    <w:p w14:paraId="36CDA0B2" w14:textId="77777777" w:rsidR="00EA36DE" w:rsidRPr="00EA36DE" w:rsidRDefault="00EA36DE" w:rsidP="00EA36DE">
      <w:pPr>
        <w:pStyle w:val="NormalWeb"/>
        <w:numPr>
          <w:ilvl w:val="0"/>
          <w:numId w:val="10"/>
        </w:numPr>
        <w:spacing w:before="240" w:beforeAutospacing="0" w:after="0" w:afterAutospacing="0"/>
        <w:jc w:val="both"/>
        <w:textAlignment w:val="baseline"/>
        <w:rPr>
          <w:ins w:id="765" w:author="EUDERLAN FREIRE DA SILVA ABREU" w:date="2025-06-30T16:01:00Z"/>
          <w:rFonts w:ascii="Arial" w:hAnsi="Arial" w:cs="Arial"/>
          <w:color w:val="000000"/>
          <w:rPrChange w:id="766" w:author="EUDERLAN FREIRE DA SILVA ABREU" w:date="2025-06-30T16:05:00Z">
            <w:rPr>
              <w:ins w:id="767" w:author="EUDERLAN FREIRE DA SILVA ABREU" w:date="2025-06-30T16:01:00Z"/>
              <w:rFonts w:ascii="Arial" w:hAnsi="Arial" w:cs="Arial"/>
              <w:color w:val="000000"/>
              <w:sz w:val="22"/>
              <w:szCs w:val="22"/>
            </w:rPr>
          </w:rPrChange>
        </w:rPr>
        <w:pPrChange w:id="768" w:author="EUDERLAN FREIRE DA SILVA ABREU" w:date="2025-06-30T16:06:00Z">
          <w:pPr>
            <w:pStyle w:val="NormalWeb"/>
            <w:numPr>
              <w:numId w:val="10"/>
            </w:numPr>
            <w:tabs>
              <w:tab w:val="num" w:pos="720"/>
            </w:tabs>
            <w:spacing w:before="0" w:beforeAutospacing="0" w:after="240" w:afterAutospacing="0"/>
            <w:ind w:left="720" w:hanging="360"/>
            <w:textAlignment w:val="baseline"/>
          </w:pPr>
        </w:pPrChange>
      </w:pPr>
      <w:ins w:id="769" w:author="EUDERLAN FREIRE DA SILVA ABREU" w:date="2025-06-30T16:01:00Z">
        <w:r w:rsidRPr="00EA36DE">
          <w:rPr>
            <w:rFonts w:ascii="Arial" w:hAnsi="Arial" w:cs="Arial"/>
            <w:color w:val="000000"/>
            <w:rPrChange w:id="770" w:author="EUDERLAN FREIRE DA SILVA ABREU" w:date="2025-06-30T16:05:00Z">
              <w:rPr>
                <w:rFonts w:ascii="Arial" w:hAnsi="Arial" w:cs="Arial"/>
                <w:color w:val="000000"/>
                <w:sz w:val="22"/>
                <w:szCs w:val="22"/>
              </w:rPr>
            </w:rPrChange>
          </w:rPr>
          <w:t>O sistema processará automaticamente</w:t>
        </w:r>
      </w:ins>
    </w:p>
    <w:p w14:paraId="099A8E9B" w14:textId="77777777" w:rsidR="00EA36DE" w:rsidRPr="00EA36DE" w:rsidRDefault="00EA36DE" w:rsidP="00EA36DE">
      <w:pPr>
        <w:pStyle w:val="Ttulo3"/>
        <w:spacing w:before="240" w:line="240" w:lineRule="auto"/>
        <w:jc w:val="both"/>
        <w:rPr>
          <w:ins w:id="771" w:author="EUDERLAN FREIRE DA SILVA ABREU" w:date="2025-06-30T16:01:00Z"/>
          <w:rFonts w:ascii="Arial" w:hAnsi="Arial" w:cs="Arial"/>
          <w:color w:val="auto"/>
          <w:rPrChange w:id="772" w:author="EUDERLAN FREIRE DA SILVA ABREU" w:date="2025-06-30T16:05:00Z">
            <w:rPr>
              <w:ins w:id="773" w:author="EUDERLAN FREIRE DA SILVA ABREU" w:date="2025-06-30T16:01:00Z"/>
              <w:rFonts w:ascii="Times New Roman" w:hAnsi="Times New Roman" w:cs="Times New Roman"/>
              <w:color w:val="auto"/>
              <w:sz w:val="27"/>
              <w:szCs w:val="27"/>
            </w:rPr>
          </w:rPrChange>
        </w:rPr>
        <w:pPrChange w:id="774" w:author="EUDERLAN FREIRE DA SILVA ABREU" w:date="2025-06-30T16:06:00Z">
          <w:pPr>
            <w:pStyle w:val="Ttulo3"/>
            <w:spacing w:before="280" w:after="80"/>
          </w:pPr>
        </w:pPrChange>
      </w:pPr>
      <w:ins w:id="775" w:author="EUDERLAN FREIRE DA SILVA ABREU" w:date="2025-06-30T16:01:00Z">
        <w:r w:rsidRPr="00EA36DE">
          <w:rPr>
            <w:rFonts w:ascii="Arial" w:hAnsi="Arial" w:cs="Arial"/>
            <w:color w:val="000000"/>
            <w:rPrChange w:id="776" w:author="EUDERLAN FREIRE DA SILVA ABREU" w:date="2025-06-30T16:05:00Z">
              <w:rPr>
                <w:rFonts w:ascii="Arial" w:hAnsi="Arial" w:cs="Arial"/>
                <w:color w:val="000000"/>
                <w:sz w:val="26"/>
                <w:szCs w:val="26"/>
              </w:rPr>
            </w:rPrChange>
          </w:rPr>
          <w:t>4. Teste as Consultas</w:t>
        </w:r>
      </w:ins>
    </w:p>
    <w:p w14:paraId="095D7DCB" w14:textId="77777777" w:rsidR="00EA36DE" w:rsidRPr="00EA36DE" w:rsidRDefault="00EA36DE" w:rsidP="00EA36DE">
      <w:pPr>
        <w:pStyle w:val="NormalWeb"/>
        <w:numPr>
          <w:ilvl w:val="0"/>
          <w:numId w:val="11"/>
        </w:numPr>
        <w:spacing w:before="240" w:beforeAutospacing="0" w:after="0" w:afterAutospacing="0"/>
        <w:jc w:val="both"/>
        <w:textAlignment w:val="baseline"/>
        <w:rPr>
          <w:ins w:id="777" w:author="EUDERLAN FREIRE DA SILVA ABREU" w:date="2025-06-30T16:01:00Z"/>
          <w:rFonts w:ascii="Arial" w:hAnsi="Arial" w:cs="Arial"/>
          <w:color w:val="000000"/>
          <w:rPrChange w:id="778" w:author="EUDERLAN FREIRE DA SILVA ABREU" w:date="2025-06-30T16:05:00Z">
            <w:rPr>
              <w:ins w:id="779" w:author="EUDERLAN FREIRE DA SILVA ABREU" w:date="2025-06-30T16:01:00Z"/>
              <w:rFonts w:ascii="Arial" w:hAnsi="Arial" w:cs="Arial"/>
              <w:color w:val="000000"/>
              <w:sz w:val="22"/>
              <w:szCs w:val="22"/>
            </w:rPr>
          </w:rPrChange>
        </w:rPr>
        <w:pPrChange w:id="780" w:author="EUDERLAN FREIRE DA SILVA ABREU" w:date="2025-06-30T16:06:00Z">
          <w:pPr>
            <w:pStyle w:val="NormalWeb"/>
            <w:numPr>
              <w:numId w:val="11"/>
            </w:numPr>
            <w:tabs>
              <w:tab w:val="num" w:pos="720"/>
            </w:tabs>
            <w:spacing w:before="240" w:beforeAutospacing="0" w:after="240" w:afterAutospacing="0"/>
            <w:ind w:left="720" w:hanging="360"/>
            <w:textAlignment w:val="baseline"/>
          </w:pPr>
        </w:pPrChange>
      </w:pPr>
      <w:ins w:id="781" w:author="EUDERLAN FREIRE DA SILVA ABREU" w:date="2025-06-30T16:01:00Z">
        <w:r w:rsidRPr="00EA36DE">
          <w:rPr>
            <w:rFonts w:ascii="Arial" w:hAnsi="Arial" w:cs="Arial"/>
            <w:color w:val="000000"/>
            <w:rPrChange w:id="782" w:author="EUDERLAN FREIRE DA SILVA ABREU" w:date="2025-06-30T16:05:00Z">
              <w:rPr>
                <w:rFonts w:ascii="Arial" w:hAnsi="Arial" w:cs="Arial"/>
                <w:color w:val="000000"/>
                <w:sz w:val="22"/>
                <w:szCs w:val="22"/>
              </w:rPr>
            </w:rPrChange>
          </w:rPr>
          <w:t>Volte ao chat</w:t>
        </w:r>
      </w:ins>
    </w:p>
    <w:p w14:paraId="62AF9209" w14:textId="77777777" w:rsidR="00EA36DE" w:rsidRPr="00EA36DE" w:rsidRDefault="00EA36DE" w:rsidP="00EA36DE">
      <w:pPr>
        <w:pStyle w:val="NormalWeb"/>
        <w:numPr>
          <w:ilvl w:val="0"/>
          <w:numId w:val="11"/>
        </w:numPr>
        <w:spacing w:before="240" w:beforeAutospacing="0" w:after="0" w:afterAutospacing="0"/>
        <w:jc w:val="both"/>
        <w:textAlignment w:val="baseline"/>
        <w:rPr>
          <w:ins w:id="783" w:author="EUDERLAN FREIRE DA SILVA ABREU" w:date="2025-06-30T16:01:00Z"/>
          <w:rFonts w:ascii="Arial" w:hAnsi="Arial" w:cs="Arial"/>
          <w:color w:val="000000"/>
          <w:rPrChange w:id="784" w:author="EUDERLAN FREIRE DA SILVA ABREU" w:date="2025-06-30T16:05:00Z">
            <w:rPr>
              <w:ins w:id="785" w:author="EUDERLAN FREIRE DA SILVA ABREU" w:date="2025-06-30T16:01:00Z"/>
              <w:rFonts w:ascii="Arial" w:hAnsi="Arial" w:cs="Arial"/>
              <w:color w:val="000000"/>
              <w:sz w:val="22"/>
              <w:szCs w:val="22"/>
            </w:rPr>
          </w:rPrChange>
        </w:rPr>
        <w:pPrChange w:id="786" w:author="EUDERLAN FREIRE DA SILVA ABREU" w:date="2025-06-30T16:06:00Z">
          <w:pPr>
            <w:pStyle w:val="NormalWeb"/>
            <w:numPr>
              <w:numId w:val="11"/>
            </w:numPr>
            <w:tabs>
              <w:tab w:val="num" w:pos="720"/>
            </w:tabs>
            <w:spacing w:before="240" w:beforeAutospacing="0" w:after="240" w:afterAutospacing="0"/>
            <w:ind w:left="720" w:hanging="360"/>
            <w:textAlignment w:val="baseline"/>
          </w:pPr>
        </w:pPrChange>
      </w:pPr>
      <w:ins w:id="787" w:author="EUDERLAN FREIRE DA SILVA ABREU" w:date="2025-06-30T16:01:00Z">
        <w:r w:rsidRPr="00EA36DE">
          <w:rPr>
            <w:rFonts w:ascii="Arial" w:hAnsi="Arial" w:cs="Arial"/>
            <w:color w:val="000000"/>
            <w:rPrChange w:id="788" w:author="EUDERLAN FREIRE DA SILVA ABREU" w:date="2025-06-30T16:05:00Z">
              <w:rPr>
                <w:rFonts w:ascii="Arial" w:hAnsi="Arial" w:cs="Arial"/>
                <w:color w:val="000000"/>
                <w:sz w:val="22"/>
                <w:szCs w:val="22"/>
              </w:rPr>
            </w:rPrChange>
          </w:rPr>
          <w:t>Faça perguntas sobre o conteúdo dos documentos</w:t>
        </w:r>
      </w:ins>
    </w:p>
    <w:p w14:paraId="00ECFCA2" w14:textId="77777777" w:rsidR="00EA36DE" w:rsidRPr="002B205D" w:rsidRDefault="00EA36DE" w:rsidP="00EA36DE">
      <w:pPr>
        <w:pStyle w:val="Ttulo2"/>
        <w:spacing w:before="240" w:line="240" w:lineRule="auto"/>
        <w:jc w:val="both"/>
        <w:rPr>
          <w:ins w:id="789" w:author="EUDERLAN FREIRE DA SILVA ABREU" w:date="2025-06-30T16:02:00Z"/>
          <w:rFonts w:ascii="Arial" w:hAnsi="Arial" w:cs="Arial"/>
          <w:b/>
          <w:bCs/>
          <w:sz w:val="24"/>
          <w:szCs w:val="24"/>
          <w:rPrChange w:id="790" w:author="EUDERLAN FREIRE DA SILVA ABREU" w:date="2025-06-30T16:09:00Z">
            <w:rPr>
              <w:ins w:id="791" w:author="EUDERLAN FREIRE DA SILVA ABREU" w:date="2025-06-30T16:02:00Z"/>
            </w:rPr>
          </w:rPrChange>
        </w:rPr>
        <w:pPrChange w:id="792" w:author="EUDERLAN FREIRE DA SILVA ABREU" w:date="2025-06-30T16:06:00Z">
          <w:pPr>
            <w:pStyle w:val="Ttulo2"/>
            <w:spacing w:before="360" w:after="80"/>
          </w:pPr>
        </w:pPrChange>
      </w:pPr>
      <w:ins w:id="793" w:author="EUDERLAN FREIRE DA SILVA ABREU" w:date="2025-06-30T16:02:00Z">
        <w:r w:rsidRPr="002B205D">
          <w:rPr>
            <w:rFonts w:ascii="Segoe UI Emoji" w:hAnsi="Segoe UI Emoji" w:cs="Segoe UI Emoji"/>
            <w:b/>
            <w:bCs/>
            <w:color w:val="000000"/>
            <w:sz w:val="24"/>
            <w:szCs w:val="24"/>
            <w:rPrChange w:id="794" w:author="EUDERLAN FREIRE DA SILVA ABREU" w:date="2025-06-30T16:09:00Z">
              <w:rPr>
                <w:rFonts w:ascii="Segoe UI Emoji" w:hAnsi="Segoe UI Emoji" w:cs="Segoe UI Emoji"/>
                <w:color w:val="000000"/>
                <w:sz w:val="34"/>
                <w:szCs w:val="34"/>
              </w:rPr>
            </w:rPrChange>
          </w:rPr>
          <w:t>🔑</w:t>
        </w:r>
        <w:r w:rsidRPr="002B205D">
          <w:rPr>
            <w:rFonts w:ascii="Arial" w:hAnsi="Arial" w:cs="Arial"/>
            <w:b/>
            <w:bCs/>
            <w:color w:val="000000"/>
            <w:sz w:val="24"/>
            <w:szCs w:val="24"/>
            <w:rPrChange w:id="795" w:author="EUDERLAN FREIRE DA SILVA ABREU" w:date="2025-06-30T16:09:00Z">
              <w:rPr>
                <w:rFonts w:ascii="Arial" w:hAnsi="Arial" w:cs="Arial"/>
                <w:color w:val="000000"/>
                <w:sz w:val="34"/>
                <w:szCs w:val="34"/>
              </w:rPr>
            </w:rPrChange>
          </w:rPr>
          <w:t xml:space="preserve"> Obtendo Chaves de API</w:t>
        </w:r>
      </w:ins>
    </w:p>
    <w:p w14:paraId="1EA49145" w14:textId="77777777" w:rsidR="00EA36DE" w:rsidRPr="00EA36DE" w:rsidRDefault="00EA36DE" w:rsidP="00EA36DE">
      <w:pPr>
        <w:pStyle w:val="Ttulo3"/>
        <w:spacing w:before="240" w:line="240" w:lineRule="auto"/>
        <w:jc w:val="both"/>
        <w:rPr>
          <w:ins w:id="796" w:author="EUDERLAN FREIRE DA SILVA ABREU" w:date="2025-06-30T16:02:00Z"/>
          <w:rFonts w:ascii="Arial" w:hAnsi="Arial" w:cs="Arial"/>
          <w:rPrChange w:id="797" w:author="EUDERLAN FREIRE DA SILVA ABREU" w:date="2025-06-30T16:05:00Z">
            <w:rPr>
              <w:ins w:id="798" w:author="EUDERLAN FREIRE DA SILVA ABREU" w:date="2025-06-30T16:02:00Z"/>
            </w:rPr>
          </w:rPrChange>
        </w:rPr>
        <w:pPrChange w:id="799" w:author="EUDERLAN FREIRE DA SILVA ABREU" w:date="2025-06-30T16:06:00Z">
          <w:pPr>
            <w:pStyle w:val="Ttulo3"/>
            <w:spacing w:before="280" w:after="80"/>
          </w:pPr>
        </w:pPrChange>
      </w:pPr>
      <w:proofErr w:type="spellStart"/>
      <w:ins w:id="800" w:author="EUDERLAN FREIRE DA SILVA ABREU" w:date="2025-06-30T16:02:00Z">
        <w:r w:rsidRPr="00EA36DE">
          <w:rPr>
            <w:rFonts w:ascii="Arial" w:hAnsi="Arial" w:cs="Arial"/>
            <w:color w:val="000000"/>
            <w:rPrChange w:id="801" w:author="EUDERLAN FREIRE DA SILVA ABREU" w:date="2025-06-30T16:05:00Z">
              <w:rPr>
                <w:rFonts w:ascii="Arial" w:hAnsi="Arial" w:cs="Arial"/>
                <w:color w:val="000000"/>
                <w:sz w:val="26"/>
                <w:szCs w:val="26"/>
              </w:rPr>
            </w:rPrChange>
          </w:rPr>
          <w:t>Groq</w:t>
        </w:r>
        <w:proofErr w:type="spellEnd"/>
        <w:r w:rsidRPr="00EA36DE">
          <w:rPr>
            <w:rFonts w:ascii="Arial" w:hAnsi="Arial" w:cs="Arial"/>
            <w:color w:val="000000"/>
            <w:rPrChange w:id="802" w:author="EUDERLAN FREIRE DA SILVA ABREU" w:date="2025-06-30T16:05:00Z">
              <w:rPr>
                <w:rFonts w:ascii="Arial" w:hAnsi="Arial" w:cs="Arial"/>
                <w:color w:val="000000"/>
                <w:sz w:val="26"/>
                <w:szCs w:val="26"/>
              </w:rPr>
            </w:rPrChange>
          </w:rPr>
          <w:t xml:space="preserve"> API Key</w:t>
        </w:r>
      </w:ins>
    </w:p>
    <w:p w14:paraId="2A65C34F" w14:textId="77777777" w:rsidR="00EA36DE" w:rsidRPr="00EA36DE" w:rsidRDefault="00EA36DE" w:rsidP="00EA36DE">
      <w:pPr>
        <w:pStyle w:val="NormalWeb"/>
        <w:numPr>
          <w:ilvl w:val="0"/>
          <w:numId w:val="12"/>
        </w:numPr>
        <w:spacing w:before="240" w:beforeAutospacing="0" w:after="0" w:afterAutospacing="0"/>
        <w:jc w:val="both"/>
        <w:textAlignment w:val="baseline"/>
        <w:rPr>
          <w:ins w:id="803" w:author="EUDERLAN FREIRE DA SILVA ABREU" w:date="2025-06-30T16:02:00Z"/>
          <w:rFonts w:ascii="Arial" w:hAnsi="Arial" w:cs="Arial"/>
          <w:color w:val="000000"/>
          <w:rPrChange w:id="804" w:author="EUDERLAN FREIRE DA SILVA ABREU" w:date="2025-06-30T16:05:00Z">
            <w:rPr>
              <w:ins w:id="805" w:author="EUDERLAN FREIRE DA SILVA ABREU" w:date="2025-06-30T16:02:00Z"/>
              <w:rFonts w:ascii="Arial" w:hAnsi="Arial" w:cs="Arial"/>
              <w:color w:val="000000"/>
              <w:sz w:val="22"/>
              <w:szCs w:val="22"/>
            </w:rPr>
          </w:rPrChange>
        </w:rPr>
        <w:pPrChange w:id="806" w:author="EUDERLAN FREIRE DA SILVA ABREU" w:date="2025-06-30T16:06:00Z">
          <w:pPr>
            <w:pStyle w:val="NormalWeb"/>
            <w:numPr>
              <w:numId w:val="12"/>
            </w:numPr>
            <w:tabs>
              <w:tab w:val="num" w:pos="720"/>
            </w:tabs>
            <w:spacing w:before="240" w:beforeAutospacing="0" w:after="0" w:afterAutospacing="0"/>
            <w:ind w:left="720" w:hanging="360"/>
            <w:textAlignment w:val="baseline"/>
          </w:pPr>
        </w:pPrChange>
      </w:pPr>
      <w:ins w:id="807" w:author="EUDERLAN FREIRE DA SILVA ABREU" w:date="2025-06-30T16:02:00Z">
        <w:r w:rsidRPr="00EA36DE">
          <w:rPr>
            <w:rFonts w:ascii="Arial" w:hAnsi="Arial" w:cs="Arial"/>
            <w:color w:val="000000"/>
            <w:rPrChange w:id="808" w:author="EUDERLAN FREIRE DA SILVA ABREU" w:date="2025-06-30T16:05:00Z">
              <w:rPr>
                <w:rFonts w:ascii="Arial" w:hAnsi="Arial" w:cs="Arial"/>
                <w:color w:val="000000"/>
                <w:sz w:val="22"/>
                <w:szCs w:val="22"/>
              </w:rPr>
            </w:rPrChange>
          </w:rPr>
          <w:t>Acesse: https://console.groq.com</w:t>
        </w:r>
      </w:ins>
    </w:p>
    <w:p w14:paraId="1D02785E" w14:textId="77777777" w:rsidR="00EA36DE" w:rsidRPr="00EA36DE" w:rsidRDefault="00EA36DE" w:rsidP="00EA36DE">
      <w:pPr>
        <w:pStyle w:val="NormalWeb"/>
        <w:numPr>
          <w:ilvl w:val="0"/>
          <w:numId w:val="12"/>
        </w:numPr>
        <w:spacing w:before="240" w:beforeAutospacing="0" w:after="0" w:afterAutospacing="0"/>
        <w:jc w:val="both"/>
        <w:textAlignment w:val="baseline"/>
        <w:rPr>
          <w:ins w:id="809" w:author="EUDERLAN FREIRE DA SILVA ABREU" w:date="2025-06-30T16:02:00Z"/>
          <w:rFonts w:ascii="Arial" w:hAnsi="Arial" w:cs="Arial"/>
          <w:color w:val="000000"/>
          <w:rPrChange w:id="810" w:author="EUDERLAN FREIRE DA SILVA ABREU" w:date="2025-06-30T16:05:00Z">
            <w:rPr>
              <w:ins w:id="811" w:author="EUDERLAN FREIRE DA SILVA ABREU" w:date="2025-06-30T16:02:00Z"/>
              <w:rFonts w:ascii="Arial" w:hAnsi="Arial" w:cs="Arial"/>
              <w:color w:val="000000"/>
              <w:sz w:val="22"/>
              <w:szCs w:val="22"/>
            </w:rPr>
          </w:rPrChange>
        </w:rPr>
        <w:pPrChange w:id="812" w:author="EUDERLAN FREIRE DA SILVA ABREU" w:date="2025-06-30T16:06:00Z">
          <w:pPr>
            <w:pStyle w:val="NormalWeb"/>
            <w:numPr>
              <w:numId w:val="12"/>
            </w:numPr>
            <w:tabs>
              <w:tab w:val="num" w:pos="720"/>
            </w:tabs>
            <w:spacing w:before="0" w:beforeAutospacing="0" w:after="0" w:afterAutospacing="0"/>
            <w:ind w:left="720" w:hanging="360"/>
            <w:textAlignment w:val="baseline"/>
          </w:pPr>
        </w:pPrChange>
      </w:pPr>
      <w:ins w:id="813" w:author="EUDERLAN FREIRE DA SILVA ABREU" w:date="2025-06-30T16:02:00Z">
        <w:r w:rsidRPr="00EA36DE">
          <w:rPr>
            <w:rFonts w:ascii="Arial" w:hAnsi="Arial" w:cs="Arial"/>
            <w:color w:val="000000"/>
            <w:rPrChange w:id="814" w:author="EUDERLAN FREIRE DA SILVA ABREU" w:date="2025-06-30T16:05:00Z">
              <w:rPr>
                <w:rFonts w:ascii="Arial" w:hAnsi="Arial" w:cs="Arial"/>
                <w:color w:val="000000"/>
                <w:sz w:val="22"/>
                <w:szCs w:val="22"/>
              </w:rPr>
            </w:rPrChange>
          </w:rPr>
          <w:t>Crie uma conta gratuita</w:t>
        </w:r>
      </w:ins>
    </w:p>
    <w:p w14:paraId="02D074FF" w14:textId="77777777" w:rsidR="00EA36DE" w:rsidRPr="00EA36DE" w:rsidRDefault="00EA36DE" w:rsidP="00EA36DE">
      <w:pPr>
        <w:pStyle w:val="NormalWeb"/>
        <w:numPr>
          <w:ilvl w:val="0"/>
          <w:numId w:val="12"/>
        </w:numPr>
        <w:spacing w:before="240" w:beforeAutospacing="0" w:after="0" w:afterAutospacing="0"/>
        <w:jc w:val="both"/>
        <w:textAlignment w:val="baseline"/>
        <w:rPr>
          <w:ins w:id="815" w:author="EUDERLAN FREIRE DA SILVA ABREU" w:date="2025-06-30T16:02:00Z"/>
          <w:rFonts w:ascii="Arial" w:hAnsi="Arial" w:cs="Arial"/>
          <w:color w:val="000000"/>
          <w:rPrChange w:id="816" w:author="EUDERLAN FREIRE DA SILVA ABREU" w:date="2025-06-30T16:05:00Z">
            <w:rPr>
              <w:ins w:id="817" w:author="EUDERLAN FREIRE DA SILVA ABREU" w:date="2025-06-30T16:02:00Z"/>
              <w:rFonts w:ascii="Arial" w:hAnsi="Arial" w:cs="Arial"/>
              <w:color w:val="000000"/>
              <w:sz w:val="22"/>
              <w:szCs w:val="22"/>
            </w:rPr>
          </w:rPrChange>
        </w:rPr>
        <w:pPrChange w:id="818" w:author="EUDERLAN FREIRE DA SILVA ABREU" w:date="2025-06-30T16:06:00Z">
          <w:pPr>
            <w:pStyle w:val="NormalWeb"/>
            <w:numPr>
              <w:numId w:val="12"/>
            </w:numPr>
            <w:tabs>
              <w:tab w:val="num" w:pos="720"/>
            </w:tabs>
            <w:spacing w:before="0" w:beforeAutospacing="0" w:after="0" w:afterAutospacing="0"/>
            <w:ind w:left="720" w:hanging="360"/>
            <w:textAlignment w:val="baseline"/>
          </w:pPr>
        </w:pPrChange>
      </w:pPr>
      <w:ins w:id="819" w:author="EUDERLAN FREIRE DA SILVA ABREU" w:date="2025-06-30T16:02:00Z">
        <w:r w:rsidRPr="00EA36DE">
          <w:rPr>
            <w:rFonts w:ascii="Arial" w:hAnsi="Arial" w:cs="Arial"/>
            <w:color w:val="000000"/>
            <w:rPrChange w:id="820" w:author="EUDERLAN FREIRE DA SILVA ABREU" w:date="2025-06-30T16:05:00Z">
              <w:rPr>
                <w:rFonts w:ascii="Arial" w:hAnsi="Arial" w:cs="Arial"/>
                <w:color w:val="000000"/>
                <w:sz w:val="22"/>
                <w:szCs w:val="22"/>
              </w:rPr>
            </w:rPrChange>
          </w:rPr>
          <w:t xml:space="preserve">Gere uma API </w:t>
        </w:r>
        <w:proofErr w:type="spellStart"/>
        <w:r w:rsidRPr="00EA36DE">
          <w:rPr>
            <w:rFonts w:ascii="Arial" w:hAnsi="Arial" w:cs="Arial"/>
            <w:color w:val="000000"/>
            <w:rPrChange w:id="821" w:author="EUDERLAN FREIRE DA SILVA ABREU" w:date="2025-06-30T16:05:00Z">
              <w:rPr>
                <w:rFonts w:ascii="Arial" w:hAnsi="Arial" w:cs="Arial"/>
                <w:color w:val="000000"/>
                <w:sz w:val="22"/>
                <w:szCs w:val="22"/>
              </w:rPr>
            </w:rPrChange>
          </w:rPr>
          <w:t>key</w:t>
        </w:r>
        <w:proofErr w:type="spellEnd"/>
      </w:ins>
    </w:p>
    <w:p w14:paraId="506AAA36" w14:textId="77777777" w:rsidR="002B205D" w:rsidRDefault="00EA36DE" w:rsidP="002B205D">
      <w:pPr>
        <w:pStyle w:val="NormalWeb"/>
        <w:numPr>
          <w:ilvl w:val="0"/>
          <w:numId w:val="12"/>
        </w:numPr>
        <w:spacing w:before="240" w:beforeAutospacing="0" w:after="0" w:afterAutospacing="0"/>
        <w:jc w:val="both"/>
        <w:textAlignment w:val="baseline"/>
        <w:rPr>
          <w:ins w:id="822" w:author="EUDERLAN FREIRE DA SILVA ABREU" w:date="2025-06-30T16:15:00Z"/>
          <w:rFonts w:ascii="Arial" w:hAnsi="Arial" w:cs="Arial"/>
          <w:color w:val="000000"/>
        </w:rPr>
      </w:pPr>
      <w:ins w:id="823" w:author="EUDERLAN FREIRE DA SILVA ABREU" w:date="2025-06-30T16:02:00Z">
        <w:r w:rsidRPr="00EA36DE">
          <w:rPr>
            <w:rFonts w:ascii="Arial" w:hAnsi="Arial" w:cs="Arial"/>
            <w:color w:val="000000"/>
            <w:rPrChange w:id="824" w:author="EUDERLAN FREIRE DA SILVA ABREU" w:date="2025-06-30T16:05:00Z">
              <w:rPr>
                <w:rFonts w:ascii="Arial" w:hAnsi="Arial" w:cs="Arial"/>
                <w:color w:val="000000"/>
                <w:sz w:val="22"/>
                <w:szCs w:val="22"/>
              </w:rPr>
            </w:rPrChange>
          </w:rPr>
          <w:t xml:space="preserve">Cole </w:t>
        </w:r>
        <w:proofErr w:type="gramStart"/>
        <w:r w:rsidRPr="00EA36DE">
          <w:rPr>
            <w:rFonts w:ascii="Arial" w:hAnsi="Arial" w:cs="Arial"/>
            <w:color w:val="000000"/>
            <w:rPrChange w:id="825" w:author="EUDERLAN FREIRE DA SILVA ABREU" w:date="2025-06-30T16:05:00Z">
              <w:rPr>
                <w:rFonts w:ascii="Arial" w:hAnsi="Arial" w:cs="Arial"/>
                <w:color w:val="000000"/>
                <w:sz w:val="22"/>
                <w:szCs w:val="22"/>
              </w:rPr>
            </w:rPrChange>
          </w:rPr>
          <w:t xml:space="preserve">no </w:t>
        </w:r>
        <w:r w:rsidRPr="00EA36DE">
          <w:rPr>
            <w:rFonts w:ascii="Arial" w:hAnsi="Arial" w:cs="Arial"/>
            <w:color w:val="188038"/>
            <w:rPrChange w:id="826" w:author="EUDERLAN FREIRE DA SILVA ABREU" w:date="2025-06-30T16:05:00Z">
              <w:rPr>
                <w:rFonts w:ascii="Courier New" w:hAnsi="Courier New" w:cs="Courier New"/>
                <w:color w:val="188038"/>
                <w:sz w:val="22"/>
                <w:szCs w:val="22"/>
              </w:rPr>
            </w:rPrChange>
          </w:rPr>
          <w:t>.</w:t>
        </w:r>
        <w:proofErr w:type="spellStart"/>
        <w:r w:rsidRPr="00EA36DE">
          <w:rPr>
            <w:rFonts w:ascii="Arial" w:hAnsi="Arial" w:cs="Arial"/>
            <w:color w:val="188038"/>
            <w:rPrChange w:id="827" w:author="EUDERLAN FREIRE DA SILVA ABREU" w:date="2025-06-30T16:05:00Z">
              <w:rPr>
                <w:rFonts w:ascii="Courier New" w:hAnsi="Courier New" w:cs="Courier New"/>
                <w:color w:val="188038"/>
                <w:sz w:val="22"/>
                <w:szCs w:val="22"/>
              </w:rPr>
            </w:rPrChange>
          </w:rPr>
          <w:t>env</w:t>
        </w:r>
        <w:proofErr w:type="spellEnd"/>
        <w:proofErr w:type="gramEnd"/>
        <w:r w:rsidRPr="00EA36DE">
          <w:rPr>
            <w:rFonts w:ascii="Arial" w:hAnsi="Arial" w:cs="Arial"/>
            <w:color w:val="000000"/>
            <w:rPrChange w:id="828" w:author="EUDERLAN FREIRE DA SILVA ABREU" w:date="2025-06-30T16:05:00Z">
              <w:rPr>
                <w:rFonts w:ascii="Arial" w:hAnsi="Arial" w:cs="Arial"/>
                <w:color w:val="000000"/>
                <w:sz w:val="22"/>
                <w:szCs w:val="22"/>
              </w:rPr>
            </w:rPrChange>
          </w:rPr>
          <w:t xml:space="preserve">: </w:t>
        </w:r>
        <w:r w:rsidRPr="00EA36DE">
          <w:rPr>
            <w:rFonts w:ascii="Arial" w:hAnsi="Arial" w:cs="Arial"/>
            <w:color w:val="188038"/>
            <w:rPrChange w:id="829" w:author="EUDERLAN FREIRE DA SILVA ABREU" w:date="2025-06-30T16:05:00Z">
              <w:rPr>
                <w:rFonts w:ascii="Courier New" w:hAnsi="Courier New" w:cs="Courier New"/>
                <w:color w:val="188038"/>
                <w:sz w:val="22"/>
                <w:szCs w:val="22"/>
              </w:rPr>
            </w:rPrChange>
          </w:rPr>
          <w:t>GROQ_API_KEY=</w:t>
        </w:r>
        <w:proofErr w:type="spellStart"/>
        <w:r w:rsidRPr="00EA36DE">
          <w:rPr>
            <w:rFonts w:ascii="Arial" w:hAnsi="Arial" w:cs="Arial"/>
            <w:color w:val="188038"/>
            <w:rPrChange w:id="830" w:author="EUDERLAN FREIRE DA SILVA ABREU" w:date="2025-06-30T16:05:00Z">
              <w:rPr>
                <w:rFonts w:ascii="Courier New" w:hAnsi="Courier New" w:cs="Courier New"/>
                <w:color w:val="188038"/>
                <w:sz w:val="22"/>
                <w:szCs w:val="22"/>
              </w:rPr>
            </w:rPrChange>
          </w:rPr>
          <w:t>sua_chave_aqui</w:t>
        </w:r>
      </w:ins>
      <w:proofErr w:type="spellEnd"/>
    </w:p>
    <w:p w14:paraId="7260C521" w14:textId="3DFDE5EE" w:rsidR="00EA36DE" w:rsidRPr="002B205D" w:rsidRDefault="00EA36DE" w:rsidP="002B205D">
      <w:pPr>
        <w:pStyle w:val="NormalWeb"/>
        <w:numPr>
          <w:ilvl w:val="0"/>
          <w:numId w:val="12"/>
        </w:numPr>
        <w:spacing w:before="240" w:beforeAutospacing="0" w:after="0" w:afterAutospacing="0"/>
        <w:jc w:val="both"/>
        <w:textAlignment w:val="baseline"/>
        <w:rPr>
          <w:ins w:id="831" w:author="EUDERLAN FREIRE DA SILVA ABREU" w:date="2025-06-30T16:02:00Z"/>
          <w:rFonts w:ascii="Arial" w:hAnsi="Arial" w:cs="Arial"/>
          <w:color w:val="000000"/>
          <w:rPrChange w:id="832" w:author="EUDERLAN FREIRE DA SILVA ABREU" w:date="2025-06-30T16:15:00Z">
            <w:rPr>
              <w:ins w:id="833" w:author="EUDERLAN FREIRE DA SILVA ABREU" w:date="2025-06-30T16:02:00Z"/>
              <w:rFonts w:ascii="Arial" w:hAnsi="Arial" w:cs="Arial"/>
              <w:color w:val="000000"/>
              <w:sz w:val="22"/>
              <w:szCs w:val="22"/>
            </w:rPr>
          </w:rPrChange>
        </w:rPr>
        <w:pPrChange w:id="834" w:author="EUDERLAN FREIRE DA SILVA ABREU" w:date="2025-06-30T16:15:00Z">
          <w:pPr>
            <w:pStyle w:val="NormalWeb"/>
            <w:numPr>
              <w:numId w:val="13"/>
            </w:numPr>
            <w:tabs>
              <w:tab w:val="num" w:pos="720"/>
            </w:tabs>
            <w:spacing w:before="0" w:beforeAutospacing="0" w:after="240" w:afterAutospacing="0"/>
            <w:ind w:left="720" w:hanging="360"/>
            <w:textAlignment w:val="baseline"/>
          </w:pPr>
        </w:pPrChange>
      </w:pPr>
      <w:ins w:id="835" w:author="EUDERLAN FREIRE DA SILVA ABREU" w:date="2025-06-30T16:02:00Z">
        <w:r w:rsidRPr="002B205D">
          <w:rPr>
            <w:rFonts w:ascii="Arial" w:hAnsi="Arial" w:cs="Arial"/>
            <w:color w:val="000000"/>
            <w:rPrChange w:id="836" w:author="EUDERLAN FREIRE DA SILVA ABREU" w:date="2025-06-30T16:15:00Z">
              <w:rPr>
                <w:rFonts w:ascii="Arial" w:hAnsi="Arial" w:cs="Arial"/>
                <w:color w:val="000000"/>
                <w:sz w:val="22"/>
                <w:szCs w:val="22"/>
              </w:rPr>
            </w:rPrChange>
          </w:rPr>
          <w:t xml:space="preserve">Configure </w:t>
        </w:r>
        <w:proofErr w:type="gramStart"/>
        <w:r w:rsidRPr="002B205D">
          <w:rPr>
            <w:rFonts w:ascii="Arial" w:hAnsi="Arial" w:cs="Arial"/>
            <w:color w:val="000000"/>
            <w:rPrChange w:id="837" w:author="EUDERLAN FREIRE DA SILVA ABREU" w:date="2025-06-30T16:15:00Z">
              <w:rPr>
                <w:rFonts w:ascii="Arial" w:hAnsi="Arial" w:cs="Arial"/>
                <w:color w:val="000000"/>
                <w:sz w:val="22"/>
                <w:szCs w:val="22"/>
              </w:rPr>
            </w:rPrChange>
          </w:rPr>
          <w:t xml:space="preserve">no </w:t>
        </w:r>
        <w:r w:rsidRPr="002B205D">
          <w:rPr>
            <w:rFonts w:ascii="Arial" w:hAnsi="Arial" w:cs="Arial"/>
            <w:color w:val="188038"/>
            <w:rPrChange w:id="838" w:author="EUDERLAN FREIRE DA SILVA ABREU" w:date="2025-06-30T16:15:00Z">
              <w:rPr>
                <w:rFonts w:ascii="Courier New" w:hAnsi="Courier New" w:cs="Courier New"/>
                <w:color w:val="188038"/>
                <w:sz w:val="22"/>
                <w:szCs w:val="22"/>
              </w:rPr>
            </w:rPrChange>
          </w:rPr>
          <w:t>.</w:t>
        </w:r>
        <w:proofErr w:type="spellStart"/>
        <w:r w:rsidRPr="002B205D">
          <w:rPr>
            <w:rFonts w:ascii="Arial" w:hAnsi="Arial" w:cs="Arial"/>
            <w:color w:val="188038"/>
            <w:rPrChange w:id="839" w:author="EUDERLAN FREIRE DA SILVA ABREU" w:date="2025-06-30T16:15:00Z">
              <w:rPr>
                <w:rFonts w:ascii="Courier New" w:hAnsi="Courier New" w:cs="Courier New"/>
                <w:color w:val="188038"/>
                <w:sz w:val="22"/>
                <w:szCs w:val="22"/>
              </w:rPr>
            </w:rPrChange>
          </w:rPr>
          <w:t>env</w:t>
        </w:r>
        <w:proofErr w:type="spellEnd"/>
        <w:proofErr w:type="gramEnd"/>
      </w:ins>
    </w:p>
    <w:p w14:paraId="04DEBB4E" w14:textId="58C0F1B5" w:rsidR="00EA36DE" w:rsidRPr="002B205D" w:rsidRDefault="00EA36DE" w:rsidP="00EA36DE">
      <w:pPr>
        <w:pStyle w:val="Ttulo2"/>
        <w:spacing w:before="240" w:line="240" w:lineRule="auto"/>
        <w:jc w:val="both"/>
        <w:rPr>
          <w:ins w:id="840" w:author="EUDERLAN FREIRE DA SILVA ABREU" w:date="2025-06-30T16:03:00Z"/>
          <w:rFonts w:ascii="Arial" w:hAnsi="Arial" w:cs="Arial"/>
          <w:b/>
          <w:bCs/>
          <w:color w:val="000000"/>
          <w:sz w:val="24"/>
          <w:szCs w:val="24"/>
          <w:rPrChange w:id="841" w:author="EUDERLAN FREIRE DA SILVA ABREU" w:date="2025-06-30T16:09:00Z">
            <w:rPr>
              <w:ins w:id="842" w:author="EUDERLAN FREIRE DA SILVA ABREU" w:date="2025-06-30T16:03:00Z"/>
              <w:rFonts w:ascii="Arial" w:hAnsi="Arial" w:cs="Arial"/>
              <w:color w:val="000000"/>
              <w:sz w:val="34"/>
              <w:szCs w:val="34"/>
            </w:rPr>
          </w:rPrChange>
        </w:rPr>
        <w:pPrChange w:id="843" w:author="EUDERLAN FREIRE DA SILVA ABREU" w:date="2025-06-30T16:06:00Z">
          <w:pPr>
            <w:pStyle w:val="Ttulo2"/>
            <w:spacing w:before="360" w:after="80"/>
          </w:pPr>
        </w:pPrChange>
      </w:pPr>
      <w:ins w:id="844" w:author="EUDERLAN FREIRE DA SILVA ABREU" w:date="2025-06-30T16:03:00Z">
        <w:r w:rsidRPr="002B205D">
          <w:rPr>
            <w:rFonts w:ascii="Segoe UI Emoji" w:hAnsi="Segoe UI Emoji" w:cs="Segoe UI Emoji"/>
            <w:b/>
            <w:bCs/>
            <w:color w:val="000000"/>
            <w:sz w:val="24"/>
            <w:szCs w:val="24"/>
            <w:rPrChange w:id="845" w:author="EUDERLAN FREIRE DA SILVA ABREU" w:date="2025-06-30T16:09:00Z">
              <w:rPr>
                <w:rFonts w:ascii="Segoe UI Emoji" w:hAnsi="Segoe UI Emoji" w:cs="Segoe UI Emoji"/>
                <w:color w:val="000000"/>
                <w:sz w:val="34"/>
                <w:szCs w:val="34"/>
              </w:rPr>
            </w:rPrChange>
          </w:rPr>
          <w:t>📞</w:t>
        </w:r>
        <w:r w:rsidRPr="002B205D">
          <w:rPr>
            <w:rFonts w:ascii="Arial" w:hAnsi="Arial" w:cs="Arial"/>
            <w:b/>
            <w:bCs/>
            <w:color w:val="000000"/>
            <w:sz w:val="24"/>
            <w:szCs w:val="24"/>
            <w:rPrChange w:id="846" w:author="EUDERLAN FREIRE DA SILVA ABREU" w:date="2025-06-30T16:09:00Z">
              <w:rPr>
                <w:rFonts w:ascii="Arial" w:hAnsi="Arial" w:cs="Arial"/>
                <w:color w:val="000000"/>
                <w:sz w:val="34"/>
                <w:szCs w:val="34"/>
              </w:rPr>
            </w:rPrChange>
          </w:rPr>
          <w:t xml:space="preserve"> Suporte</w:t>
        </w:r>
      </w:ins>
    </w:p>
    <w:p w14:paraId="40575E45" w14:textId="3B058A20" w:rsidR="00EA36DE" w:rsidRPr="00EA36DE" w:rsidRDefault="00EA36DE" w:rsidP="00EA36DE">
      <w:pPr>
        <w:spacing w:before="240" w:after="0" w:line="240" w:lineRule="auto"/>
        <w:jc w:val="both"/>
        <w:rPr>
          <w:ins w:id="847" w:author="EUDERLAN FREIRE DA SILVA ABREU" w:date="2025-06-30T16:04:00Z"/>
          <w:rFonts w:ascii="Arial" w:hAnsi="Arial" w:cs="Arial"/>
          <w:sz w:val="24"/>
          <w:szCs w:val="24"/>
          <w:rPrChange w:id="848" w:author="EUDERLAN FREIRE DA SILVA ABREU" w:date="2025-06-30T16:05:00Z">
            <w:rPr>
              <w:ins w:id="849" w:author="EUDERLAN FREIRE DA SILVA ABREU" w:date="2025-06-30T16:04:00Z"/>
            </w:rPr>
          </w:rPrChange>
        </w:rPr>
        <w:pPrChange w:id="850" w:author="EUDERLAN FREIRE DA SILVA ABREU" w:date="2025-06-30T16:06:00Z">
          <w:pPr/>
        </w:pPrChange>
      </w:pPr>
      <w:ins w:id="851" w:author="EUDERLAN FREIRE DA SILVA ABREU" w:date="2025-06-30T16:04:00Z">
        <w:r w:rsidRPr="00EA36DE">
          <w:rPr>
            <w:rFonts w:ascii="Arial" w:hAnsi="Arial" w:cs="Arial"/>
            <w:sz w:val="24"/>
            <w:szCs w:val="24"/>
            <w:rPrChange w:id="852" w:author="EUDERLAN FREIRE DA SILVA ABREU" w:date="2025-06-30T16:05:00Z">
              <w:rPr/>
            </w:rPrChange>
          </w:rPr>
          <w:fldChar w:fldCharType="begin"/>
        </w:r>
        <w:r w:rsidRPr="00EA36DE">
          <w:rPr>
            <w:rFonts w:ascii="Arial" w:hAnsi="Arial" w:cs="Arial"/>
            <w:sz w:val="24"/>
            <w:szCs w:val="24"/>
            <w:rPrChange w:id="853" w:author="EUDERLAN FREIRE DA SILVA ABREU" w:date="2025-06-30T16:05:00Z">
              <w:rPr/>
            </w:rPrChange>
          </w:rPr>
          <w:instrText xml:space="preserve"> HYPERLINK "mailto:</w:instrText>
        </w:r>
        <w:r w:rsidRPr="00EA36DE">
          <w:rPr>
            <w:rFonts w:ascii="Arial" w:hAnsi="Arial" w:cs="Arial"/>
            <w:sz w:val="24"/>
            <w:szCs w:val="24"/>
            <w:rPrChange w:id="854" w:author="EUDERLAN FREIRE DA SILVA ABREU" w:date="2025-06-30T16:05:00Z">
              <w:rPr>
                <w:rStyle w:val="Hyperlink"/>
              </w:rPr>
            </w:rPrChange>
          </w:rPr>
          <w:instrText>e</w:instrText>
        </w:r>
      </w:ins>
      <w:ins w:id="855" w:author="EUDERLAN FREIRE DA SILVA ABREU" w:date="2025-06-30T16:03:00Z">
        <w:r w:rsidRPr="00EA36DE">
          <w:rPr>
            <w:rFonts w:ascii="Arial" w:hAnsi="Arial" w:cs="Arial"/>
            <w:sz w:val="24"/>
            <w:szCs w:val="24"/>
            <w:rPrChange w:id="856" w:author="EUDERLAN FREIRE DA SILVA ABREU" w:date="2025-06-30T16:05:00Z">
              <w:rPr>
                <w:rStyle w:val="Hyperlink"/>
              </w:rPr>
            </w:rPrChange>
          </w:rPr>
          <w:instrText>uderla.freire@discente.ufma.br</w:instrText>
        </w:r>
      </w:ins>
      <w:ins w:id="857" w:author="EUDERLAN FREIRE DA SILVA ABREU" w:date="2025-06-30T16:04:00Z">
        <w:r w:rsidRPr="00EA36DE">
          <w:rPr>
            <w:rFonts w:ascii="Arial" w:hAnsi="Arial" w:cs="Arial"/>
            <w:sz w:val="24"/>
            <w:szCs w:val="24"/>
            <w:rPrChange w:id="858" w:author="EUDERLAN FREIRE DA SILVA ABREU" w:date="2025-06-30T16:05:00Z">
              <w:rPr/>
            </w:rPrChange>
          </w:rPr>
          <w:instrText xml:space="preserve">" </w:instrText>
        </w:r>
        <w:r w:rsidRPr="00EA36DE">
          <w:rPr>
            <w:rFonts w:ascii="Arial" w:hAnsi="Arial" w:cs="Arial"/>
            <w:sz w:val="24"/>
            <w:szCs w:val="24"/>
            <w:rPrChange w:id="859" w:author="EUDERLAN FREIRE DA SILVA ABREU" w:date="2025-06-30T16:05:00Z">
              <w:rPr/>
            </w:rPrChange>
          </w:rPr>
          <w:fldChar w:fldCharType="separate"/>
        </w:r>
        <w:r w:rsidRPr="00EA36DE">
          <w:rPr>
            <w:rStyle w:val="Hyperlink"/>
            <w:rFonts w:ascii="Arial" w:hAnsi="Arial" w:cs="Arial"/>
            <w:sz w:val="24"/>
            <w:szCs w:val="24"/>
            <w:rPrChange w:id="860" w:author="EUDERLAN FREIRE DA SILVA ABREU" w:date="2025-06-30T16:05:00Z">
              <w:rPr>
                <w:rStyle w:val="Hyperlink"/>
              </w:rPr>
            </w:rPrChange>
          </w:rPr>
          <w:t>e</w:t>
        </w:r>
      </w:ins>
      <w:ins w:id="861" w:author="EUDERLAN FREIRE DA SILVA ABREU" w:date="2025-06-30T16:03:00Z">
        <w:r w:rsidRPr="00EA36DE">
          <w:rPr>
            <w:rStyle w:val="Hyperlink"/>
            <w:rFonts w:ascii="Arial" w:hAnsi="Arial" w:cs="Arial"/>
            <w:sz w:val="24"/>
            <w:szCs w:val="24"/>
            <w:rPrChange w:id="862" w:author="EUDERLAN FREIRE DA SILVA ABREU" w:date="2025-06-30T16:05:00Z">
              <w:rPr>
                <w:rStyle w:val="Hyperlink"/>
              </w:rPr>
            </w:rPrChange>
          </w:rPr>
          <w:t>uderla.freire@discente.ufma.br</w:t>
        </w:r>
      </w:ins>
      <w:ins w:id="863" w:author="EUDERLAN FREIRE DA SILVA ABREU" w:date="2025-06-30T16:04:00Z">
        <w:r w:rsidRPr="00EA36DE">
          <w:rPr>
            <w:rFonts w:ascii="Arial" w:hAnsi="Arial" w:cs="Arial"/>
            <w:sz w:val="24"/>
            <w:szCs w:val="24"/>
            <w:rPrChange w:id="864" w:author="EUDERLAN FREIRE DA SILVA ABREU" w:date="2025-06-30T16:05:00Z">
              <w:rPr/>
            </w:rPrChange>
          </w:rPr>
          <w:fldChar w:fldCharType="end"/>
        </w:r>
      </w:ins>
      <w:ins w:id="865" w:author="EUDERLAN FREIRE DA SILVA ABREU" w:date="2025-06-30T16:03:00Z">
        <w:r w:rsidRPr="00EA36DE">
          <w:rPr>
            <w:rFonts w:ascii="Arial" w:hAnsi="Arial" w:cs="Arial"/>
            <w:sz w:val="24"/>
            <w:szCs w:val="24"/>
            <w:rPrChange w:id="866" w:author="EUDERLAN FREIRE DA SILVA ABREU" w:date="2025-06-30T16:05:00Z">
              <w:rPr/>
            </w:rPrChange>
          </w:rPr>
          <w:t xml:space="preserve">, </w:t>
        </w:r>
      </w:ins>
      <w:ins w:id="867" w:author="EUDERLAN FREIRE DA SILVA ABREU" w:date="2025-06-30T16:04:00Z">
        <w:r w:rsidRPr="00EA36DE">
          <w:rPr>
            <w:rFonts w:ascii="Arial" w:hAnsi="Arial" w:cs="Arial"/>
            <w:sz w:val="24"/>
            <w:szCs w:val="24"/>
            <w:rPrChange w:id="868" w:author="EUDERLAN FREIRE DA SILVA ABREU" w:date="2025-06-30T16:05:00Z">
              <w:rPr/>
            </w:rPrChange>
          </w:rPr>
          <w:fldChar w:fldCharType="begin"/>
        </w:r>
        <w:r w:rsidRPr="00EA36DE">
          <w:rPr>
            <w:rFonts w:ascii="Arial" w:hAnsi="Arial" w:cs="Arial"/>
            <w:sz w:val="24"/>
            <w:szCs w:val="24"/>
            <w:rPrChange w:id="869" w:author="EUDERLAN FREIRE DA SILVA ABREU" w:date="2025-06-30T16:05:00Z">
              <w:rPr/>
            </w:rPrChange>
          </w:rPr>
          <w:instrText xml:space="preserve"> HYPERLINK "mailto:hi</w:instrText>
        </w:r>
        <w:r w:rsidRPr="00EA36DE">
          <w:rPr>
            <w:rFonts w:ascii="Arial" w:hAnsi="Arial" w:cs="Arial"/>
            <w:sz w:val="24"/>
            <w:szCs w:val="24"/>
            <w:rPrChange w:id="870" w:author="EUDERLAN FREIRE DA SILVA ABREU" w:date="2025-06-30T16:05:00Z">
              <w:rPr>
                <w:lang w:val="en-US"/>
              </w:rPr>
            </w:rPrChange>
          </w:rPr>
          <w:instrText>ssa</w:instrText>
        </w:r>
        <w:r w:rsidRPr="00EA36DE">
          <w:rPr>
            <w:rFonts w:ascii="Arial" w:hAnsi="Arial" w:cs="Arial"/>
            <w:sz w:val="24"/>
            <w:szCs w:val="24"/>
            <w:rPrChange w:id="871" w:author="EUDERLAN FREIRE DA SILVA ABREU" w:date="2025-06-30T16:05:00Z">
              <w:rPr/>
            </w:rPrChange>
          </w:rPr>
          <w:instrText xml:space="preserve">.barbara@discente.ufma.br" </w:instrText>
        </w:r>
        <w:r w:rsidRPr="00EA36DE">
          <w:rPr>
            <w:rFonts w:ascii="Arial" w:hAnsi="Arial" w:cs="Arial"/>
            <w:sz w:val="24"/>
            <w:szCs w:val="24"/>
            <w:rPrChange w:id="872" w:author="EUDERLAN FREIRE DA SILVA ABREU" w:date="2025-06-30T16:05:00Z">
              <w:rPr/>
            </w:rPrChange>
          </w:rPr>
          <w:fldChar w:fldCharType="separate"/>
        </w:r>
        <w:r w:rsidRPr="00EA36DE">
          <w:rPr>
            <w:rStyle w:val="Hyperlink"/>
            <w:rFonts w:ascii="Arial" w:hAnsi="Arial" w:cs="Arial"/>
            <w:sz w:val="24"/>
            <w:szCs w:val="24"/>
            <w:rPrChange w:id="873" w:author="EUDERLAN FREIRE DA SILVA ABREU" w:date="2025-06-30T16:05:00Z">
              <w:rPr/>
            </w:rPrChange>
          </w:rPr>
          <w:t>hi</w:t>
        </w:r>
        <w:r w:rsidRPr="00EA36DE">
          <w:rPr>
            <w:rStyle w:val="Hyperlink"/>
            <w:rFonts w:ascii="Arial" w:hAnsi="Arial" w:cs="Arial"/>
            <w:sz w:val="24"/>
            <w:szCs w:val="24"/>
            <w:rPrChange w:id="874" w:author="EUDERLAN FREIRE DA SILVA ABREU" w:date="2025-06-30T16:05:00Z">
              <w:rPr>
                <w:lang w:val="en-US"/>
              </w:rPr>
            </w:rPrChange>
          </w:rPr>
          <w:t>ssa</w:t>
        </w:r>
        <w:r w:rsidRPr="00EA36DE">
          <w:rPr>
            <w:rStyle w:val="Hyperlink"/>
            <w:rFonts w:ascii="Arial" w:hAnsi="Arial" w:cs="Arial"/>
            <w:sz w:val="24"/>
            <w:szCs w:val="24"/>
            <w:rPrChange w:id="875" w:author="EUDERLAN FREIRE DA SILVA ABREU" w:date="2025-06-30T16:05:00Z">
              <w:rPr>
                <w:rStyle w:val="Hyperlink"/>
              </w:rPr>
            </w:rPrChange>
          </w:rPr>
          <w:t>.barbara@discente.ufma.br</w:t>
        </w:r>
        <w:r w:rsidRPr="00EA36DE">
          <w:rPr>
            <w:rFonts w:ascii="Arial" w:hAnsi="Arial" w:cs="Arial"/>
            <w:sz w:val="24"/>
            <w:szCs w:val="24"/>
            <w:rPrChange w:id="876" w:author="EUDERLAN FREIRE DA SILVA ABREU" w:date="2025-06-30T16:05:00Z">
              <w:rPr/>
            </w:rPrChange>
          </w:rPr>
          <w:fldChar w:fldCharType="end"/>
        </w:r>
        <w:r w:rsidRPr="00EA36DE">
          <w:rPr>
            <w:rFonts w:ascii="Arial" w:hAnsi="Arial" w:cs="Arial"/>
            <w:sz w:val="24"/>
            <w:szCs w:val="24"/>
            <w:rPrChange w:id="877" w:author="EUDERLAN FREIRE DA SILVA ABREU" w:date="2025-06-30T16:05:00Z">
              <w:rPr/>
            </w:rPrChange>
          </w:rPr>
          <w:t xml:space="preserve"> </w:t>
        </w:r>
      </w:ins>
    </w:p>
    <w:p w14:paraId="5E90BCAC" w14:textId="77777777" w:rsidR="00EA36DE" w:rsidRPr="00EA36DE" w:rsidRDefault="00EA36DE" w:rsidP="00EA36DE">
      <w:pPr>
        <w:spacing w:before="240" w:after="0" w:line="240" w:lineRule="auto"/>
        <w:jc w:val="both"/>
        <w:rPr>
          <w:ins w:id="878" w:author="EUDERLAN FREIRE DA SILVA ABREU" w:date="2025-06-30T16:03:00Z"/>
          <w:rFonts w:ascii="Arial" w:hAnsi="Arial" w:cs="Arial"/>
          <w:sz w:val="24"/>
          <w:szCs w:val="24"/>
          <w:rPrChange w:id="879" w:author="EUDERLAN FREIRE DA SILVA ABREU" w:date="2025-06-30T16:05:00Z">
            <w:rPr>
              <w:ins w:id="880" w:author="EUDERLAN FREIRE DA SILVA ABREU" w:date="2025-06-30T16:03:00Z"/>
            </w:rPr>
          </w:rPrChange>
        </w:rPr>
        <w:pPrChange w:id="881" w:author="EUDERLAN FREIRE DA SILVA ABREU" w:date="2025-06-30T16:06:00Z">
          <w:pPr/>
        </w:pPrChange>
      </w:pPr>
    </w:p>
    <w:p w14:paraId="72C855A1" w14:textId="77777777" w:rsidR="00EA36DE" w:rsidRPr="002B205D" w:rsidRDefault="00EA36DE" w:rsidP="00EA36DE">
      <w:pPr>
        <w:pStyle w:val="Ttulo3"/>
        <w:spacing w:before="240" w:line="240" w:lineRule="auto"/>
        <w:jc w:val="both"/>
        <w:rPr>
          <w:ins w:id="882" w:author="EUDERLAN FREIRE DA SILVA ABREU" w:date="2025-06-30T16:03:00Z"/>
          <w:rFonts w:ascii="Arial" w:hAnsi="Arial" w:cs="Arial"/>
          <w:b/>
          <w:bCs/>
          <w:rPrChange w:id="883" w:author="EUDERLAN FREIRE DA SILVA ABREU" w:date="2025-06-30T16:08:00Z">
            <w:rPr>
              <w:ins w:id="884" w:author="EUDERLAN FREIRE DA SILVA ABREU" w:date="2025-06-30T16:03:00Z"/>
            </w:rPr>
          </w:rPrChange>
        </w:rPr>
        <w:pPrChange w:id="885" w:author="EUDERLAN FREIRE DA SILVA ABREU" w:date="2025-06-30T16:06:00Z">
          <w:pPr>
            <w:pStyle w:val="Ttulo3"/>
            <w:spacing w:before="280" w:after="80"/>
          </w:pPr>
        </w:pPrChange>
      </w:pPr>
      <w:ins w:id="886" w:author="EUDERLAN FREIRE DA SILVA ABREU" w:date="2025-06-30T16:03:00Z">
        <w:r w:rsidRPr="002B205D">
          <w:rPr>
            <w:rFonts w:ascii="Arial" w:hAnsi="Arial" w:cs="Arial"/>
            <w:b/>
            <w:bCs/>
            <w:color w:val="000000"/>
            <w:rPrChange w:id="887" w:author="EUDERLAN FREIRE DA SILVA ABREU" w:date="2025-06-30T16:08:00Z">
              <w:rPr>
                <w:rFonts w:ascii="Arial" w:hAnsi="Arial" w:cs="Arial"/>
                <w:color w:val="000000"/>
                <w:sz w:val="26"/>
                <w:szCs w:val="26"/>
              </w:rPr>
            </w:rPrChange>
          </w:rPr>
          <w:t>Verificações de Saúde</w:t>
        </w:r>
      </w:ins>
    </w:p>
    <w:p w14:paraId="0A89F628" w14:textId="77777777" w:rsidR="00EA36DE" w:rsidRPr="00EA36DE" w:rsidRDefault="00EA36DE" w:rsidP="00EA36DE">
      <w:pPr>
        <w:pStyle w:val="NormalWeb"/>
        <w:numPr>
          <w:ilvl w:val="0"/>
          <w:numId w:val="15"/>
        </w:numPr>
        <w:spacing w:before="240" w:beforeAutospacing="0" w:after="0" w:afterAutospacing="0"/>
        <w:jc w:val="both"/>
        <w:textAlignment w:val="baseline"/>
        <w:rPr>
          <w:ins w:id="888" w:author="EUDERLAN FREIRE DA SILVA ABREU" w:date="2025-06-30T16:03:00Z"/>
          <w:rFonts w:ascii="Arial" w:hAnsi="Arial" w:cs="Arial"/>
          <w:color w:val="000000"/>
          <w:rPrChange w:id="889" w:author="EUDERLAN FREIRE DA SILVA ABREU" w:date="2025-06-30T16:05:00Z">
            <w:rPr>
              <w:ins w:id="890" w:author="EUDERLAN FREIRE DA SILVA ABREU" w:date="2025-06-30T16:03:00Z"/>
              <w:rFonts w:ascii="Arial" w:hAnsi="Arial" w:cs="Arial"/>
              <w:color w:val="000000"/>
              <w:sz w:val="22"/>
              <w:szCs w:val="22"/>
            </w:rPr>
          </w:rPrChange>
        </w:rPr>
        <w:pPrChange w:id="891" w:author="EUDERLAN FREIRE DA SILVA ABREU" w:date="2025-06-30T16:06:00Z">
          <w:pPr>
            <w:pStyle w:val="NormalWeb"/>
            <w:numPr>
              <w:numId w:val="15"/>
            </w:numPr>
            <w:tabs>
              <w:tab w:val="num" w:pos="720"/>
            </w:tabs>
            <w:spacing w:before="240" w:beforeAutospacing="0" w:after="0" w:afterAutospacing="0"/>
            <w:ind w:left="720" w:hanging="360"/>
            <w:textAlignment w:val="baseline"/>
          </w:pPr>
        </w:pPrChange>
      </w:pPr>
      <w:proofErr w:type="spellStart"/>
      <w:ins w:id="892" w:author="EUDERLAN FREIRE DA SILVA ABREU" w:date="2025-06-30T16:03:00Z">
        <w:r w:rsidRPr="00EA36DE">
          <w:rPr>
            <w:rFonts w:ascii="Arial" w:hAnsi="Arial" w:cs="Arial"/>
            <w:color w:val="000000"/>
            <w:rPrChange w:id="893"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894" w:author="EUDERLAN FREIRE DA SILVA ABREU" w:date="2025-06-30T16:05:00Z">
              <w:rPr>
                <w:rFonts w:ascii="Arial" w:hAnsi="Arial" w:cs="Arial"/>
                <w:color w:val="000000"/>
                <w:sz w:val="22"/>
                <w:szCs w:val="22"/>
              </w:rPr>
            </w:rPrChange>
          </w:rPr>
          <w:t>: http://localhost:8000</w:t>
        </w:r>
      </w:ins>
    </w:p>
    <w:p w14:paraId="69B508F6" w14:textId="77777777" w:rsidR="00EA36DE" w:rsidRPr="00EA36DE" w:rsidRDefault="00EA36DE" w:rsidP="00EA36DE">
      <w:pPr>
        <w:pStyle w:val="NormalWeb"/>
        <w:numPr>
          <w:ilvl w:val="0"/>
          <w:numId w:val="15"/>
        </w:numPr>
        <w:spacing w:before="240" w:beforeAutospacing="0" w:after="0" w:afterAutospacing="0"/>
        <w:jc w:val="both"/>
        <w:textAlignment w:val="baseline"/>
        <w:rPr>
          <w:ins w:id="895" w:author="EUDERLAN FREIRE DA SILVA ABREU" w:date="2025-06-30T16:03:00Z"/>
          <w:rFonts w:ascii="Arial" w:hAnsi="Arial" w:cs="Arial"/>
          <w:color w:val="000000"/>
          <w:rPrChange w:id="896" w:author="EUDERLAN FREIRE DA SILVA ABREU" w:date="2025-06-30T16:05:00Z">
            <w:rPr>
              <w:ins w:id="897" w:author="EUDERLAN FREIRE DA SILVA ABREU" w:date="2025-06-30T16:03:00Z"/>
              <w:rFonts w:ascii="Arial" w:hAnsi="Arial" w:cs="Arial"/>
              <w:color w:val="000000"/>
              <w:sz w:val="22"/>
              <w:szCs w:val="22"/>
            </w:rPr>
          </w:rPrChange>
        </w:rPr>
        <w:pPrChange w:id="898" w:author="EUDERLAN FREIRE DA SILVA ABREU" w:date="2025-06-30T16:06:00Z">
          <w:pPr>
            <w:pStyle w:val="NormalWeb"/>
            <w:numPr>
              <w:numId w:val="15"/>
            </w:numPr>
            <w:tabs>
              <w:tab w:val="num" w:pos="720"/>
            </w:tabs>
            <w:spacing w:before="0" w:beforeAutospacing="0" w:after="240" w:afterAutospacing="0"/>
            <w:ind w:left="720" w:hanging="360"/>
            <w:textAlignment w:val="baseline"/>
          </w:pPr>
        </w:pPrChange>
      </w:pPr>
      <w:proofErr w:type="spellStart"/>
      <w:ins w:id="899" w:author="EUDERLAN FREIRE DA SILVA ABREU" w:date="2025-06-30T16:03:00Z">
        <w:r w:rsidRPr="00EA36DE">
          <w:rPr>
            <w:rFonts w:ascii="Arial" w:hAnsi="Arial" w:cs="Arial"/>
            <w:color w:val="000000"/>
            <w:rPrChange w:id="900"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901" w:author="EUDERLAN FREIRE DA SILVA ABREU" w:date="2025-06-30T16:05:00Z">
              <w:rPr>
                <w:rFonts w:ascii="Arial" w:hAnsi="Arial" w:cs="Arial"/>
                <w:color w:val="000000"/>
                <w:sz w:val="22"/>
                <w:szCs w:val="22"/>
              </w:rPr>
            </w:rPrChange>
          </w:rPr>
          <w:t>: http://localhost:3000</w:t>
        </w:r>
      </w:ins>
    </w:p>
    <w:p w14:paraId="6125BA8E" w14:textId="77777777" w:rsidR="00EA36DE" w:rsidRPr="00EA36DE" w:rsidRDefault="00EA36DE" w:rsidP="00EA36DE">
      <w:pPr>
        <w:pStyle w:val="NormalWeb"/>
        <w:numPr>
          <w:ilvl w:val="0"/>
          <w:numId w:val="15"/>
        </w:numPr>
        <w:spacing w:before="240" w:beforeAutospacing="0" w:after="0" w:afterAutospacing="0"/>
        <w:jc w:val="both"/>
        <w:textAlignment w:val="baseline"/>
        <w:rPr>
          <w:ins w:id="902" w:author="EUDERLAN FREIRE DA SILVA ABREU" w:date="2025-06-30T16:03:00Z"/>
          <w:rFonts w:ascii="Arial" w:hAnsi="Arial" w:cs="Arial"/>
          <w:color w:val="000000"/>
          <w:rPrChange w:id="903" w:author="EUDERLAN FREIRE DA SILVA ABREU" w:date="2025-06-30T16:05:00Z">
            <w:rPr>
              <w:ins w:id="904" w:author="EUDERLAN FREIRE DA SILVA ABREU" w:date="2025-06-30T16:03:00Z"/>
              <w:rFonts w:ascii="Arial" w:hAnsi="Arial" w:cs="Arial"/>
              <w:color w:val="000000"/>
              <w:sz w:val="22"/>
              <w:szCs w:val="22"/>
            </w:rPr>
          </w:rPrChange>
        </w:rPr>
        <w:pPrChange w:id="905" w:author="EUDERLAN FREIRE DA SILVA ABREU" w:date="2025-06-30T16:06:00Z">
          <w:pPr>
            <w:pStyle w:val="NormalWeb"/>
            <w:numPr>
              <w:numId w:val="15"/>
            </w:numPr>
            <w:tabs>
              <w:tab w:val="num" w:pos="720"/>
            </w:tabs>
            <w:spacing w:before="240" w:beforeAutospacing="0" w:after="240" w:afterAutospacing="0"/>
            <w:ind w:left="720" w:hanging="360"/>
            <w:textAlignment w:val="baseline"/>
          </w:pPr>
        </w:pPrChange>
      </w:pPr>
      <w:ins w:id="906" w:author="EUDERLAN FREIRE DA SILVA ABREU" w:date="2025-06-30T16:03:00Z">
        <w:r w:rsidRPr="00EA36DE">
          <w:rPr>
            <w:rFonts w:ascii="Arial" w:hAnsi="Arial" w:cs="Arial"/>
            <w:color w:val="000000"/>
            <w:rPrChange w:id="907" w:author="EUDERLAN FREIRE DA SILVA ABREU" w:date="2025-06-30T16:05:00Z">
              <w:rPr>
                <w:rFonts w:ascii="Arial" w:hAnsi="Arial" w:cs="Arial"/>
                <w:color w:val="000000"/>
                <w:sz w:val="22"/>
                <w:szCs w:val="22"/>
              </w:rPr>
            </w:rPrChange>
          </w:rPr>
          <w:t xml:space="preserve">API </w:t>
        </w:r>
        <w:proofErr w:type="spellStart"/>
        <w:r w:rsidRPr="00EA36DE">
          <w:rPr>
            <w:rFonts w:ascii="Arial" w:hAnsi="Arial" w:cs="Arial"/>
            <w:color w:val="000000"/>
            <w:rPrChange w:id="908" w:author="EUDERLAN FREIRE DA SILVA ABREU" w:date="2025-06-30T16:05:00Z">
              <w:rPr>
                <w:rFonts w:ascii="Arial" w:hAnsi="Arial" w:cs="Arial"/>
                <w:color w:val="000000"/>
                <w:sz w:val="22"/>
                <w:szCs w:val="22"/>
              </w:rPr>
            </w:rPrChange>
          </w:rPr>
          <w:t>Docs</w:t>
        </w:r>
        <w:proofErr w:type="spellEnd"/>
        <w:r w:rsidRPr="00EA36DE">
          <w:rPr>
            <w:rFonts w:ascii="Arial" w:hAnsi="Arial" w:cs="Arial"/>
            <w:color w:val="000000"/>
            <w:rPrChange w:id="909" w:author="EUDERLAN FREIRE DA SILVA ABREU" w:date="2025-06-30T16:05:00Z">
              <w:rPr>
                <w:rFonts w:ascii="Arial" w:hAnsi="Arial" w:cs="Arial"/>
                <w:color w:val="000000"/>
                <w:sz w:val="22"/>
                <w:szCs w:val="22"/>
              </w:rPr>
            </w:rPrChange>
          </w:rPr>
          <w:t>: http://localhost:8000/docs</w:t>
        </w:r>
      </w:ins>
    </w:p>
    <w:p w14:paraId="178730B5" w14:textId="77777777" w:rsidR="00EA36DE" w:rsidRPr="002B205D" w:rsidRDefault="00EA36DE" w:rsidP="00EA36DE">
      <w:pPr>
        <w:pStyle w:val="Ttulo2"/>
        <w:spacing w:before="240" w:line="240" w:lineRule="auto"/>
        <w:jc w:val="both"/>
        <w:rPr>
          <w:ins w:id="910" w:author="EUDERLAN FREIRE DA SILVA ABREU" w:date="2025-06-30T16:05:00Z"/>
          <w:rFonts w:ascii="Arial" w:hAnsi="Arial" w:cs="Arial"/>
          <w:b/>
          <w:bCs/>
          <w:sz w:val="24"/>
          <w:szCs w:val="24"/>
          <w:rPrChange w:id="911" w:author="EUDERLAN FREIRE DA SILVA ABREU" w:date="2025-06-30T16:08:00Z">
            <w:rPr>
              <w:ins w:id="912" w:author="EUDERLAN FREIRE DA SILVA ABREU" w:date="2025-06-30T16:05:00Z"/>
            </w:rPr>
          </w:rPrChange>
        </w:rPr>
        <w:pPrChange w:id="913" w:author="EUDERLAN FREIRE DA SILVA ABREU" w:date="2025-06-30T16:06:00Z">
          <w:pPr>
            <w:pStyle w:val="Ttulo2"/>
            <w:spacing w:before="360" w:after="80"/>
          </w:pPr>
        </w:pPrChange>
      </w:pPr>
      <w:ins w:id="914" w:author="EUDERLAN FREIRE DA SILVA ABREU" w:date="2025-06-30T16:05:00Z">
        <w:r w:rsidRPr="002B205D">
          <w:rPr>
            <w:rFonts w:ascii="Segoe UI Emoji" w:hAnsi="Segoe UI Emoji" w:cs="Segoe UI Emoji"/>
            <w:b/>
            <w:bCs/>
            <w:color w:val="000000"/>
            <w:sz w:val="24"/>
            <w:szCs w:val="24"/>
            <w:rPrChange w:id="915" w:author="EUDERLAN FREIRE DA SILVA ABREU" w:date="2025-06-30T16:08:00Z">
              <w:rPr>
                <w:rFonts w:ascii="Segoe UI Emoji" w:hAnsi="Segoe UI Emoji" w:cs="Segoe UI Emoji"/>
                <w:color w:val="000000"/>
                <w:sz w:val="34"/>
                <w:szCs w:val="34"/>
              </w:rPr>
            </w:rPrChange>
          </w:rPr>
          <w:t>✅</w:t>
        </w:r>
        <w:r w:rsidRPr="002B205D">
          <w:rPr>
            <w:rFonts w:ascii="Arial" w:hAnsi="Arial" w:cs="Arial"/>
            <w:b/>
            <w:bCs/>
            <w:color w:val="000000"/>
            <w:sz w:val="24"/>
            <w:szCs w:val="24"/>
            <w:rPrChange w:id="916" w:author="EUDERLAN FREIRE DA SILVA ABREU" w:date="2025-06-30T16:08:00Z">
              <w:rPr>
                <w:rFonts w:ascii="Arial" w:hAnsi="Arial" w:cs="Arial"/>
                <w:color w:val="000000"/>
                <w:sz w:val="34"/>
                <w:szCs w:val="34"/>
              </w:rPr>
            </w:rPrChange>
          </w:rPr>
          <w:t xml:space="preserve"> Lista de Verificação</w:t>
        </w:r>
      </w:ins>
    </w:p>
    <w:p w14:paraId="38645729" w14:textId="77777777" w:rsidR="00EA36DE" w:rsidRPr="00EA36DE" w:rsidRDefault="00EA36DE" w:rsidP="00EA36DE">
      <w:pPr>
        <w:pStyle w:val="NormalWeb"/>
        <w:numPr>
          <w:ilvl w:val="0"/>
          <w:numId w:val="16"/>
        </w:numPr>
        <w:spacing w:before="240" w:beforeAutospacing="0" w:after="0" w:afterAutospacing="0"/>
        <w:jc w:val="both"/>
        <w:textAlignment w:val="baseline"/>
        <w:rPr>
          <w:ins w:id="917" w:author="EUDERLAN FREIRE DA SILVA ABREU" w:date="2025-06-30T16:05:00Z"/>
          <w:rFonts w:ascii="Arial" w:hAnsi="Arial" w:cs="Arial"/>
          <w:color w:val="000000"/>
          <w:rPrChange w:id="918" w:author="EUDERLAN FREIRE DA SILVA ABREU" w:date="2025-06-30T16:05:00Z">
            <w:rPr>
              <w:ins w:id="919" w:author="EUDERLAN FREIRE DA SILVA ABREU" w:date="2025-06-30T16:05:00Z"/>
              <w:rFonts w:ascii="Arial" w:hAnsi="Arial" w:cs="Arial"/>
              <w:color w:val="000000"/>
              <w:sz w:val="22"/>
              <w:szCs w:val="22"/>
            </w:rPr>
          </w:rPrChange>
        </w:rPr>
        <w:pPrChange w:id="920" w:author="EUDERLAN FREIRE DA SILVA ABREU" w:date="2025-06-30T16:06:00Z">
          <w:pPr>
            <w:pStyle w:val="NormalWeb"/>
            <w:numPr>
              <w:numId w:val="16"/>
            </w:numPr>
            <w:tabs>
              <w:tab w:val="num" w:pos="720"/>
            </w:tabs>
            <w:spacing w:before="240" w:beforeAutospacing="0" w:after="0" w:afterAutospacing="0"/>
            <w:ind w:left="720" w:hanging="360"/>
            <w:textAlignment w:val="baseline"/>
          </w:pPr>
        </w:pPrChange>
      </w:pPr>
      <w:proofErr w:type="gramStart"/>
      <w:ins w:id="921" w:author="EUDERLAN FREIRE DA SILVA ABREU" w:date="2025-06-30T16:05:00Z">
        <w:r w:rsidRPr="00EA36DE">
          <w:rPr>
            <w:rFonts w:ascii="Arial" w:hAnsi="Arial" w:cs="Arial"/>
            <w:color w:val="000000"/>
            <w:rPrChange w:id="922"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23" w:author="EUDERLAN FREIRE DA SILVA ABREU" w:date="2025-06-30T16:05:00Z">
              <w:rPr>
                <w:rFonts w:ascii="Arial" w:hAnsi="Arial" w:cs="Arial"/>
                <w:color w:val="000000"/>
                <w:sz w:val="22"/>
                <w:szCs w:val="22"/>
              </w:rPr>
            </w:rPrChange>
          </w:rPr>
          <w:t xml:space="preserve"> Python 3.11+ instalado</w:t>
        </w:r>
      </w:ins>
    </w:p>
    <w:p w14:paraId="7C709DB4" w14:textId="77777777" w:rsidR="00EA36DE" w:rsidRPr="00EA36DE" w:rsidRDefault="00EA36DE" w:rsidP="00EA36DE">
      <w:pPr>
        <w:pStyle w:val="NormalWeb"/>
        <w:numPr>
          <w:ilvl w:val="0"/>
          <w:numId w:val="16"/>
        </w:numPr>
        <w:spacing w:before="240" w:beforeAutospacing="0" w:after="0" w:afterAutospacing="0"/>
        <w:jc w:val="both"/>
        <w:textAlignment w:val="baseline"/>
        <w:rPr>
          <w:ins w:id="924" w:author="EUDERLAN FREIRE DA SILVA ABREU" w:date="2025-06-30T16:05:00Z"/>
          <w:rFonts w:ascii="Arial" w:hAnsi="Arial" w:cs="Arial"/>
          <w:color w:val="000000"/>
          <w:rPrChange w:id="925" w:author="EUDERLAN FREIRE DA SILVA ABREU" w:date="2025-06-30T16:05:00Z">
            <w:rPr>
              <w:ins w:id="926" w:author="EUDERLAN FREIRE DA SILVA ABREU" w:date="2025-06-30T16:05:00Z"/>
              <w:rFonts w:ascii="Arial" w:hAnsi="Arial" w:cs="Arial"/>
              <w:color w:val="000000"/>
              <w:sz w:val="22"/>
              <w:szCs w:val="22"/>
            </w:rPr>
          </w:rPrChange>
        </w:rPr>
        <w:pPrChange w:id="927"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28" w:author="EUDERLAN FREIRE DA SILVA ABREU" w:date="2025-06-30T16:05:00Z">
        <w:r w:rsidRPr="00EA36DE">
          <w:rPr>
            <w:rFonts w:ascii="Arial" w:hAnsi="Arial" w:cs="Arial"/>
            <w:color w:val="000000"/>
            <w:rPrChange w:id="929"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30" w:author="EUDERLAN FREIRE DA SILVA ABREU" w:date="2025-06-30T16:05:00Z">
              <w:rPr>
                <w:rFonts w:ascii="Arial" w:hAnsi="Arial" w:cs="Arial"/>
                <w:color w:val="000000"/>
                <w:sz w:val="22"/>
                <w:szCs w:val="22"/>
              </w:rPr>
            </w:rPrChange>
          </w:rPr>
          <w:t xml:space="preserve"> Node.js 16+ instalado</w:t>
        </w:r>
      </w:ins>
    </w:p>
    <w:p w14:paraId="075EEC1E" w14:textId="77777777" w:rsidR="00EA36DE" w:rsidRPr="00EA36DE" w:rsidRDefault="00EA36DE" w:rsidP="00EA36DE">
      <w:pPr>
        <w:pStyle w:val="NormalWeb"/>
        <w:numPr>
          <w:ilvl w:val="0"/>
          <w:numId w:val="16"/>
        </w:numPr>
        <w:spacing w:before="240" w:beforeAutospacing="0" w:after="0" w:afterAutospacing="0"/>
        <w:jc w:val="both"/>
        <w:textAlignment w:val="baseline"/>
        <w:rPr>
          <w:ins w:id="931" w:author="EUDERLAN FREIRE DA SILVA ABREU" w:date="2025-06-30T16:05:00Z"/>
          <w:rFonts w:ascii="Arial" w:hAnsi="Arial" w:cs="Arial"/>
          <w:color w:val="000000"/>
          <w:rPrChange w:id="932" w:author="EUDERLAN FREIRE DA SILVA ABREU" w:date="2025-06-30T16:05:00Z">
            <w:rPr>
              <w:ins w:id="933" w:author="EUDERLAN FREIRE DA SILVA ABREU" w:date="2025-06-30T16:05:00Z"/>
              <w:rFonts w:ascii="Arial" w:hAnsi="Arial" w:cs="Arial"/>
              <w:color w:val="000000"/>
              <w:sz w:val="22"/>
              <w:szCs w:val="22"/>
            </w:rPr>
          </w:rPrChange>
        </w:rPr>
        <w:pPrChange w:id="934"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35" w:author="EUDERLAN FREIRE DA SILVA ABREU" w:date="2025-06-30T16:05:00Z">
        <w:r w:rsidRPr="00EA36DE">
          <w:rPr>
            <w:rFonts w:ascii="Arial" w:hAnsi="Arial" w:cs="Arial"/>
            <w:color w:val="000000"/>
            <w:rPrChange w:id="936"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37" w:author="EUDERLAN FREIRE DA SILVA ABREU" w:date="2025-06-30T16:05:00Z">
              <w:rPr>
                <w:rFonts w:ascii="Arial" w:hAnsi="Arial" w:cs="Arial"/>
                <w:color w:val="000000"/>
                <w:sz w:val="22"/>
                <w:szCs w:val="22"/>
              </w:rPr>
            </w:rPrChange>
          </w:rPr>
          <w:t xml:space="preserve"> Dependências do </w:t>
        </w:r>
        <w:proofErr w:type="spellStart"/>
        <w:r w:rsidRPr="00EA36DE">
          <w:rPr>
            <w:rFonts w:ascii="Arial" w:hAnsi="Arial" w:cs="Arial"/>
            <w:color w:val="000000"/>
            <w:rPrChange w:id="938"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939" w:author="EUDERLAN FREIRE DA SILVA ABREU" w:date="2025-06-30T16:05:00Z">
              <w:rPr>
                <w:rFonts w:ascii="Arial" w:hAnsi="Arial" w:cs="Arial"/>
                <w:color w:val="000000"/>
                <w:sz w:val="22"/>
                <w:szCs w:val="22"/>
              </w:rPr>
            </w:rPrChange>
          </w:rPr>
          <w:t xml:space="preserve"> instaladas</w:t>
        </w:r>
      </w:ins>
    </w:p>
    <w:p w14:paraId="5F94F9C3" w14:textId="77777777" w:rsidR="00EA36DE" w:rsidRPr="00EA36DE" w:rsidRDefault="00EA36DE" w:rsidP="00EA36DE">
      <w:pPr>
        <w:pStyle w:val="NormalWeb"/>
        <w:numPr>
          <w:ilvl w:val="0"/>
          <w:numId w:val="16"/>
        </w:numPr>
        <w:spacing w:before="240" w:beforeAutospacing="0" w:after="0" w:afterAutospacing="0"/>
        <w:jc w:val="both"/>
        <w:textAlignment w:val="baseline"/>
        <w:rPr>
          <w:ins w:id="940" w:author="EUDERLAN FREIRE DA SILVA ABREU" w:date="2025-06-30T16:05:00Z"/>
          <w:rFonts w:ascii="Arial" w:hAnsi="Arial" w:cs="Arial"/>
          <w:color w:val="000000"/>
          <w:rPrChange w:id="941" w:author="EUDERLAN FREIRE DA SILVA ABREU" w:date="2025-06-30T16:05:00Z">
            <w:rPr>
              <w:ins w:id="942" w:author="EUDERLAN FREIRE DA SILVA ABREU" w:date="2025-06-30T16:05:00Z"/>
              <w:rFonts w:ascii="Arial" w:hAnsi="Arial" w:cs="Arial"/>
              <w:color w:val="000000"/>
              <w:sz w:val="22"/>
              <w:szCs w:val="22"/>
            </w:rPr>
          </w:rPrChange>
        </w:rPr>
        <w:pPrChange w:id="943"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44" w:author="EUDERLAN FREIRE DA SILVA ABREU" w:date="2025-06-30T16:05:00Z">
        <w:r w:rsidRPr="00EA36DE">
          <w:rPr>
            <w:rFonts w:ascii="Arial" w:hAnsi="Arial" w:cs="Arial"/>
            <w:color w:val="000000"/>
            <w:rPrChange w:id="945"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46" w:author="EUDERLAN FREIRE DA SILVA ABREU" w:date="2025-06-30T16:05:00Z">
              <w:rPr>
                <w:rFonts w:ascii="Arial" w:hAnsi="Arial" w:cs="Arial"/>
                <w:color w:val="000000"/>
                <w:sz w:val="22"/>
                <w:szCs w:val="22"/>
              </w:rPr>
            </w:rPrChange>
          </w:rPr>
          <w:t xml:space="preserve"> Dependências do </w:t>
        </w:r>
        <w:proofErr w:type="spellStart"/>
        <w:r w:rsidRPr="00EA36DE">
          <w:rPr>
            <w:rFonts w:ascii="Arial" w:hAnsi="Arial" w:cs="Arial"/>
            <w:color w:val="000000"/>
            <w:rPrChange w:id="947"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948" w:author="EUDERLAN FREIRE DA SILVA ABREU" w:date="2025-06-30T16:05:00Z">
              <w:rPr>
                <w:rFonts w:ascii="Arial" w:hAnsi="Arial" w:cs="Arial"/>
                <w:color w:val="000000"/>
                <w:sz w:val="22"/>
                <w:szCs w:val="22"/>
              </w:rPr>
            </w:rPrChange>
          </w:rPr>
          <w:t xml:space="preserve"> instaladas</w:t>
        </w:r>
      </w:ins>
    </w:p>
    <w:p w14:paraId="713E96E3" w14:textId="77777777" w:rsidR="00EA36DE" w:rsidRPr="00EA36DE" w:rsidRDefault="00EA36DE" w:rsidP="00EA36DE">
      <w:pPr>
        <w:pStyle w:val="NormalWeb"/>
        <w:numPr>
          <w:ilvl w:val="0"/>
          <w:numId w:val="16"/>
        </w:numPr>
        <w:spacing w:before="240" w:beforeAutospacing="0" w:after="0" w:afterAutospacing="0"/>
        <w:jc w:val="both"/>
        <w:textAlignment w:val="baseline"/>
        <w:rPr>
          <w:ins w:id="949" w:author="EUDERLAN FREIRE DA SILVA ABREU" w:date="2025-06-30T16:05:00Z"/>
          <w:rFonts w:ascii="Arial" w:hAnsi="Arial" w:cs="Arial"/>
          <w:color w:val="000000"/>
          <w:rPrChange w:id="950" w:author="EUDERLAN FREIRE DA SILVA ABREU" w:date="2025-06-30T16:05:00Z">
            <w:rPr>
              <w:ins w:id="951" w:author="EUDERLAN FREIRE DA SILVA ABREU" w:date="2025-06-30T16:05:00Z"/>
              <w:rFonts w:ascii="Arial" w:hAnsi="Arial" w:cs="Arial"/>
              <w:color w:val="000000"/>
              <w:sz w:val="22"/>
              <w:szCs w:val="22"/>
            </w:rPr>
          </w:rPrChange>
        </w:rPr>
        <w:pPrChange w:id="952"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53" w:author="EUDERLAN FREIRE DA SILVA ABREU" w:date="2025-06-30T16:05:00Z">
        <w:r w:rsidRPr="00EA36DE">
          <w:rPr>
            <w:rFonts w:ascii="Arial" w:hAnsi="Arial" w:cs="Arial"/>
            <w:color w:val="000000"/>
            <w:rPrChange w:id="954"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55" w:author="EUDERLAN FREIRE DA SILVA ABREU" w:date="2025-06-30T16:05:00Z">
              <w:rPr>
                <w:rFonts w:ascii="Arial" w:hAnsi="Arial" w:cs="Arial"/>
                <w:color w:val="000000"/>
                <w:sz w:val="22"/>
                <w:szCs w:val="22"/>
              </w:rPr>
            </w:rPrChange>
          </w:rPr>
          <w:t xml:space="preserve"> Chave </w:t>
        </w:r>
        <w:proofErr w:type="spellStart"/>
        <w:r w:rsidRPr="00EA36DE">
          <w:rPr>
            <w:rFonts w:ascii="Arial" w:hAnsi="Arial" w:cs="Arial"/>
            <w:color w:val="000000"/>
            <w:rPrChange w:id="956" w:author="EUDERLAN FREIRE DA SILVA ABREU" w:date="2025-06-30T16:05:00Z">
              <w:rPr>
                <w:rFonts w:ascii="Arial" w:hAnsi="Arial" w:cs="Arial"/>
                <w:color w:val="000000"/>
                <w:sz w:val="22"/>
                <w:szCs w:val="22"/>
              </w:rPr>
            </w:rPrChange>
          </w:rPr>
          <w:t>Groq</w:t>
        </w:r>
        <w:proofErr w:type="spellEnd"/>
        <w:r w:rsidRPr="00EA36DE">
          <w:rPr>
            <w:rFonts w:ascii="Arial" w:hAnsi="Arial" w:cs="Arial"/>
            <w:color w:val="000000"/>
            <w:rPrChange w:id="957" w:author="EUDERLAN FREIRE DA SILVA ABREU" w:date="2025-06-30T16:05:00Z">
              <w:rPr>
                <w:rFonts w:ascii="Arial" w:hAnsi="Arial" w:cs="Arial"/>
                <w:color w:val="000000"/>
                <w:sz w:val="22"/>
                <w:szCs w:val="22"/>
              </w:rPr>
            </w:rPrChange>
          </w:rPr>
          <w:t xml:space="preserve"> configurada</w:t>
        </w:r>
      </w:ins>
    </w:p>
    <w:p w14:paraId="092F75A2" w14:textId="77777777" w:rsidR="00EA36DE" w:rsidRPr="00EA36DE" w:rsidRDefault="00EA36DE" w:rsidP="00EA36DE">
      <w:pPr>
        <w:pStyle w:val="NormalWeb"/>
        <w:numPr>
          <w:ilvl w:val="0"/>
          <w:numId w:val="16"/>
        </w:numPr>
        <w:spacing w:before="240" w:beforeAutospacing="0" w:after="0" w:afterAutospacing="0"/>
        <w:jc w:val="both"/>
        <w:textAlignment w:val="baseline"/>
        <w:rPr>
          <w:ins w:id="958" w:author="EUDERLAN FREIRE DA SILVA ABREU" w:date="2025-06-30T16:05:00Z"/>
          <w:rFonts w:ascii="Arial" w:hAnsi="Arial" w:cs="Arial"/>
          <w:color w:val="000000"/>
          <w:rPrChange w:id="959" w:author="EUDERLAN FREIRE DA SILVA ABREU" w:date="2025-06-30T16:05:00Z">
            <w:rPr>
              <w:ins w:id="960" w:author="EUDERLAN FREIRE DA SILVA ABREU" w:date="2025-06-30T16:05:00Z"/>
              <w:rFonts w:ascii="Arial" w:hAnsi="Arial" w:cs="Arial"/>
              <w:color w:val="000000"/>
              <w:sz w:val="22"/>
              <w:szCs w:val="22"/>
            </w:rPr>
          </w:rPrChange>
        </w:rPr>
        <w:pPrChange w:id="961"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62" w:author="EUDERLAN FREIRE DA SILVA ABREU" w:date="2025-06-30T16:05:00Z">
        <w:r w:rsidRPr="00EA36DE">
          <w:rPr>
            <w:rFonts w:ascii="Arial" w:hAnsi="Arial" w:cs="Arial"/>
            <w:color w:val="000000"/>
            <w:rPrChange w:id="963" w:author="EUDERLAN FREIRE DA SILVA ABREU" w:date="2025-06-30T16:05:00Z">
              <w:rPr>
                <w:rFonts w:ascii="Arial" w:hAnsi="Arial" w:cs="Arial"/>
                <w:color w:val="000000"/>
                <w:sz w:val="22"/>
                <w:szCs w:val="22"/>
              </w:rPr>
            </w:rPrChange>
          </w:rPr>
          <w:lastRenderedPageBreak/>
          <w:t>[ ]</w:t>
        </w:r>
        <w:proofErr w:type="gramEnd"/>
        <w:r w:rsidRPr="00EA36DE">
          <w:rPr>
            <w:rFonts w:ascii="Arial" w:hAnsi="Arial" w:cs="Arial"/>
            <w:color w:val="000000"/>
            <w:rPrChange w:id="964" w:author="EUDERLAN FREIRE DA SILVA ABREU" w:date="2025-06-30T16:05:00Z">
              <w:rPr>
                <w:rFonts w:ascii="Arial" w:hAnsi="Arial" w:cs="Arial"/>
                <w:color w:val="000000"/>
                <w:sz w:val="22"/>
                <w:szCs w:val="22"/>
              </w:rPr>
            </w:rPrChange>
          </w:rPr>
          <w:t xml:space="preserve"> Chave </w:t>
        </w:r>
        <w:proofErr w:type="spellStart"/>
        <w:r w:rsidRPr="00EA36DE">
          <w:rPr>
            <w:rFonts w:ascii="Arial" w:hAnsi="Arial" w:cs="Arial"/>
            <w:color w:val="000000"/>
            <w:rPrChange w:id="965" w:author="EUDERLAN FREIRE DA SILVA ABREU" w:date="2025-06-30T16:05:00Z">
              <w:rPr>
                <w:rFonts w:ascii="Arial" w:hAnsi="Arial" w:cs="Arial"/>
                <w:color w:val="000000"/>
                <w:sz w:val="22"/>
                <w:szCs w:val="22"/>
              </w:rPr>
            </w:rPrChange>
          </w:rPr>
          <w:t>Pinecone</w:t>
        </w:r>
        <w:proofErr w:type="spellEnd"/>
        <w:r w:rsidRPr="00EA36DE">
          <w:rPr>
            <w:rFonts w:ascii="Arial" w:hAnsi="Arial" w:cs="Arial"/>
            <w:color w:val="000000"/>
            <w:rPrChange w:id="966" w:author="EUDERLAN FREIRE DA SILVA ABREU" w:date="2025-06-30T16:05:00Z">
              <w:rPr>
                <w:rFonts w:ascii="Arial" w:hAnsi="Arial" w:cs="Arial"/>
                <w:color w:val="000000"/>
                <w:sz w:val="22"/>
                <w:szCs w:val="22"/>
              </w:rPr>
            </w:rPrChange>
          </w:rPr>
          <w:t xml:space="preserve"> configurada</w:t>
        </w:r>
      </w:ins>
    </w:p>
    <w:p w14:paraId="7CC0825E" w14:textId="77777777" w:rsidR="00EA36DE" w:rsidRPr="00EA36DE" w:rsidRDefault="00EA36DE" w:rsidP="00EA36DE">
      <w:pPr>
        <w:pStyle w:val="NormalWeb"/>
        <w:numPr>
          <w:ilvl w:val="0"/>
          <w:numId w:val="16"/>
        </w:numPr>
        <w:spacing w:before="240" w:beforeAutospacing="0" w:after="0" w:afterAutospacing="0"/>
        <w:jc w:val="both"/>
        <w:textAlignment w:val="baseline"/>
        <w:rPr>
          <w:ins w:id="967" w:author="EUDERLAN FREIRE DA SILVA ABREU" w:date="2025-06-30T16:05:00Z"/>
          <w:rFonts w:ascii="Arial" w:hAnsi="Arial" w:cs="Arial"/>
          <w:color w:val="000000"/>
          <w:rPrChange w:id="968" w:author="EUDERLAN FREIRE DA SILVA ABREU" w:date="2025-06-30T16:05:00Z">
            <w:rPr>
              <w:ins w:id="969" w:author="EUDERLAN FREIRE DA SILVA ABREU" w:date="2025-06-30T16:05:00Z"/>
              <w:rFonts w:ascii="Arial" w:hAnsi="Arial" w:cs="Arial"/>
              <w:color w:val="000000"/>
              <w:sz w:val="22"/>
              <w:szCs w:val="22"/>
            </w:rPr>
          </w:rPrChange>
        </w:rPr>
        <w:pPrChange w:id="970"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71" w:author="EUDERLAN FREIRE DA SILVA ABREU" w:date="2025-06-30T16:05:00Z">
        <w:r w:rsidRPr="00EA36DE">
          <w:rPr>
            <w:rFonts w:ascii="Arial" w:hAnsi="Arial" w:cs="Arial"/>
            <w:color w:val="000000"/>
            <w:rPrChange w:id="972"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73" w:author="EUDERLAN FREIRE DA SILVA ABREU" w:date="2025-06-30T16:05:00Z">
              <w:rPr>
                <w:rFonts w:ascii="Arial" w:hAnsi="Arial" w:cs="Arial"/>
                <w:color w:val="000000"/>
                <w:sz w:val="22"/>
                <w:szCs w:val="22"/>
              </w:rPr>
            </w:rPrChange>
          </w:rPr>
          <w:t xml:space="preserve"> Arquivo .</w:t>
        </w:r>
        <w:proofErr w:type="spellStart"/>
        <w:r w:rsidRPr="00EA36DE">
          <w:rPr>
            <w:rFonts w:ascii="Arial" w:hAnsi="Arial" w:cs="Arial"/>
            <w:color w:val="000000"/>
            <w:rPrChange w:id="974" w:author="EUDERLAN FREIRE DA SILVA ABREU" w:date="2025-06-30T16:05:00Z">
              <w:rPr>
                <w:rFonts w:ascii="Arial" w:hAnsi="Arial" w:cs="Arial"/>
                <w:color w:val="000000"/>
                <w:sz w:val="22"/>
                <w:szCs w:val="22"/>
              </w:rPr>
            </w:rPrChange>
          </w:rPr>
          <w:t>env</w:t>
        </w:r>
        <w:proofErr w:type="spellEnd"/>
        <w:r w:rsidRPr="00EA36DE">
          <w:rPr>
            <w:rFonts w:ascii="Arial" w:hAnsi="Arial" w:cs="Arial"/>
            <w:color w:val="000000"/>
            <w:rPrChange w:id="975" w:author="EUDERLAN FREIRE DA SILVA ABREU" w:date="2025-06-30T16:05:00Z">
              <w:rPr>
                <w:rFonts w:ascii="Arial" w:hAnsi="Arial" w:cs="Arial"/>
                <w:color w:val="000000"/>
                <w:sz w:val="22"/>
                <w:szCs w:val="22"/>
              </w:rPr>
            </w:rPrChange>
          </w:rPr>
          <w:t xml:space="preserve"> do </w:t>
        </w:r>
        <w:proofErr w:type="spellStart"/>
        <w:r w:rsidRPr="00EA36DE">
          <w:rPr>
            <w:rFonts w:ascii="Arial" w:hAnsi="Arial" w:cs="Arial"/>
            <w:color w:val="000000"/>
            <w:rPrChange w:id="976"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977" w:author="EUDERLAN FREIRE DA SILVA ABREU" w:date="2025-06-30T16:05:00Z">
              <w:rPr>
                <w:rFonts w:ascii="Arial" w:hAnsi="Arial" w:cs="Arial"/>
                <w:color w:val="000000"/>
                <w:sz w:val="22"/>
                <w:szCs w:val="22"/>
              </w:rPr>
            </w:rPrChange>
          </w:rPr>
          <w:t xml:space="preserve"> configurado</w:t>
        </w:r>
      </w:ins>
    </w:p>
    <w:p w14:paraId="00564B09" w14:textId="77777777" w:rsidR="00EA36DE" w:rsidRPr="00EA36DE" w:rsidRDefault="00EA36DE" w:rsidP="00EA36DE">
      <w:pPr>
        <w:pStyle w:val="NormalWeb"/>
        <w:numPr>
          <w:ilvl w:val="0"/>
          <w:numId w:val="16"/>
        </w:numPr>
        <w:spacing w:before="240" w:beforeAutospacing="0" w:after="0" w:afterAutospacing="0"/>
        <w:jc w:val="both"/>
        <w:textAlignment w:val="baseline"/>
        <w:rPr>
          <w:ins w:id="978" w:author="EUDERLAN FREIRE DA SILVA ABREU" w:date="2025-06-30T16:05:00Z"/>
          <w:rFonts w:ascii="Arial" w:hAnsi="Arial" w:cs="Arial"/>
          <w:color w:val="000000"/>
          <w:rPrChange w:id="979" w:author="EUDERLAN FREIRE DA SILVA ABREU" w:date="2025-06-30T16:05:00Z">
            <w:rPr>
              <w:ins w:id="980" w:author="EUDERLAN FREIRE DA SILVA ABREU" w:date="2025-06-30T16:05:00Z"/>
              <w:rFonts w:ascii="Arial" w:hAnsi="Arial" w:cs="Arial"/>
              <w:color w:val="000000"/>
              <w:sz w:val="22"/>
              <w:szCs w:val="22"/>
            </w:rPr>
          </w:rPrChange>
        </w:rPr>
        <w:pPrChange w:id="981"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82" w:author="EUDERLAN FREIRE DA SILVA ABREU" w:date="2025-06-30T16:05:00Z">
        <w:r w:rsidRPr="00EA36DE">
          <w:rPr>
            <w:rFonts w:ascii="Arial" w:hAnsi="Arial" w:cs="Arial"/>
            <w:color w:val="000000"/>
            <w:rPrChange w:id="983"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84" w:author="EUDERLAN FREIRE DA SILVA ABREU" w:date="2025-06-30T16:05:00Z">
              <w:rPr>
                <w:rFonts w:ascii="Arial" w:hAnsi="Arial" w:cs="Arial"/>
                <w:color w:val="000000"/>
                <w:sz w:val="22"/>
                <w:szCs w:val="22"/>
              </w:rPr>
            </w:rPrChange>
          </w:rPr>
          <w:t xml:space="preserve"> Arquivo .</w:t>
        </w:r>
        <w:proofErr w:type="spellStart"/>
        <w:r w:rsidRPr="00EA36DE">
          <w:rPr>
            <w:rFonts w:ascii="Arial" w:hAnsi="Arial" w:cs="Arial"/>
            <w:color w:val="000000"/>
            <w:rPrChange w:id="985" w:author="EUDERLAN FREIRE DA SILVA ABREU" w:date="2025-06-30T16:05:00Z">
              <w:rPr>
                <w:rFonts w:ascii="Arial" w:hAnsi="Arial" w:cs="Arial"/>
                <w:color w:val="000000"/>
                <w:sz w:val="22"/>
                <w:szCs w:val="22"/>
              </w:rPr>
            </w:rPrChange>
          </w:rPr>
          <w:t>env</w:t>
        </w:r>
        <w:proofErr w:type="spellEnd"/>
        <w:r w:rsidRPr="00EA36DE">
          <w:rPr>
            <w:rFonts w:ascii="Arial" w:hAnsi="Arial" w:cs="Arial"/>
            <w:color w:val="000000"/>
            <w:rPrChange w:id="986" w:author="EUDERLAN FREIRE DA SILVA ABREU" w:date="2025-06-30T16:05:00Z">
              <w:rPr>
                <w:rFonts w:ascii="Arial" w:hAnsi="Arial" w:cs="Arial"/>
                <w:color w:val="000000"/>
                <w:sz w:val="22"/>
                <w:szCs w:val="22"/>
              </w:rPr>
            </w:rPrChange>
          </w:rPr>
          <w:t xml:space="preserve"> do </w:t>
        </w:r>
        <w:proofErr w:type="spellStart"/>
        <w:r w:rsidRPr="00EA36DE">
          <w:rPr>
            <w:rFonts w:ascii="Arial" w:hAnsi="Arial" w:cs="Arial"/>
            <w:color w:val="000000"/>
            <w:rPrChange w:id="987"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988" w:author="EUDERLAN FREIRE DA SILVA ABREU" w:date="2025-06-30T16:05:00Z">
              <w:rPr>
                <w:rFonts w:ascii="Arial" w:hAnsi="Arial" w:cs="Arial"/>
                <w:color w:val="000000"/>
                <w:sz w:val="22"/>
                <w:szCs w:val="22"/>
              </w:rPr>
            </w:rPrChange>
          </w:rPr>
          <w:t xml:space="preserve"> configurado</w:t>
        </w:r>
      </w:ins>
    </w:p>
    <w:p w14:paraId="0989478E" w14:textId="77777777" w:rsidR="00EA36DE" w:rsidRPr="00EA36DE" w:rsidRDefault="00EA36DE" w:rsidP="00EA36DE">
      <w:pPr>
        <w:pStyle w:val="NormalWeb"/>
        <w:numPr>
          <w:ilvl w:val="0"/>
          <w:numId w:val="16"/>
        </w:numPr>
        <w:spacing w:before="240" w:beforeAutospacing="0" w:after="0" w:afterAutospacing="0"/>
        <w:jc w:val="both"/>
        <w:textAlignment w:val="baseline"/>
        <w:rPr>
          <w:ins w:id="989" w:author="EUDERLAN FREIRE DA SILVA ABREU" w:date="2025-06-30T16:05:00Z"/>
          <w:rFonts w:ascii="Arial" w:hAnsi="Arial" w:cs="Arial"/>
          <w:color w:val="000000"/>
          <w:rPrChange w:id="990" w:author="EUDERLAN FREIRE DA SILVA ABREU" w:date="2025-06-30T16:05:00Z">
            <w:rPr>
              <w:ins w:id="991" w:author="EUDERLAN FREIRE DA SILVA ABREU" w:date="2025-06-30T16:05:00Z"/>
              <w:rFonts w:ascii="Arial" w:hAnsi="Arial" w:cs="Arial"/>
              <w:color w:val="000000"/>
              <w:sz w:val="22"/>
              <w:szCs w:val="22"/>
            </w:rPr>
          </w:rPrChange>
        </w:rPr>
        <w:pPrChange w:id="992"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993" w:author="EUDERLAN FREIRE DA SILVA ABREU" w:date="2025-06-30T16:05:00Z">
        <w:r w:rsidRPr="00EA36DE">
          <w:rPr>
            <w:rFonts w:ascii="Arial" w:hAnsi="Arial" w:cs="Arial"/>
            <w:color w:val="000000"/>
            <w:rPrChange w:id="994"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995" w:author="EUDERLAN FREIRE DA SILVA ABREU" w:date="2025-06-30T16:05:00Z">
              <w:rPr>
                <w:rFonts w:ascii="Arial" w:hAnsi="Arial" w:cs="Arial"/>
                <w:color w:val="000000"/>
                <w:sz w:val="22"/>
                <w:szCs w:val="22"/>
              </w:rPr>
            </w:rPrChange>
          </w:rPr>
          <w:t xml:space="preserve"> </w:t>
        </w:r>
        <w:proofErr w:type="spellStart"/>
        <w:r w:rsidRPr="00EA36DE">
          <w:rPr>
            <w:rFonts w:ascii="Arial" w:hAnsi="Arial" w:cs="Arial"/>
            <w:color w:val="000000"/>
            <w:rPrChange w:id="996" w:author="EUDERLAN FREIRE DA SILVA ABREU" w:date="2025-06-30T16:05:00Z">
              <w:rPr>
                <w:rFonts w:ascii="Arial" w:hAnsi="Arial" w:cs="Arial"/>
                <w:color w:val="000000"/>
                <w:sz w:val="22"/>
                <w:szCs w:val="22"/>
              </w:rPr>
            </w:rPrChange>
          </w:rPr>
          <w:t>Backend</w:t>
        </w:r>
        <w:proofErr w:type="spellEnd"/>
        <w:r w:rsidRPr="00EA36DE">
          <w:rPr>
            <w:rFonts w:ascii="Arial" w:hAnsi="Arial" w:cs="Arial"/>
            <w:color w:val="000000"/>
            <w:rPrChange w:id="997" w:author="EUDERLAN FREIRE DA SILVA ABREU" w:date="2025-06-30T16:05:00Z">
              <w:rPr>
                <w:rFonts w:ascii="Arial" w:hAnsi="Arial" w:cs="Arial"/>
                <w:color w:val="000000"/>
                <w:sz w:val="22"/>
                <w:szCs w:val="22"/>
              </w:rPr>
            </w:rPrChange>
          </w:rPr>
          <w:t xml:space="preserve"> rodando na porta 8000</w:t>
        </w:r>
      </w:ins>
    </w:p>
    <w:p w14:paraId="728AB74D" w14:textId="77777777" w:rsidR="00EA36DE" w:rsidRPr="00EA36DE" w:rsidRDefault="00EA36DE" w:rsidP="00EA36DE">
      <w:pPr>
        <w:pStyle w:val="NormalWeb"/>
        <w:numPr>
          <w:ilvl w:val="0"/>
          <w:numId w:val="16"/>
        </w:numPr>
        <w:spacing w:before="240" w:beforeAutospacing="0" w:after="0" w:afterAutospacing="0"/>
        <w:jc w:val="both"/>
        <w:textAlignment w:val="baseline"/>
        <w:rPr>
          <w:ins w:id="998" w:author="EUDERLAN FREIRE DA SILVA ABREU" w:date="2025-06-30T16:05:00Z"/>
          <w:rFonts w:ascii="Arial" w:hAnsi="Arial" w:cs="Arial"/>
          <w:color w:val="000000"/>
          <w:rPrChange w:id="999" w:author="EUDERLAN FREIRE DA SILVA ABREU" w:date="2025-06-30T16:05:00Z">
            <w:rPr>
              <w:ins w:id="1000" w:author="EUDERLAN FREIRE DA SILVA ABREU" w:date="2025-06-30T16:05:00Z"/>
              <w:rFonts w:ascii="Arial" w:hAnsi="Arial" w:cs="Arial"/>
              <w:color w:val="000000"/>
              <w:sz w:val="22"/>
              <w:szCs w:val="22"/>
            </w:rPr>
          </w:rPrChange>
        </w:rPr>
        <w:pPrChange w:id="1001"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1002" w:author="EUDERLAN FREIRE DA SILVA ABREU" w:date="2025-06-30T16:05:00Z">
        <w:r w:rsidRPr="00EA36DE">
          <w:rPr>
            <w:rFonts w:ascii="Arial" w:hAnsi="Arial" w:cs="Arial"/>
            <w:color w:val="000000"/>
            <w:rPrChange w:id="1003"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1004" w:author="EUDERLAN FREIRE DA SILVA ABREU" w:date="2025-06-30T16:05:00Z">
              <w:rPr>
                <w:rFonts w:ascii="Arial" w:hAnsi="Arial" w:cs="Arial"/>
                <w:color w:val="000000"/>
                <w:sz w:val="22"/>
                <w:szCs w:val="22"/>
              </w:rPr>
            </w:rPrChange>
          </w:rPr>
          <w:t xml:space="preserve"> </w:t>
        </w:r>
        <w:proofErr w:type="spellStart"/>
        <w:r w:rsidRPr="00EA36DE">
          <w:rPr>
            <w:rFonts w:ascii="Arial" w:hAnsi="Arial" w:cs="Arial"/>
            <w:color w:val="000000"/>
            <w:rPrChange w:id="1005" w:author="EUDERLAN FREIRE DA SILVA ABREU" w:date="2025-06-30T16:05:00Z">
              <w:rPr>
                <w:rFonts w:ascii="Arial" w:hAnsi="Arial" w:cs="Arial"/>
                <w:color w:val="000000"/>
                <w:sz w:val="22"/>
                <w:szCs w:val="22"/>
              </w:rPr>
            </w:rPrChange>
          </w:rPr>
          <w:t>Frontend</w:t>
        </w:r>
        <w:proofErr w:type="spellEnd"/>
        <w:r w:rsidRPr="00EA36DE">
          <w:rPr>
            <w:rFonts w:ascii="Arial" w:hAnsi="Arial" w:cs="Arial"/>
            <w:color w:val="000000"/>
            <w:rPrChange w:id="1006" w:author="EUDERLAN FREIRE DA SILVA ABREU" w:date="2025-06-30T16:05:00Z">
              <w:rPr>
                <w:rFonts w:ascii="Arial" w:hAnsi="Arial" w:cs="Arial"/>
                <w:color w:val="000000"/>
                <w:sz w:val="22"/>
                <w:szCs w:val="22"/>
              </w:rPr>
            </w:rPrChange>
          </w:rPr>
          <w:t xml:space="preserve"> rodando na porta 3000</w:t>
        </w:r>
      </w:ins>
    </w:p>
    <w:p w14:paraId="4EA6ED56" w14:textId="77777777" w:rsidR="00EA36DE" w:rsidRPr="00EA36DE" w:rsidRDefault="00EA36DE" w:rsidP="00EA36DE">
      <w:pPr>
        <w:pStyle w:val="NormalWeb"/>
        <w:numPr>
          <w:ilvl w:val="0"/>
          <w:numId w:val="16"/>
        </w:numPr>
        <w:spacing w:before="240" w:beforeAutospacing="0" w:after="0" w:afterAutospacing="0"/>
        <w:jc w:val="both"/>
        <w:textAlignment w:val="baseline"/>
        <w:rPr>
          <w:ins w:id="1007" w:author="EUDERLAN FREIRE DA SILVA ABREU" w:date="2025-06-30T16:05:00Z"/>
          <w:rFonts w:ascii="Arial" w:hAnsi="Arial" w:cs="Arial"/>
          <w:color w:val="000000"/>
          <w:rPrChange w:id="1008" w:author="EUDERLAN FREIRE DA SILVA ABREU" w:date="2025-06-30T16:05:00Z">
            <w:rPr>
              <w:ins w:id="1009" w:author="EUDERLAN FREIRE DA SILVA ABREU" w:date="2025-06-30T16:05:00Z"/>
              <w:rFonts w:ascii="Arial" w:hAnsi="Arial" w:cs="Arial"/>
              <w:color w:val="000000"/>
              <w:sz w:val="22"/>
              <w:szCs w:val="22"/>
            </w:rPr>
          </w:rPrChange>
        </w:rPr>
        <w:pPrChange w:id="1010"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1011" w:author="EUDERLAN FREIRE DA SILVA ABREU" w:date="2025-06-30T16:05:00Z">
        <w:r w:rsidRPr="00EA36DE">
          <w:rPr>
            <w:rFonts w:ascii="Arial" w:hAnsi="Arial" w:cs="Arial"/>
            <w:color w:val="000000"/>
            <w:rPrChange w:id="1012"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1013" w:author="EUDERLAN FREIRE DA SILVA ABREU" w:date="2025-06-30T16:05:00Z">
              <w:rPr>
                <w:rFonts w:ascii="Arial" w:hAnsi="Arial" w:cs="Arial"/>
                <w:color w:val="000000"/>
                <w:sz w:val="22"/>
                <w:szCs w:val="22"/>
              </w:rPr>
            </w:rPrChange>
          </w:rPr>
          <w:t xml:space="preserve"> Login funcionando</w:t>
        </w:r>
      </w:ins>
    </w:p>
    <w:p w14:paraId="74EBEE35" w14:textId="77777777" w:rsidR="00EA36DE" w:rsidRPr="00EA36DE" w:rsidRDefault="00EA36DE" w:rsidP="00EA36DE">
      <w:pPr>
        <w:pStyle w:val="NormalWeb"/>
        <w:numPr>
          <w:ilvl w:val="0"/>
          <w:numId w:val="16"/>
        </w:numPr>
        <w:spacing w:before="240" w:beforeAutospacing="0" w:after="0" w:afterAutospacing="0"/>
        <w:jc w:val="both"/>
        <w:textAlignment w:val="baseline"/>
        <w:rPr>
          <w:ins w:id="1014" w:author="EUDERLAN FREIRE DA SILVA ABREU" w:date="2025-06-30T16:05:00Z"/>
          <w:rFonts w:ascii="Arial" w:hAnsi="Arial" w:cs="Arial"/>
          <w:color w:val="000000"/>
          <w:rPrChange w:id="1015" w:author="EUDERLAN FREIRE DA SILVA ABREU" w:date="2025-06-30T16:05:00Z">
            <w:rPr>
              <w:ins w:id="1016" w:author="EUDERLAN FREIRE DA SILVA ABREU" w:date="2025-06-30T16:05:00Z"/>
              <w:rFonts w:ascii="Arial" w:hAnsi="Arial" w:cs="Arial"/>
              <w:color w:val="000000"/>
              <w:sz w:val="22"/>
              <w:szCs w:val="22"/>
            </w:rPr>
          </w:rPrChange>
        </w:rPr>
        <w:pPrChange w:id="1017" w:author="EUDERLAN FREIRE DA SILVA ABREU" w:date="2025-06-30T16:06:00Z">
          <w:pPr>
            <w:pStyle w:val="NormalWeb"/>
            <w:numPr>
              <w:numId w:val="16"/>
            </w:numPr>
            <w:tabs>
              <w:tab w:val="num" w:pos="720"/>
            </w:tabs>
            <w:spacing w:before="0" w:beforeAutospacing="0" w:after="0" w:afterAutospacing="0"/>
            <w:ind w:left="720" w:hanging="360"/>
            <w:textAlignment w:val="baseline"/>
          </w:pPr>
        </w:pPrChange>
      </w:pPr>
      <w:proofErr w:type="gramStart"/>
      <w:ins w:id="1018" w:author="EUDERLAN FREIRE DA SILVA ABREU" w:date="2025-06-30T16:05:00Z">
        <w:r w:rsidRPr="00EA36DE">
          <w:rPr>
            <w:rFonts w:ascii="Arial" w:hAnsi="Arial" w:cs="Arial"/>
            <w:color w:val="000000"/>
            <w:rPrChange w:id="1019"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1020" w:author="EUDERLAN FREIRE DA SILVA ABREU" w:date="2025-06-30T16:05:00Z">
              <w:rPr>
                <w:rFonts w:ascii="Arial" w:hAnsi="Arial" w:cs="Arial"/>
                <w:color w:val="000000"/>
                <w:sz w:val="22"/>
                <w:szCs w:val="22"/>
              </w:rPr>
            </w:rPrChange>
          </w:rPr>
          <w:t xml:space="preserve"> Upload de PDF funcionando</w:t>
        </w:r>
      </w:ins>
    </w:p>
    <w:p w14:paraId="1A1E4BA9" w14:textId="77777777" w:rsidR="00EA36DE" w:rsidRPr="00EA36DE" w:rsidRDefault="00EA36DE" w:rsidP="00EA36DE">
      <w:pPr>
        <w:pStyle w:val="NormalWeb"/>
        <w:numPr>
          <w:ilvl w:val="0"/>
          <w:numId w:val="16"/>
        </w:numPr>
        <w:spacing w:before="240" w:beforeAutospacing="0" w:after="0" w:afterAutospacing="0"/>
        <w:jc w:val="both"/>
        <w:textAlignment w:val="baseline"/>
        <w:rPr>
          <w:ins w:id="1021" w:author="EUDERLAN FREIRE DA SILVA ABREU" w:date="2025-06-30T16:05:00Z"/>
          <w:rFonts w:ascii="Arial" w:hAnsi="Arial" w:cs="Arial"/>
          <w:color w:val="000000"/>
          <w:rPrChange w:id="1022" w:author="EUDERLAN FREIRE DA SILVA ABREU" w:date="2025-06-30T16:05:00Z">
            <w:rPr>
              <w:ins w:id="1023" w:author="EUDERLAN FREIRE DA SILVA ABREU" w:date="2025-06-30T16:05:00Z"/>
              <w:rFonts w:ascii="Arial" w:hAnsi="Arial" w:cs="Arial"/>
              <w:color w:val="000000"/>
              <w:sz w:val="22"/>
              <w:szCs w:val="22"/>
            </w:rPr>
          </w:rPrChange>
        </w:rPr>
        <w:pPrChange w:id="1024" w:author="EUDERLAN FREIRE DA SILVA ABREU" w:date="2025-06-30T16:06:00Z">
          <w:pPr>
            <w:pStyle w:val="NormalWeb"/>
            <w:numPr>
              <w:numId w:val="16"/>
            </w:numPr>
            <w:tabs>
              <w:tab w:val="num" w:pos="720"/>
            </w:tabs>
            <w:spacing w:before="0" w:beforeAutospacing="0" w:after="240" w:afterAutospacing="0"/>
            <w:ind w:left="720" w:hanging="360"/>
            <w:textAlignment w:val="baseline"/>
          </w:pPr>
        </w:pPrChange>
      </w:pPr>
      <w:proofErr w:type="gramStart"/>
      <w:ins w:id="1025" w:author="EUDERLAN FREIRE DA SILVA ABREU" w:date="2025-06-30T16:05:00Z">
        <w:r w:rsidRPr="00EA36DE">
          <w:rPr>
            <w:rFonts w:ascii="Arial" w:hAnsi="Arial" w:cs="Arial"/>
            <w:color w:val="000000"/>
            <w:rPrChange w:id="1026" w:author="EUDERLAN FREIRE DA SILVA ABREU" w:date="2025-06-30T16:05:00Z">
              <w:rPr>
                <w:rFonts w:ascii="Arial" w:hAnsi="Arial" w:cs="Arial"/>
                <w:color w:val="000000"/>
                <w:sz w:val="22"/>
                <w:szCs w:val="22"/>
              </w:rPr>
            </w:rPrChange>
          </w:rPr>
          <w:t>[ ]</w:t>
        </w:r>
        <w:proofErr w:type="gramEnd"/>
        <w:r w:rsidRPr="00EA36DE">
          <w:rPr>
            <w:rFonts w:ascii="Arial" w:hAnsi="Arial" w:cs="Arial"/>
            <w:color w:val="000000"/>
            <w:rPrChange w:id="1027" w:author="EUDERLAN FREIRE DA SILVA ABREU" w:date="2025-06-30T16:05:00Z">
              <w:rPr>
                <w:rFonts w:ascii="Arial" w:hAnsi="Arial" w:cs="Arial"/>
                <w:color w:val="000000"/>
                <w:sz w:val="22"/>
                <w:szCs w:val="22"/>
              </w:rPr>
            </w:rPrChange>
          </w:rPr>
          <w:t xml:space="preserve"> Consultas retornando respostas</w:t>
        </w:r>
      </w:ins>
    </w:p>
    <w:p w14:paraId="17495529" w14:textId="77777777" w:rsidR="00EA36DE" w:rsidRPr="00EA36DE" w:rsidRDefault="00EA36DE" w:rsidP="00EA36DE">
      <w:pPr>
        <w:spacing w:before="240" w:after="0" w:line="240" w:lineRule="auto"/>
        <w:jc w:val="both"/>
        <w:rPr>
          <w:ins w:id="1028" w:author="EUDERLAN FREIRE DA SILVA ABREU" w:date="2025-06-30T16:05:00Z"/>
          <w:rFonts w:ascii="Arial" w:hAnsi="Arial" w:cs="Arial"/>
          <w:sz w:val="24"/>
          <w:szCs w:val="24"/>
          <w:rPrChange w:id="1029" w:author="EUDERLAN FREIRE DA SILVA ABREU" w:date="2025-06-30T16:05:00Z">
            <w:rPr>
              <w:ins w:id="1030" w:author="EUDERLAN FREIRE DA SILVA ABREU" w:date="2025-06-30T16:05:00Z"/>
              <w:rFonts w:ascii="Times New Roman" w:hAnsi="Times New Roman" w:cs="Times New Roman"/>
              <w:sz w:val="24"/>
              <w:szCs w:val="24"/>
            </w:rPr>
          </w:rPrChange>
        </w:rPr>
        <w:pPrChange w:id="1031" w:author="EUDERLAN FREIRE DA SILVA ABREU" w:date="2025-06-30T16:06:00Z">
          <w:pPr/>
        </w:pPrChange>
      </w:pPr>
      <w:ins w:id="1032" w:author="EUDERLAN FREIRE DA SILVA ABREU" w:date="2025-06-30T16:05:00Z">
        <w:r w:rsidRPr="00EA36DE">
          <w:rPr>
            <w:rFonts w:ascii="Arial" w:hAnsi="Arial" w:cs="Arial"/>
            <w:sz w:val="24"/>
            <w:szCs w:val="24"/>
            <w:rPrChange w:id="1033" w:author="EUDERLAN FREIRE DA SILVA ABREU" w:date="2025-06-30T16:05:00Z">
              <w:rPr/>
            </w:rPrChange>
          </w:rPr>
          <w:pict w14:anchorId="3FBED892">
            <v:rect id="_x0000_i1035" style="width:0;height:1.5pt" o:hralign="center" o:hrstd="t" o:hr="t" fillcolor="#a0a0a0" stroked="f"/>
          </w:pict>
        </w:r>
      </w:ins>
    </w:p>
    <w:p w14:paraId="7354B34C" w14:textId="77777777" w:rsidR="00EA36DE" w:rsidRPr="00EA36DE" w:rsidRDefault="00EA36DE" w:rsidP="00EA36DE">
      <w:pPr>
        <w:pStyle w:val="NormalWeb"/>
        <w:spacing w:before="240" w:beforeAutospacing="0" w:after="0" w:afterAutospacing="0"/>
        <w:jc w:val="both"/>
        <w:rPr>
          <w:ins w:id="1034" w:author="EUDERLAN FREIRE DA SILVA ABREU" w:date="2025-06-30T16:05:00Z"/>
          <w:rFonts w:ascii="Arial" w:hAnsi="Arial" w:cs="Arial"/>
          <w:rPrChange w:id="1035" w:author="EUDERLAN FREIRE DA SILVA ABREU" w:date="2025-06-30T16:05:00Z">
            <w:rPr>
              <w:ins w:id="1036" w:author="EUDERLAN FREIRE DA SILVA ABREU" w:date="2025-06-30T16:05:00Z"/>
            </w:rPr>
          </w:rPrChange>
        </w:rPr>
        <w:pPrChange w:id="1037" w:author="EUDERLAN FREIRE DA SILVA ABREU" w:date="2025-06-30T16:06:00Z">
          <w:pPr>
            <w:pStyle w:val="NormalWeb"/>
            <w:spacing w:before="240" w:beforeAutospacing="0" w:after="240" w:afterAutospacing="0"/>
          </w:pPr>
        </w:pPrChange>
      </w:pPr>
      <w:ins w:id="1038" w:author="EUDERLAN FREIRE DA SILVA ABREU" w:date="2025-06-30T16:05:00Z">
        <w:r w:rsidRPr="00EA36DE">
          <w:rPr>
            <w:rFonts w:ascii="Segoe UI Emoji" w:hAnsi="Segoe UI Emoji" w:cs="Segoe UI Emoji"/>
            <w:b/>
            <w:bCs/>
            <w:color w:val="000000"/>
            <w:rPrChange w:id="1039" w:author="EUDERLAN FREIRE DA SILVA ABREU" w:date="2025-06-30T16:05:00Z">
              <w:rPr>
                <w:rFonts w:ascii="Segoe UI Emoji" w:hAnsi="Segoe UI Emoji" w:cs="Segoe UI Emoji"/>
                <w:b/>
                <w:bCs/>
                <w:color w:val="000000"/>
                <w:sz w:val="22"/>
                <w:szCs w:val="22"/>
              </w:rPr>
            </w:rPrChange>
          </w:rPr>
          <w:t>🎉</w:t>
        </w:r>
        <w:r w:rsidRPr="00EA36DE">
          <w:rPr>
            <w:rFonts w:ascii="Arial" w:hAnsi="Arial" w:cs="Arial"/>
            <w:b/>
            <w:bCs/>
            <w:color w:val="000000"/>
            <w:rPrChange w:id="1040" w:author="EUDERLAN FREIRE DA SILVA ABREU" w:date="2025-06-30T16:05:00Z">
              <w:rPr>
                <w:rFonts w:ascii="Arial" w:hAnsi="Arial" w:cs="Arial"/>
                <w:b/>
                <w:bCs/>
                <w:color w:val="000000"/>
                <w:sz w:val="22"/>
                <w:szCs w:val="22"/>
              </w:rPr>
            </w:rPrChange>
          </w:rPr>
          <w:t xml:space="preserve"> Parabéns! Seu Sistema de Consultas UFMA está funcionando!</w:t>
        </w:r>
      </w:ins>
    </w:p>
    <w:p w14:paraId="71B23DF0" w14:textId="7B25B782" w:rsidR="003737E4" w:rsidRDefault="00EA36DE" w:rsidP="00EA36DE">
      <w:pPr>
        <w:pStyle w:val="NormalWeb"/>
        <w:spacing w:before="240" w:beforeAutospacing="0" w:after="0" w:afterAutospacing="0"/>
        <w:jc w:val="both"/>
        <w:rPr>
          <w:ins w:id="1041" w:author="EUDERLAN FREIRE DA SILVA ABREU" w:date="2025-06-30T16:11:00Z"/>
          <w:rFonts w:ascii="Arial" w:hAnsi="Arial" w:cs="Arial"/>
          <w:color w:val="000000"/>
        </w:rPr>
      </w:pPr>
      <w:ins w:id="1042" w:author="EUDERLAN FREIRE DA SILVA ABREU" w:date="2025-06-30T16:05:00Z">
        <w:r w:rsidRPr="00EA36DE">
          <w:rPr>
            <w:rFonts w:ascii="Arial" w:hAnsi="Arial" w:cs="Arial"/>
            <w:color w:val="000000"/>
            <w:rPrChange w:id="1043" w:author="EUDERLAN FREIRE DA SILVA ABREU" w:date="2025-06-30T16:05:00Z">
              <w:rPr>
                <w:rFonts w:ascii="Arial" w:hAnsi="Arial" w:cs="Arial"/>
                <w:color w:val="000000"/>
                <w:sz w:val="22"/>
                <w:szCs w:val="22"/>
              </w:rPr>
            </w:rPrChange>
          </w:rPr>
          <w:t xml:space="preserve">Para suporte adicional, consulte os </w:t>
        </w:r>
        <w:proofErr w:type="spellStart"/>
        <w:r w:rsidRPr="00EA36DE">
          <w:rPr>
            <w:rFonts w:ascii="Arial" w:hAnsi="Arial" w:cs="Arial"/>
            <w:color w:val="000000"/>
            <w:rPrChange w:id="1044" w:author="EUDERLAN FREIRE DA SILVA ABREU" w:date="2025-06-30T16:05:00Z">
              <w:rPr>
                <w:rFonts w:ascii="Arial" w:hAnsi="Arial" w:cs="Arial"/>
                <w:color w:val="000000"/>
                <w:sz w:val="22"/>
                <w:szCs w:val="22"/>
              </w:rPr>
            </w:rPrChange>
          </w:rPr>
          <w:t>READMEs</w:t>
        </w:r>
        <w:proofErr w:type="spellEnd"/>
        <w:r w:rsidRPr="00EA36DE">
          <w:rPr>
            <w:rFonts w:ascii="Arial" w:hAnsi="Arial" w:cs="Arial"/>
            <w:color w:val="000000"/>
            <w:rPrChange w:id="1045" w:author="EUDERLAN FREIRE DA SILVA ABREU" w:date="2025-06-30T16:05:00Z">
              <w:rPr>
                <w:rFonts w:ascii="Arial" w:hAnsi="Arial" w:cs="Arial"/>
                <w:color w:val="000000"/>
                <w:sz w:val="22"/>
                <w:szCs w:val="22"/>
              </w:rPr>
            </w:rPrChange>
          </w:rPr>
          <w:t xml:space="preserve"> específicos de cada componente ou os logs de erro detalhados.</w:t>
        </w:r>
      </w:ins>
    </w:p>
    <w:p w14:paraId="70FDE50B" w14:textId="77777777" w:rsidR="002B205D" w:rsidRPr="00EA36DE" w:rsidRDefault="002B205D" w:rsidP="00EA36DE">
      <w:pPr>
        <w:pStyle w:val="NormalWeb"/>
        <w:spacing w:before="240" w:beforeAutospacing="0" w:after="0" w:afterAutospacing="0"/>
        <w:jc w:val="both"/>
        <w:rPr>
          <w:ins w:id="1046" w:author="EUDERLAN FREIRE DA SILVA ABREU" w:date="2025-06-29T13:38:00Z"/>
          <w:rFonts w:ascii="Arial" w:hAnsi="Arial" w:cs="Arial"/>
          <w:rPrChange w:id="1047" w:author="EUDERLAN FREIRE DA SILVA ABREU" w:date="2025-06-30T16:05:00Z">
            <w:rPr>
              <w:ins w:id="1048" w:author="EUDERLAN FREIRE DA SILVA ABREU" w:date="2025-06-29T13:38:00Z"/>
              <w:rFonts w:ascii="Arial" w:hAnsi="Arial" w:cs="Arial"/>
              <w:sz w:val="24"/>
              <w:szCs w:val="24"/>
            </w:rPr>
          </w:rPrChange>
        </w:rPr>
        <w:pPrChange w:id="1049" w:author="EUDERLAN FREIRE DA SILVA ABREU" w:date="2025-06-30T16:06:00Z">
          <w:pPr>
            <w:jc w:val="right"/>
          </w:pPr>
        </w:pPrChange>
      </w:pPr>
    </w:p>
    <w:p w14:paraId="4E240224" w14:textId="42176B6E" w:rsidR="004C779D" w:rsidRPr="0084035C" w:rsidRDefault="004C779D" w:rsidP="004C779D">
      <w:pPr>
        <w:spacing w:line="276" w:lineRule="auto"/>
        <w:rPr>
          <w:ins w:id="1050" w:author="EUDERLAN FREIRE DA SILVA ABREU" w:date="2025-06-29T13:38:00Z"/>
          <w:rFonts w:ascii="Arial" w:hAnsi="Arial" w:cs="Arial"/>
          <w:b/>
          <w:bCs/>
          <w:sz w:val="24"/>
          <w:szCs w:val="24"/>
        </w:rPr>
      </w:pPr>
      <w:ins w:id="1051" w:author="EUDERLAN FREIRE DA SILVA ABREU" w:date="2025-06-29T13:38:00Z">
        <w:r w:rsidRPr="0084035C">
          <w:rPr>
            <w:rFonts w:ascii="Arial" w:hAnsi="Arial" w:cs="Arial"/>
            <w:b/>
            <w:bCs/>
            <w:sz w:val="24"/>
            <w:szCs w:val="24"/>
          </w:rPr>
          <w:t xml:space="preserve">Sistema de Consultas de Documentos </w:t>
        </w:r>
        <w:r>
          <w:rPr>
            <w:rFonts w:ascii="Arial" w:hAnsi="Arial" w:cs="Arial"/>
            <w:b/>
            <w:bCs/>
            <w:sz w:val="24"/>
            <w:szCs w:val="24"/>
          </w:rPr>
          <w:t>–</w:t>
        </w:r>
        <w:r w:rsidRPr="0084035C">
          <w:rPr>
            <w:rFonts w:ascii="Arial" w:hAnsi="Arial" w:cs="Arial"/>
            <w:b/>
            <w:bCs/>
            <w:sz w:val="24"/>
            <w:szCs w:val="24"/>
          </w:rPr>
          <w:t xml:space="preserve"> </w:t>
        </w:r>
        <w:proofErr w:type="spellStart"/>
        <w:r w:rsidRPr="0084035C">
          <w:rPr>
            <w:rFonts w:ascii="Arial" w:hAnsi="Arial" w:cs="Arial"/>
            <w:b/>
            <w:bCs/>
            <w:sz w:val="24"/>
            <w:szCs w:val="24"/>
          </w:rPr>
          <w:t>Backend</w:t>
        </w:r>
        <w:proofErr w:type="spellEnd"/>
        <w:r>
          <w:rPr>
            <w:rFonts w:ascii="Arial" w:hAnsi="Arial" w:cs="Arial"/>
            <w:b/>
            <w:bCs/>
            <w:sz w:val="24"/>
            <w:szCs w:val="24"/>
          </w:rPr>
          <w:br/>
        </w:r>
        <w:r w:rsidRPr="004C779D">
          <w:rPr>
            <w:rFonts w:ascii="Arial" w:hAnsi="Arial" w:cs="Arial"/>
            <w:sz w:val="24"/>
            <w:szCs w:val="24"/>
          </w:rPr>
          <w:t>segue o link do README.md</w:t>
        </w:r>
      </w:ins>
    </w:p>
    <w:p w14:paraId="5672F638" w14:textId="77777777" w:rsidR="004C779D" w:rsidRPr="0084035C" w:rsidRDefault="004C779D" w:rsidP="004C779D">
      <w:pPr>
        <w:spacing w:line="276" w:lineRule="auto"/>
        <w:rPr>
          <w:ins w:id="1052" w:author="EUDERLAN FREIRE DA SILVA ABREU" w:date="2025-06-29T13:38:00Z"/>
          <w:rFonts w:ascii="Arial" w:hAnsi="Arial" w:cs="Arial"/>
          <w:b/>
          <w:bCs/>
          <w:sz w:val="24"/>
          <w:szCs w:val="24"/>
        </w:rPr>
      </w:pPr>
      <w:ins w:id="1053" w:author="EUDERLAN FREIRE DA SILVA ABREU" w:date="2025-06-29T13:38:00Z">
        <w:r>
          <w:fldChar w:fldCharType="begin"/>
        </w:r>
        <w:r>
          <w:instrText xml:space="preserve"> HYPERLINK "</w:instrText>
        </w:r>
        <w:r w:rsidRPr="004C779D">
          <w:instrText>https://github.com/Euderlan/G4_CONSULTA_DOCUMENTOS/blob/main/Codigo/BackEnd/README.md</w:instrText>
        </w:r>
        <w:r>
          <w:instrText xml:space="preserve">" </w:instrText>
        </w:r>
        <w:r>
          <w:fldChar w:fldCharType="separate"/>
        </w:r>
        <w:r w:rsidRPr="00113A28">
          <w:rPr>
            <w:rStyle w:val="Hyperlink"/>
          </w:rPr>
          <w:t>https://github.com/Euderlan/G4_CONSULTA_DOCUMENTOS/blob/main/Codigo/BackEnd/README.md</w:t>
        </w:r>
        <w:r>
          <w:fldChar w:fldCharType="end"/>
        </w:r>
        <w:r>
          <w:br/>
        </w:r>
        <w:r>
          <w:br/>
        </w:r>
        <w:r w:rsidRPr="0084035C">
          <w:rPr>
            <w:rFonts w:ascii="Arial" w:hAnsi="Arial" w:cs="Arial"/>
            <w:b/>
            <w:bCs/>
            <w:sz w:val="24"/>
            <w:szCs w:val="24"/>
          </w:rPr>
          <w:t xml:space="preserve">Sistema de Consultas de Documentos - </w:t>
        </w:r>
        <w:proofErr w:type="spellStart"/>
        <w:r w:rsidRPr="0084035C">
          <w:rPr>
            <w:rFonts w:ascii="Arial" w:hAnsi="Arial" w:cs="Arial"/>
            <w:b/>
            <w:bCs/>
            <w:sz w:val="24"/>
            <w:szCs w:val="24"/>
          </w:rPr>
          <w:t>Frontend</w:t>
        </w:r>
        <w:proofErr w:type="spellEnd"/>
      </w:ins>
    </w:p>
    <w:p w14:paraId="135CA5B4" w14:textId="77777777" w:rsidR="004C779D" w:rsidRPr="0084035C" w:rsidRDefault="004C779D" w:rsidP="004C779D">
      <w:pPr>
        <w:spacing w:line="276" w:lineRule="auto"/>
        <w:rPr>
          <w:ins w:id="1054" w:author="EUDERLAN FREIRE DA SILVA ABREU" w:date="2025-06-29T13:38:00Z"/>
          <w:rFonts w:ascii="Arial" w:hAnsi="Arial" w:cs="Arial"/>
          <w:b/>
          <w:bCs/>
          <w:sz w:val="24"/>
          <w:szCs w:val="24"/>
        </w:rPr>
      </w:pPr>
      <w:ins w:id="1055" w:author="EUDERLAN FREIRE DA SILVA ABREU" w:date="2025-06-29T13:38:00Z">
        <w:r w:rsidRPr="004C779D">
          <w:rPr>
            <w:rFonts w:ascii="Arial" w:hAnsi="Arial" w:cs="Arial"/>
            <w:sz w:val="24"/>
            <w:szCs w:val="24"/>
          </w:rPr>
          <w:t>segue o link do README.md</w:t>
        </w:r>
      </w:ins>
    </w:p>
    <w:p w14:paraId="6B26A91A" w14:textId="218B1A39" w:rsidR="00A263F0" w:rsidRDefault="004C779D" w:rsidP="002B205D">
      <w:pPr>
        <w:rPr>
          <w:ins w:id="1056" w:author="EUDERLAN FREIRE DA SILVA ABREU" w:date="2025-06-30T16:30:00Z"/>
          <w:lang w:val="en-US"/>
        </w:rPr>
      </w:pPr>
      <w:ins w:id="1057" w:author="EUDERLAN FREIRE DA SILVA ABREU" w:date="2025-06-29T13:38:00Z">
        <w:r>
          <w:rPr>
            <w:lang w:val="en-US"/>
          </w:rPr>
          <w:fldChar w:fldCharType="begin"/>
        </w:r>
        <w:r w:rsidRPr="004C779D">
          <w:instrText xml:space="preserve"> HYPERLINK "https://github.com/Euderlan/G4_CONSULTA_DOCUMENTOS/blob/main/Codigo/FrontEnd/README.md" </w:instrText>
        </w:r>
        <w:r>
          <w:rPr>
            <w:lang w:val="en-US"/>
          </w:rPr>
          <w:fldChar w:fldCharType="separate"/>
        </w:r>
        <w:r w:rsidRPr="004C779D">
          <w:rPr>
            <w:rStyle w:val="Hyperlink"/>
          </w:rPr>
          <w:t>https://github.com/Euderlan/G4_CONSULTA_DOCUMENTOS/blob/main/Codigo/FrontEnd/README.md</w:t>
        </w:r>
        <w:r>
          <w:rPr>
            <w:lang w:val="en-US"/>
          </w:rPr>
          <w:fldChar w:fldCharType="end"/>
        </w:r>
      </w:ins>
    </w:p>
    <w:p w14:paraId="7079C490" w14:textId="0A76A993" w:rsidR="00124F2F" w:rsidRDefault="00124F2F" w:rsidP="002B205D">
      <w:pPr>
        <w:rPr>
          <w:ins w:id="1058" w:author="EUDERLAN FREIRE DA SILVA ABREU" w:date="2025-06-30T16:30:00Z"/>
          <w:lang w:val="en-US"/>
        </w:rPr>
      </w:pPr>
    </w:p>
    <w:p w14:paraId="05541731" w14:textId="060A5B6A" w:rsidR="00124F2F" w:rsidRDefault="00124F2F" w:rsidP="002B205D">
      <w:pPr>
        <w:rPr>
          <w:ins w:id="1059" w:author="EUDERLAN FREIRE DA SILVA ABREU" w:date="2025-06-30T16:30:00Z"/>
          <w:lang w:val="en-US"/>
        </w:rPr>
      </w:pPr>
    </w:p>
    <w:p w14:paraId="5661B637" w14:textId="7D984B78" w:rsidR="00124F2F" w:rsidRDefault="00124F2F" w:rsidP="002B205D">
      <w:pPr>
        <w:rPr>
          <w:ins w:id="1060" w:author="EUDERLAN FREIRE DA SILVA ABREU" w:date="2025-06-30T16:30:00Z"/>
          <w:lang w:val="en-US"/>
        </w:rPr>
      </w:pPr>
    </w:p>
    <w:p w14:paraId="56944596" w14:textId="113E633D" w:rsidR="00124F2F" w:rsidRDefault="00124F2F" w:rsidP="002B205D">
      <w:pPr>
        <w:rPr>
          <w:ins w:id="1061" w:author="EUDERLAN FREIRE DA SILVA ABREU" w:date="2025-06-30T16:30:00Z"/>
          <w:lang w:val="en-US"/>
        </w:rPr>
      </w:pPr>
    </w:p>
    <w:p w14:paraId="2171C32D" w14:textId="51B60DA8" w:rsidR="00124F2F" w:rsidRDefault="00124F2F" w:rsidP="002B205D">
      <w:pPr>
        <w:rPr>
          <w:ins w:id="1062" w:author="EUDERLAN FREIRE DA SILVA ABREU" w:date="2025-06-30T18:18:00Z"/>
          <w:lang w:val="en-US"/>
        </w:rPr>
      </w:pPr>
    </w:p>
    <w:p w14:paraId="5036BA40" w14:textId="5E940962" w:rsidR="008F5AEC" w:rsidRDefault="008F5AEC" w:rsidP="002B205D">
      <w:pPr>
        <w:rPr>
          <w:ins w:id="1063" w:author="EUDERLAN FREIRE DA SILVA ABREU" w:date="2025-06-30T18:18:00Z"/>
          <w:lang w:val="en-US"/>
        </w:rPr>
      </w:pPr>
    </w:p>
    <w:p w14:paraId="7038D029" w14:textId="4E96B3BF" w:rsidR="008F5AEC" w:rsidRDefault="008F5AEC" w:rsidP="002B205D">
      <w:pPr>
        <w:rPr>
          <w:ins w:id="1064" w:author="EUDERLAN FREIRE DA SILVA ABREU" w:date="2025-06-30T18:18:00Z"/>
          <w:lang w:val="en-US"/>
        </w:rPr>
      </w:pPr>
    </w:p>
    <w:p w14:paraId="067A9429" w14:textId="2792A058" w:rsidR="008F5AEC" w:rsidRDefault="008F5AEC" w:rsidP="002B205D">
      <w:pPr>
        <w:rPr>
          <w:ins w:id="1065" w:author="EUDERLAN FREIRE DA SILVA ABREU" w:date="2025-06-30T18:18:00Z"/>
          <w:lang w:val="en-US"/>
        </w:rPr>
      </w:pPr>
    </w:p>
    <w:p w14:paraId="3F1E1354" w14:textId="77777777" w:rsidR="008F5AEC" w:rsidRDefault="008F5AEC" w:rsidP="002B205D">
      <w:pPr>
        <w:rPr>
          <w:ins w:id="1066" w:author="EUDERLAN FREIRE DA SILVA ABREU" w:date="2025-06-30T16:30:00Z"/>
          <w:lang w:val="en-US"/>
        </w:rPr>
      </w:pPr>
    </w:p>
    <w:p w14:paraId="1045D896" w14:textId="77777777" w:rsidR="00124F2F" w:rsidRPr="002B205D" w:rsidRDefault="00124F2F" w:rsidP="002B205D">
      <w:pPr>
        <w:rPr>
          <w:ins w:id="1067" w:author="EUDERLAN FREIRE DA SILVA ABREU" w:date="2025-06-29T13:38:00Z"/>
          <w:rPrChange w:id="1068" w:author="EUDERLAN FREIRE DA SILVA ABREU" w:date="2025-06-30T16:15:00Z">
            <w:rPr>
              <w:ins w:id="1069" w:author="EUDERLAN FREIRE DA SILVA ABREU" w:date="2025-06-29T13:38:00Z"/>
              <w:rFonts w:ascii="Arial" w:hAnsi="Arial" w:cs="Arial"/>
              <w:sz w:val="24"/>
              <w:szCs w:val="24"/>
            </w:rPr>
          </w:rPrChange>
        </w:rPr>
        <w:pPrChange w:id="1070" w:author="EUDERLAN FREIRE DA SILVA ABREU" w:date="2025-06-30T16:15:00Z">
          <w:pPr>
            <w:spacing w:line="276" w:lineRule="auto"/>
            <w:jc w:val="both"/>
          </w:pPr>
        </w:pPrChange>
      </w:pPr>
    </w:p>
    <w:p w14:paraId="2299CA46" w14:textId="77777777" w:rsidR="004C779D" w:rsidRDefault="004C779D" w:rsidP="004C779D">
      <w:pPr>
        <w:spacing w:after="0"/>
        <w:jc w:val="both"/>
        <w:rPr>
          <w:ins w:id="1071" w:author="EUDERLAN FREIRE DA SILVA ABREU" w:date="2025-06-29T13:38:00Z"/>
          <w:rFonts w:ascii="Arial" w:hAnsi="Arial" w:cs="Arial"/>
          <w:b/>
          <w:bCs/>
          <w:color w:val="000000" w:themeColor="text1"/>
        </w:rPr>
      </w:pPr>
      <w:ins w:id="1072" w:author="EUDERLAN FREIRE DA SILVA ABREU" w:date="2025-06-29T13:38:00Z">
        <w:r w:rsidRPr="004C779D">
          <w:rPr>
            <w:rFonts w:ascii="Arial" w:hAnsi="Arial" w:cs="Arial"/>
            <w:b/>
            <w:bCs/>
            <w:color w:val="000000" w:themeColor="text1"/>
          </w:rPr>
          <w:lastRenderedPageBreak/>
          <w:t>Reconhecimentos e Direitos Autorais</w:t>
        </w:r>
      </w:ins>
    </w:p>
    <w:p w14:paraId="00F191EF" w14:textId="77777777" w:rsidR="004C779D" w:rsidRPr="004C779D" w:rsidRDefault="004C779D" w:rsidP="004C779D">
      <w:pPr>
        <w:spacing w:after="0"/>
        <w:jc w:val="both"/>
        <w:rPr>
          <w:ins w:id="1073" w:author="EUDERLAN FREIRE DA SILVA ABREU" w:date="2025-06-29T13:38:00Z"/>
          <w:rFonts w:ascii="Arial" w:hAnsi="Arial" w:cs="Arial"/>
          <w:b/>
          <w:bCs/>
          <w:color w:val="000000" w:themeColor="text1"/>
        </w:rPr>
      </w:pPr>
    </w:p>
    <w:p w14:paraId="4E7841A2" w14:textId="77777777" w:rsidR="004C779D" w:rsidRPr="004C779D" w:rsidRDefault="004C779D" w:rsidP="004C779D">
      <w:pPr>
        <w:spacing w:after="0"/>
        <w:jc w:val="both"/>
        <w:rPr>
          <w:ins w:id="1074" w:author="EUDERLAN FREIRE DA SILVA ABREU" w:date="2025-06-29T13:38:00Z"/>
          <w:rFonts w:ascii="Arial" w:hAnsi="Arial" w:cs="Arial"/>
          <w:b/>
          <w:bCs/>
          <w:color w:val="000000" w:themeColor="text1"/>
        </w:rPr>
      </w:pPr>
      <w:ins w:id="1075" w:author="EUDERLAN FREIRE DA SILVA ABREU" w:date="2025-06-29T13:38:00Z">
        <w:r w:rsidRPr="004C779D">
          <w:rPr>
            <w:rFonts w:ascii="Arial" w:hAnsi="Arial" w:cs="Arial"/>
            <w:b/>
            <w:bCs/>
            <w:color w:val="000000" w:themeColor="text1"/>
          </w:rPr>
          <w:t xml:space="preserve">@autor: Euderlan Freire da Silva Abreu, Hissa Bárbara Oliveira, Yasmin </w:t>
        </w:r>
        <w:proofErr w:type="spellStart"/>
        <w:r w:rsidRPr="004C779D">
          <w:rPr>
            <w:rFonts w:ascii="Arial" w:hAnsi="Arial" w:cs="Arial"/>
            <w:b/>
            <w:bCs/>
            <w:color w:val="000000" w:themeColor="text1"/>
          </w:rPr>
          <w:t>Serejo</w:t>
        </w:r>
        <w:proofErr w:type="spellEnd"/>
        <w:r w:rsidRPr="004C779D">
          <w:rPr>
            <w:rFonts w:ascii="Arial" w:hAnsi="Arial" w:cs="Arial"/>
            <w:b/>
            <w:bCs/>
            <w:color w:val="000000" w:themeColor="text1"/>
          </w:rPr>
          <w:t xml:space="preserve"> Lima, Anderson Rodrigo Diniz Oliveira, </w:t>
        </w:r>
        <w:proofErr w:type="spellStart"/>
        <w:r w:rsidRPr="004C779D">
          <w:rPr>
            <w:rFonts w:ascii="Arial" w:hAnsi="Arial" w:cs="Arial"/>
            <w:b/>
            <w:bCs/>
            <w:color w:val="000000" w:themeColor="text1"/>
          </w:rPr>
          <w:t>Yuram</w:t>
        </w:r>
        <w:proofErr w:type="spellEnd"/>
        <w:r w:rsidRPr="004C779D">
          <w:rPr>
            <w:rFonts w:ascii="Arial" w:hAnsi="Arial" w:cs="Arial"/>
            <w:b/>
            <w:bCs/>
            <w:color w:val="000000" w:themeColor="text1"/>
          </w:rPr>
          <w:t xml:space="preserve"> Almeida Santos</w:t>
        </w:r>
      </w:ins>
    </w:p>
    <w:p w14:paraId="767ACC73" w14:textId="77777777" w:rsidR="004C779D" w:rsidRPr="004C779D" w:rsidRDefault="004C779D" w:rsidP="004C779D">
      <w:pPr>
        <w:spacing w:after="0"/>
        <w:jc w:val="both"/>
        <w:rPr>
          <w:ins w:id="1076" w:author="EUDERLAN FREIRE DA SILVA ABREU" w:date="2025-06-29T13:38:00Z"/>
          <w:rFonts w:ascii="Arial" w:hAnsi="Arial" w:cs="Arial"/>
          <w:b/>
          <w:bCs/>
          <w:color w:val="000000" w:themeColor="text1"/>
        </w:rPr>
      </w:pPr>
      <w:ins w:id="1077" w:author="EUDERLAN FREIRE DA SILVA ABREU" w:date="2025-06-29T13:38:00Z">
        <w:r w:rsidRPr="004C779D">
          <w:rPr>
            <w:rFonts w:ascii="Arial" w:hAnsi="Arial" w:cs="Arial"/>
            <w:b/>
            <w:bCs/>
            <w:color w:val="000000" w:themeColor="text1"/>
          </w:rPr>
          <w:t xml:space="preserve">@contato: [Seus </w:t>
        </w:r>
        <w:proofErr w:type="spellStart"/>
        <w:r w:rsidRPr="004C779D">
          <w:rPr>
            <w:rFonts w:ascii="Arial" w:hAnsi="Arial" w:cs="Arial"/>
            <w:b/>
            <w:bCs/>
            <w:color w:val="000000" w:themeColor="text1"/>
          </w:rPr>
          <w:t>Emails</w:t>
        </w:r>
        <w:proofErr w:type="spellEnd"/>
        <w:r w:rsidRPr="004C779D">
          <w:rPr>
            <w:rFonts w:ascii="Arial" w:hAnsi="Arial" w:cs="Arial"/>
            <w:b/>
            <w:bCs/>
            <w:color w:val="000000" w:themeColor="text1"/>
          </w:rPr>
          <w:t xml:space="preserve"> - se quiserem]</w:t>
        </w:r>
      </w:ins>
    </w:p>
    <w:p w14:paraId="600252F5" w14:textId="77777777" w:rsidR="004C779D" w:rsidRPr="004C779D" w:rsidRDefault="004C779D" w:rsidP="004C779D">
      <w:pPr>
        <w:spacing w:after="0"/>
        <w:jc w:val="both"/>
        <w:rPr>
          <w:ins w:id="1078" w:author="EUDERLAN FREIRE DA SILVA ABREU" w:date="2025-06-29T13:38:00Z"/>
          <w:rFonts w:ascii="Arial" w:hAnsi="Arial" w:cs="Arial"/>
          <w:b/>
          <w:bCs/>
          <w:color w:val="000000" w:themeColor="text1"/>
        </w:rPr>
      </w:pPr>
      <w:ins w:id="1079" w:author="EUDERLAN FREIRE DA SILVA ABREU" w:date="2025-06-29T13:38:00Z">
        <w:r w:rsidRPr="004C779D">
          <w:rPr>
            <w:rFonts w:ascii="Arial" w:hAnsi="Arial" w:cs="Arial"/>
            <w:b/>
            <w:bCs/>
            <w:color w:val="000000" w:themeColor="text1"/>
          </w:rPr>
          <w:t>@data última versão: 24 de junho de 2025</w:t>
        </w:r>
      </w:ins>
    </w:p>
    <w:p w14:paraId="54357285" w14:textId="77777777" w:rsidR="004C779D" w:rsidRPr="004C779D" w:rsidRDefault="004C779D" w:rsidP="004C779D">
      <w:pPr>
        <w:spacing w:after="0"/>
        <w:jc w:val="both"/>
        <w:rPr>
          <w:ins w:id="1080" w:author="EUDERLAN FREIRE DA SILVA ABREU" w:date="2025-06-29T13:38:00Z"/>
          <w:rFonts w:ascii="Arial" w:hAnsi="Arial" w:cs="Arial"/>
          <w:b/>
          <w:bCs/>
          <w:color w:val="000000" w:themeColor="text1"/>
        </w:rPr>
      </w:pPr>
      <w:ins w:id="1081" w:author="EUDERLAN FREIRE DA SILVA ABREU" w:date="2025-06-29T13:38:00Z">
        <w:r w:rsidRPr="004C779D">
          <w:rPr>
            <w:rFonts w:ascii="Arial" w:hAnsi="Arial" w:cs="Arial"/>
            <w:b/>
            <w:bCs/>
            <w:color w:val="000000" w:themeColor="text1"/>
          </w:rPr>
          <w:t>@versão: 1.0</w:t>
        </w:r>
      </w:ins>
    </w:p>
    <w:p w14:paraId="21773947" w14:textId="77777777" w:rsidR="004C779D" w:rsidRPr="004C779D" w:rsidRDefault="004C779D" w:rsidP="004C779D">
      <w:pPr>
        <w:spacing w:after="0"/>
        <w:jc w:val="both"/>
        <w:rPr>
          <w:ins w:id="1082" w:author="EUDERLAN FREIRE DA SILVA ABREU" w:date="2025-06-29T13:38:00Z"/>
          <w:rFonts w:ascii="Arial" w:hAnsi="Arial" w:cs="Arial"/>
          <w:b/>
          <w:bCs/>
          <w:color w:val="000000" w:themeColor="text1"/>
        </w:rPr>
      </w:pPr>
      <w:ins w:id="1083" w:author="EUDERLAN FREIRE DA SILVA ABREU" w:date="2025-06-29T13:38:00Z">
        <w:r w:rsidRPr="004C779D">
          <w:rPr>
            <w:rFonts w:ascii="Arial" w:hAnsi="Arial" w:cs="Arial"/>
            <w:b/>
            <w:bCs/>
            <w:color w:val="000000" w:themeColor="text1"/>
          </w:rPr>
          <w:t>@outros repositórios: [</w:t>
        </w:r>
        <w:proofErr w:type="spellStart"/>
        <w:r w:rsidRPr="004C779D">
          <w:rPr>
            <w:rFonts w:ascii="Arial" w:hAnsi="Arial" w:cs="Arial"/>
            <w:b/>
            <w:bCs/>
            <w:color w:val="000000" w:themeColor="text1"/>
          </w:rPr>
          <w:t>URLs</w:t>
        </w:r>
        <w:proofErr w:type="spellEnd"/>
        <w:r w:rsidRPr="004C779D">
          <w:rPr>
            <w:rFonts w:ascii="Arial" w:hAnsi="Arial" w:cs="Arial"/>
            <w:b/>
            <w:bCs/>
            <w:color w:val="000000" w:themeColor="text1"/>
          </w:rPr>
          <w:t xml:space="preserve"> - apontem para os seus </w:t>
        </w:r>
        <w:proofErr w:type="spellStart"/>
        <w:r w:rsidRPr="004C779D">
          <w:rPr>
            <w:rFonts w:ascii="Arial" w:hAnsi="Arial" w:cs="Arial"/>
            <w:b/>
            <w:bCs/>
            <w:color w:val="000000" w:themeColor="text1"/>
          </w:rPr>
          <w:t>Gits</w:t>
        </w:r>
        <w:proofErr w:type="spellEnd"/>
        <w:r w:rsidRPr="004C779D">
          <w:rPr>
            <w:rFonts w:ascii="Arial" w:hAnsi="Arial" w:cs="Arial"/>
            <w:b/>
            <w:bCs/>
            <w:color w:val="000000" w:themeColor="text1"/>
          </w:rPr>
          <w:t xml:space="preserve"> AQUI]</w:t>
        </w:r>
      </w:ins>
    </w:p>
    <w:p w14:paraId="75DD0DEA" w14:textId="77777777" w:rsidR="004C779D" w:rsidRPr="004C779D" w:rsidRDefault="004C779D" w:rsidP="004C779D">
      <w:pPr>
        <w:spacing w:after="0"/>
        <w:jc w:val="both"/>
        <w:rPr>
          <w:ins w:id="1084" w:author="EUDERLAN FREIRE DA SILVA ABREU" w:date="2025-06-29T13:38:00Z"/>
          <w:rFonts w:ascii="Arial" w:hAnsi="Arial" w:cs="Arial"/>
          <w:b/>
          <w:bCs/>
          <w:color w:val="000000" w:themeColor="text1"/>
        </w:rPr>
      </w:pPr>
      <w:ins w:id="1085" w:author="EUDERLAN FREIRE DA SILVA ABREU" w:date="2025-06-29T13:38:00Z">
        <w:r w:rsidRPr="004C779D">
          <w:rPr>
            <w:rFonts w:ascii="Arial" w:hAnsi="Arial" w:cs="Arial"/>
            <w:b/>
            <w:bCs/>
            <w:color w:val="000000" w:themeColor="text1"/>
          </w:rPr>
          <w:t>@Agradecimentos: Universidade Federal do Maranhão (UFMA), Professor Doutor Thales Levi Azevedo Valente, e colegas de curso.</w:t>
        </w:r>
      </w:ins>
    </w:p>
    <w:p w14:paraId="3C6BC1E5" w14:textId="77777777" w:rsidR="004C779D" w:rsidRPr="004C779D" w:rsidRDefault="004C779D" w:rsidP="004C779D">
      <w:pPr>
        <w:jc w:val="both"/>
        <w:rPr>
          <w:ins w:id="1086" w:author="EUDERLAN FREIRE DA SILVA ABREU" w:date="2025-06-29T13:38:00Z"/>
          <w:rFonts w:ascii="Arial" w:hAnsi="Arial" w:cs="Arial"/>
          <w:b/>
          <w:bCs/>
          <w:color w:val="000000" w:themeColor="text1"/>
        </w:rPr>
      </w:pPr>
      <w:ins w:id="1087" w:author="EUDERLAN FREIRE DA SILVA ABREU" w:date="2025-06-29T13:38:00Z">
        <w:r w:rsidRPr="004C779D">
          <w:rPr>
            <w:rFonts w:ascii="Arial" w:hAnsi="Arial" w:cs="Arial"/>
            <w:b/>
            <w:bCs/>
            <w:color w:val="000000" w:themeColor="text1"/>
          </w:rPr>
          <w:t>Copyright/</w:t>
        </w:r>
        <w:proofErr w:type="spellStart"/>
        <w:r w:rsidRPr="004C779D">
          <w:rPr>
            <w:rFonts w:ascii="Arial" w:hAnsi="Arial" w:cs="Arial"/>
            <w:b/>
            <w:bCs/>
            <w:color w:val="000000" w:themeColor="text1"/>
          </w:rPr>
          <w:t>License</w:t>
        </w:r>
        <w:proofErr w:type="spellEnd"/>
      </w:ins>
    </w:p>
    <w:p w14:paraId="0CFA39A6" w14:textId="77777777" w:rsidR="004C779D" w:rsidRPr="004C779D" w:rsidRDefault="004C779D" w:rsidP="004C779D">
      <w:pPr>
        <w:jc w:val="both"/>
        <w:rPr>
          <w:ins w:id="1088" w:author="EUDERLAN FREIRE DA SILVA ABREU" w:date="2025-06-29T13:38:00Z"/>
          <w:rFonts w:ascii="Arial" w:hAnsi="Arial" w:cs="Arial"/>
          <w:b/>
          <w:bCs/>
          <w:color w:val="000000" w:themeColor="text1"/>
        </w:rPr>
      </w:pPr>
      <w:ins w:id="1089" w:author="EUDERLAN FREIRE DA SILVA ABREU" w:date="2025-06-29T13:38:00Z">
        <w:r w:rsidRPr="004C779D">
          <w:rPr>
            <w:rFonts w:ascii="Arial" w:hAnsi="Arial" w:cs="Arial"/>
            <w:b/>
            <w:bCs/>
            <w:color w:val="000000" w:themeColor="text1"/>
          </w:rPr>
          <w:t>Este material é resultado de um trabalho acadêmico para a disciplina PROJETO DE DESENVOLVIMENTO DE SOFTWARE, sob a orientação do professor Dr. THALES LEVI AZEVEDO VALENTE, semestre letivo 2025.1, curso Engenharia da Computação, na Universidade Federal do Maranhão (UFMA).</w:t>
        </w:r>
      </w:ins>
    </w:p>
    <w:p w14:paraId="76824568" w14:textId="77777777" w:rsidR="004C779D" w:rsidRPr="004C779D" w:rsidRDefault="004C779D" w:rsidP="004C779D">
      <w:pPr>
        <w:jc w:val="both"/>
        <w:rPr>
          <w:ins w:id="1090" w:author="EUDERLAN FREIRE DA SILVA ABREU" w:date="2025-06-29T13:38:00Z"/>
          <w:rFonts w:ascii="Arial" w:hAnsi="Arial" w:cs="Arial"/>
          <w:b/>
          <w:bCs/>
          <w:color w:val="000000" w:themeColor="text1"/>
        </w:rPr>
      </w:pPr>
      <w:ins w:id="1091" w:author="EUDERLAN FREIRE DA SILVA ABREU" w:date="2025-06-29T13:38:00Z">
        <w:r w:rsidRPr="004C779D">
          <w:rPr>
            <w:rFonts w:ascii="Arial" w:hAnsi="Arial" w:cs="Arial"/>
            <w:b/>
            <w:bCs/>
            <w:color w:val="000000" w:themeColor="text1"/>
          </w:rPr>
          <w:t>Todo o material sob esta licença é software livre: pode ser usado para fins acadêmicos e comerciais sem nenhum custo. Não há papelada, nem royalties, nem restrições de "</w:t>
        </w:r>
        <w:proofErr w:type="spellStart"/>
        <w:r w:rsidRPr="004C779D">
          <w:rPr>
            <w:rFonts w:ascii="Arial" w:hAnsi="Arial" w:cs="Arial"/>
            <w:b/>
            <w:bCs/>
            <w:color w:val="000000" w:themeColor="text1"/>
          </w:rPr>
          <w:t>copyleft</w:t>
        </w:r>
        <w:proofErr w:type="spellEnd"/>
        <w:r w:rsidRPr="004C779D">
          <w:rPr>
            <w:rFonts w:ascii="Arial" w:hAnsi="Arial" w:cs="Arial"/>
            <w:b/>
            <w:bCs/>
            <w:color w:val="000000" w:themeColor="text1"/>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004C779D">
          <w:rPr>
            <w:rFonts w:ascii="Arial" w:hAnsi="Arial" w:cs="Arial"/>
            <w:b/>
            <w:bCs/>
            <w:color w:val="000000" w:themeColor="text1"/>
          </w:rPr>
          <w:t>usá-los</w:t>
        </w:r>
        <w:proofErr w:type="gramEnd"/>
        <w:r w:rsidRPr="004C779D">
          <w:rPr>
            <w:rFonts w:ascii="Arial" w:hAnsi="Arial" w:cs="Arial"/>
            <w:b/>
            <w:bCs/>
            <w:color w:val="000000" w:themeColor="text1"/>
          </w:rPr>
          <w:t>, nos dê crédito.</w:t>
        </w:r>
      </w:ins>
    </w:p>
    <w:p w14:paraId="7EAD9825" w14:textId="77777777" w:rsidR="004C779D" w:rsidRPr="004C779D" w:rsidRDefault="004C779D" w:rsidP="004C779D">
      <w:pPr>
        <w:jc w:val="both"/>
        <w:rPr>
          <w:ins w:id="1092" w:author="EUDERLAN FREIRE DA SILVA ABREU" w:date="2025-06-29T13:38:00Z"/>
          <w:rFonts w:ascii="Arial" w:hAnsi="Arial" w:cs="Arial"/>
          <w:b/>
          <w:bCs/>
          <w:color w:val="000000" w:themeColor="text1"/>
        </w:rPr>
      </w:pPr>
      <w:ins w:id="1093" w:author="EUDERLAN FREIRE DA SILVA ABREU" w:date="2025-06-29T13:38:00Z">
        <w:r w:rsidRPr="004C779D">
          <w:rPr>
            <w:rFonts w:ascii="Arial" w:hAnsi="Arial" w:cs="Arial"/>
            <w:b/>
            <w:bCs/>
            <w:color w:val="000000" w:themeColor="text1"/>
          </w:rPr>
          <w:t>Licença MIT</w:t>
        </w:r>
      </w:ins>
    </w:p>
    <w:p w14:paraId="64B2BCE6" w14:textId="77777777" w:rsidR="004C779D" w:rsidRPr="004C779D" w:rsidRDefault="004C779D" w:rsidP="004C779D">
      <w:pPr>
        <w:jc w:val="both"/>
        <w:rPr>
          <w:ins w:id="1094" w:author="EUDERLAN FREIRE DA SILVA ABREU" w:date="2025-06-29T13:38:00Z"/>
          <w:rFonts w:ascii="Arial" w:hAnsi="Arial" w:cs="Arial"/>
          <w:b/>
          <w:bCs/>
          <w:color w:val="000000" w:themeColor="text1"/>
        </w:rPr>
      </w:pPr>
      <w:ins w:id="1095" w:author="EUDERLAN FREIRE DA SILVA ABREU" w:date="2025-06-29T13:38:00Z">
        <w:r w:rsidRPr="004C779D">
          <w:rPr>
            <w:rFonts w:ascii="Arial" w:hAnsi="Arial" w:cs="Arial"/>
            <w:b/>
            <w:bCs/>
            <w:color w:val="000000" w:themeColor="text1"/>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14:paraId="3805AE54" w14:textId="77777777" w:rsidR="004C779D" w:rsidRPr="004C779D" w:rsidRDefault="004C779D" w:rsidP="004C779D">
      <w:pPr>
        <w:jc w:val="both"/>
        <w:rPr>
          <w:ins w:id="1096" w:author="EUDERLAN FREIRE DA SILVA ABREU" w:date="2025-06-29T13:38:00Z"/>
          <w:rFonts w:ascii="Arial" w:hAnsi="Arial" w:cs="Arial"/>
          <w:b/>
          <w:bCs/>
          <w:color w:val="000000" w:themeColor="text1"/>
        </w:rPr>
      </w:pPr>
      <w:ins w:id="1097" w:author="EUDERLAN FREIRE DA SILVA ABREU" w:date="2025-06-29T13:38:00Z">
        <w:r w:rsidRPr="004C779D">
          <w:rPr>
            <w:rFonts w:ascii="Arial" w:hAnsi="Arial" w:cs="Arial"/>
            <w:b/>
            <w:bCs/>
            <w:color w:val="000000" w:themeColor="text1"/>
          </w:rPr>
          <w:t>Este aviso de direitos autorais e este aviso de permissão devem ser incluídos em todas as cópias ou partes substanciais do Software.</w:t>
        </w:r>
      </w:ins>
    </w:p>
    <w:p w14:paraId="4CFDA023" w14:textId="77777777" w:rsidR="004C779D" w:rsidRPr="004C779D" w:rsidRDefault="004C779D" w:rsidP="004C779D">
      <w:pPr>
        <w:jc w:val="both"/>
        <w:rPr>
          <w:ins w:id="1098" w:author="EUDERLAN FREIRE DA SILVA ABREU" w:date="2025-06-29T13:38:00Z"/>
          <w:rFonts w:ascii="Arial" w:hAnsi="Arial" w:cs="Arial"/>
          <w:b/>
          <w:bCs/>
          <w:color w:val="000000" w:themeColor="text1"/>
        </w:rPr>
      </w:pPr>
      <w:ins w:id="1099" w:author="EUDERLAN FREIRE DA SILVA ABREU" w:date="2025-06-29T13:38:00Z">
        <w:r w:rsidRPr="004C779D">
          <w:rPr>
            <w:rFonts w:ascii="Arial" w:hAnsi="Arial" w:cs="Arial"/>
            <w:b/>
            <w:bCs/>
            <w:color w:val="000000" w:themeColor="text1"/>
          </w:rPr>
          <w:t xml:space="preserve">O SOFTWARE É FORNECIDO "COMO ESTÁ", SEM GARANTIA DE QUALQUER TIPO, EXPRESSA OU IMPLÍCITA, </w:t>
        </w:r>
        <w:proofErr w:type="gramStart"/>
        <w:r w:rsidRPr="004C779D">
          <w:rPr>
            <w:rFonts w:ascii="Arial" w:hAnsi="Arial" w:cs="Arial"/>
            <w:b/>
            <w:bCs/>
            <w:color w:val="000000" w:themeColor="text1"/>
          </w:rPr>
          <w:t>INCLUINDO</w:t>
        </w:r>
        <w:proofErr w:type="gramEnd"/>
        <w:r w:rsidRPr="004C779D">
          <w:rPr>
            <w:rFonts w:ascii="Arial" w:hAnsi="Arial" w:cs="Arial"/>
            <w:b/>
            <w:bCs/>
            <w:color w:val="000000" w:themeColor="text1"/>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14:paraId="38F52D77" w14:textId="77777777" w:rsidR="004C779D" w:rsidRPr="004C779D" w:rsidRDefault="004C779D" w:rsidP="004C779D">
      <w:pPr>
        <w:rPr>
          <w:ins w:id="1100" w:author="EUDERLAN FREIRE DA SILVA ABREU" w:date="2025-06-29T13:38:00Z"/>
          <w:sz w:val="20"/>
          <w:szCs w:val="20"/>
        </w:rPr>
      </w:pPr>
      <w:ins w:id="1101" w:author="EUDERLAN FREIRE DA SILVA ABREU" w:date="2025-06-29T13:38:00Z">
        <w:r w:rsidRPr="004C779D">
          <w:rPr>
            <w:rFonts w:ascii="Arial" w:hAnsi="Arial" w:cs="Arial"/>
            <w:b/>
            <w:bCs/>
            <w:color w:val="000000" w:themeColor="text1"/>
          </w:rPr>
          <w:t>Para mais informações sobre a Licença MIT: https://opensource.org/licenses/MIT</w:t>
        </w:r>
      </w:ins>
    </w:p>
    <w:p w14:paraId="00493591" w14:textId="77777777" w:rsidR="004C779D" w:rsidRPr="004C779D" w:rsidRDefault="004C779D"/>
    <w:sectPr w:rsidR="004C779D" w:rsidRPr="004C77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2B6"/>
    <w:multiLevelType w:val="multilevel"/>
    <w:tmpl w:val="78E0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D513B"/>
    <w:multiLevelType w:val="multilevel"/>
    <w:tmpl w:val="0E16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21933"/>
    <w:multiLevelType w:val="multilevel"/>
    <w:tmpl w:val="FEF4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A5C4E"/>
    <w:multiLevelType w:val="multilevel"/>
    <w:tmpl w:val="EE82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75DCC"/>
    <w:multiLevelType w:val="multilevel"/>
    <w:tmpl w:val="613E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E3066"/>
    <w:multiLevelType w:val="multilevel"/>
    <w:tmpl w:val="00F4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B416B3"/>
    <w:multiLevelType w:val="multilevel"/>
    <w:tmpl w:val="E976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9217D"/>
    <w:multiLevelType w:val="multilevel"/>
    <w:tmpl w:val="F0D8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A202F"/>
    <w:multiLevelType w:val="multilevel"/>
    <w:tmpl w:val="B29E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C63DB1"/>
    <w:multiLevelType w:val="multilevel"/>
    <w:tmpl w:val="BC440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F8261F"/>
    <w:multiLevelType w:val="multilevel"/>
    <w:tmpl w:val="5FA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FD2CB1"/>
    <w:multiLevelType w:val="multilevel"/>
    <w:tmpl w:val="750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0083D"/>
    <w:multiLevelType w:val="hybridMultilevel"/>
    <w:tmpl w:val="63D8C53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3" w15:restartNumberingAfterBreak="0">
    <w:nsid w:val="6D191B81"/>
    <w:multiLevelType w:val="multilevel"/>
    <w:tmpl w:val="A32A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34439C"/>
    <w:multiLevelType w:val="multilevel"/>
    <w:tmpl w:val="DDB8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77054"/>
    <w:multiLevelType w:val="multilevel"/>
    <w:tmpl w:val="3D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649E2"/>
    <w:multiLevelType w:val="multilevel"/>
    <w:tmpl w:val="3032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0"/>
  </w:num>
  <w:num w:numId="4">
    <w:abstractNumId w:val="15"/>
  </w:num>
  <w:num w:numId="5">
    <w:abstractNumId w:val="13"/>
  </w:num>
  <w:num w:numId="6">
    <w:abstractNumId w:val="4"/>
  </w:num>
  <w:num w:numId="7">
    <w:abstractNumId w:val="14"/>
  </w:num>
  <w:num w:numId="8">
    <w:abstractNumId w:val="1"/>
  </w:num>
  <w:num w:numId="9">
    <w:abstractNumId w:val="10"/>
  </w:num>
  <w:num w:numId="10">
    <w:abstractNumId w:val="5"/>
  </w:num>
  <w:num w:numId="11">
    <w:abstractNumId w:val="3"/>
  </w:num>
  <w:num w:numId="12">
    <w:abstractNumId w:val="7"/>
  </w:num>
  <w:num w:numId="13">
    <w:abstractNumId w:val="9"/>
  </w:num>
  <w:num w:numId="14">
    <w:abstractNumId w:val="2"/>
  </w:num>
  <w:num w:numId="15">
    <w:abstractNumId w:val="8"/>
  </w:num>
  <w:num w:numId="16">
    <w:abstractNumId w:val="11"/>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9D"/>
    <w:rsid w:val="000C6A06"/>
    <w:rsid w:val="00124F2F"/>
    <w:rsid w:val="001A2A77"/>
    <w:rsid w:val="002B205D"/>
    <w:rsid w:val="003737E4"/>
    <w:rsid w:val="00391A62"/>
    <w:rsid w:val="004C779D"/>
    <w:rsid w:val="005D4A9C"/>
    <w:rsid w:val="00626ACC"/>
    <w:rsid w:val="00686853"/>
    <w:rsid w:val="0089525E"/>
    <w:rsid w:val="008F5AEC"/>
    <w:rsid w:val="00936C1A"/>
    <w:rsid w:val="00A263F0"/>
    <w:rsid w:val="00AB6D27"/>
    <w:rsid w:val="00B2344A"/>
    <w:rsid w:val="00D77790"/>
    <w:rsid w:val="00E47980"/>
    <w:rsid w:val="00EA36DE"/>
    <w:rsid w:val="00EE2684"/>
    <w:rsid w:val="00F66A41"/>
    <w:rsid w:val="00FB03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982D8"/>
  <w15:chartTrackingRefBased/>
  <w15:docId w15:val="{07822060-8129-4A49-AE33-FC109920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79D"/>
  </w:style>
  <w:style w:type="paragraph" w:styleId="Ttulo2">
    <w:name w:val="heading 2"/>
    <w:basedOn w:val="Normal"/>
    <w:next w:val="Normal"/>
    <w:link w:val="Ttulo2Char"/>
    <w:uiPriority w:val="9"/>
    <w:unhideWhenUsed/>
    <w:qFormat/>
    <w:rsid w:val="00EA36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A3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har"/>
    <w:uiPriority w:val="9"/>
    <w:qFormat/>
    <w:rsid w:val="00EA36DE"/>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C779D"/>
    <w:rPr>
      <w:color w:val="0563C1" w:themeColor="hyperlink"/>
      <w:u w:val="single"/>
    </w:rPr>
  </w:style>
  <w:style w:type="character" w:styleId="MenoPendente">
    <w:name w:val="Unresolved Mention"/>
    <w:basedOn w:val="Fontepargpadro"/>
    <w:uiPriority w:val="99"/>
    <w:semiHidden/>
    <w:unhideWhenUsed/>
    <w:rsid w:val="004C779D"/>
    <w:rPr>
      <w:color w:val="605E5C"/>
      <w:shd w:val="clear" w:color="auto" w:fill="E1DFDD"/>
    </w:rPr>
  </w:style>
  <w:style w:type="character" w:customStyle="1" w:styleId="Ttulo4Char">
    <w:name w:val="Título 4 Char"/>
    <w:basedOn w:val="Fontepargpadro"/>
    <w:link w:val="Ttulo4"/>
    <w:uiPriority w:val="9"/>
    <w:rsid w:val="00EA36DE"/>
    <w:rPr>
      <w:rFonts w:ascii="Times New Roman" w:eastAsia="Times New Roman" w:hAnsi="Times New Roman" w:cs="Times New Roman"/>
      <w:b/>
      <w:bCs/>
      <w:sz w:val="24"/>
      <w:szCs w:val="24"/>
      <w:lang w:eastAsia="pt-BR"/>
    </w:rPr>
  </w:style>
  <w:style w:type="paragraph" w:styleId="NormalWeb">
    <w:name w:val="Normal (Web)"/>
    <w:basedOn w:val="Normal"/>
    <w:uiPriority w:val="99"/>
    <w:unhideWhenUsed/>
    <w:rsid w:val="00EA36D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EA36DE"/>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rsid w:val="00EA36DE"/>
    <w:rPr>
      <w:rFonts w:asciiTheme="majorHAnsi" w:eastAsiaTheme="majorEastAsia" w:hAnsiTheme="majorHAnsi" w:cstheme="majorBidi"/>
      <w:color w:val="2F5496" w:themeColor="accent1" w:themeShade="BF"/>
      <w:sz w:val="26"/>
      <w:szCs w:val="26"/>
    </w:rPr>
  </w:style>
  <w:style w:type="paragraph" w:customStyle="1" w:styleId="description">
    <w:name w:val="description"/>
    <w:basedOn w:val="Normal"/>
    <w:rsid w:val="001A2A77"/>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0477">
      <w:bodyDiv w:val="1"/>
      <w:marLeft w:val="0"/>
      <w:marRight w:val="0"/>
      <w:marTop w:val="0"/>
      <w:marBottom w:val="0"/>
      <w:divBdr>
        <w:top w:val="none" w:sz="0" w:space="0" w:color="auto"/>
        <w:left w:val="none" w:sz="0" w:space="0" w:color="auto"/>
        <w:bottom w:val="none" w:sz="0" w:space="0" w:color="auto"/>
        <w:right w:val="none" w:sz="0" w:space="0" w:color="auto"/>
      </w:divBdr>
    </w:div>
    <w:div w:id="286203562">
      <w:bodyDiv w:val="1"/>
      <w:marLeft w:val="0"/>
      <w:marRight w:val="0"/>
      <w:marTop w:val="0"/>
      <w:marBottom w:val="0"/>
      <w:divBdr>
        <w:top w:val="none" w:sz="0" w:space="0" w:color="auto"/>
        <w:left w:val="none" w:sz="0" w:space="0" w:color="auto"/>
        <w:bottom w:val="none" w:sz="0" w:space="0" w:color="auto"/>
        <w:right w:val="none" w:sz="0" w:space="0" w:color="auto"/>
      </w:divBdr>
    </w:div>
    <w:div w:id="294066465">
      <w:bodyDiv w:val="1"/>
      <w:marLeft w:val="0"/>
      <w:marRight w:val="0"/>
      <w:marTop w:val="0"/>
      <w:marBottom w:val="0"/>
      <w:divBdr>
        <w:top w:val="none" w:sz="0" w:space="0" w:color="auto"/>
        <w:left w:val="none" w:sz="0" w:space="0" w:color="auto"/>
        <w:bottom w:val="none" w:sz="0" w:space="0" w:color="auto"/>
        <w:right w:val="none" w:sz="0" w:space="0" w:color="auto"/>
      </w:divBdr>
    </w:div>
    <w:div w:id="396974640">
      <w:bodyDiv w:val="1"/>
      <w:marLeft w:val="0"/>
      <w:marRight w:val="0"/>
      <w:marTop w:val="0"/>
      <w:marBottom w:val="0"/>
      <w:divBdr>
        <w:top w:val="none" w:sz="0" w:space="0" w:color="auto"/>
        <w:left w:val="none" w:sz="0" w:space="0" w:color="auto"/>
        <w:bottom w:val="none" w:sz="0" w:space="0" w:color="auto"/>
        <w:right w:val="none" w:sz="0" w:space="0" w:color="auto"/>
      </w:divBdr>
    </w:div>
    <w:div w:id="405154318">
      <w:bodyDiv w:val="1"/>
      <w:marLeft w:val="0"/>
      <w:marRight w:val="0"/>
      <w:marTop w:val="0"/>
      <w:marBottom w:val="0"/>
      <w:divBdr>
        <w:top w:val="none" w:sz="0" w:space="0" w:color="auto"/>
        <w:left w:val="none" w:sz="0" w:space="0" w:color="auto"/>
        <w:bottom w:val="none" w:sz="0" w:space="0" w:color="auto"/>
        <w:right w:val="none" w:sz="0" w:space="0" w:color="auto"/>
      </w:divBdr>
    </w:div>
    <w:div w:id="616716285">
      <w:bodyDiv w:val="1"/>
      <w:marLeft w:val="0"/>
      <w:marRight w:val="0"/>
      <w:marTop w:val="0"/>
      <w:marBottom w:val="0"/>
      <w:divBdr>
        <w:top w:val="none" w:sz="0" w:space="0" w:color="auto"/>
        <w:left w:val="none" w:sz="0" w:space="0" w:color="auto"/>
        <w:bottom w:val="none" w:sz="0" w:space="0" w:color="auto"/>
        <w:right w:val="none" w:sz="0" w:space="0" w:color="auto"/>
      </w:divBdr>
    </w:div>
    <w:div w:id="728921592">
      <w:bodyDiv w:val="1"/>
      <w:marLeft w:val="0"/>
      <w:marRight w:val="0"/>
      <w:marTop w:val="0"/>
      <w:marBottom w:val="0"/>
      <w:divBdr>
        <w:top w:val="none" w:sz="0" w:space="0" w:color="auto"/>
        <w:left w:val="none" w:sz="0" w:space="0" w:color="auto"/>
        <w:bottom w:val="none" w:sz="0" w:space="0" w:color="auto"/>
        <w:right w:val="none" w:sz="0" w:space="0" w:color="auto"/>
      </w:divBdr>
    </w:div>
    <w:div w:id="817191915">
      <w:bodyDiv w:val="1"/>
      <w:marLeft w:val="0"/>
      <w:marRight w:val="0"/>
      <w:marTop w:val="0"/>
      <w:marBottom w:val="0"/>
      <w:divBdr>
        <w:top w:val="none" w:sz="0" w:space="0" w:color="auto"/>
        <w:left w:val="none" w:sz="0" w:space="0" w:color="auto"/>
        <w:bottom w:val="none" w:sz="0" w:space="0" w:color="auto"/>
        <w:right w:val="none" w:sz="0" w:space="0" w:color="auto"/>
      </w:divBdr>
    </w:div>
    <w:div w:id="922031962">
      <w:bodyDiv w:val="1"/>
      <w:marLeft w:val="0"/>
      <w:marRight w:val="0"/>
      <w:marTop w:val="0"/>
      <w:marBottom w:val="0"/>
      <w:divBdr>
        <w:top w:val="none" w:sz="0" w:space="0" w:color="auto"/>
        <w:left w:val="none" w:sz="0" w:space="0" w:color="auto"/>
        <w:bottom w:val="none" w:sz="0" w:space="0" w:color="auto"/>
        <w:right w:val="none" w:sz="0" w:space="0" w:color="auto"/>
      </w:divBdr>
    </w:div>
    <w:div w:id="935865116">
      <w:bodyDiv w:val="1"/>
      <w:marLeft w:val="0"/>
      <w:marRight w:val="0"/>
      <w:marTop w:val="0"/>
      <w:marBottom w:val="0"/>
      <w:divBdr>
        <w:top w:val="none" w:sz="0" w:space="0" w:color="auto"/>
        <w:left w:val="none" w:sz="0" w:space="0" w:color="auto"/>
        <w:bottom w:val="none" w:sz="0" w:space="0" w:color="auto"/>
        <w:right w:val="none" w:sz="0" w:space="0" w:color="auto"/>
      </w:divBdr>
    </w:div>
    <w:div w:id="942298955">
      <w:bodyDiv w:val="1"/>
      <w:marLeft w:val="0"/>
      <w:marRight w:val="0"/>
      <w:marTop w:val="0"/>
      <w:marBottom w:val="0"/>
      <w:divBdr>
        <w:top w:val="none" w:sz="0" w:space="0" w:color="auto"/>
        <w:left w:val="none" w:sz="0" w:space="0" w:color="auto"/>
        <w:bottom w:val="none" w:sz="0" w:space="0" w:color="auto"/>
        <w:right w:val="none" w:sz="0" w:space="0" w:color="auto"/>
      </w:divBdr>
    </w:div>
    <w:div w:id="996570443">
      <w:bodyDiv w:val="1"/>
      <w:marLeft w:val="0"/>
      <w:marRight w:val="0"/>
      <w:marTop w:val="0"/>
      <w:marBottom w:val="0"/>
      <w:divBdr>
        <w:top w:val="none" w:sz="0" w:space="0" w:color="auto"/>
        <w:left w:val="none" w:sz="0" w:space="0" w:color="auto"/>
        <w:bottom w:val="none" w:sz="0" w:space="0" w:color="auto"/>
        <w:right w:val="none" w:sz="0" w:space="0" w:color="auto"/>
      </w:divBdr>
    </w:div>
    <w:div w:id="1077288042">
      <w:bodyDiv w:val="1"/>
      <w:marLeft w:val="0"/>
      <w:marRight w:val="0"/>
      <w:marTop w:val="0"/>
      <w:marBottom w:val="0"/>
      <w:divBdr>
        <w:top w:val="none" w:sz="0" w:space="0" w:color="auto"/>
        <w:left w:val="none" w:sz="0" w:space="0" w:color="auto"/>
        <w:bottom w:val="none" w:sz="0" w:space="0" w:color="auto"/>
        <w:right w:val="none" w:sz="0" w:space="0" w:color="auto"/>
      </w:divBdr>
    </w:div>
    <w:div w:id="1159005300">
      <w:bodyDiv w:val="1"/>
      <w:marLeft w:val="0"/>
      <w:marRight w:val="0"/>
      <w:marTop w:val="0"/>
      <w:marBottom w:val="0"/>
      <w:divBdr>
        <w:top w:val="none" w:sz="0" w:space="0" w:color="auto"/>
        <w:left w:val="none" w:sz="0" w:space="0" w:color="auto"/>
        <w:bottom w:val="none" w:sz="0" w:space="0" w:color="auto"/>
        <w:right w:val="none" w:sz="0" w:space="0" w:color="auto"/>
      </w:divBdr>
    </w:div>
    <w:div w:id="1357658751">
      <w:bodyDiv w:val="1"/>
      <w:marLeft w:val="0"/>
      <w:marRight w:val="0"/>
      <w:marTop w:val="0"/>
      <w:marBottom w:val="0"/>
      <w:divBdr>
        <w:top w:val="none" w:sz="0" w:space="0" w:color="auto"/>
        <w:left w:val="none" w:sz="0" w:space="0" w:color="auto"/>
        <w:bottom w:val="none" w:sz="0" w:space="0" w:color="auto"/>
        <w:right w:val="none" w:sz="0" w:space="0" w:color="auto"/>
      </w:divBdr>
    </w:div>
    <w:div w:id="1372995802">
      <w:bodyDiv w:val="1"/>
      <w:marLeft w:val="0"/>
      <w:marRight w:val="0"/>
      <w:marTop w:val="0"/>
      <w:marBottom w:val="0"/>
      <w:divBdr>
        <w:top w:val="none" w:sz="0" w:space="0" w:color="auto"/>
        <w:left w:val="none" w:sz="0" w:space="0" w:color="auto"/>
        <w:bottom w:val="none" w:sz="0" w:space="0" w:color="auto"/>
        <w:right w:val="none" w:sz="0" w:space="0" w:color="auto"/>
      </w:divBdr>
    </w:div>
    <w:div w:id="1396659966">
      <w:bodyDiv w:val="1"/>
      <w:marLeft w:val="0"/>
      <w:marRight w:val="0"/>
      <w:marTop w:val="0"/>
      <w:marBottom w:val="0"/>
      <w:divBdr>
        <w:top w:val="none" w:sz="0" w:space="0" w:color="auto"/>
        <w:left w:val="none" w:sz="0" w:space="0" w:color="auto"/>
        <w:bottom w:val="none" w:sz="0" w:space="0" w:color="auto"/>
        <w:right w:val="none" w:sz="0" w:space="0" w:color="auto"/>
      </w:divBdr>
    </w:div>
    <w:div w:id="1526560504">
      <w:bodyDiv w:val="1"/>
      <w:marLeft w:val="0"/>
      <w:marRight w:val="0"/>
      <w:marTop w:val="0"/>
      <w:marBottom w:val="0"/>
      <w:divBdr>
        <w:top w:val="none" w:sz="0" w:space="0" w:color="auto"/>
        <w:left w:val="none" w:sz="0" w:space="0" w:color="auto"/>
        <w:bottom w:val="none" w:sz="0" w:space="0" w:color="auto"/>
        <w:right w:val="none" w:sz="0" w:space="0" w:color="auto"/>
      </w:divBdr>
    </w:div>
    <w:div w:id="1576238355">
      <w:bodyDiv w:val="1"/>
      <w:marLeft w:val="0"/>
      <w:marRight w:val="0"/>
      <w:marTop w:val="0"/>
      <w:marBottom w:val="0"/>
      <w:divBdr>
        <w:top w:val="none" w:sz="0" w:space="0" w:color="auto"/>
        <w:left w:val="none" w:sz="0" w:space="0" w:color="auto"/>
        <w:bottom w:val="none" w:sz="0" w:space="0" w:color="auto"/>
        <w:right w:val="none" w:sz="0" w:space="0" w:color="auto"/>
      </w:divBdr>
    </w:div>
    <w:div w:id="1638753512">
      <w:bodyDiv w:val="1"/>
      <w:marLeft w:val="0"/>
      <w:marRight w:val="0"/>
      <w:marTop w:val="0"/>
      <w:marBottom w:val="0"/>
      <w:divBdr>
        <w:top w:val="none" w:sz="0" w:space="0" w:color="auto"/>
        <w:left w:val="none" w:sz="0" w:space="0" w:color="auto"/>
        <w:bottom w:val="none" w:sz="0" w:space="0" w:color="auto"/>
        <w:right w:val="none" w:sz="0" w:space="0" w:color="auto"/>
      </w:divBdr>
    </w:div>
    <w:div w:id="1668555986">
      <w:bodyDiv w:val="1"/>
      <w:marLeft w:val="0"/>
      <w:marRight w:val="0"/>
      <w:marTop w:val="0"/>
      <w:marBottom w:val="0"/>
      <w:divBdr>
        <w:top w:val="none" w:sz="0" w:space="0" w:color="auto"/>
        <w:left w:val="none" w:sz="0" w:space="0" w:color="auto"/>
        <w:bottom w:val="none" w:sz="0" w:space="0" w:color="auto"/>
        <w:right w:val="none" w:sz="0" w:space="0" w:color="auto"/>
      </w:divBdr>
    </w:div>
    <w:div w:id="1700663596">
      <w:bodyDiv w:val="1"/>
      <w:marLeft w:val="0"/>
      <w:marRight w:val="0"/>
      <w:marTop w:val="0"/>
      <w:marBottom w:val="0"/>
      <w:divBdr>
        <w:top w:val="none" w:sz="0" w:space="0" w:color="auto"/>
        <w:left w:val="none" w:sz="0" w:space="0" w:color="auto"/>
        <w:bottom w:val="none" w:sz="0" w:space="0" w:color="auto"/>
        <w:right w:val="none" w:sz="0" w:space="0" w:color="auto"/>
      </w:divBdr>
    </w:div>
    <w:div w:id="172290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1120</Words>
  <Characters>6051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2</cp:revision>
  <dcterms:created xsi:type="dcterms:W3CDTF">2025-06-30T21:20:00Z</dcterms:created>
  <dcterms:modified xsi:type="dcterms:W3CDTF">2025-06-30T21:20:00Z</dcterms:modified>
</cp:coreProperties>
</file>