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448F8" w14:textId="3ED25A90" w:rsidR="00391A62" w:rsidRDefault="007276B6" w:rsidP="00391A62">
      <w:pPr>
        <w:pStyle w:val="NormalWeb"/>
        <w:rPr>
          <w:ins w:id="0" w:author="EUDERLAN FREIRE DA SILVA ABREU" w:date="2025-06-30T17:54:00Z"/>
        </w:rPr>
      </w:pPr>
      <w:bookmarkStart w:id="1" w:name="_Hlk202198761"/>
      <w:ins w:id="2" w:author="EUDERLAN FREIRE DA SILVA ABREU" w:date="2025-07-17T18:48:00Z">
        <w:r>
          <w:rPr>
            <w:noProof/>
            <w:color w:val="000000" w:themeColor="text1"/>
          </w:rPr>
          <mc:AlternateContent>
            <mc:Choice Requires="wps">
              <w:drawing>
                <wp:anchor distT="0" distB="0" distL="114300" distR="114300" simplePos="0" relativeHeight="251662336" behindDoc="0" locked="0" layoutInCell="1" allowOverlap="1" wp14:anchorId="4C9F5DAD" wp14:editId="69311F86">
                  <wp:simplePos x="0" y="0"/>
                  <wp:positionH relativeFrom="column">
                    <wp:posOffset>-447089</wp:posOffset>
                  </wp:positionH>
                  <wp:positionV relativeFrom="paragraph">
                    <wp:posOffset>2881</wp:posOffset>
                  </wp:positionV>
                  <wp:extent cx="5961185" cy="8721969"/>
                  <wp:effectExtent l="0" t="0" r="20955" b="22225"/>
                  <wp:wrapNone/>
                  <wp:docPr id="1" name="Retângulo 1"/>
                  <wp:cNvGraphicFramePr/>
                  <a:graphic xmlns:a="http://schemas.openxmlformats.org/drawingml/2006/main">
                    <a:graphicData uri="http://schemas.microsoft.com/office/word/2010/wordprocessingShape">
                      <wps:wsp>
                        <wps:cNvSpPr/>
                        <wps:spPr>
                          <a:xfrm>
                            <a:off x="0" y="0"/>
                            <a:ext cx="5961185" cy="87219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0F79" id="Retângulo 1" o:spid="_x0000_s1026" style="position:absolute;margin-left:-35.2pt;margin-top:.25pt;width:469.4pt;height:68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" filled="f" strokecolor="#1f3763 [1604]" strokeweight="1pt"/>
              </w:pict>
            </mc:Fallback>
          </mc:AlternateContent>
        </w:r>
      </w:ins>
      <w:ins w:id="3" w:author="EUDERLAN FREIRE DA SILVA ABREU" w:date="2025-06-30T18:12:00Z">
        <w:r w:rsidRPr="00F66A41">
          <w:rPr>
            <w:noProof/>
            <w:color w:val="000000" w:themeColor="text1"/>
            <w:rPrChange w:id="4" w:author="EUDERLAN FREIRE DA SILVA ABREU" w:date="2025-06-30T18:12:00Z">
              <w:rPr>
                <w:noProof/>
              </w:rPr>
            </w:rPrChange>
          </w:rPr>
          <mc:AlternateContent>
            <mc:Choice Requires="wps">
              <w:drawing>
                <wp:anchor distT="0" distB="0" distL="114300" distR="114300" simplePos="0" relativeHeight="251661312" behindDoc="0" locked="0" layoutInCell="1" allowOverlap="1" wp14:anchorId="498CA9A5" wp14:editId="4BF1631B">
                  <wp:simplePos x="0" y="0"/>
                  <wp:positionH relativeFrom="column">
                    <wp:posOffset>1405157</wp:posOffset>
                  </wp:positionH>
                  <wp:positionV relativeFrom="paragraph">
                    <wp:posOffset>5911313</wp:posOffset>
                  </wp:positionV>
                  <wp:extent cx="3823854" cy="2110642"/>
                  <wp:effectExtent l="0" t="0" r="24765" b="23495"/>
                  <wp:wrapNone/>
                  <wp:docPr id="9" name="Retângulo 9"/>
                  <wp:cNvGraphicFramePr/>
                  <a:graphic xmlns:a="http://schemas.openxmlformats.org/drawingml/2006/main">
                    <a:graphicData uri="http://schemas.microsoft.com/office/word/2010/wordprocessingShape">
                      <wps:wsp>
                        <wps:cNvSpPr/>
                        <wps:spPr>
                          <a:xfrm>
                            <a:off x="0" y="0"/>
                            <a:ext cx="3823854" cy="21106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F3E65" w14:textId="01A8D371" w:rsidR="00F66A41" w:rsidRDefault="00F66A41">
                              <w:pPr>
                                <w:spacing w:line="240" w:lineRule="auto"/>
                                <w:jc w:val="right"/>
                                <w:rPr>
                                  <w:ins w:id="5" w:author="EUDERLAN FREIRE DA SILVA ABREU" w:date="2025-06-30T18:13:00Z"/>
                                  <w:color w:val="404040" w:themeColor="text1" w:themeTint="BF"/>
                                </w:rPr>
                                <w:pPrChange w:id="6" w:author="EUDERLAN FREIRE DA SILVA ABREU" w:date="2025-06-30T18:13:00Z">
                                  <w:pPr>
                                    <w:jc w:val="center"/>
                                  </w:pPr>
                                </w:pPrChange>
                              </w:pPr>
                              <w:ins w:id="7" w:author="EUDERLAN FREIRE DA SILVA ABREU" w:date="2025-06-30T18:12:00Z">
                                <w:r w:rsidRPr="00F66A41">
                                  <w:rPr>
                                    <w:color w:val="404040" w:themeColor="text1" w:themeTint="BF"/>
                                    <w:rPrChange w:id="8" w:author="EUDERLAN FREIRE DA SILVA ABREU" w:date="2025-06-30T18:13:00Z">
                                      <w:rPr/>
                                    </w:rPrChange>
                                  </w:rPr>
                                  <w:t>A</w:t>
                                </w:r>
                              </w:ins>
                              <w:ins w:id="9" w:author="EUDERLAN FREIRE DA SILVA ABREU" w:date="2025-06-30T18:13:00Z">
                                <w:r>
                                  <w:rPr>
                                    <w:color w:val="404040" w:themeColor="text1" w:themeTint="BF"/>
                                  </w:rPr>
                                  <w:t>NDERSON RODRIGO</w:t>
                                </w:r>
                              </w:ins>
                            </w:p>
                            <w:p w14:paraId="44C44DF3" w14:textId="45C95A23" w:rsidR="00F66A41" w:rsidRDefault="00F66A41">
                              <w:pPr>
                                <w:spacing w:line="240" w:lineRule="auto"/>
                                <w:jc w:val="right"/>
                                <w:rPr>
                                  <w:ins w:id="10" w:author="EUDERLAN FREIRE DA SILVA ABREU" w:date="2025-06-30T18:13:00Z"/>
                                  <w:color w:val="404040" w:themeColor="text1" w:themeTint="BF"/>
                                </w:rPr>
                                <w:pPrChange w:id="11" w:author="EUDERLAN FREIRE DA SILVA ABREU" w:date="2025-06-30T18:13:00Z">
                                  <w:pPr>
                                    <w:jc w:val="center"/>
                                  </w:pPr>
                                </w:pPrChange>
                              </w:pPr>
                              <w:ins w:id="12" w:author="EUDERLAN FREIRE DA SILVA ABREU" w:date="2025-06-30T18:13:00Z">
                                <w:r>
                                  <w:rPr>
                                    <w:color w:val="404040" w:themeColor="text1" w:themeTint="BF"/>
                                  </w:rPr>
                                  <w:t>EUDERLAN FREIRE</w:t>
                                </w:r>
                              </w:ins>
                            </w:p>
                            <w:p w14:paraId="5893D57E" w14:textId="27CE0FE7" w:rsidR="00F66A41" w:rsidRDefault="00F66A41">
                              <w:pPr>
                                <w:spacing w:line="240" w:lineRule="auto"/>
                                <w:jc w:val="right"/>
                                <w:rPr>
                                  <w:ins w:id="13" w:author="EUDERLAN FREIRE DA SILVA ABREU" w:date="2025-06-30T18:13:00Z"/>
                                  <w:color w:val="404040" w:themeColor="text1" w:themeTint="BF"/>
                                </w:rPr>
                                <w:pPrChange w:id="14" w:author="EUDERLAN FREIRE DA SILVA ABREU" w:date="2025-06-30T18:13:00Z">
                                  <w:pPr>
                                    <w:jc w:val="center"/>
                                  </w:pPr>
                                </w:pPrChange>
                              </w:pPr>
                              <w:ins w:id="15" w:author="EUDERLAN FREIRE DA SILVA ABREU" w:date="2025-06-30T18:13:00Z">
                                <w:r>
                                  <w:rPr>
                                    <w:color w:val="404040" w:themeColor="text1" w:themeTint="BF"/>
                                  </w:rPr>
                                  <w:t>HISSA BARBARA</w:t>
                                </w:r>
                              </w:ins>
                            </w:p>
                            <w:p w14:paraId="2744DBB3" w14:textId="60390ACD" w:rsidR="00F66A41" w:rsidRDefault="00F66A41">
                              <w:pPr>
                                <w:spacing w:line="240" w:lineRule="auto"/>
                                <w:jc w:val="right"/>
                                <w:rPr>
                                  <w:ins w:id="16" w:author="EUDERLAN FREIRE DA SILVA ABREU" w:date="2025-06-30T18:13:00Z"/>
                                  <w:color w:val="404040" w:themeColor="text1" w:themeTint="BF"/>
                                </w:rPr>
                                <w:pPrChange w:id="17" w:author="EUDERLAN FREIRE DA SILVA ABREU" w:date="2025-06-30T18:13:00Z">
                                  <w:pPr>
                                    <w:jc w:val="center"/>
                                  </w:pPr>
                                </w:pPrChange>
                              </w:pPr>
                              <w:ins w:id="18" w:author="EUDERLAN FREIRE DA SILVA ABREU" w:date="2025-06-30T18:13:00Z">
                                <w:r>
                                  <w:rPr>
                                    <w:color w:val="404040" w:themeColor="text1" w:themeTint="BF"/>
                                  </w:rPr>
                                  <w:t>YASMIN SEREJO</w:t>
                                </w:r>
                              </w:ins>
                            </w:p>
                            <w:p w14:paraId="07604F97" w14:textId="67195747" w:rsidR="00F66A41" w:rsidRPr="00F66A41" w:rsidRDefault="00F66A41">
                              <w:pPr>
                                <w:spacing w:line="240" w:lineRule="auto"/>
                                <w:jc w:val="right"/>
                                <w:rPr>
                                  <w:color w:val="404040" w:themeColor="text1" w:themeTint="BF"/>
                                  <w:rPrChange w:id="19" w:author="EUDERLAN FREIRE DA SILVA ABREU" w:date="2025-06-30T18:13:00Z">
                                    <w:rPr/>
                                  </w:rPrChange>
                                </w:rPr>
                                <w:pPrChange w:id="20" w:author="EUDERLAN FREIRE DA SILVA ABREU" w:date="2025-06-30T18:13:00Z">
                                  <w:pPr/>
                                </w:pPrChange>
                              </w:pPr>
                              <w:ins w:id="21" w:author="EUDERLAN FREIRE DA SILVA ABREU" w:date="2025-06-30T18:13:00Z">
                                <w:r>
                                  <w:rPr>
                                    <w:color w:val="404040" w:themeColor="text1" w:themeTint="BF"/>
                                  </w:rPr>
                                  <w:t>YURAM ALMEIDA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CA9A5" id="Retângulo 9" o:spid="_x0000_s1026" style="position:absolute;margin-left:110.65pt;margin-top:465.45pt;width:301.1pt;height:166.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" fillcolor="white [3212]" strokecolor="white [3212]" strokeweight="1pt">
                  <v:textbox>
                    <w:txbxContent>
                      <w:p w14:paraId="559F3E65" w14:textId="01A8D371" w:rsidR="00F66A41" w:rsidRDefault="00F66A41">
                        <w:pPr>
                          <w:spacing w:line="240" w:lineRule="auto"/>
                          <w:jc w:val="right"/>
                          <w:rPr>
                            <w:ins w:id="22" w:author="EUDERLAN FREIRE DA SILVA ABREU" w:date="2025-06-30T18:13:00Z"/>
                            <w:color w:val="404040" w:themeColor="text1" w:themeTint="BF"/>
                          </w:rPr>
                          <w:pPrChange w:id="23" w:author="EUDERLAN FREIRE DA SILVA ABREU" w:date="2025-06-30T18:13:00Z">
                            <w:pPr>
                              <w:jc w:val="center"/>
                            </w:pPr>
                          </w:pPrChange>
                        </w:pPr>
                        <w:ins w:id="24" w:author="EUDERLAN FREIRE DA SILVA ABREU" w:date="2025-06-30T18:12:00Z">
                          <w:r w:rsidRPr="00F66A41">
                            <w:rPr>
                              <w:color w:val="404040" w:themeColor="text1" w:themeTint="BF"/>
                              <w:rPrChange w:id="25" w:author="EUDERLAN FREIRE DA SILVA ABREU" w:date="2025-06-30T18:13:00Z">
                                <w:rPr/>
                              </w:rPrChange>
                            </w:rPr>
                            <w:t>A</w:t>
                          </w:r>
                        </w:ins>
                        <w:ins w:id="26" w:author="EUDERLAN FREIRE DA SILVA ABREU" w:date="2025-06-30T18:13:00Z">
                          <w:r>
                            <w:rPr>
                              <w:color w:val="404040" w:themeColor="text1" w:themeTint="BF"/>
                            </w:rPr>
                            <w:t>NDERSON RODRIGO</w:t>
                          </w:r>
                        </w:ins>
                      </w:p>
                      <w:p w14:paraId="44C44DF3" w14:textId="45C95A23" w:rsidR="00F66A41" w:rsidRDefault="00F66A41">
                        <w:pPr>
                          <w:spacing w:line="240" w:lineRule="auto"/>
                          <w:jc w:val="right"/>
                          <w:rPr>
                            <w:ins w:id="27" w:author="EUDERLAN FREIRE DA SILVA ABREU" w:date="2025-06-30T18:13:00Z"/>
                            <w:color w:val="404040" w:themeColor="text1" w:themeTint="BF"/>
                          </w:rPr>
                          <w:pPrChange w:id="28" w:author="EUDERLAN FREIRE DA SILVA ABREU" w:date="2025-06-30T18:13:00Z">
                            <w:pPr>
                              <w:jc w:val="center"/>
                            </w:pPr>
                          </w:pPrChange>
                        </w:pPr>
                        <w:ins w:id="29" w:author="EUDERLAN FREIRE DA SILVA ABREU" w:date="2025-06-30T18:13:00Z">
                          <w:r>
                            <w:rPr>
                              <w:color w:val="404040" w:themeColor="text1" w:themeTint="BF"/>
                            </w:rPr>
                            <w:t>EUDERLAN FREIRE</w:t>
                          </w:r>
                        </w:ins>
                      </w:p>
                      <w:p w14:paraId="5893D57E" w14:textId="27CE0FE7" w:rsidR="00F66A41" w:rsidRDefault="00F66A41">
                        <w:pPr>
                          <w:spacing w:line="240" w:lineRule="auto"/>
                          <w:jc w:val="right"/>
                          <w:rPr>
                            <w:ins w:id="30" w:author="EUDERLAN FREIRE DA SILVA ABREU" w:date="2025-06-30T18:13:00Z"/>
                            <w:color w:val="404040" w:themeColor="text1" w:themeTint="BF"/>
                          </w:rPr>
                          <w:pPrChange w:id="31" w:author="EUDERLAN FREIRE DA SILVA ABREU" w:date="2025-06-30T18:13:00Z">
                            <w:pPr>
                              <w:jc w:val="center"/>
                            </w:pPr>
                          </w:pPrChange>
                        </w:pPr>
                        <w:ins w:id="32" w:author="EUDERLAN FREIRE DA SILVA ABREU" w:date="2025-06-30T18:13:00Z">
                          <w:r>
                            <w:rPr>
                              <w:color w:val="404040" w:themeColor="text1" w:themeTint="BF"/>
                            </w:rPr>
                            <w:t>HISSA BARBARA</w:t>
                          </w:r>
                        </w:ins>
                      </w:p>
                      <w:p w14:paraId="2744DBB3" w14:textId="60390ACD" w:rsidR="00F66A41" w:rsidRDefault="00F66A41">
                        <w:pPr>
                          <w:spacing w:line="240" w:lineRule="auto"/>
                          <w:jc w:val="right"/>
                          <w:rPr>
                            <w:ins w:id="33" w:author="EUDERLAN FREIRE DA SILVA ABREU" w:date="2025-06-30T18:13:00Z"/>
                            <w:color w:val="404040" w:themeColor="text1" w:themeTint="BF"/>
                          </w:rPr>
                          <w:pPrChange w:id="34" w:author="EUDERLAN FREIRE DA SILVA ABREU" w:date="2025-06-30T18:13:00Z">
                            <w:pPr>
                              <w:jc w:val="center"/>
                            </w:pPr>
                          </w:pPrChange>
                        </w:pPr>
                        <w:ins w:id="35" w:author="EUDERLAN FREIRE DA SILVA ABREU" w:date="2025-06-30T18:13:00Z">
                          <w:r>
                            <w:rPr>
                              <w:color w:val="404040" w:themeColor="text1" w:themeTint="BF"/>
                            </w:rPr>
                            <w:t>YASMIN SEREJO</w:t>
                          </w:r>
                        </w:ins>
                      </w:p>
                      <w:p w14:paraId="07604F97" w14:textId="67195747" w:rsidR="00F66A41" w:rsidRPr="00F66A41" w:rsidRDefault="00F66A41">
                        <w:pPr>
                          <w:spacing w:line="240" w:lineRule="auto"/>
                          <w:jc w:val="right"/>
                          <w:rPr>
                            <w:color w:val="404040" w:themeColor="text1" w:themeTint="BF"/>
                            <w:rPrChange w:id="36" w:author="EUDERLAN FREIRE DA SILVA ABREU" w:date="2025-06-30T18:13:00Z">
                              <w:rPr/>
                            </w:rPrChange>
                          </w:rPr>
                          <w:pPrChange w:id="37" w:author="EUDERLAN FREIRE DA SILVA ABREU" w:date="2025-06-30T18:13:00Z">
                            <w:pPr/>
                          </w:pPrChange>
                        </w:pPr>
                        <w:ins w:id="38" w:author="EUDERLAN FREIRE DA SILVA ABREU" w:date="2025-06-30T18:13:00Z">
                          <w:r>
                            <w:rPr>
                              <w:color w:val="404040" w:themeColor="text1" w:themeTint="BF"/>
                            </w:rPr>
                            <w:t>YURAM ALMEIDA</w:t>
                          </w:r>
                        </w:ins>
                      </w:p>
                    </w:txbxContent>
                  </v:textbox>
                </v:rect>
              </w:pict>
            </mc:Fallback>
          </mc:AlternateContent>
        </w:r>
      </w:ins>
      <w:ins w:id="39" w:author="EUDERLAN FREIRE DA SILVA ABREU" w:date="2025-06-30T17:56:00Z">
        <w:r w:rsidR="001A2A77">
          <w:rPr>
            <w:noProof/>
          </w:rPr>
          <mc:AlternateContent>
            <mc:Choice Requires="wps">
              <w:drawing>
                <wp:anchor distT="0" distB="0" distL="114300" distR="114300" simplePos="0" relativeHeight="251660288" behindDoc="0" locked="0" layoutInCell="1" allowOverlap="1" wp14:anchorId="7CE13442" wp14:editId="399CB08E">
                  <wp:simplePos x="0" y="0"/>
                  <wp:positionH relativeFrom="column">
                    <wp:posOffset>526992</wp:posOffset>
                  </wp:positionH>
                  <wp:positionV relativeFrom="paragraph">
                    <wp:posOffset>3873096</wp:posOffset>
                  </wp:positionV>
                  <wp:extent cx="4426528" cy="962891"/>
                  <wp:effectExtent l="0" t="0" r="12700" b="27940"/>
                  <wp:wrapNone/>
                  <wp:docPr id="8" name="Retângulo 8"/>
                  <wp:cNvGraphicFramePr/>
                  <a:graphic xmlns:a="http://schemas.openxmlformats.org/drawingml/2006/main">
                    <a:graphicData uri="http://schemas.microsoft.com/office/word/2010/wordprocessingShape">
                      <wps:wsp>
                        <wps:cNvSpPr/>
                        <wps:spPr>
                          <a:xfrm>
                            <a:off x="0" y="0"/>
                            <a:ext cx="4426528" cy="9628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393E6" w14:textId="62968457" w:rsidR="001A2A77" w:rsidRPr="001A2A77" w:rsidRDefault="001A2A77" w:rsidP="001A2A77">
                              <w:pPr>
                                <w:pStyle w:val="description"/>
                                <w:shd w:val="clear" w:color="auto" w:fill="FFFFFF"/>
                                <w:spacing w:before="0" w:beforeAutospacing="0" w:after="900" w:afterAutospacing="0"/>
                                <w:jc w:val="center"/>
                                <w:rPr>
                                  <w:ins w:id="40" w:author="EUDERLAN FREIRE DA SILVA ABREU" w:date="2025-06-30T17:57:00Z"/>
                                  <w:rFonts w:ascii="Arial" w:hAnsi="Arial" w:cs="Arial"/>
                                  <w:color w:val="404040" w:themeColor="text1" w:themeTint="BF"/>
                                  <w:sz w:val="27"/>
                                  <w:szCs w:val="27"/>
                                  <w:rPrChange w:id="41" w:author="EUDERLAN FREIRE DA SILVA ABREU" w:date="2025-06-30T17:57:00Z">
                                    <w:rPr>
                                      <w:ins w:id="42" w:author="EUDERLAN FREIRE DA SILVA ABREU" w:date="2025-06-30T17:57:00Z"/>
                                      <w:rFonts w:ascii="Arial" w:hAnsi="Arial" w:cs="Arial"/>
                                      <w:color w:val="718096"/>
                                      <w:sz w:val="27"/>
                                      <w:szCs w:val="27"/>
                                    </w:rPr>
                                  </w:rPrChange>
                                </w:rPr>
                              </w:pPr>
                              <w:ins w:id="43" w:author="EUDERLAN FREIRE DA SILVA ABREU" w:date="2025-06-30T17:57:00Z">
                                <w:r w:rsidRPr="001A2A77">
                                  <w:rPr>
                                    <w:rFonts w:ascii="Arial" w:hAnsi="Arial" w:cs="Arial"/>
                                    <w:color w:val="404040" w:themeColor="text1" w:themeTint="BF"/>
                                    <w:sz w:val="27"/>
                                    <w:szCs w:val="27"/>
                                    <w:rPrChange w:id="44" w:author="EUDERLAN FREIRE DA SILVA ABREU" w:date="2025-06-30T17:57:00Z">
                                      <w:rPr>
                                        <w:rFonts w:ascii="Arial" w:hAnsi="Arial" w:cs="Arial"/>
                                        <w:color w:val="718096"/>
                                        <w:sz w:val="27"/>
                                        <w:szCs w:val="27"/>
                                      </w:rPr>
                                    </w:rPrChange>
                                  </w:rPr>
                                  <w:t>Guia completo para instalação e configuração do sistema de consultas de documentos com IA</w:t>
                                </w:r>
                              </w:ins>
                            </w:p>
                            <w:p w14:paraId="28446427" w14:textId="77777777" w:rsidR="001A2A77" w:rsidRDefault="001A2A77" w:rsidP="001A2A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E13442" id="Retângulo 8" o:spid="_x0000_s1027" style="position:absolute;margin-left:41.5pt;margin-top:304.95pt;width:348.55pt;height:75.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" fillcolor="white [3212]" strokecolor="white [3212]" strokeweight="1pt">
                  <v:textbox>
                    <w:txbxContent>
                      <w:p w14:paraId="6E2393E6" w14:textId="62968457" w:rsidR="001A2A77" w:rsidRPr="001A2A77" w:rsidRDefault="001A2A77" w:rsidP="001A2A77">
                        <w:pPr>
                          <w:pStyle w:val="description"/>
                          <w:shd w:val="clear" w:color="auto" w:fill="FFFFFF"/>
                          <w:spacing w:before="0" w:beforeAutospacing="0" w:after="900" w:afterAutospacing="0"/>
                          <w:jc w:val="center"/>
                          <w:rPr>
                            <w:ins w:id="45" w:author="EUDERLAN FREIRE DA SILVA ABREU" w:date="2025-06-30T17:57:00Z"/>
                            <w:rFonts w:ascii="Arial" w:hAnsi="Arial" w:cs="Arial"/>
                            <w:color w:val="404040" w:themeColor="text1" w:themeTint="BF"/>
                            <w:sz w:val="27"/>
                            <w:szCs w:val="27"/>
                            <w:rPrChange w:id="46" w:author="EUDERLAN FREIRE DA SILVA ABREU" w:date="2025-06-30T17:57:00Z">
                              <w:rPr>
                                <w:ins w:id="47" w:author="EUDERLAN FREIRE DA SILVA ABREU" w:date="2025-06-30T17:57:00Z"/>
                                <w:rFonts w:ascii="Arial" w:hAnsi="Arial" w:cs="Arial"/>
                                <w:color w:val="718096"/>
                                <w:sz w:val="27"/>
                                <w:szCs w:val="27"/>
                              </w:rPr>
                            </w:rPrChange>
                          </w:rPr>
                        </w:pPr>
                        <w:ins w:id="48" w:author="EUDERLAN FREIRE DA SILVA ABREU" w:date="2025-06-30T17:57:00Z">
                          <w:r w:rsidRPr="001A2A77">
                            <w:rPr>
                              <w:rFonts w:ascii="Arial" w:hAnsi="Arial" w:cs="Arial"/>
                              <w:color w:val="404040" w:themeColor="text1" w:themeTint="BF"/>
                              <w:sz w:val="27"/>
                              <w:szCs w:val="27"/>
                              <w:rPrChange w:id="49" w:author="EUDERLAN FREIRE DA SILVA ABREU" w:date="2025-06-30T17:57:00Z">
                                <w:rPr>
                                  <w:rFonts w:ascii="Arial" w:hAnsi="Arial" w:cs="Arial"/>
                                  <w:color w:val="718096"/>
                                  <w:sz w:val="27"/>
                                  <w:szCs w:val="27"/>
                                </w:rPr>
                              </w:rPrChange>
                            </w:rPr>
                            <w:t>Guia completo para instalação e configuração do sistema de consultas de documentos com IA</w:t>
                          </w:r>
                        </w:ins>
                      </w:p>
                      <w:p w14:paraId="28446427" w14:textId="77777777" w:rsidR="001A2A77" w:rsidRDefault="001A2A77" w:rsidP="001A2A77">
                        <w:pPr>
                          <w:jc w:val="center"/>
                        </w:pPr>
                      </w:p>
                    </w:txbxContent>
                  </v:textbox>
                </v:rect>
              </w:pict>
            </mc:Fallback>
          </mc:AlternateContent>
        </w:r>
      </w:ins>
      <w:ins w:id="50" w:author="EUDERLAN FREIRE DA SILVA ABREU" w:date="2025-06-30T17:55:00Z">
        <w:r w:rsidR="001A2A77" w:rsidRPr="001A2A77">
          <w:rPr>
            <w:noProof/>
          </w:rPr>
          <w:drawing>
            <wp:inline distT="0" distB="0" distL="0" distR="0" wp14:anchorId="15ACB987" wp14:editId="22E7BA17">
              <wp:extent cx="5400040" cy="827278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8272780"/>
                      </a:xfrm>
                      <a:prstGeom prst="rect">
                        <a:avLst/>
                      </a:prstGeom>
                      <a:noFill/>
                      <a:ln>
                        <a:noFill/>
                      </a:ln>
                    </pic:spPr>
                  </pic:pic>
                </a:graphicData>
              </a:graphic>
            </wp:inline>
          </w:drawing>
        </w:r>
      </w:ins>
      <w:ins w:id="51" w:author="EUDERLAN FREIRE DA SILVA ABREU" w:date="2025-06-30T17:54:00Z">
        <w:r w:rsidR="001A2A77">
          <w:rPr>
            <w:noProof/>
          </w:rPr>
          <mc:AlternateContent>
            <mc:Choice Requires="wps">
              <w:drawing>
                <wp:anchor distT="0" distB="0" distL="114300" distR="114300" simplePos="0" relativeHeight="251659264" behindDoc="0" locked="0" layoutInCell="1" allowOverlap="1" wp14:anchorId="0D0F43B9" wp14:editId="7CA8A4DC">
                  <wp:simplePos x="0" y="0"/>
                  <wp:positionH relativeFrom="column">
                    <wp:posOffset>1344410</wp:posOffset>
                  </wp:positionH>
                  <wp:positionV relativeFrom="paragraph">
                    <wp:posOffset>4794423</wp:posOffset>
                  </wp:positionV>
                  <wp:extent cx="2521528" cy="928255"/>
                  <wp:effectExtent l="0" t="0" r="12700" b="24765"/>
                  <wp:wrapNone/>
                  <wp:docPr id="6" name="Retângulo 6"/>
                  <wp:cNvGraphicFramePr/>
                  <a:graphic xmlns:a="http://schemas.openxmlformats.org/drawingml/2006/main">
                    <a:graphicData uri="http://schemas.microsoft.com/office/word/2010/wordprocessingShape">
                      <wps:wsp>
                        <wps:cNvSpPr/>
                        <wps:spPr>
                          <a:xfrm>
                            <a:off x="0" y="0"/>
                            <a:ext cx="2521528" cy="9282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872A5" id="Retângulo 6" o:spid="_x0000_s1026" style="position:absolute;margin-left:105.85pt;margin-top:377.5pt;width:198.55pt;height:7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" fillcolor="white [3212]" strokecolor="white [3212]" strokeweight="1pt"/>
              </w:pict>
            </mc:Fallback>
          </mc:AlternateContent>
        </w:r>
      </w:ins>
    </w:p>
    <w:bookmarkEnd w:id="1"/>
    <w:p w14:paraId="1252A587" w14:textId="0236A198" w:rsidR="00391A62" w:rsidRDefault="00391A62">
      <w:pPr>
        <w:rPr>
          <w:ins w:id="52" w:author="EUDERLAN FREIRE DA SILVA ABREU" w:date="2025-07-17T18:34:00Z"/>
          <w:rFonts w:ascii="Arial" w:hAnsi="Arial" w:cs="Arial"/>
          <w:sz w:val="24"/>
          <w:szCs w:val="24"/>
        </w:rPr>
      </w:pPr>
    </w:p>
    <w:customXmlInsRangeStart w:id="53" w:author="EUDERLAN FREIRE DA SILVA ABREU" w:date="2025-07-17T18:34:00Z"/>
    <w:sdt>
      <w:sdtPr>
        <w:id w:val="-110880218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customXmlInsRangeEnd w:id="53"/>
        <w:p w14:paraId="6D7DEE80" w14:textId="31C3A715" w:rsidR="00E554AF" w:rsidRPr="00D13F28" w:rsidRDefault="00E554AF" w:rsidP="00D13F28">
          <w:pPr>
            <w:pStyle w:val="CabealhodoSumrio"/>
            <w:jc w:val="center"/>
            <w:rPr>
              <w:ins w:id="54" w:author="EUDERLAN FREIRE DA SILVA ABREU" w:date="2025-07-17T18:34:00Z"/>
              <w:b/>
              <w:bCs/>
              <w:rPrChange w:id="55" w:author="EUDERLAN FREIRE DA SILVA ABREU" w:date="2025-07-17T19:25:00Z">
                <w:rPr>
                  <w:ins w:id="56" w:author="EUDERLAN FREIRE DA SILVA ABREU" w:date="2025-07-17T18:34:00Z"/>
                </w:rPr>
              </w:rPrChange>
            </w:rPr>
            <w:pPrChange w:id="57" w:author="EUDERLAN FREIRE DA SILVA ABREU" w:date="2025-07-17T19:25:00Z">
              <w:pPr>
                <w:pStyle w:val="CabealhodoSumrio"/>
              </w:pPr>
            </w:pPrChange>
          </w:pPr>
          <w:ins w:id="58" w:author="EUDERLAN FREIRE DA SILVA ABREU" w:date="2025-07-17T18:34:00Z">
            <w:r w:rsidRPr="00D13F28">
              <w:rPr>
                <w:b/>
                <w:bCs/>
                <w:rPrChange w:id="59" w:author="EUDERLAN FREIRE DA SILVA ABREU" w:date="2025-07-17T19:25:00Z">
                  <w:rPr/>
                </w:rPrChange>
              </w:rPr>
              <w:t>Sumário</w:t>
            </w:r>
          </w:ins>
        </w:p>
        <w:p w14:paraId="7CF212E9" w14:textId="07AAEDF6" w:rsidR="00E554AF" w:rsidRDefault="00E554AF">
          <w:pPr>
            <w:pStyle w:val="Sumrio1"/>
            <w:tabs>
              <w:tab w:val="right" w:leader="dot" w:pos="8494"/>
            </w:tabs>
            <w:rPr>
              <w:ins w:id="60" w:author="EUDERLAN FREIRE DA SILVA ABREU" w:date="2025-07-17T18:37:00Z"/>
              <w:rFonts w:eastAsiaTheme="minorEastAsia"/>
              <w:noProof/>
              <w:lang w:eastAsia="pt-BR"/>
            </w:rPr>
          </w:pPr>
          <w:ins w:id="61" w:author="EUDERLAN FREIRE DA SILVA ABREU" w:date="2025-07-17T18:34:00Z">
            <w:r>
              <w:fldChar w:fldCharType="begin"/>
            </w:r>
            <w:r>
              <w:instrText xml:space="preserve"> TOC \o "1-3" \h \z \u </w:instrText>
            </w:r>
            <w:r>
              <w:fldChar w:fldCharType="separate"/>
            </w:r>
          </w:ins>
          <w:ins w:id="62"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"_Toc203669837"</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eastAsia="Times New Roman" w:hAnsi="Segoe UI Emoji" w:cs="Segoe UI Emoji"/>
                <w:b/>
                <w:bCs/>
                <w:noProof/>
                <w:lang w:eastAsia="pt-BR"/>
              </w:rPr>
              <w:t>📋</w:t>
            </w:r>
            <w:r w:rsidRPr="007D569D">
              <w:rPr>
                <w:rStyle w:val="Hyperlink"/>
                <w:rFonts w:ascii="Arial" w:eastAsia="Times New Roman" w:hAnsi="Arial" w:cs="Arial"/>
                <w:b/>
                <w:bCs/>
                <w:noProof/>
                <w:lang w:eastAsia="pt-BR"/>
              </w:rPr>
              <w:t xml:space="preserve"> Visão Geral</w:t>
            </w:r>
            <w:r>
              <w:rPr>
                <w:noProof/>
                <w:webHidden/>
              </w:rPr>
              <w:tab/>
            </w:r>
            <w:r>
              <w:rPr>
                <w:noProof/>
                <w:webHidden/>
              </w:rPr>
              <w:fldChar w:fldCharType="begin"/>
            </w:r>
            <w:r>
              <w:rPr>
                <w:noProof/>
                <w:webHidden/>
              </w:rPr>
              <w:instrText xml:space="preserve"> PAGEREF _Toc203669837 \h </w:instrText>
            </w:r>
            <w:r>
              <w:rPr>
                <w:noProof/>
                <w:webHidden/>
              </w:rPr>
            </w:r>
          </w:ins>
          <w:r>
            <w:rPr>
              <w:noProof/>
              <w:webHidden/>
            </w:rPr>
            <w:fldChar w:fldCharType="separate"/>
          </w:r>
          <w:ins w:id="63" w:author="EUDERLAN FREIRE DA SILVA ABREU" w:date="2025-07-17T19:29:00Z">
            <w:r w:rsidR="00BD363B">
              <w:rPr>
                <w:noProof/>
                <w:webHidden/>
              </w:rPr>
              <w:t>3</w:t>
            </w:r>
          </w:ins>
          <w:ins w:id="64" w:author="EUDERLAN FREIRE DA SILVA ABREU" w:date="2025-07-17T18:37:00Z">
            <w:r>
              <w:rPr>
                <w:noProof/>
                <w:webHidden/>
              </w:rPr>
              <w:fldChar w:fldCharType="end"/>
            </w:r>
            <w:r w:rsidRPr="007D569D">
              <w:rPr>
                <w:rStyle w:val="Hyperlink"/>
                <w:noProof/>
              </w:rPr>
              <w:fldChar w:fldCharType="end"/>
            </w:r>
          </w:ins>
        </w:p>
        <w:p w14:paraId="6DCC74B2" w14:textId="185E7EF2" w:rsidR="00E554AF" w:rsidRDefault="00E554AF">
          <w:pPr>
            <w:pStyle w:val="Sumrio1"/>
            <w:tabs>
              <w:tab w:val="right" w:leader="dot" w:pos="8494"/>
            </w:tabs>
            <w:rPr>
              <w:ins w:id="65" w:author="EUDERLAN FREIRE DA SILVA ABREU" w:date="2025-07-17T18:37:00Z"/>
              <w:rFonts w:eastAsiaTheme="minorEastAsia"/>
              <w:noProof/>
              <w:lang w:eastAsia="pt-BR"/>
            </w:rPr>
          </w:pPr>
          <w:ins w:id="66"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"_Toc203669838"</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eastAsia="Times New Roman" w:hAnsi="Segoe UI Emoji" w:cs="Segoe UI Emoji"/>
                <w:b/>
                <w:bCs/>
                <w:noProof/>
                <w:lang w:eastAsia="pt-BR"/>
              </w:rPr>
              <w:t>🔧</w:t>
            </w:r>
            <w:r w:rsidRPr="007D569D">
              <w:rPr>
                <w:rStyle w:val="Hyperlink"/>
                <w:rFonts w:ascii="Arial" w:eastAsia="Times New Roman" w:hAnsi="Arial" w:cs="Arial"/>
                <w:b/>
                <w:bCs/>
                <w:noProof/>
                <w:lang w:eastAsia="pt-BR"/>
              </w:rPr>
              <w:t xml:space="preserve"> Pré-requisitos</w:t>
            </w:r>
            <w:r>
              <w:rPr>
                <w:noProof/>
                <w:webHidden/>
              </w:rPr>
              <w:tab/>
            </w:r>
            <w:r>
              <w:rPr>
                <w:noProof/>
                <w:webHidden/>
              </w:rPr>
              <w:fldChar w:fldCharType="begin"/>
            </w:r>
            <w:r>
              <w:rPr>
                <w:noProof/>
                <w:webHidden/>
              </w:rPr>
              <w:instrText xml:space="preserve"> PAGEREF _Toc203669838 \h </w:instrText>
            </w:r>
            <w:r>
              <w:rPr>
                <w:noProof/>
                <w:webHidden/>
              </w:rPr>
            </w:r>
          </w:ins>
          <w:r>
            <w:rPr>
              <w:noProof/>
              <w:webHidden/>
            </w:rPr>
            <w:fldChar w:fldCharType="separate"/>
          </w:r>
          <w:ins w:id="67" w:author="EUDERLAN FREIRE DA SILVA ABREU" w:date="2025-07-17T19:29:00Z">
            <w:r w:rsidR="00BD363B">
              <w:rPr>
                <w:noProof/>
                <w:webHidden/>
              </w:rPr>
              <w:t>3</w:t>
            </w:r>
          </w:ins>
          <w:ins w:id="68" w:author="EUDERLAN FREIRE DA SILVA ABREU" w:date="2025-07-17T18:37:00Z">
            <w:r>
              <w:rPr>
                <w:noProof/>
                <w:webHidden/>
              </w:rPr>
              <w:fldChar w:fldCharType="end"/>
            </w:r>
            <w:r w:rsidRPr="007D569D">
              <w:rPr>
                <w:rStyle w:val="Hyperlink"/>
                <w:noProof/>
              </w:rPr>
              <w:fldChar w:fldCharType="end"/>
            </w:r>
          </w:ins>
        </w:p>
        <w:p w14:paraId="57A5BAD6" w14:textId="2A899730" w:rsidR="00E554AF" w:rsidRDefault="00E554AF">
          <w:pPr>
            <w:pStyle w:val="Sumrio3"/>
            <w:tabs>
              <w:tab w:val="right" w:leader="dot" w:pos="8494"/>
            </w:tabs>
            <w:rPr>
              <w:ins w:id="69" w:author="EUDERLAN FREIRE DA SILVA ABREU" w:date="2025-07-17T18:37:00Z"/>
              <w:rFonts w:eastAsiaTheme="minorEastAsia"/>
              <w:noProof/>
              <w:lang w:eastAsia="pt-BR"/>
            </w:rPr>
          </w:pPr>
          <w:ins w:id="70"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"_Toc203669839"</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eastAsia="Times New Roman" w:hAnsi="Arial" w:cs="Arial"/>
                <w:b/>
                <w:bCs/>
                <w:noProof/>
                <w:lang w:eastAsia="pt-BR"/>
              </w:rPr>
              <w:t>Software Necessário</w:t>
            </w:r>
            <w:r>
              <w:rPr>
                <w:noProof/>
                <w:webHidden/>
              </w:rPr>
              <w:tab/>
            </w:r>
            <w:r>
              <w:rPr>
                <w:noProof/>
                <w:webHidden/>
              </w:rPr>
              <w:fldChar w:fldCharType="begin"/>
            </w:r>
            <w:r>
              <w:rPr>
                <w:noProof/>
                <w:webHidden/>
              </w:rPr>
              <w:instrText xml:space="preserve"> PAGEREF _Toc203669839 \h </w:instrText>
            </w:r>
            <w:r>
              <w:rPr>
                <w:noProof/>
                <w:webHidden/>
              </w:rPr>
            </w:r>
          </w:ins>
          <w:r>
            <w:rPr>
              <w:noProof/>
              <w:webHidden/>
            </w:rPr>
            <w:fldChar w:fldCharType="separate"/>
          </w:r>
          <w:ins w:id="71" w:author="EUDERLAN FREIRE DA SILVA ABREU" w:date="2025-07-17T19:29:00Z">
            <w:r w:rsidR="00BD363B">
              <w:rPr>
                <w:noProof/>
                <w:webHidden/>
              </w:rPr>
              <w:t>3</w:t>
            </w:r>
          </w:ins>
          <w:ins w:id="72" w:author="EUDERLAN FREIRE DA SILVA ABREU" w:date="2025-07-17T18:37:00Z">
            <w:r>
              <w:rPr>
                <w:noProof/>
                <w:webHidden/>
              </w:rPr>
              <w:fldChar w:fldCharType="end"/>
            </w:r>
            <w:r w:rsidRPr="007D569D">
              <w:rPr>
                <w:rStyle w:val="Hyperlink"/>
                <w:noProof/>
              </w:rPr>
              <w:fldChar w:fldCharType="end"/>
            </w:r>
          </w:ins>
        </w:p>
        <w:p w14:paraId="0BFD8C6C" w14:textId="0C002070" w:rsidR="00E554AF" w:rsidRDefault="00E554AF">
          <w:pPr>
            <w:pStyle w:val="Sumrio3"/>
            <w:tabs>
              <w:tab w:val="right" w:leader="dot" w:pos="8494"/>
            </w:tabs>
            <w:rPr>
              <w:ins w:id="73" w:author="EUDERLAN FREIRE DA SILVA ABREU" w:date="2025-07-17T18:37:00Z"/>
              <w:rFonts w:eastAsiaTheme="minorEastAsia"/>
              <w:noProof/>
              <w:lang w:eastAsia="pt-BR"/>
            </w:rPr>
          </w:pPr>
          <w:ins w:id="74"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"_Toc203669840"</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eastAsia="Times New Roman" w:hAnsi="Arial" w:cs="Arial"/>
                <w:b/>
                <w:bCs/>
                <w:noProof/>
                <w:lang w:eastAsia="pt-BR"/>
              </w:rPr>
              <w:t>Contas e Chaves de API</w:t>
            </w:r>
            <w:r>
              <w:rPr>
                <w:noProof/>
                <w:webHidden/>
              </w:rPr>
              <w:tab/>
            </w:r>
            <w:r>
              <w:rPr>
                <w:noProof/>
                <w:webHidden/>
              </w:rPr>
              <w:fldChar w:fldCharType="begin"/>
            </w:r>
            <w:r>
              <w:rPr>
                <w:noProof/>
                <w:webHidden/>
              </w:rPr>
              <w:instrText xml:space="preserve"> PAGEREF _Toc203669840 \h </w:instrText>
            </w:r>
            <w:r>
              <w:rPr>
                <w:noProof/>
                <w:webHidden/>
              </w:rPr>
            </w:r>
          </w:ins>
          <w:r>
            <w:rPr>
              <w:noProof/>
              <w:webHidden/>
            </w:rPr>
            <w:fldChar w:fldCharType="separate"/>
          </w:r>
          <w:ins w:id="75" w:author="EUDERLAN FREIRE DA SILVA ABREU" w:date="2025-07-17T19:29:00Z">
            <w:r w:rsidR="00BD363B">
              <w:rPr>
                <w:noProof/>
                <w:webHidden/>
              </w:rPr>
              <w:t>3</w:t>
            </w:r>
          </w:ins>
          <w:ins w:id="76" w:author="EUDERLAN FREIRE DA SILVA ABREU" w:date="2025-07-17T18:37:00Z">
            <w:r>
              <w:rPr>
                <w:noProof/>
                <w:webHidden/>
              </w:rPr>
              <w:fldChar w:fldCharType="end"/>
            </w:r>
            <w:r w:rsidRPr="007D569D">
              <w:rPr>
                <w:rStyle w:val="Hyperlink"/>
                <w:noProof/>
              </w:rPr>
              <w:fldChar w:fldCharType="end"/>
            </w:r>
          </w:ins>
        </w:p>
        <w:p w14:paraId="1900B532" w14:textId="393AC54F" w:rsidR="00E554AF" w:rsidRDefault="00E554AF">
          <w:pPr>
            <w:pStyle w:val="Sumrio1"/>
            <w:tabs>
              <w:tab w:val="right" w:leader="dot" w:pos="8494"/>
            </w:tabs>
            <w:rPr>
              <w:ins w:id="77" w:author="EUDERLAN FREIRE DA SILVA ABREU" w:date="2025-07-17T18:37:00Z"/>
              <w:rFonts w:eastAsiaTheme="minorEastAsia"/>
              <w:noProof/>
              <w:lang w:eastAsia="pt-BR"/>
            </w:rPr>
          </w:pPr>
          <w:ins w:id="78"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"_Toc203669841"</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eastAsia="Times New Roman" w:hAnsi="Segoe UI Emoji" w:cs="Segoe UI Emoji"/>
                <w:b/>
                <w:bCs/>
                <w:noProof/>
                <w:lang w:eastAsia="pt-BR"/>
              </w:rPr>
              <w:t>🚀</w:t>
            </w:r>
            <w:r w:rsidRPr="007D569D">
              <w:rPr>
                <w:rStyle w:val="Hyperlink"/>
                <w:rFonts w:ascii="Arial" w:eastAsia="Times New Roman" w:hAnsi="Arial" w:cs="Arial"/>
                <w:b/>
                <w:bCs/>
                <w:noProof/>
                <w:lang w:eastAsia="pt-BR"/>
              </w:rPr>
              <w:t xml:space="preserve"> Instalação P</w:t>
            </w:r>
            <w:r w:rsidRPr="007D569D">
              <w:rPr>
                <w:rStyle w:val="Hyperlink"/>
                <w:rFonts w:ascii="Arial" w:eastAsia="Times New Roman" w:hAnsi="Arial" w:cs="Arial"/>
                <w:b/>
                <w:bCs/>
                <w:noProof/>
                <w:lang w:eastAsia="pt-BR"/>
              </w:rPr>
              <w:t>a</w:t>
            </w:r>
            <w:r w:rsidRPr="007D569D">
              <w:rPr>
                <w:rStyle w:val="Hyperlink"/>
                <w:rFonts w:ascii="Arial" w:eastAsia="Times New Roman" w:hAnsi="Arial" w:cs="Arial"/>
                <w:b/>
                <w:bCs/>
                <w:noProof/>
                <w:lang w:eastAsia="pt-BR"/>
              </w:rPr>
              <w:t>sso a Passo</w:t>
            </w:r>
            <w:r>
              <w:rPr>
                <w:noProof/>
                <w:webHidden/>
              </w:rPr>
              <w:tab/>
            </w:r>
            <w:r>
              <w:rPr>
                <w:noProof/>
                <w:webHidden/>
              </w:rPr>
              <w:fldChar w:fldCharType="begin"/>
            </w:r>
            <w:r>
              <w:rPr>
                <w:noProof/>
                <w:webHidden/>
              </w:rPr>
              <w:instrText xml:space="preserve"> PAGEREF _Toc203669841 \h </w:instrText>
            </w:r>
            <w:r>
              <w:rPr>
                <w:noProof/>
                <w:webHidden/>
              </w:rPr>
            </w:r>
          </w:ins>
          <w:r>
            <w:rPr>
              <w:noProof/>
              <w:webHidden/>
            </w:rPr>
            <w:fldChar w:fldCharType="separate"/>
          </w:r>
          <w:ins w:id="79" w:author="EUDERLAN FREIRE DA SILVA ABREU" w:date="2025-07-17T19:29:00Z">
            <w:r w:rsidR="00BD363B">
              <w:rPr>
                <w:noProof/>
                <w:webHidden/>
              </w:rPr>
              <w:t>3</w:t>
            </w:r>
          </w:ins>
          <w:ins w:id="80" w:author="EUDERLAN FREIRE DA SILVA ABREU" w:date="2025-07-17T18:37:00Z">
            <w:r>
              <w:rPr>
                <w:noProof/>
                <w:webHidden/>
              </w:rPr>
              <w:fldChar w:fldCharType="end"/>
            </w:r>
            <w:r w:rsidRPr="007D569D">
              <w:rPr>
                <w:rStyle w:val="Hyperlink"/>
                <w:noProof/>
              </w:rPr>
              <w:fldChar w:fldCharType="end"/>
            </w:r>
          </w:ins>
        </w:p>
        <w:p w14:paraId="4B340E37" w14:textId="6AB81DD6" w:rsidR="00E554AF" w:rsidRDefault="00E554AF">
          <w:pPr>
            <w:pStyle w:val="Sumrio3"/>
            <w:tabs>
              <w:tab w:val="right" w:leader="dot" w:pos="8494"/>
            </w:tabs>
            <w:rPr>
              <w:ins w:id="81" w:author="EUDERLAN FREIRE DA SILVA ABREU" w:date="2025-07-17T18:37:00Z"/>
              <w:rFonts w:eastAsiaTheme="minorEastAsia"/>
              <w:noProof/>
              <w:lang w:eastAsia="pt-BR"/>
            </w:rPr>
          </w:pPr>
          <w:ins w:id="82"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"_Toc203669842"</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eastAsia="Times New Roman" w:hAnsi="Arial" w:cs="Arial"/>
                <w:b/>
                <w:bCs/>
                <w:noProof/>
                <w:lang w:eastAsia="pt-BR"/>
              </w:rPr>
              <w:t>Passo 1: Download do Código</w:t>
            </w:r>
            <w:r>
              <w:rPr>
                <w:noProof/>
                <w:webHidden/>
              </w:rPr>
              <w:tab/>
            </w:r>
            <w:r>
              <w:rPr>
                <w:noProof/>
                <w:webHidden/>
              </w:rPr>
              <w:fldChar w:fldCharType="begin"/>
            </w:r>
            <w:r>
              <w:rPr>
                <w:noProof/>
                <w:webHidden/>
              </w:rPr>
              <w:instrText xml:space="preserve"> PAGEREF _Toc203669842 \h </w:instrText>
            </w:r>
            <w:r>
              <w:rPr>
                <w:noProof/>
                <w:webHidden/>
              </w:rPr>
            </w:r>
          </w:ins>
          <w:r>
            <w:rPr>
              <w:noProof/>
              <w:webHidden/>
            </w:rPr>
            <w:fldChar w:fldCharType="separate"/>
          </w:r>
          <w:ins w:id="83" w:author="EUDERLAN FREIRE DA SILVA ABREU" w:date="2025-07-17T19:29:00Z">
            <w:r w:rsidR="00BD363B">
              <w:rPr>
                <w:noProof/>
                <w:webHidden/>
              </w:rPr>
              <w:t>3</w:t>
            </w:r>
          </w:ins>
          <w:ins w:id="84" w:author="EUDERLAN FREIRE DA SILVA ABREU" w:date="2025-07-17T18:37:00Z">
            <w:r>
              <w:rPr>
                <w:noProof/>
                <w:webHidden/>
              </w:rPr>
              <w:fldChar w:fldCharType="end"/>
            </w:r>
            <w:r w:rsidRPr="007D569D">
              <w:rPr>
                <w:rStyle w:val="Hyperlink"/>
                <w:noProof/>
              </w:rPr>
              <w:fldChar w:fldCharType="end"/>
            </w:r>
          </w:ins>
        </w:p>
        <w:p w14:paraId="27121FA9" w14:textId="052DD1AD" w:rsidR="00E554AF" w:rsidRDefault="00E554AF">
          <w:pPr>
            <w:pStyle w:val="Sumrio3"/>
            <w:tabs>
              <w:tab w:val="right" w:leader="dot" w:pos="8494"/>
            </w:tabs>
            <w:rPr>
              <w:ins w:id="85" w:author="EUDERLAN FREIRE DA SILVA ABREU" w:date="2025-07-17T18:37:00Z"/>
              <w:rFonts w:eastAsiaTheme="minorEastAsia"/>
              <w:noProof/>
              <w:lang w:eastAsia="pt-BR"/>
            </w:rPr>
          </w:pPr>
          <w:ins w:id="86"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"_Toc203669843"</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eastAsia="Times New Roman" w:hAnsi="Arial" w:cs="Arial"/>
                <w:b/>
                <w:bCs/>
                <w:noProof/>
                <w:lang w:eastAsia="pt-BR"/>
              </w:rPr>
              <w:t>Passo 2: Configuração do Backend</w:t>
            </w:r>
            <w:r>
              <w:rPr>
                <w:noProof/>
                <w:webHidden/>
              </w:rPr>
              <w:tab/>
            </w:r>
            <w:r>
              <w:rPr>
                <w:noProof/>
                <w:webHidden/>
              </w:rPr>
              <w:fldChar w:fldCharType="begin"/>
            </w:r>
            <w:r>
              <w:rPr>
                <w:noProof/>
                <w:webHidden/>
              </w:rPr>
              <w:instrText xml:space="preserve"> PAGEREF _Toc203669843 \h </w:instrText>
            </w:r>
            <w:r>
              <w:rPr>
                <w:noProof/>
                <w:webHidden/>
              </w:rPr>
            </w:r>
          </w:ins>
          <w:r>
            <w:rPr>
              <w:noProof/>
              <w:webHidden/>
            </w:rPr>
            <w:fldChar w:fldCharType="separate"/>
          </w:r>
          <w:ins w:id="87" w:author="EUDERLAN FREIRE DA SILVA ABREU" w:date="2025-07-17T19:29:00Z">
            <w:r w:rsidR="00BD363B">
              <w:rPr>
                <w:noProof/>
                <w:webHidden/>
              </w:rPr>
              <w:t>3</w:t>
            </w:r>
          </w:ins>
          <w:ins w:id="88" w:author="EUDERLAN FREIRE DA SILVA ABREU" w:date="2025-07-17T18:37:00Z">
            <w:r>
              <w:rPr>
                <w:noProof/>
                <w:webHidden/>
              </w:rPr>
              <w:fldChar w:fldCharType="end"/>
            </w:r>
            <w:r w:rsidRPr="007D569D">
              <w:rPr>
                <w:rStyle w:val="Hyperlink"/>
                <w:noProof/>
              </w:rPr>
              <w:fldChar w:fldCharType="end"/>
            </w:r>
          </w:ins>
        </w:p>
        <w:p w14:paraId="7D555B66" w14:textId="0943E284" w:rsidR="00E554AF" w:rsidRDefault="00E554AF">
          <w:pPr>
            <w:pStyle w:val="Sumrio3"/>
            <w:tabs>
              <w:tab w:val="right" w:leader="dot" w:pos="8494"/>
            </w:tabs>
            <w:rPr>
              <w:ins w:id="89" w:author="EUDERLAN FREIRE DA SILVA ABREU" w:date="2025-07-17T18:37:00Z"/>
              <w:rFonts w:eastAsiaTheme="minorEastAsia"/>
              <w:noProof/>
              <w:lang w:eastAsia="pt-BR"/>
            </w:rPr>
          </w:pPr>
          <w:ins w:id="90"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"_Toc203669844"</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b/>
                <w:bCs/>
                <w:noProof/>
              </w:rPr>
              <w:t>Passo 3: Configuração do Frontend</w:t>
            </w:r>
            <w:r>
              <w:rPr>
                <w:noProof/>
                <w:webHidden/>
              </w:rPr>
              <w:tab/>
            </w:r>
            <w:r>
              <w:rPr>
                <w:noProof/>
                <w:webHidden/>
              </w:rPr>
              <w:fldChar w:fldCharType="begin"/>
            </w:r>
            <w:r>
              <w:rPr>
                <w:noProof/>
                <w:webHidden/>
              </w:rPr>
              <w:instrText xml:space="preserve"> PAGEREF _Toc203669844 \h </w:instrText>
            </w:r>
            <w:r>
              <w:rPr>
                <w:noProof/>
                <w:webHidden/>
              </w:rPr>
            </w:r>
          </w:ins>
          <w:r>
            <w:rPr>
              <w:noProof/>
              <w:webHidden/>
            </w:rPr>
            <w:fldChar w:fldCharType="separate"/>
          </w:r>
          <w:ins w:id="91" w:author="EUDERLAN FREIRE DA SILVA ABREU" w:date="2025-07-17T19:29:00Z">
            <w:r w:rsidR="00BD363B">
              <w:rPr>
                <w:noProof/>
                <w:webHidden/>
              </w:rPr>
              <w:t>5</w:t>
            </w:r>
          </w:ins>
          <w:ins w:id="92" w:author="EUDERLAN FREIRE DA SILVA ABREU" w:date="2025-07-17T18:37:00Z">
            <w:r>
              <w:rPr>
                <w:noProof/>
                <w:webHidden/>
              </w:rPr>
              <w:fldChar w:fldCharType="end"/>
            </w:r>
            <w:r w:rsidRPr="007D569D">
              <w:rPr>
                <w:rStyle w:val="Hyperlink"/>
                <w:noProof/>
              </w:rPr>
              <w:fldChar w:fldCharType="end"/>
            </w:r>
          </w:ins>
        </w:p>
        <w:p w14:paraId="4EA0636C" w14:textId="4921BC57" w:rsidR="00E554AF" w:rsidRDefault="00E554AF">
          <w:pPr>
            <w:pStyle w:val="Sumrio1"/>
            <w:tabs>
              <w:tab w:val="right" w:leader="dot" w:pos="8494"/>
            </w:tabs>
            <w:rPr>
              <w:ins w:id="93" w:author="EUDERLAN FREIRE DA SILVA ABREU" w:date="2025-07-17T18:37:00Z"/>
              <w:rFonts w:eastAsiaTheme="minorEastAsia"/>
              <w:noProof/>
              <w:lang w:eastAsia="pt-BR"/>
            </w:rPr>
          </w:pPr>
          <w:ins w:id="94"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"_Toc203669845"</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hAnsi="Segoe UI Emoji" w:cs="Segoe UI Emoji"/>
                <w:b/>
                <w:bCs/>
                <w:noProof/>
              </w:rPr>
              <w:t>▶</w:t>
            </w:r>
            <w:r w:rsidRPr="007D569D">
              <w:rPr>
                <w:rStyle w:val="Hyperlink"/>
                <w:rFonts w:ascii="Arial" w:hAnsi="Arial" w:cs="Arial"/>
                <w:b/>
                <w:bCs/>
                <w:noProof/>
              </w:rPr>
              <w:t>️ Executando o Sistema</w:t>
            </w:r>
            <w:r>
              <w:rPr>
                <w:noProof/>
                <w:webHidden/>
              </w:rPr>
              <w:tab/>
            </w:r>
            <w:r>
              <w:rPr>
                <w:noProof/>
                <w:webHidden/>
              </w:rPr>
              <w:fldChar w:fldCharType="begin"/>
            </w:r>
            <w:r>
              <w:rPr>
                <w:noProof/>
                <w:webHidden/>
              </w:rPr>
              <w:instrText xml:space="preserve"> PAGEREF _Toc203669845 \h </w:instrText>
            </w:r>
            <w:r>
              <w:rPr>
                <w:noProof/>
                <w:webHidden/>
              </w:rPr>
            </w:r>
          </w:ins>
          <w:r>
            <w:rPr>
              <w:noProof/>
              <w:webHidden/>
            </w:rPr>
            <w:fldChar w:fldCharType="separate"/>
          </w:r>
          <w:ins w:id="95" w:author="EUDERLAN FREIRE DA SILVA ABREU" w:date="2025-07-17T19:29:00Z">
            <w:r w:rsidR="00BD363B">
              <w:rPr>
                <w:noProof/>
                <w:webHidden/>
              </w:rPr>
              <w:t>5</w:t>
            </w:r>
          </w:ins>
          <w:ins w:id="96" w:author="EUDERLAN FREIRE DA SILVA ABREU" w:date="2025-07-17T18:37:00Z">
            <w:r>
              <w:rPr>
                <w:noProof/>
                <w:webHidden/>
              </w:rPr>
              <w:fldChar w:fldCharType="end"/>
            </w:r>
            <w:r w:rsidRPr="007D569D">
              <w:rPr>
                <w:rStyle w:val="Hyperlink"/>
                <w:noProof/>
              </w:rPr>
              <w:fldChar w:fldCharType="end"/>
            </w:r>
          </w:ins>
        </w:p>
        <w:p w14:paraId="7A12FA60" w14:textId="64A7E141" w:rsidR="00E554AF" w:rsidRDefault="00E554AF">
          <w:pPr>
            <w:pStyle w:val="Sumrio3"/>
            <w:tabs>
              <w:tab w:val="right" w:leader="dot" w:pos="8494"/>
            </w:tabs>
            <w:rPr>
              <w:ins w:id="97" w:author="EUDERLAN FREIRE DA SILVA ABREU" w:date="2025-07-17T18:37:00Z"/>
              <w:rFonts w:eastAsiaTheme="minorEastAsia"/>
              <w:noProof/>
              <w:lang w:eastAsia="pt-BR"/>
            </w:rPr>
          </w:pPr>
          <w:ins w:id="98"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"_Toc203669846"</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1. Inicie o Backend</w:t>
            </w:r>
            <w:r>
              <w:rPr>
                <w:noProof/>
                <w:webHidden/>
              </w:rPr>
              <w:tab/>
            </w:r>
            <w:r>
              <w:rPr>
                <w:noProof/>
                <w:webHidden/>
              </w:rPr>
              <w:fldChar w:fldCharType="begin"/>
            </w:r>
            <w:r>
              <w:rPr>
                <w:noProof/>
                <w:webHidden/>
              </w:rPr>
              <w:instrText xml:space="preserve"> PAGEREF _Toc203669846 \h </w:instrText>
            </w:r>
            <w:r>
              <w:rPr>
                <w:noProof/>
                <w:webHidden/>
              </w:rPr>
            </w:r>
          </w:ins>
          <w:r>
            <w:rPr>
              <w:noProof/>
              <w:webHidden/>
            </w:rPr>
            <w:fldChar w:fldCharType="separate"/>
          </w:r>
          <w:ins w:id="99" w:author="EUDERLAN FREIRE DA SILVA ABREU" w:date="2025-07-17T19:29:00Z">
            <w:r w:rsidR="00BD363B">
              <w:rPr>
                <w:noProof/>
                <w:webHidden/>
              </w:rPr>
              <w:t>5</w:t>
            </w:r>
          </w:ins>
          <w:ins w:id="100" w:author="EUDERLAN FREIRE DA SILVA ABREU" w:date="2025-07-17T18:37:00Z">
            <w:r>
              <w:rPr>
                <w:noProof/>
                <w:webHidden/>
              </w:rPr>
              <w:fldChar w:fldCharType="end"/>
            </w:r>
            <w:r w:rsidRPr="007D569D">
              <w:rPr>
                <w:rStyle w:val="Hyperlink"/>
                <w:noProof/>
              </w:rPr>
              <w:fldChar w:fldCharType="end"/>
            </w:r>
          </w:ins>
        </w:p>
        <w:p w14:paraId="451C3467" w14:textId="26C05FC2" w:rsidR="00E554AF" w:rsidRDefault="00E554AF">
          <w:pPr>
            <w:pStyle w:val="Sumrio3"/>
            <w:tabs>
              <w:tab w:val="right" w:leader="dot" w:pos="8494"/>
            </w:tabs>
            <w:rPr>
              <w:ins w:id="101" w:author="EUDERLAN FREIRE DA SILVA ABREU" w:date="2025-07-17T18:37:00Z"/>
              <w:rFonts w:eastAsiaTheme="minorEastAsia"/>
              <w:noProof/>
              <w:lang w:eastAsia="pt-BR"/>
            </w:rPr>
          </w:pPr>
          <w:ins w:id="102"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"_Toc203669847"</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b/>
                <w:bCs/>
                <w:noProof/>
              </w:rPr>
              <w:t>2. Inicie o Frontend</w:t>
            </w:r>
            <w:r>
              <w:rPr>
                <w:noProof/>
                <w:webHidden/>
              </w:rPr>
              <w:tab/>
            </w:r>
            <w:r>
              <w:rPr>
                <w:noProof/>
                <w:webHidden/>
              </w:rPr>
              <w:fldChar w:fldCharType="begin"/>
            </w:r>
            <w:r>
              <w:rPr>
                <w:noProof/>
                <w:webHidden/>
              </w:rPr>
              <w:instrText xml:space="preserve"> PAGEREF _Toc203669847 \h </w:instrText>
            </w:r>
            <w:r>
              <w:rPr>
                <w:noProof/>
                <w:webHidden/>
              </w:rPr>
            </w:r>
          </w:ins>
          <w:r>
            <w:rPr>
              <w:noProof/>
              <w:webHidden/>
            </w:rPr>
            <w:fldChar w:fldCharType="separate"/>
          </w:r>
          <w:ins w:id="103" w:author="EUDERLAN FREIRE DA SILVA ABREU" w:date="2025-07-17T19:29:00Z">
            <w:r w:rsidR="00BD363B">
              <w:rPr>
                <w:noProof/>
                <w:webHidden/>
              </w:rPr>
              <w:t>6</w:t>
            </w:r>
          </w:ins>
          <w:ins w:id="104" w:author="EUDERLAN FREIRE DA SILVA ABREU" w:date="2025-07-17T18:37:00Z">
            <w:r>
              <w:rPr>
                <w:noProof/>
                <w:webHidden/>
              </w:rPr>
              <w:fldChar w:fldCharType="end"/>
            </w:r>
            <w:r w:rsidRPr="007D569D">
              <w:rPr>
                <w:rStyle w:val="Hyperlink"/>
                <w:noProof/>
              </w:rPr>
              <w:fldChar w:fldCharType="end"/>
            </w:r>
          </w:ins>
        </w:p>
        <w:p w14:paraId="66133340" w14:textId="0694C796" w:rsidR="00E554AF" w:rsidRDefault="00E554AF">
          <w:pPr>
            <w:pStyle w:val="Sumrio1"/>
            <w:tabs>
              <w:tab w:val="right" w:leader="dot" w:pos="8494"/>
            </w:tabs>
            <w:rPr>
              <w:ins w:id="105" w:author="EUDERLAN FREIRE DA SILVA ABREU" w:date="2025-07-17T18:37:00Z"/>
              <w:rFonts w:eastAsiaTheme="minorEastAsia"/>
              <w:noProof/>
              <w:lang w:eastAsia="pt-BR"/>
            </w:rPr>
          </w:pPr>
          <w:ins w:id="106"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"_Toc203669848"</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hAnsi="Segoe UI Emoji" w:cs="Segoe UI Emoji"/>
                <w:b/>
                <w:bCs/>
                <w:noProof/>
              </w:rPr>
              <w:t>🧪</w:t>
            </w:r>
            <w:r w:rsidRPr="007D569D">
              <w:rPr>
                <w:rStyle w:val="Hyperlink"/>
                <w:rFonts w:ascii="Arial" w:hAnsi="Arial" w:cs="Arial"/>
                <w:b/>
                <w:bCs/>
                <w:noProof/>
              </w:rPr>
              <w:t xml:space="preserve"> Testando a Instalação</w:t>
            </w:r>
            <w:r>
              <w:rPr>
                <w:noProof/>
                <w:webHidden/>
              </w:rPr>
              <w:tab/>
            </w:r>
            <w:r>
              <w:rPr>
                <w:noProof/>
                <w:webHidden/>
              </w:rPr>
              <w:fldChar w:fldCharType="begin"/>
            </w:r>
            <w:r>
              <w:rPr>
                <w:noProof/>
                <w:webHidden/>
              </w:rPr>
              <w:instrText xml:space="preserve"> PAGEREF _Toc203669848 \h </w:instrText>
            </w:r>
            <w:r>
              <w:rPr>
                <w:noProof/>
                <w:webHidden/>
              </w:rPr>
            </w:r>
          </w:ins>
          <w:r>
            <w:rPr>
              <w:noProof/>
              <w:webHidden/>
            </w:rPr>
            <w:fldChar w:fldCharType="separate"/>
          </w:r>
          <w:ins w:id="107" w:author="EUDERLAN FREIRE DA SILVA ABREU" w:date="2025-07-17T19:29:00Z">
            <w:r w:rsidR="00BD363B">
              <w:rPr>
                <w:noProof/>
                <w:webHidden/>
              </w:rPr>
              <w:t>6</w:t>
            </w:r>
          </w:ins>
          <w:ins w:id="108" w:author="EUDERLAN FREIRE DA SILVA ABREU" w:date="2025-07-17T18:37:00Z">
            <w:r>
              <w:rPr>
                <w:noProof/>
                <w:webHidden/>
              </w:rPr>
              <w:fldChar w:fldCharType="end"/>
            </w:r>
            <w:r w:rsidRPr="007D569D">
              <w:rPr>
                <w:rStyle w:val="Hyperlink"/>
                <w:noProof/>
              </w:rPr>
              <w:fldChar w:fldCharType="end"/>
            </w:r>
          </w:ins>
        </w:p>
        <w:p w14:paraId="09A2044E" w14:textId="27D8F0FF" w:rsidR="00E554AF" w:rsidRDefault="00E554AF">
          <w:pPr>
            <w:pStyle w:val="Sumrio3"/>
            <w:tabs>
              <w:tab w:val="right" w:leader="dot" w:pos="8494"/>
            </w:tabs>
            <w:rPr>
              <w:ins w:id="109" w:author="EUDERLAN FREIRE DA SILVA ABREU" w:date="2025-07-17T18:37:00Z"/>
              <w:rFonts w:eastAsiaTheme="minorEastAsia"/>
              <w:noProof/>
              <w:lang w:eastAsia="pt-BR"/>
            </w:rPr>
          </w:pPr>
          <w:ins w:id="110"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"_Toc203669849"</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1. Acesse o Sistema</w:t>
            </w:r>
            <w:r>
              <w:rPr>
                <w:noProof/>
                <w:webHidden/>
              </w:rPr>
              <w:tab/>
            </w:r>
            <w:r>
              <w:rPr>
                <w:noProof/>
                <w:webHidden/>
              </w:rPr>
              <w:fldChar w:fldCharType="begin"/>
            </w:r>
            <w:r>
              <w:rPr>
                <w:noProof/>
                <w:webHidden/>
              </w:rPr>
              <w:instrText xml:space="preserve"> PAGEREF _Toc203669849 \h </w:instrText>
            </w:r>
            <w:r>
              <w:rPr>
                <w:noProof/>
                <w:webHidden/>
              </w:rPr>
            </w:r>
          </w:ins>
          <w:r>
            <w:rPr>
              <w:noProof/>
              <w:webHidden/>
            </w:rPr>
            <w:fldChar w:fldCharType="separate"/>
          </w:r>
          <w:ins w:id="111" w:author="EUDERLAN FREIRE DA SILVA ABREU" w:date="2025-07-17T19:29:00Z">
            <w:r w:rsidR="00BD363B">
              <w:rPr>
                <w:noProof/>
                <w:webHidden/>
              </w:rPr>
              <w:t>6</w:t>
            </w:r>
          </w:ins>
          <w:ins w:id="112" w:author="EUDERLAN FREIRE DA SILVA ABREU" w:date="2025-07-17T18:37:00Z">
            <w:r>
              <w:rPr>
                <w:noProof/>
                <w:webHidden/>
              </w:rPr>
              <w:fldChar w:fldCharType="end"/>
            </w:r>
            <w:r w:rsidRPr="007D569D">
              <w:rPr>
                <w:rStyle w:val="Hyperlink"/>
                <w:noProof/>
              </w:rPr>
              <w:fldChar w:fldCharType="end"/>
            </w:r>
          </w:ins>
        </w:p>
        <w:p w14:paraId="278BE6F3" w14:textId="0F578A9F" w:rsidR="00E554AF" w:rsidRDefault="00E554AF">
          <w:pPr>
            <w:pStyle w:val="Sumrio3"/>
            <w:tabs>
              <w:tab w:val="right" w:leader="dot" w:pos="8494"/>
            </w:tabs>
            <w:rPr>
              <w:ins w:id="113" w:author="EUDERLAN FREIRE DA SILVA ABREU" w:date="2025-07-17T18:37:00Z"/>
              <w:rFonts w:eastAsiaTheme="minorEastAsia"/>
              <w:noProof/>
              <w:lang w:eastAsia="pt-BR"/>
            </w:rPr>
          </w:pPr>
          <w:ins w:id="114"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"_Toc203669850"</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2. Teste o Login</w:t>
            </w:r>
            <w:r>
              <w:rPr>
                <w:noProof/>
                <w:webHidden/>
              </w:rPr>
              <w:tab/>
            </w:r>
            <w:r>
              <w:rPr>
                <w:noProof/>
                <w:webHidden/>
              </w:rPr>
              <w:fldChar w:fldCharType="begin"/>
            </w:r>
            <w:r>
              <w:rPr>
                <w:noProof/>
                <w:webHidden/>
              </w:rPr>
              <w:instrText xml:space="preserve"> PAGEREF _Toc203669850 \h </w:instrText>
            </w:r>
            <w:r>
              <w:rPr>
                <w:noProof/>
                <w:webHidden/>
              </w:rPr>
            </w:r>
          </w:ins>
          <w:r>
            <w:rPr>
              <w:noProof/>
              <w:webHidden/>
            </w:rPr>
            <w:fldChar w:fldCharType="separate"/>
          </w:r>
          <w:ins w:id="115" w:author="EUDERLAN FREIRE DA SILVA ABREU" w:date="2025-07-17T19:29:00Z">
            <w:r w:rsidR="00BD363B">
              <w:rPr>
                <w:noProof/>
                <w:webHidden/>
              </w:rPr>
              <w:t>6</w:t>
            </w:r>
          </w:ins>
          <w:ins w:id="116" w:author="EUDERLAN FREIRE DA SILVA ABREU" w:date="2025-07-17T18:37:00Z">
            <w:r>
              <w:rPr>
                <w:noProof/>
                <w:webHidden/>
              </w:rPr>
              <w:fldChar w:fldCharType="end"/>
            </w:r>
            <w:r w:rsidRPr="007D569D">
              <w:rPr>
                <w:rStyle w:val="Hyperlink"/>
                <w:noProof/>
              </w:rPr>
              <w:fldChar w:fldCharType="end"/>
            </w:r>
          </w:ins>
        </w:p>
        <w:p w14:paraId="3D27BE1C" w14:textId="083001BF" w:rsidR="00E554AF" w:rsidRDefault="00E554AF">
          <w:pPr>
            <w:pStyle w:val="Sumrio3"/>
            <w:tabs>
              <w:tab w:val="right" w:leader="dot" w:pos="8494"/>
            </w:tabs>
            <w:rPr>
              <w:ins w:id="117" w:author="EUDERLAN FREIRE DA SILVA ABREU" w:date="2025-07-17T18:37:00Z"/>
              <w:rFonts w:eastAsiaTheme="minorEastAsia"/>
              <w:noProof/>
              <w:lang w:eastAsia="pt-BR"/>
            </w:rPr>
          </w:pPr>
          <w:ins w:id="118"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"_Toc203669851"</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3. Verifique as APIs</w:t>
            </w:r>
            <w:r>
              <w:rPr>
                <w:noProof/>
                <w:webHidden/>
              </w:rPr>
              <w:tab/>
            </w:r>
            <w:r>
              <w:rPr>
                <w:noProof/>
                <w:webHidden/>
              </w:rPr>
              <w:fldChar w:fldCharType="begin"/>
            </w:r>
            <w:r>
              <w:rPr>
                <w:noProof/>
                <w:webHidden/>
              </w:rPr>
              <w:instrText xml:space="preserve"> PAGEREF _Toc203669851 \h </w:instrText>
            </w:r>
            <w:r>
              <w:rPr>
                <w:noProof/>
                <w:webHidden/>
              </w:rPr>
            </w:r>
          </w:ins>
          <w:r>
            <w:rPr>
              <w:noProof/>
              <w:webHidden/>
            </w:rPr>
            <w:fldChar w:fldCharType="separate"/>
          </w:r>
          <w:ins w:id="119" w:author="EUDERLAN FREIRE DA SILVA ABREU" w:date="2025-07-17T19:29:00Z">
            <w:r w:rsidR="00BD363B">
              <w:rPr>
                <w:noProof/>
                <w:webHidden/>
              </w:rPr>
              <w:t>6</w:t>
            </w:r>
          </w:ins>
          <w:ins w:id="120" w:author="EUDERLAN FREIRE DA SILVA ABREU" w:date="2025-07-17T18:37:00Z">
            <w:r>
              <w:rPr>
                <w:noProof/>
                <w:webHidden/>
              </w:rPr>
              <w:fldChar w:fldCharType="end"/>
            </w:r>
            <w:r w:rsidRPr="007D569D">
              <w:rPr>
                <w:rStyle w:val="Hyperlink"/>
                <w:noProof/>
              </w:rPr>
              <w:fldChar w:fldCharType="end"/>
            </w:r>
          </w:ins>
        </w:p>
        <w:p w14:paraId="38B51D1A" w14:textId="39A4F921" w:rsidR="00E554AF" w:rsidRDefault="00E554AF">
          <w:pPr>
            <w:pStyle w:val="Sumrio1"/>
            <w:tabs>
              <w:tab w:val="right" w:leader="dot" w:pos="8494"/>
            </w:tabs>
            <w:rPr>
              <w:ins w:id="121" w:author="EUDERLAN FREIRE DA SILVA ABREU" w:date="2025-07-17T18:37:00Z"/>
              <w:rFonts w:eastAsiaTheme="minorEastAsia"/>
              <w:noProof/>
              <w:lang w:eastAsia="pt-BR"/>
            </w:rPr>
          </w:pPr>
          <w:ins w:id="122"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"_Toc203669852"</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hAnsi="Segoe UI Emoji" w:cs="Segoe UI Emoji"/>
                <w:b/>
                <w:bCs/>
                <w:noProof/>
              </w:rPr>
              <w:t>📁</w:t>
            </w:r>
            <w:r w:rsidRPr="007D569D">
              <w:rPr>
                <w:rStyle w:val="Hyperlink"/>
                <w:rFonts w:ascii="Arial" w:hAnsi="Arial" w:cs="Arial"/>
                <w:b/>
                <w:bCs/>
                <w:noProof/>
              </w:rPr>
              <w:t xml:space="preserve"> Adicionando Documentos</w:t>
            </w:r>
            <w:r>
              <w:rPr>
                <w:noProof/>
                <w:webHidden/>
              </w:rPr>
              <w:tab/>
            </w:r>
            <w:r>
              <w:rPr>
                <w:noProof/>
                <w:webHidden/>
              </w:rPr>
              <w:fldChar w:fldCharType="begin"/>
            </w:r>
            <w:r>
              <w:rPr>
                <w:noProof/>
                <w:webHidden/>
              </w:rPr>
              <w:instrText xml:space="preserve"> PAGEREF _Toc203669852 \h </w:instrText>
            </w:r>
            <w:r>
              <w:rPr>
                <w:noProof/>
                <w:webHidden/>
              </w:rPr>
            </w:r>
          </w:ins>
          <w:r>
            <w:rPr>
              <w:noProof/>
              <w:webHidden/>
            </w:rPr>
            <w:fldChar w:fldCharType="separate"/>
          </w:r>
          <w:ins w:id="123" w:author="EUDERLAN FREIRE DA SILVA ABREU" w:date="2025-07-17T19:29:00Z">
            <w:r w:rsidR="00BD363B">
              <w:rPr>
                <w:noProof/>
                <w:webHidden/>
              </w:rPr>
              <w:t>6</w:t>
            </w:r>
          </w:ins>
          <w:ins w:id="124" w:author="EUDERLAN FREIRE DA SILVA ABREU" w:date="2025-07-17T18:37:00Z">
            <w:r>
              <w:rPr>
                <w:noProof/>
                <w:webHidden/>
              </w:rPr>
              <w:fldChar w:fldCharType="end"/>
            </w:r>
            <w:r w:rsidRPr="007D569D">
              <w:rPr>
                <w:rStyle w:val="Hyperlink"/>
                <w:noProof/>
              </w:rPr>
              <w:fldChar w:fldCharType="end"/>
            </w:r>
          </w:ins>
        </w:p>
        <w:p w14:paraId="172A3BA0" w14:textId="691F2253" w:rsidR="00E554AF" w:rsidRDefault="00E554AF">
          <w:pPr>
            <w:pStyle w:val="Sumrio3"/>
            <w:tabs>
              <w:tab w:val="right" w:leader="dot" w:pos="8494"/>
            </w:tabs>
            <w:rPr>
              <w:ins w:id="125" w:author="EUDERLAN FREIRE DA SILVA ABREU" w:date="2025-07-17T18:37:00Z"/>
              <w:rFonts w:eastAsiaTheme="minorEastAsia"/>
              <w:noProof/>
              <w:lang w:eastAsia="pt-BR"/>
            </w:rPr>
          </w:pPr>
          <w:ins w:id="126"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"_Toc203669853"</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1. Faça login como administrador</w:t>
            </w:r>
            <w:r>
              <w:rPr>
                <w:noProof/>
                <w:webHidden/>
              </w:rPr>
              <w:tab/>
            </w:r>
            <w:r>
              <w:rPr>
                <w:noProof/>
                <w:webHidden/>
              </w:rPr>
              <w:fldChar w:fldCharType="begin"/>
            </w:r>
            <w:r>
              <w:rPr>
                <w:noProof/>
                <w:webHidden/>
              </w:rPr>
              <w:instrText xml:space="preserve"> PAGEREF _Toc203669853 \h </w:instrText>
            </w:r>
            <w:r>
              <w:rPr>
                <w:noProof/>
                <w:webHidden/>
              </w:rPr>
            </w:r>
          </w:ins>
          <w:r>
            <w:rPr>
              <w:noProof/>
              <w:webHidden/>
            </w:rPr>
            <w:fldChar w:fldCharType="separate"/>
          </w:r>
          <w:ins w:id="127" w:author="EUDERLAN FREIRE DA SILVA ABREU" w:date="2025-07-17T19:29:00Z">
            <w:r w:rsidR="00BD363B">
              <w:rPr>
                <w:noProof/>
                <w:webHidden/>
              </w:rPr>
              <w:t>6</w:t>
            </w:r>
          </w:ins>
          <w:ins w:id="128" w:author="EUDERLAN FREIRE DA SILVA ABREU" w:date="2025-07-17T18:37:00Z">
            <w:r>
              <w:rPr>
                <w:noProof/>
                <w:webHidden/>
              </w:rPr>
              <w:fldChar w:fldCharType="end"/>
            </w:r>
            <w:r w:rsidRPr="007D569D">
              <w:rPr>
                <w:rStyle w:val="Hyperlink"/>
                <w:noProof/>
              </w:rPr>
              <w:fldChar w:fldCharType="end"/>
            </w:r>
          </w:ins>
        </w:p>
        <w:p w14:paraId="4A3E200C" w14:textId="1B89ED7F" w:rsidR="00E554AF" w:rsidRDefault="00E554AF">
          <w:pPr>
            <w:pStyle w:val="Sumrio3"/>
            <w:tabs>
              <w:tab w:val="right" w:leader="dot" w:pos="8494"/>
            </w:tabs>
            <w:rPr>
              <w:ins w:id="129" w:author="EUDERLAN FREIRE DA SILVA ABREU" w:date="2025-07-17T18:37:00Z"/>
              <w:rFonts w:eastAsiaTheme="minorEastAsia"/>
              <w:noProof/>
              <w:lang w:eastAsia="pt-BR"/>
            </w:rPr>
          </w:pPr>
          <w:ins w:id="130"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"_Toc203669854"</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2. Acesse o Painel Admin</w:t>
            </w:r>
            <w:r>
              <w:rPr>
                <w:noProof/>
                <w:webHidden/>
              </w:rPr>
              <w:tab/>
            </w:r>
            <w:r>
              <w:rPr>
                <w:noProof/>
                <w:webHidden/>
              </w:rPr>
              <w:fldChar w:fldCharType="begin"/>
            </w:r>
            <w:r>
              <w:rPr>
                <w:noProof/>
                <w:webHidden/>
              </w:rPr>
              <w:instrText xml:space="preserve"> PAGEREF _Toc203669854 \h </w:instrText>
            </w:r>
            <w:r>
              <w:rPr>
                <w:noProof/>
                <w:webHidden/>
              </w:rPr>
            </w:r>
          </w:ins>
          <w:r>
            <w:rPr>
              <w:noProof/>
              <w:webHidden/>
            </w:rPr>
            <w:fldChar w:fldCharType="separate"/>
          </w:r>
          <w:ins w:id="131" w:author="EUDERLAN FREIRE DA SILVA ABREU" w:date="2025-07-17T19:29:00Z">
            <w:r w:rsidR="00BD363B">
              <w:rPr>
                <w:noProof/>
                <w:webHidden/>
              </w:rPr>
              <w:t>6</w:t>
            </w:r>
          </w:ins>
          <w:ins w:id="132" w:author="EUDERLAN FREIRE DA SILVA ABREU" w:date="2025-07-17T18:37:00Z">
            <w:r>
              <w:rPr>
                <w:noProof/>
                <w:webHidden/>
              </w:rPr>
              <w:fldChar w:fldCharType="end"/>
            </w:r>
            <w:r w:rsidRPr="007D569D">
              <w:rPr>
                <w:rStyle w:val="Hyperlink"/>
                <w:noProof/>
              </w:rPr>
              <w:fldChar w:fldCharType="end"/>
            </w:r>
          </w:ins>
        </w:p>
        <w:p w14:paraId="4C604BAB" w14:textId="711623B0" w:rsidR="00E554AF" w:rsidRDefault="00E554AF">
          <w:pPr>
            <w:pStyle w:val="Sumrio3"/>
            <w:tabs>
              <w:tab w:val="right" w:leader="dot" w:pos="8494"/>
            </w:tabs>
            <w:rPr>
              <w:ins w:id="133" w:author="EUDERLAN FREIRE DA SILVA ABREU" w:date="2025-07-17T18:37:00Z"/>
              <w:rFonts w:eastAsiaTheme="minorEastAsia"/>
              <w:noProof/>
              <w:lang w:eastAsia="pt-BR"/>
            </w:rPr>
          </w:pPr>
          <w:ins w:id="134"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"_Toc203669855"</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3. Upload de PDFs</w:t>
            </w:r>
            <w:r>
              <w:rPr>
                <w:noProof/>
                <w:webHidden/>
              </w:rPr>
              <w:tab/>
            </w:r>
            <w:r>
              <w:rPr>
                <w:noProof/>
                <w:webHidden/>
              </w:rPr>
              <w:fldChar w:fldCharType="begin"/>
            </w:r>
            <w:r>
              <w:rPr>
                <w:noProof/>
                <w:webHidden/>
              </w:rPr>
              <w:instrText xml:space="preserve"> PAGEREF _Toc203669855 \h </w:instrText>
            </w:r>
            <w:r>
              <w:rPr>
                <w:noProof/>
                <w:webHidden/>
              </w:rPr>
            </w:r>
          </w:ins>
          <w:r>
            <w:rPr>
              <w:noProof/>
              <w:webHidden/>
            </w:rPr>
            <w:fldChar w:fldCharType="separate"/>
          </w:r>
          <w:ins w:id="135" w:author="EUDERLAN FREIRE DA SILVA ABREU" w:date="2025-07-17T19:29:00Z">
            <w:r w:rsidR="00BD363B">
              <w:rPr>
                <w:noProof/>
                <w:webHidden/>
              </w:rPr>
              <w:t>6</w:t>
            </w:r>
          </w:ins>
          <w:ins w:id="136" w:author="EUDERLAN FREIRE DA SILVA ABREU" w:date="2025-07-17T18:37:00Z">
            <w:r>
              <w:rPr>
                <w:noProof/>
                <w:webHidden/>
              </w:rPr>
              <w:fldChar w:fldCharType="end"/>
            </w:r>
            <w:r w:rsidRPr="007D569D">
              <w:rPr>
                <w:rStyle w:val="Hyperlink"/>
                <w:noProof/>
              </w:rPr>
              <w:fldChar w:fldCharType="end"/>
            </w:r>
          </w:ins>
        </w:p>
        <w:p w14:paraId="2543BAC3" w14:textId="0EA21FCC" w:rsidR="00E554AF" w:rsidRDefault="00E554AF">
          <w:pPr>
            <w:pStyle w:val="Sumrio3"/>
            <w:tabs>
              <w:tab w:val="right" w:leader="dot" w:pos="8494"/>
            </w:tabs>
            <w:rPr>
              <w:ins w:id="137" w:author="EUDERLAN FREIRE DA SILVA ABREU" w:date="2025-07-17T18:37:00Z"/>
              <w:rFonts w:eastAsiaTheme="minorEastAsia"/>
              <w:noProof/>
              <w:lang w:eastAsia="pt-BR"/>
            </w:rPr>
          </w:pPr>
          <w:ins w:id="138"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"_Toc203669856"</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4. Teste as Consultas</w:t>
            </w:r>
            <w:r>
              <w:rPr>
                <w:noProof/>
                <w:webHidden/>
              </w:rPr>
              <w:tab/>
            </w:r>
            <w:r>
              <w:rPr>
                <w:noProof/>
                <w:webHidden/>
              </w:rPr>
              <w:fldChar w:fldCharType="begin"/>
            </w:r>
            <w:r>
              <w:rPr>
                <w:noProof/>
                <w:webHidden/>
              </w:rPr>
              <w:instrText xml:space="preserve"> PAGEREF _Toc203669856 \h </w:instrText>
            </w:r>
            <w:r>
              <w:rPr>
                <w:noProof/>
                <w:webHidden/>
              </w:rPr>
            </w:r>
          </w:ins>
          <w:r>
            <w:rPr>
              <w:noProof/>
              <w:webHidden/>
            </w:rPr>
            <w:fldChar w:fldCharType="separate"/>
          </w:r>
          <w:ins w:id="139" w:author="EUDERLAN FREIRE DA SILVA ABREU" w:date="2025-07-17T19:29:00Z">
            <w:r w:rsidR="00BD363B">
              <w:rPr>
                <w:noProof/>
                <w:webHidden/>
              </w:rPr>
              <w:t>7</w:t>
            </w:r>
          </w:ins>
          <w:ins w:id="140" w:author="EUDERLAN FREIRE DA SILVA ABREU" w:date="2025-07-17T18:37:00Z">
            <w:r>
              <w:rPr>
                <w:noProof/>
                <w:webHidden/>
              </w:rPr>
              <w:fldChar w:fldCharType="end"/>
            </w:r>
            <w:r w:rsidRPr="007D569D">
              <w:rPr>
                <w:rStyle w:val="Hyperlink"/>
                <w:noProof/>
              </w:rPr>
              <w:fldChar w:fldCharType="end"/>
            </w:r>
          </w:ins>
        </w:p>
        <w:p w14:paraId="326083F0" w14:textId="33F9432B" w:rsidR="00E554AF" w:rsidRDefault="00E554AF">
          <w:pPr>
            <w:pStyle w:val="Sumrio1"/>
            <w:tabs>
              <w:tab w:val="right" w:leader="dot" w:pos="8494"/>
            </w:tabs>
            <w:rPr>
              <w:ins w:id="141" w:author="EUDERLAN FREIRE DA SILVA ABREU" w:date="2025-07-17T18:37:00Z"/>
              <w:rFonts w:eastAsiaTheme="minorEastAsia"/>
              <w:noProof/>
              <w:lang w:eastAsia="pt-BR"/>
            </w:rPr>
          </w:pPr>
          <w:ins w:id="142"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"_Toc203669857"</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hAnsi="Segoe UI Emoji" w:cs="Segoe UI Emoji"/>
                <w:b/>
                <w:bCs/>
                <w:noProof/>
              </w:rPr>
              <w:t>🔑</w:t>
            </w:r>
            <w:r w:rsidRPr="007D569D">
              <w:rPr>
                <w:rStyle w:val="Hyperlink"/>
                <w:rFonts w:ascii="Arial" w:hAnsi="Arial" w:cs="Arial"/>
                <w:b/>
                <w:bCs/>
                <w:noProof/>
              </w:rPr>
              <w:t xml:space="preserve"> Obtendo Chaves de API</w:t>
            </w:r>
            <w:r>
              <w:rPr>
                <w:noProof/>
                <w:webHidden/>
              </w:rPr>
              <w:tab/>
            </w:r>
            <w:r>
              <w:rPr>
                <w:noProof/>
                <w:webHidden/>
              </w:rPr>
              <w:fldChar w:fldCharType="begin"/>
            </w:r>
            <w:r>
              <w:rPr>
                <w:noProof/>
                <w:webHidden/>
              </w:rPr>
              <w:instrText xml:space="preserve"> PAGEREF _Toc203669857 \h </w:instrText>
            </w:r>
            <w:r>
              <w:rPr>
                <w:noProof/>
                <w:webHidden/>
              </w:rPr>
            </w:r>
          </w:ins>
          <w:r>
            <w:rPr>
              <w:noProof/>
              <w:webHidden/>
            </w:rPr>
            <w:fldChar w:fldCharType="separate"/>
          </w:r>
          <w:ins w:id="143" w:author="EUDERLAN FREIRE DA SILVA ABREU" w:date="2025-07-17T19:29:00Z">
            <w:r w:rsidR="00BD363B">
              <w:rPr>
                <w:noProof/>
                <w:webHidden/>
              </w:rPr>
              <w:t>7</w:t>
            </w:r>
          </w:ins>
          <w:ins w:id="144" w:author="EUDERLAN FREIRE DA SILVA ABREU" w:date="2025-07-17T18:37:00Z">
            <w:r>
              <w:rPr>
                <w:noProof/>
                <w:webHidden/>
              </w:rPr>
              <w:fldChar w:fldCharType="end"/>
            </w:r>
            <w:r w:rsidRPr="007D569D">
              <w:rPr>
                <w:rStyle w:val="Hyperlink"/>
                <w:noProof/>
              </w:rPr>
              <w:fldChar w:fldCharType="end"/>
            </w:r>
          </w:ins>
        </w:p>
        <w:p w14:paraId="3BB25166" w14:textId="1D4A7EC1" w:rsidR="00E554AF" w:rsidRDefault="00E554AF">
          <w:pPr>
            <w:pStyle w:val="Sumrio3"/>
            <w:tabs>
              <w:tab w:val="right" w:leader="dot" w:pos="8494"/>
            </w:tabs>
            <w:rPr>
              <w:ins w:id="145" w:author="EUDERLAN FREIRE DA SILVA ABREU" w:date="2025-07-17T18:37:00Z"/>
              <w:rFonts w:eastAsiaTheme="minorEastAsia"/>
              <w:noProof/>
              <w:lang w:eastAsia="pt-BR"/>
            </w:rPr>
          </w:pPr>
          <w:ins w:id="146"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"_Toc203669858"</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noProof/>
              </w:rPr>
              <w:t>Groq API Key</w:t>
            </w:r>
            <w:r>
              <w:rPr>
                <w:noProof/>
                <w:webHidden/>
              </w:rPr>
              <w:tab/>
            </w:r>
            <w:r>
              <w:rPr>
                <w:noProof/>
                <w:webHidden/>
              </w:rPr>
              <w:fldChar w:fldCharType="begin"/>
            </w:r>
            <w:r>
              <w:rPr>
                <w:noProof/>
                <w:webHidden/>
              </w:rPr>
              <w:instrText xml:space="preserve"> PAGEREF _Toc203669858 \h </w:instrText>
            </w:r>
            <w:r>
              <w:rPr>
                <w:noProof/>
                <w:webHidden/>
              </w:rPr>
            </w:r>
          </w:ins>
          <w:r>
            <w:rPr>
              <w:noProof/>
              <w:webHidden/>
            </w:rPr>
            <w:fldChar w:fldCharType="separate"/>
          </w:r>
          <w:ins w:id="147" w:author="EUDERLAN FREIRE DA SILVA ABREU" w:date="2025-07-17T19:29:00Z">
            <w:r w:rsidR="00BD363B">
              <w:rPr>
                <w:noProof/>
                <w:webHidden/>
              </w:rPr>
              <w:t>7</w:t>
            </w:r>
          </w:ins>
          <w:ins w:id="148" w:author="EUDERLAN FREIRE DA SILVA ABREU" w:date="2025-07-17T18:37:00Z">
            <w:r>
              <w:rPr>
                <w:noProof/>
                <w:webHidden/>
              </w:rPr>
              <w:fldChar w:fldCharType="end"/>
            </w:r>
            <w:r w:rsidRPr="007D569D">
              <w:rPr>
                <w:rStyle w:val="Hyperlink"/>
                <w:noProof/>
              </w:rPr>
              <w:fldChar w:fldCharType="end"/>
            </w:r>
          </w:ins>
        </w:p>
        <w:p w14:paraId="42E98D45" w14:textId="27C69EE0" w:rsidR="00E554AF" w:rsidRDefault="00E554AF">
          <w:pPr>
            <w:pStyle w:val="Sumrio1"/>
            <w:tabs>
              <w:tab w:val="right" w:leader="dot" w:pos="8494"/>
            </w:tabs>
            <w:rPr>
              <w:ins w:id="149" w:author="EUDERLAN FREIRE DA SILVA ABREU" w:date="2025-07-17T18:37:00Z"/>
              <w:rFonts w:eastAsiaTheme="minorEastAsia"/>
              <w:noProof/>
              <w:lang w:eastAsia="pt-BR"/>
            </w:rPr>
          </w:pPr>
          <w:ins w:id="150"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"_Toc203669859"</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hAnsi="Segoe UI Emoji" w:cs="Segoe UI Emoji"/>
                <w:b/>
                <w:bCs/>
                <w:noProof/>
              </w:rPr>
              <w:t>📞</w:t>
            </w:r>
            <w:r w:rsidRPr="007D569D">
              <w:rPr>
                <w:rStyle w:val="Hyperlink"/>
                <w:rFonts w:ascii="Arial" w:hAnsi="Arial" w:cs="Arial"/>
                <w:b/>
                <w:bCs/>
                <w:noProof/>
              </w:rPr>
              <w:t xml:space="preserve"> Suporte</w:t>
            </w:r>
            <w:r>
              <w:rPr>
                <w:noProof/>
                <w:webHidden/>
              </w:rPr>
              <w:tab/>
            </w:r>
            <w:r>
              <w:rPr>
                <w:noProof/>
                <w:webHidden/>
              </w:rPr>
              <w:fldChar w:fldCharType="begin"/>
            </w:r>
            <w:r>
              <w:rPr>
                <w:noProof/>
                <w:webHidden/>
              </w:rPr>
              <w:instrText xml:space="preserve"> PAGEREF _Toc203669859 \h </w:instrText>
            </w:r>
            <w:r>
              <w:rPr>
                <w:noProof/>
                <w:webHidden/>
              </w:rPr>
            </w:r>
          </w:ins>
          <w:r>
            <w:rPr>
              <w:noProof/>
              <w:webHidden/>
            </w:rPr>
            <w:fldChar w:fldCharType="separate"/>
          </w:r>
          <w:ins w:id="151" w:author="EUDERLAN FREIRE DA SILVA ABREU" w:date="2025-07-17T19:29:00Z">
            <w:r w:rsidR="00BD363B">
              <w:rPr>
                <w:noProof/>
                <w:webHidden/>
              </w:rPr>
              <w:t>7</w:t>
            </w:r>
          </w:ins>
          <w:ins w:id="152" w:author="EUDERLAN FREIRE DA SILVA ABREU" w:date="2025-07-17T18:37:00Z">
            <w:r>
              <w:rPr>
                <w:noProof/>
                <w:webHidden/>
              </w:rPr>
              <w:fldChar w:fldCharType="end"/>
            </w:r>
            <w:r w:rsidRPr="007D569D">
              <w:rPr>
                <w:rStyle w:val="Hyperlink"/>
                <w:noProof/>
              </w:rPr>
              <w:fldChar w:fldCharType="end"/>
            </w:r>
          </w:ins>
        </w:p>
        <w:p w14:paraId="14DD7A65" w14:textId="195E76DA" w:rsidR="00E554AF" w:rsidRDefault="00E554AF">
          <w:pPr>
            <w:pStyle w:val="Sumrio3"/>
            <w:tabs>
              <w:tab w:val="right" w:leader="dot" w:pos="8494"/>
            </w:tabs>
            <w:rPr>
              <w:ins w:id="153" w:author="EUDERLAN FREIRE DA SILVA ABREU" w:date="2025-07-17T18:37:00Z"/>
              <w:rFonts w:eastAsiaTheme="minorEastAsia"/>
              <w:noProof/>
              <w:lang w:eastAsia="pt-BR"/>
            </w:rPr>
          </w:pPr>
          <w:ins w:id="154"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"_Toc203669860"</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Arial" w:hAnsi="Arial" w:cs="Arial"/>
                <w:b/>
                <w:bCs/>
                <w:noProof/>
              </w:rPr>
              <w:t>Verificações de Saúde</w:t>
            </w:r>
            <w:r>
              <w:rPr>
                <w:noProof/>
                <w:webHidden/>
              </w:rPr>
              <w:tab/>
            </w:r>
            <w:r>
              <w:rPr>
                <w:noProof/>
                <w:webHidden/>
              </w:rPr>
              <w:fldChar w:fldCharType="begin"/>
            </w:r>
            <w:r>
              <w:rPr>
                <w:noProof/>
                <w:webHidden/>
              </w:rPr>
              <w:instrText xml:space="preserve"> PAGEREF _Toc203669860 \h </w:instrText>
            </w:r>
            <w:r>
              <w:rPr>
                <w:noProof/>
                <w:webHidden/>
              </w:rPr>
            </w:r>
          </w:ins>
          <w:r>
            <w:rPr>
              <w:noProof/>
              <w:webHidden/>
            </w:rPr>
            <w:fldChar w:fldCharType="separate"/>
          </w:r>
          <w:ins w:id="155" w:author="EUDERLAN FREIRE DA SILVA ABREU" w:date="2025-07-17T19:29:00Z">
            <w:r w:rsidR="00BD363B">
              <w:rPr>
                <w:noProof/>
                <w:webHidden/>
              </w:rPr>
              <w:t>7</w:t>
            </w:r>
          </w:ins>
          <w:ins w:id="156" w:author="EUDERLAN FREIRE DA SILVA ABREU" w:date="2025-07-17T18:37:00Z">
            <w:r>
              <w:rPr>
                <w:noProof/>
                <w:webHidden/>
              </w:rPr>
              <w:fldChar w:fldCharType="end"/>
            </w:r>
            <w:r w:rsidRPr="007D569D">
              <w:rPr>
                <w:rStyle w:val="Hyperlink"/>
                <w:noProof/>
              </w:rPr>
              <w:fldChar w:fldCharType="end"/>
            </w:r>
          </w:ins>
        </w:p>
        <w:p w14:paraId="0FAD1E81" w14:textId="6AC14E6D" w:rsidR="00E554AF" w:rsidRDefault="00E554AF">
          <w:pPr>
            <w:pStyle w:val="Sumrio1"/>
            <w:tabs>
              <w:tab w:val="right" w:leader="dot" w:pos="8494"/>
            </w:tabs>
            <w:rPr>
              <w:ins w:id="157" w:author="EUDERLAN FREIRE DA SILVA ABREU" w:date="2025-07-17T18:37:00Z"/>
              <w:rFonts w:eastAsiaTheme="minorEastAsia"/>
              <w:noProof/>
              <w:lang w:eastAsia="pt-BR"/>
            </w:rPr>
          </w:pPr>
          <w:ins w:id="158" w:author="EUDERLAN FREIRE DA SILVA ABREU" w:date="2025-07-17T18:37:00Z">
            <w:r w:rsidRPr="007D569D">
              <w:rPr>
                <w:rStyle w:val="Hyperlink"/>
                <w:noProof/>
              </w:rPr>
              <w:fldChar w:fldCharType="begin"/>
            </w:r>
            <w:r w:rsidRPr="007D569D">
              <w:rPr>
                <w:rStyle w:val="Hyperlink"/>
                <w:noProof/>
              </w:rPr>
              <w:instrText xml:space="preserve"> </w:instrText>
            </w:r>
            <w:r>
              <w:rPr>
                <w:noProof/>
              </w:rPr>
              <w:instrText>HYPERLINK \l "_Toc203669861"</w:instrText>
            </w:r>
            <w:r w:rsidRPr="007D569D">
              <w:rPr>
                <w:rStyle w:val="Hyperlink"/>
                <w:noProof/>
              </w:rPr>
              <w:instrText xml:space="preserve"> </w:instrText>
            </w:r>
            <w:r w:rsidRPr="007D569D">
              <w:rPr>
                <w:rStyle w:val="Hyperlink"/>
                <w:noProof/>
              </w:rPr>
            </w:r>
            <w:r w:rsidRPr="007D569D">
              <w:rPr>
                <w:rStyle w:val="Hyperlink"/>
                <w:noProof/>
              </w:rPr>
              <w:fldChar w:fldCharType="separate"/>
            </w:r>
            <w:r w:rsidRPr="007D569D">
              <w:rPr>
                <w:rStyle w:val="Hyperlink"/>
                <w:rFonts w:ascii="Segoe UI Emoji" w:hAnsi="Segoe UI Emoji" w:cs="Segoe UI Emoji"/>
                <w:b/>
                <w:bCs/>
                <w:noProof/>
              </w:rPr>
              <w:t>✅</w:t>
            </w:r>
            <w:r w:rsidRPr="007D569D">
              <w:rPr>
                <w:rStyle w:val="Hyperlink"/>
                <w:rFonts w:ascii="Arial" w:hAnsi="Arial" w:cs="Arial"/>
                <w:b/>
                <w:bCs/>
                <w:noProof/>
              </w:rPr>
              <w:t xml:space="preserve"> Lista de Verificação</w:t>
            </w:r>
            <w:r>
              <w:rPr>
                <w:noProof/>
                <w:webHidden/>
              </w:rPr>
              <w:tab/>
            </w:r>
            <w:r>
              <w:rPr>
                <w:noProof/>
                <w:webHidden/>
              </w:rPr>
              <w:fldChar w:fldCharType="begin"/>
            </w:r>
            <w:r>
              <w:rPr>
                <w:noProof/>
                <w:webHidden/>
              </w:rPr>
              <w:instrText xml:space="preserve"> PAGEREF _Toc203669861 \h </w:instrText>
            </w:r>
            <w:r>
              <w:rPr>
                <w:noProof/>
                <w:webHidden/>
              </w:rPr>
            </w:r>
          </w:ins>
          <w:r>
            <w:rPr>
              <w:noProof/>
              <w:webHidden/>
            </w:rPr>
            <w:fldChar w:fldCharType="separate"/>
          </w:r>
          <w:ins w:id="159" w:author="EUDERLAN FREIRE DA SILVA ABREU" w:date="2025-07-17T19:29:00Z">
            <w:r w:rsidR="00BD363B">
              <w:rPr>
                <w:noProof/>
                <w:webHidden/>
              </w:rPr>
              <w:t>7</w:t>
            </w:r>
          </w:ins>
          <w:ins w:id="160" w:author="EUDERLAN FREIRE DA SILVA ABREU" w:date="2025-07-17T18:37:00Z">
            <w:r>
              <w:rPr>
                <w:noProof/>
                <w:webHidden/>
              </w:rPr>
              <w:fldChar w:fldCharType="end"/>
            </w:r>
            <w:r w:rsidRPr="007D569D">
              <w:rPr>
                <w:rStyle w:val="Hyperlink"/>
                <w:noProof/>
              </w:rPr>
              <w:fldChar w:fldCharType="end"/>
            </w:r>
          </w:ins>
        </w:p>
        <w:p w14:paraId="20E9DDE4" w14:textId="7F77FBF9" w:rsidR="00E554AF" w:rsidDel="00E554AF" w:rsidRDefault="00E554AF">
          <w:pPr>
            <w:pStyle w:val="Sumrio1"/>
            <w:tabs>
              <w:tab w:val="right" w:leader="dot" w:pos="8494"/>
            </w:tabs>
            <w:rPr>
              <w:del w:id="161" w:author="EUDERLAN FREIRE DA SILVA ABREU" w:date="2025-07-17T18:37:00Z"/>
              <w:noProof/>
            </w:rPr>
          </w:pPr>
          <w:del w:id="162" w:author="EUDERLAN FREIRE DA SILVA ABREU" w:date="2025-07-17T18:37:00Z">
            <w:r w:rsidRPr="00E554AF" w:rsidDel="00E554AF">
              <w:rPr>
                <w:rStyle w:val="Hyperlink"/>
                <w:rFonts w:ascii="Segoe UI Emoji" w:eastAsia="Times New Roman" w:hAnsi="Segoe UI Emoji" w:cs="Segoe UI Emoji"/>
                <w:noProof/>
                <w:lang w:eastAsia="pt-BR"/>
                <w:rPrChange w:id="163" w:author="EUDERLAN FREIRE DA SILVA ABREU" w:date="2025-07-17T18:37:00Z">
                  <w:rPr>
                    <w:rStyle w:val="Hyperlink"/>
                    <w:rFonts w:ascii="Segoe UI Emoji" w:eastAsia="Times New Roman" w:hAnsi="Segoe UI Emoji" w:cs="Segoe UI Emoji"/>
                    <w:noProof/>
                    <w:lang w:eastAsia="pt-BR"/>
                  </w:rPr>
                </w:rPrChange>
              </w:rPr>
              <w:delText>📋</w:delText>
            </w:r>
            <w:r w:rsidRPr="00E554AF" w:rsidDel="00E554AF">
              <w:rPr>
                <w:rStyle w:val="Hyperlink"/>
                <w:rFonts w:ascii="Arial" w:eastAsia="Times New Roman" w:hAnsi="Arial" w:cs="Arial"/>
                <w:noProof/>
                <w:lang w:eastAsia="pt-BR"/>
                <w:rPrChange w:id="164" w:author="EUDERLAN FREIRE DA SILVA ABREU" w:date="2025-07-17T18:37:00Z">
                  <w:rPr>
                    <w:rStyle w:val="Hyperlink"/>
                    <w:rFonts w:ascii="Arial" w:eastAsia="Times New Roman" w:hAnsi="Arial" w:cs="Arial"/>
                    <w:noProof/>
                    <w:lang w:eastAsia="pt-BR"/>
                  </w:rPr>
                </w:rPrChange>
              </w:rPr>
              <w:delText xml:space="preserve"> Visão Geral</w:delText>
            </w:r>
            <w:r w:rsidDel="00E554AF">
              <w:rPr>
                <w:noProof/>
                <w:webHidden/>
              </w:rPr>
              <w:tab/>
              <w:delText>2</w:delText>
            </w:r>
          </w:del>
        </w:p>
        <w:p w14:paraId="46F2364A" w14:textId="51FDA755" w:rsidR="00E554AF" w:rsidDel="00E554AF" w:rsidRDefault="00E554AF">
          <w:pPr>
            <w:pStyle w:val="Sumrio1"/>
            <w:tabs>
              <w:tab w:val="right" w:leader="dot" w:pos="8494"/>
            </w:tabs>
            <w:rPr>
              <w:del w:id="165" w:author="EUDERLAN FREIRE DA SILVA ABREU" w:date="2025-07-17T18:37:00Z"/>
              <w:noProof/>
            </w:rPr>
          </w:pPr>
          <w:del w:id="166" w:author="EUDERLAN FREIRE DA SILVA ABREU" w:date="2025-07-17T18:37:00Z">
            <w:r w:rsidRPr="00E554AF" w:rsidDel="00E554AF">
              <w:rPr>
                <w:rStyle w:val="Hyperlink"/>
                <w:rFonts w:ascii="Segoe UI Emoji" w:eastAsia="Times New Roman" w:hAnsi="Segoe UI Emoji" w:cs="Segoe UI Emoji"/>
                <w:noProof/>
                <w:lang w:eastAsia="pt-BR"/>
                <w:rPrChange w:id="167" w:author="EUDERLAN FREIRE DA SILVA ABREU" w:date="2025-07-17T18:37:00Z">
                  <w:rPr>
                    <w:rStyle w:val="Hyperlink"/>
                    <w:rFonts w:ascii="Segoe UI Emoji" w:eastAsia="Times New Roman" w:hAnsi="Segoe UI Emoji" w:cs="Segoe UI Emoji"/>
                    <w:noProof/>
                    <w:lang w:eastAsia="pt-BR"/>
                  </w:rPr>
                </w:rPrChange>
              </w:rPr>
              <w:delText>🔧</w:delText>
            </w:r>
            <w:r w:rsidRPr="00E554AF" w:rsidDel="00E554AF">
              <w:rPr>
                <w:rStyle w:val="Hyperlink"/>
                <w:rFonts w:ascii="Arial" w:eastAsia="Times New Roman" w:hAnsi="Arial" w:cs="Arial"/>
                <w:noProof/>
                <w:lang w:eastAsia="pt-BR"/>
                <w:rPrChange w:id="168" w:author="EUDERLAN FREIRE DA SILVA ABREU" w:date="2025-07-17T18:37:00Z">
                  <w:rPr>
                    <w:rStyle w:val="Hyperlink"/>
                    <w:rFonts w:ascii="Arial" w:eastAsia="Times New Roman" w:hAnsi="Arial" w:cs="Arial"/>
                    <w:noProof/>
                    <w:lang w:eastAsia="pt-BR"/>
                  </w:rPr>
                </w:rPrChange>
              </w:rPr>
              <w:delText xml:space="preserve"> Pré-requisitos</w:delText>
            </w:r>
            <w:r w:rsidDel="00E554AF">
              <w:rPr>
                <w:noProof/>
                <w:webHidden/>
              </w:rPr>
              <w:tab/>
              <w:delText>2</w:delText>
            </w:r>
          </w:del>
        </w:p>
        <w:p w14:paraId="55199324" w14:textId="59649E1A" w:rsidR="00E554AF" w:rsidDel="00E554AF" w:rsidRDefault="00E554AF">
          <w:pPr>
            <w:pStyle w:val="Sumrio3"/>
            <w:tabs>
              <w:tab w:val="right" w:leader="dot" w:pos="8494"/>
            </w:tabs>
            <w:rPr>
              <w:del w:id="169" w:author="EUDERLAN FREIRE DA SILVA ABREU" w:date="2025-07-17T18:37:00Z"/>
              <w:noProof/>
            </w:rPr>
          </w:pPr>
          <w:del w:id="170" w:author="EUDERLAN FREIRE DA SILVA ABREU" w:date="2025-07-17T18:37:00Z">
            <w:r w:rsidRPr="00E554AF" w:rsidDel="00E554AF">
              <w:rPr>
                <w:rStyle w:val="Hyperlink"/>
                <w:rFonts w:ascii="Arial" w:eastAsia="Times New Roman" w:hAnsi="Arial" w:cs="Arial"/>
                <w:b/>
                <w:bCs/>
                <w:noProof/>
                <w:lang w:eastAsia="pt-BR"/>
                <w:rPrChange w:id="171" w:author="EUDERLAN FREIRE DA SILVA ABREU" w:date="2025-07-17T18:37:00Z">
                  <w:rPr>
                    <w:rStyle w:val="Hyperlink"/>
                    <w:rFonts w:ascii="Arial" w:eastAsia="Times New Roman" w:hAnsi="Arial" w:cs="Arial"/>
                    <w:b/>
                    <w:bCs/>
                    <w:noProof/>
                    <w:lang w:eastAsia="pt-BR"/>
                  </w:rPr>
                </w:rPrChange>
              </w:rPr>
              <w:delText>Software Necessário</w:delText>
            </w:r>
            <w:r w:rsidDel="00E554AF">
              <w:rPr>
                <w:noProof/>
                <w:webHidden/>
              </w:rPr>
              <w:tab/>
              <w:delText>2</w:delText>
            </w:r>
          </w:del>
        </w:p>
        <w:p w14:paraId="512EB93F" w14:textId="56C0C5D1" w:rsidR="00E554AF" w:rsidDel="00E554AF" w:rsidRDefault="00E554AF">
          <w:pPr>
            <w:pStyle w:val="Sumrio3"/>
            <w:tabs>
              <w:tab w:val="right" w:leader="dot" w:pos="8494"/>
            </w:tabs>
            <w:rPr>
              <w:del w:id="172" w:author="EUDERLAN FREIRE DA SILVA ABREU" w:date="2025-07-17T18:37:00Z"/>
              <w:noProof/>
            </w:rPr>
          </w:pPr>
          <w:del w:id="173" w:author="EUDERLAN FREIRE DA SILVA ABREU" w:date="2025-07-17T18:37:00Z">
            <w:r w:rsidRPr="00E554AF" w:rsidDel="00E554AF">
              <w:rPr>
                <w:rStyle w:val="Hyperlink"/>
                <w:rFonts w:ascii="Arial" w:eastAsia="Times New Roman" w:hAnsi="Arial" w:cs="Arial"/>
                <w:b/>
                <w:bCs/>
                <w:noProof/>
                <w:lang w:eastAsia="pt-BR"/>
                <w:rPrChange w:id="174" w:author="EUDERLAN FREIRE DA SILVA ABREU" w:date="2025-07-17T18:37:00Z">
                  <w:rPr>
                    <w:rStyle w:val="Hyperlink"/>
                    <w:rFonts w:ascii="Arial" w:eastAsia="Times New Roman" w:hAnsi="Arial" w:cs="Arial"/>
                    <w:b/>
                    <w:bCs/>
                    <w:noProof/>
                    <w:lang w:eastAsia="pt-BR"/>
                  </w:rPr>
                </w:rPrChange>
              </w:rPr>
              <w:delText>Contas e Chaves de API</w:delText>
            </w:r>
            <w:r w:rsidDel="00E554AF">
              <w:rPr>
                <w:noProof/>
                <w:webHidden/>
              </w:rPr>
              <w:tab/>
              <w:delText>2</w:delText>
            </w:r>
          </w:del>
        </w:p>
        <w:p w14:paraId="088598AE" w14:textId="22819932" w:rsidR="00E554AF" w:rsidDel="00E554AF" w:rsidRDefault="00E554AF">
          <w:pPr>
            <w:pStyle w:val="Sumrio1"/>
            <w:tabs>
              <w:tab w:val="right" w:leader="dot" w:pos="8494"/>
            </w:tabs>
            <w:rPr>
              <w:del w:id="175" w:author="EUDERLAN FREIRE DA SILVA ABREU" w:date="2025-07-17T18:37:00Z"/>
              <w:noProof/>
            </w:rPr>
          </w:pPr>
          <w:del w:id="176" w:author="EUDERLAN FREIRE DA SILVA ABREU" w:date="2025-07-17T18:37:00Z">
            <w:r w:rsidRPr="00E554AF" w:rsidDel="00E554AF">
              <w:rPr>
                <w:rStyle w:val="Hyperlink"/>
                <w:rFonts w:ascii="Segoe UI Emoji" w:eastAsia="Times New Roman" w:hAnsi="Segoe UI Emoji" w:cs="Segoe UI Emoji"/>
                <w:noProof/>
                <w:lang w:eastAsia="pt-BR"/>
                <w:rPrChange w:id="177" w:author="EUDERLAN FREIRE DA SILVA ABREU" w:date="2025-07-17T18:37:00Z">
                  <w:rPr>
                    <w:rStyle w:val="Hyperlink"/>
                    <w:rFonts w:ascii="Segoe UI Emoji" w:eastAsia="Times New Roman" w:hAnsi="Segoe UI Emoji" w:cs="Segoe UI Emoji"/>
                    <w:noProof/>
                    <w:lang w:eastAsia="pt-BR"/>
                  </w:rPr>
                </w:rPrChange>
              </w:rPr>
              <w:delText>🚀</w:delText>
            </w:r>
            <w:r w:rsidRPr="00E554AF" w:rsidDel="00E554AF">
              <w:rPr>
                <w:rStyle w:val="Hyperlink"/>
                <w:rFonts w:ascii="Arial" w:eastAsia="Times New Roman" w:hAnsi="Arial" w:cs="Arial"/>
                <w:noProof/>
                <w:lang w:eastAsia="pt-BR"/>
                <w:rPrChange w:id="178" w:author="EUDERLAN FREIRE DA SILVA ABREU" w:date="2025-07-17T18:37:00Z">
                  <w:rPr>
                    <w:rStyle w:val="Hyperlink"/>
                    <w:rFonts w:ascii="Arial" w:eastAsia="Times New Roman" w:hAnsi="Arial" w:cs="Arial"/>
                    <w:noProof/>
                    <w:lang w:eastAsia="pt-BR"/>
                  </w:rPr>
                </w:rPrChange>
              </w:rPr>
              <w:delText xml:space="preserve"> Instalação Passo a Passo</w:delText>
            </w:r>
            <w:r w:rsidDel="00E554AF">
              <w:rPr>
                <w:noProof/>
                <w:webHidden/>
              </w:rPr>
              <w:tab/>
              <w:delText>2</w:delText>
            </w:r>
          </w:del>
        </w:p>
        <w:p w14:paraId="083F092E" w14:textId="15F32B12" w:rsidR="00E554AF" w:rsidDel="00E554AF" w:rsidRDefault="00E554AF">
          <w:pPr>
            <w:pStyle w:val="Sumrio3"/>
            <w:tabs>
              <w:tab w:val="right" w:leader="dot" w:pos="8494"/>
            </w:tabs>
            <w:rPr>
              <w:del w:id="179" w:author="EUDERLAN FREIRE DA SILVA ABREU" w:date="2025-07-17T18:37:00Z"/>
              <w:noProof/>
            </w:rPr>
          </w:pPr>
          <w:del w:id="180" w:author="EUDERLAN FREIRE DA SILVA ABREU" w:date="2025-07-17T18:37:00Z">
            <w:r w:rsidRPr="00E554AF" w:rsidDel="00E554AF">
              <w:rPr>
                <w:rStyle w:val="Hyperlink"/>
                <w:rFonts w:ascii="Arial" w:eastAsia="Times New Roman" w:hAnsi="Arial" w:cs="Arial"/>
                <w:b/>
                <w:bCs/>
                <w:noProof/>
                <w:lang w:eastAsia="pt-BR"/>
                <w:rPrChange w:id="181" w:author="EUDERLAN FREIRE DA SILVA ABREU" w:date="2025-07-17T18:37:00Z">
                  <w:rPr>
                    <w:rStyle w:val="Hyperlink"/>
                    <w:rFonts w:ascii="Arial" w:eastAsia="Times New Roman" w:hAnsi="Arial" w:cs="Arial"/>
                    <w:b/>
                    <w:bCs/>
                    <w:noProof/>
                    <w:lang w:eastAsia="pt-BR"/>
                  </w:rPr>
                </w:rPrChange>
              </w:rPr>
              <w:delText>Passo 1: Download do Código</w:delText>
            </w:r>
            <w:r w:rsidDel="00E554AF">
              <w:rPr>
                <w:noProof/>
                <w:webHidden/>
              </w:rPr>
              <w:tab/>
              <w:delText>2</w:delText>
            </w:r>
          </w:del>
        </w:p>
        <w:p w14:paraId="754FE580" w14:textId="691CCC66" w:rsidR="00E554AF" w:rsidDel="00E554AF" w:rsidRDefault="00E554AF">
          <w:pPr>
            <w:pStyle w:val="Sumrio3"/>
            <w:tabs>
              <w:tab w:val="right" w:leader="dot" w:pos="8494"/>
            </w:tabs>
            <w:rPr>
              <w:del w:id="182" w:author="EUDERLAN FREIRE DA SILVA ABREU" w:date="2025-07-17T18:37:00Z"/>
              <w:noProof/>
            </w:rPr>
          </w:pPr>
          <w:del w:id="183" w:author="EUDERLAN FREIRE DA SILVA ABREU" w:date="2025-07-17T18:37:00Z">
            <w:r w:rsidRPr="00E554AF" w:rsidDel="00E554AF">
              <w:rPr>
                <w:rStyle w:val="Hyperlink"/>
                <w:rFonts w:ascii="Arial" w:eastAsia="Times New Roman" w:hAnsi="Arial" w:cs="Arial"/>
                <w:b/>
                <w:bCs/>
                <w:noProof/>
                <w:lang w:eastAsia="pt-BR"/>
                <w:rPrChange w:id="184" w:author="EUDERLAN FREIRE DA SILVA ABREU" w:date="2025-07-17T18:37:00Z">
                  <w:rPr>
                    <w:rStyle w:val="Hyperlink"/>
                    <w:rFonts w:ascii="Arial" w:eastAsia="Times New Roman" w:hAnsi="Arial" w:cs="Arial"/>
                    <w:b/>
                    <w:bCs/>
                    <w:noProof/>
                    <w:lang w:eastAsia="pt-BR"/>
                  </w:rPr>
                </w:rPrChange>
              </w:rPr>
              <w:delText>Passo 2: Configuração do Backend</w:delText>
            </w:r>
            <w:r w:rsidDel="00E554AF">
              <w:rPr>
                <w:noProof/>
                <w:webHidden/>
              </w:rPr>
              <w:tab/>
              <w:delText>2</w:delText>
            </w:r>
          </w:del>
        </w:p>
        <w:p w14:paraId="15245DC2" w14:textId="6FDE9F92" w:rsidR="00E554AF" w:rsidDel="00E554AF" w:rsidRDefault="00E554AF">
          <w:pPr>
            <w:pStyle w:val="Sumrio3"/>
            <w:tabs>
              <w:tab w:val="right" w:leader="dot" w:pos="8494"/>
            </w:tabs>
            <w:rPr>
              <w:del w:id="185" w:author="EUDERLAN FREIRE DA SILVA ABREU" w:date="2025-07-17T18:37:00Z"/>
              <w:noProof/>
            </w:rPr>
          </w:pPr>
          <w:del w:id="186" w:author="EUDERLAN FREIRE DA SILVA ABREU" w:date="2025-07-17T18:37:00Z">
            <w:r w:rsidRPr="00E554AF" w:rsidDel="00E554AF">
              <w:rPr>
                <w:rStyle w:val="Hyperlink"/>
                <w:rFonts w:ascii="Arial" w:hAnsi="Arial" w:cs="Arial"/>
                <w:b/>
                <w:bCs/>
                <w:noProof/>
                <w:rPrChange w:id="187" w:author="EUDERLAN FREIRE DA SILVA ABREU" w:date="2025-07-17T18:37:00Z">
                  <w:rPr>
                    <w:rStyle w:val="Hyperlink"/>
                    <w:rFonts w:ascii="Arial" w:hAnsi="Arial" w:cs="Arial"/>
                    <w:b/>
                    <w:bCs/>
                    <w:noProof/>
                  </w:rPr>
                </w:rPrChange>
              </w:rPr>
              <w:delText>Passo 3: Configuração do Frontend</w:delText>
            </w:r>
            <w:r w:rsidDel="00E554AF">
              <w:rPr>
                <w:noProof/>
                <w:webHidden/>
              </w:rPr>
              <w:tab/>
              <w:delText>4</w:delText>
            </w:r>
          </w:del>
        </w:p>
        <w:p w14:paraId="2F2D9180" w14:textId="2DF20EDF" w:rsidR="00E554AF" w:rsidDel="00E554AF" w:rsidRDefault="00E554AF">
          <w:pPr>
            <w:pStyle w:val="Sumrio1"/>
            <w:tabs>
              <w:tab w:val="right" w:leader="dot" w:pos="8494"/>
            </w:tabs>
            <w:rPr>
              <w:del w:id="188" w:author="EUDERLAN FREIRE DA SILVA ABREU" w:date="2025-07-17T18:37:00Z"/>
              <w:noProof/>
            </w:rPr>
          </w:pPr>
          <w:del w:id="189" w:author="EUDERLAN FREIRE DA SILVA ABREU" w:date="2025-07-17T18:37:00Z">
            <w:r w:rsidRPr="00E554AF" w:rsidDel="00E554AF">
              <w:rPr>
                <w:rStyle w:val="Hyperlink"/>
                <w:rFonts w:ascii="Segoe UI Emoji" w:hAnsi="Segoe UI Emoji" w:cs="Segoe UI Emoji"/>
                <w:noProof/>
                <w:rPrChange w:id="190" w:author="EUDERLAN FREIRE DA SILVA ABREU" w:date="2025-07-17T18:37:00Z">
                  <w:rPr>
                    <w:rStyle w:val="Hyperlink"/>
                    <w:rFonts w:ascii="Segoe UI Emoji" w:hAnsi="Segoe UI Emoji" w:cs="Segoe UI Emoji"/>
                    <w:noProof/>
                  </w:rPr>
                </w:rPrChange>
              </w:rPr>
              <w:delText>▶</w:delText>
            </w:r>
            <w:r w:rsidRPr="00E554AF" w:rsidDel="00E554AF">
              <w:rPr>
                <w:rStyle w:val="Hyperlink"/>
                <w:rFonts w:ascii="Arial" w:hAnsi="Arial" w:cs="Arial"/>
                <w:noProof/>
                <w:rPrChange w:id="191" w:author="EUDERLAN FREIRE DA SILVA ABREU" w:date="2025-07-17T18:37:00Z">
                  <w:rPr>
                    <w:rStyle w:val="Hyperlink"/>
                    <w:rFonts w:ascii="Arial" w:hAnsi="Arial" w:cs="Arial"/>
                    <w:noProof/>
                  </w:rPr>
                </w:rPrChange>
              </w:rPr>
              <w:delText>️ Executando o Sistema</w:delText>
            </w:r>
            <w:r w:rsidDel="00E554AF">
              <w:rPr>
                <w:noProof/>
                <w:webHidden/>
              </w:rPr>
              <w:tab/>
              <w:delText>4</w:delText>
            </w:r>
          </w:del>
        </w:p>
        <w:p w14:paraId="0233B3EB" w14:textId="3DE3CBEE" w:rsidR="00E554AF" w:rsidDel="00E554AF" w:rsidRDefault="00E554AF">
          <w:pPr>
            <w:pStyle w:val="Sumrio3"/>
            <w:tabs>
              <w:tab w:val="right" w:leader="dot" w:pos="8494"/>
            </w:tabs>
            <w:rPr>
              <w:del w:id="192" w:author="EUDERLAN FREIRE DA SILVA ABREU" w:date="2025-07-17T18:37:00Z"/>
              <w:noProof/>
            </w:rPr>
          </w:pPr>
          <w:del w:id="193" w:author="EUDERLAN FREIRE DA SILVA ABREU" w:date="2025-07-17T18:37:00Z">
            <w:r w:rsidRPr="00E554AF" w:rsidDel="00E554AF">
              <w:rPr>
                <w:rStyle w:val="Hyperlink"/>
                <w:rFonts w:ascii="Arial" w:hAnsi="Arial" w:cs="Arial"/>
                <w:noProof/>
                <w:rPrChange w:id="194" w:author="EUDERLAN FREIRE DA SILVA ABREU" w:date="2025-07-17T18:37:00Z">
                  <w:rPr>
                    <w:rStyle w:val="Hyperlink"/>
                    <w:rFonts w:ascii="Arial" w:hAnsi="Arial" w:cs="Arial"/>
                    <w:noProof/>
                  </w:rPr>
                </w:rPrChange>
              </w:rPr>
              <w:delText>1. Inicie o Backend</w:delText>
            </w:r>
            <w:r w:rsidDel="00E554AF">
              <w:rPr>
                <w:noProof/>
                <w:webHidden/>
              </w:rPr>
              <w:tab/>
              <w:delText>4</w:delText>
            </w:r>
          </w:del>
        </w:p>
        <w:p w14:paraId="1489FEBD" w14:textId="2B83A049" w:rsidR="00E554AF" w:rsidDel="00E554AF" w:rsidRDefault="00E554AF">
          <w:pPr>
            <w:pStyle w:val="Sumrio3"/>
            <w:tabs>
              <w:tab w:val="right" w:leader="dot" w:pos="8494"/>
            </w:tabs>
            <w:rPr>
              <w:del w:id="195" w:author="EUDERLAN FREIRE DA SILVA ABREU" w:date="2025-07-17T18:37:00Z"/>
              <w:noProof/>
            </w:rPr>
          </w:pPr>
          <w:del w:id="196" w:author="EUDERLAN FREIRE DA SILVA ABREU" w:date="2025-07-17T18:37:00Z">
            <w:r w:rsidRPr="00E554AF" w:rsidDel="00E554AF">
              <w:rPr>
                <w:rStyle w:val="Hyperlink"/>
                <w:rFonts w:ascii="Arial" w:hAnsi="Arial" w:cs="Arial"/>
                <w:b/>
                <w:bCs/>
                <w:noProof/>
                <w:rPrChange w:id="197" w:author="EUDERLAN FREIRE DA SILVA ABREU" w:date="2025-07-17T18:37:00Z">
                  <w:rPr>
                    <w:rStyle w:val="Hyperlink"/>
                    <w:rFonts w:ascii="Arial" w:hAnsi="Arial" w:cs="Arial"/>
                    <w:b/>
                    <w:bCs/>
                    <w:noProof/>
                  </w:rPr>
                </w:rPrChange>
              </w:rPr>
              <w:delText>2. Inicie o Frontend</w:delText>
            </w:r>
            <w:r w:rsidDel="00E554AF">
              <w:rPr>
                <w:noProof/>
                <w:webHidden/>
              </w:rPr>
              <w:tab/>
              <w:delText>5</w:delText>
            </w:r>
          </w:del>
        </w:p>
        <w:p w14:paraId="0CFE4D44" w14:textId="60407BFC" w:rsidR="00E554AF" w:rsidDel="00E554AF" w:rsidRDefault="00E554AF">
          <w:pPr>
            <w:pStyle w:val="Sumrio1"/>
            <w:tabs>
              <w:tab w:val="right" w:leader="dot" w:pos="8494"/>
            </w:tabs>
            <w:rPr>
              <w:del w:id="198" w:author="EUDERLAN FREIRE DA SILVA ABREU" w:date="2025-07-17T18:37:00Z"/>
              <w:noProof/>
            </w:rPr>
          </w:pPr>
          <w:del w:id="199" w:author="EUDERLAN FREIRE DA SILVA ABREU" w:date="2025-07-17T18:37:00Z">
            <w:r w:rsidRPr="00E554AF" w:rsidDel="00E554AF">
              <w:rPr>
                <w:rStyle w:val="Hyperlink"/>
                <w:rFonts w:ascii="Segoe UI Emoji" w:hAnsi="Segoe UI Emoji" w:cs="Segoe UI Emoji"/>
                <w:noProof/>
                <w:rPrChange w:id="200" w:author="EUDERLAN FREIRE DA SILVA ABREU" w:date="2025-07-17T18:37:00Z">
                  <w:rPr>
                    <w:rStyle w:val="Hyperlink"/>
                    <w:rFonts w:ascii="Segoe UI Emoji" w:hAnsi="Segoe UI Emoji" w:cs="Segoe UI Emoji"/>
                    <w:noProof/>
                  </w:rPr>
                </w:rPrChange>
              </w:rPr>
              <w:delText>🧪</w:delText>
            </w:r>
            <w:r w:rsidRPr="00E554AF" w:rsidDel="00E554AF">
              <w:rPr>
                <w:rStyle w:val="Hyperlink"/>
                <w:rFonts w:ascii="Arial" w:hAnsi="Arial" w:cs="Arial"/>
                <w:noProof/>
                <w:rPrChange w:id="201" w:author="EUDERLAN FREIRE DA SILVA ABREU" w:date="2025-07-17T18:37:00Z">
                  <w:rPr>
                    <w:rStyle w:val="Hyperlink"/>
                    <w:rFonts w:ascii="Arial" w:hAnsi="Arial" w:cs="Arial"/>
                    <w:noProof/>
                  </w:rPr>
                </w:rPrChange>
              </w:rPr>
              <w:delText xml:space="preserve"> Testando a Instalação</w:delText>
            </w:r>
            <w:r w:rsidDel="00E554AF">
              <w:rPr>
                <w:noProof/>
                <w:webHidden/>
              </w:rPr>
              <w:tab/>
              <w:delText>5</w:delText>
            </w:r>
          </w:del>
        </w:p>
        <w:p w14:paraId="12E6E174" w14:textId="7D09D965" w:rsidR="00E554AF" w:rsidDel="00E554AF" w:rsidRDefault="00E554AF">
          <w:pPr>
            <w:pStyle w:val="Sumrio3"/>
            <w:tabs>
              <w:tab w:val="right" w:leader="dot" w:pos="8494"/>
            </w:tabs>
            <w:rPr>
              <w:del w:id="202" w:author="EUDERLAN FREIRE DA SILVA ABREU" w:date="2025-07-17T18:37:00Z"/>
              <w:noProof/>
            </w:rPr>
          </w:pPr>
          <w:del w:id="203" w:author="EUDERLAN FREIRE DA SILVA ABREU" w:date="2025-07-17T18:37:00Z">
            <w:r w:rsidRPr="00E554AF" w:rsidDel="00E554AF">
              <w:rPr>
                <w:rStyle w:val="Hyperlink"/>
                <w:rFonts w:ascii="Arial" w:hAnsi="Arial" w:cs="Arial"/>
                <w:noProof/>
                <w:rPrChange w:id="204" w:author="EUDERLAN FREIRE DA SILVA ABREU" w:date="2025-07-17T18:37:00Z">
                  <w:rPr>
                    <w:rStyle w:val="Hyperlink"/>
                    <w:rFonts w:ascii="Arial" w:hAnsi="Arial" w:cs="Arial"/>
                    <w:noProof/>
                  </w:rPr>
                </w:rPrChange>
              </w:rPr>
              <w:delText>1. Acesse o Sistema</w:delText>
            </w:r>
            <w:r w:rsidDel="00E554AF">
              <w:rPr>
                <w:noProof/>
                <w:webHidden/>
              </w:rPr>
              <w:tab/>
              <w:delText>5</w:delText>
            </w:r>
          </w:del>
        </w:p>
        <w:p w14:paraId="3E63D803" w14:textId="59021776" w:rsidR="00E554AF" w:rsidDel="00E554AF" w:rsidRDefault="00E554AF">
          <w:pPr>
            <w:pStyle w:val="Sumrio3"/>
            <w:tabs>
              <w:tab w:val="right" w:leader="dot" w:pos="8494"/>
            </w:tabs>
            <w:rPr>
              <w:del w:id="205" w:author="EUDERLAN FREIRE DA SILVA ABREU" w:date="2025-07-17T18:37:00Z"/>
              <w:noProof/>
            </w:rPr>
          </w:pPr>
          <w:del w:id="206" w:author="EUDERLAN FREIRE DA SILVA ABREU" w:date="2025-07-17T18:37:00Z">
            <w:r w:rsidRPr="00E554AF" w:rsidDel="00E554AF">
              <w:rPr>
                <w:rStyle w:val="Hyperlink"/>
                <w:rFonts w:ascii="Arial" w:hAnsi="Arial" w:cs="Arial"/>
                <w:noProof/>
                <w:rPrChange w:id="207" w:author="EUDERLAN FREIRE DA SILVA ABREU" w:date="2025-07-17T18:37:00Z">
                  <w:rPr>
                    <w:rStyle w:val="Hyperlink"/>
                    <w:rFonts w:ascii="Arial" w:hAnsi="Arial" w:cs="Arial"/>
                    <w:noProof/>
                  </w:rPr>
                </w:rPrChange>
              </w:rPr>
              <w:delText>2. Teste o Login</w:delText>
            </w:r>
            <w:r w:rsidDel="00E554AF">
              <w:rPr>
                <w:noProof/>
                <w:webHidden/>
              </w:rPr>
              <w:tab/>
              <w:delText>5</w:delText>
            </w:r>
          </w:del>
        </w:p>
        <w:p w14:paraId="1762BFC3" w14:textId="1F9FF0BA" w:rsidR="00E554AF" w:rsidDel="00E554AF" w:rsidRDefault="00E554AF">
          <w:pPr>
            <w:pStyle w:val="Sumrio3"/>
            <w:tabs>
              <w:tab w:val="right" w:leader="dot" w:pos="8494"/>
            </w:tabs>
            <w:rPr>
              <w:del w:id="208" w:author="EUDERLAN FREIRE DA SILVA ABREU" w:date="2025-07-17T18:37:00Z"/>
              <w:noProof/>
            </w:rPr>
          </w:pPr>
          <w:del w:id="209" w:author="EUDERLAN FREIRE DA SILVA ABREU" w:date="2025-07-17T18:37:00Z">
            <w:r w:rsidRPr="00E554AF" w:rsidDel="00E554AF">
              <w:rPr>
                <w:rStyle w:val="Hyperlink"/>
                <w:rFonts w:ascii="Arial" w:hAnsi="Arial" w:cs="Arial"/>
                <w:noProof/>
                <w:rPrChange w:id="210" w:author="EUDERLAN FREIRE DA SILVA ABREU" w:date="2025-07-17T18:37:00Z">
                  <w:rPr>
                    <w:rStyle w:val="Hyperlink"/>
                    <w:rFonts w:ascii="Arial" w:hAnsi="Arial" w:cs="Arial"/>
                    <w:noProof/>
                  </w:rPr>
                </w:rPrChange>
              </w:rPr>
              <w:delText>3. Verifique as APIs</w:delText>
            </w:r>
            <w:r w:rsidDel="00E554AF">
              <w:rPr>
                <w:noProof/>
                <w:webHidden/>
              </w:rPr>
              <w:tab/>
              <w:delText>5</w:delText>
            </w:r>
          </w:del>
        </w:p>
        <w:p w14:paraId="4263590E" w14:textId="1150DB57" w:rsidR="00E554AF" w:rsidDel="00E554AF" w:rsidRDefault="00E554AF">
          <w:pPr>
            <w:pStyle w:val="Sumrio1"/>
            <w:tabs>
              <w:tab w:val="right" w:leader="dot" w:pos="8494"/>
            </w:tabs>
            <w:rPr>
              <w:del w:id="211" w:author="EUDERLAN FREIRE DA SILVA ABREU" w:date="2025-07-17T18:37:00Z"/>
              <w:noProof/>
            </w:rPr>
          </w:pPr>
          <w:del w:id="212" w:author="EUDERLAN FREIRE DA SILVA ABREU" w:date="2025-07-17T18:37:00Z">
            <w:r w:rsidRPr="00E554AF" w:rsidDel="00E554AF">
              <w:rPr>
                <w:rStyle w:val="Hyperlink"/>
                <w:rFonts w:ascii="Segoe UI Emoji" w:hAnsi="Segoe UI Emoji" w:cs="Segoe UI Emoji"/>
                <w:noProof/>
                <w:rPrChange w:id="213" w:author="EUDERLAN FREIRE DA SILVA ABREU" w:date="2025-07-17T18:37:00Z">
                  <w:rPr>
                    <w:rStyle w:val="Hyperlink"/>
                    <w:rFonts w:ascii="Segoe UI Emoji" w:hAnsi="Segoe UI Emoji" w:cs="Segoe UI Emoji"/>
                    <w:noProof/>
                  </w:rPr>
                </w:rPrChange>
              </w:rPr>
              <w:delText>📁</w:delText>
            </w:r>
            <w:r w:rsidRPr="00E554AF" w:rsidDel="00E554AF">
              <w:rPr>
                <w:rStyle w:val="Hyperlink"/>
                <w:rFonts w:ascii="Arial" w:hAnsi="Arial" w:cs="Arial"/>
                <w:noProof/>
                <w:rPrChange w:id="214" w:author="EUDERLAN FREIRE DA SILVA ABREU" w:date="2025-07-17T18:37:00Z">
                  <w:rPr>
                    <w:rStyle w:val="Hyperlink"/>
                    <w:rFonts w:ascii="Arial" w:hAnsi="Arial" w:cs="Arial"/>
                    <w:noProof/>
                  </w:rPr>
                </w:rPrChange>
              </w:rPr>
              <w:delText xml:space="preserve"> Adicionando Documentos</w:delText>
            </w:r>
            <w:r w:rsidDel="00E554AF">
              <w:rPr>
                <w:noProof/>
                <w:webHidden/>
              </w:rPr>
              <w:tab/>
              <w:delText>5</w:delText>
            </w:r>
          </w:del>
        </w:p>
        <w:p w14:paraId="785C5748" w14:textId="383FB77A" w:rsidR="00E554AF" w:rsidDel="00E554AF" w:rsidRDefault="00E554AF">
          <w:pPr>
            <w:pStyle w:val="Sumrio3"/>
            <w:tabs>
              <w:tab w:val="right" w:leader="dot" w:pos="8494"/>
            </w:tabs>
            <w:rPr>
              <w:del w:id="215" w:author="EUDERLAN FREIRE DA SILVA ABREU" w:date="2025-07-17T18:37:00Z"/>
              <w:noProof/>
            </w:rPr>
          </w:pPr>
          <w:del w:id="216" w:author="EUDERLAN FREIRE DA SILVA ABREU" w:date="2025-07-17T18:37:00Z">
            <w:r w:rsidRPr="00E554AF" w:rsidDel="00E554AF">
              <w:rPr>
                <w:rStyle w:val="Hyperlink"/>
                <w:rFonts w:ascii="Arial" w:hAnsi="Arial" w:cs="Arial"/>
                <w:noProof/>
                <w:rPrChange w:id="217" w:author="EUDERLAN FREIRE DA SILVA ABREU" w:date="2025-07-17T18:37:00Z">
                  <w:rPr>
                    <w:rStyle w:val="Hyperlink"/>
                    <w:rFonts w:ascii="Arial" w:hAnsi="Arial" w:cs="Arial"/>
                    <w:noProof/>
                  </w:rPr>
                </w:rPrChange>
              </w:rPr>
              <w:delText>1. Faça login como administrador</w:delText>
            </w:r>
            <w:r w:rsidDel="00E554AF">
              <w:rPr>
                <w:noProof/>
                <w:webHidden/>
              </w:rPr>
              <w:tab/>
              <w:delText>5</w:delText>
            </w:r>
          </w:del>
        </w:p>
        <w:p w14:paraId="098D6643" w14:textId="35CFE6A8" w:rsidR="00E554AF" w:rsidDel="00E554AF" w:rsidRDefault="00E554AF">
          <w:pPr>
            <w:pStyle w:val="Sumrio3"/>
            <w:tabs>
              <w:tab w:val="right" w:leader="dot" w:pos="8494"/>
            </w:tabs>
            <w:rPr>
              <w:del w:id="218" w:author="EUDERLAN FREIRE DA SILVA ABREU" w:date="2025-07-17T18:37:00Z"/>
              <w:noProof/>
            </w:rPr>
          </w:pPr>
          <w:del w:id="219" w:author="EUDERLAN FREIRE DA SILVA ABREU" w:date="2025-07-17T18:37:00Z">
            <w:r w:rsidRPr="00E554AF" w:rsidDel="00E554AF">
              <w:rPr>
                <w:rStyle w:val="Hyperlink"/>
                <w:rFonts w:ascii="Arial" w:hAnsi="Arial" w:cs="Arial"/>
                <w:noProof/>
                <w:rPrChange w:id="220" w:author="EUDERLAN FREIRE DA SILVA ABREU" w:date="2025-07-17T18:37:00Z">
                  <w:rPr>
                    <w:rStyle w:val="Hyperlink"/>
                    <w:rFonts w:ascii="Arial" w:hAnsi="Arial" w:cs="Arial"/>
                    <w:noProof/>
                  </w:rPr>
                </w:rPrChange>
              </w:rPr>
              <w:delText>2. Acesse o Painel Admin</w:delText>
            </w:r>
            <w:r w:rsidDel="00E554AF">
              <w:rPr>
                <w:noProof/>
                <w:webHidden/>
              </w:rPr>
              <w:tab/>
              <w:delText>5</w:delText>
            </w:r>
          </w:del>
        </w:p>
        <w:p w14:paraId="1098CA9F" w14:textId="6B9C3547" w:rsidR="00E554AF" w:rsidDel="00E554AF" w:rsidRDefault="00E554AF">
          <w:pPr>
            <w:pStyle w:val="Sumrio3"/>
            <w:tabs>
              <w:tab w:val="right" w:leader="dot" w:pos="8494"/>
            </w:tabs>
            <w:rPr>
              <w:del w:id="221" w:author="EUDERLAN FREIRE DA SILVA ABREU" w:date="2025-07-17T18:37:00Z"/>
              <w:noProof/>
            </w:rPr>
          </w:pPr>
          <w:del w:id="222" w:author="EUDERLAN FREIRE DA SILVA ABREU" w:date="2025-07-17T18:37:00Z">
            <w:r w:rsidRPr="00E554AF" w:rsidDel="00E554AF">
              <w:rPr>
                <w:rStyle w:val="Hyperlink"/>
                <w:rFonts w:ascii="Arial" w:hAnsi="Arial" w:cs="Arial"/>
                <w:noProof/>
                <w:rPrChange w:id="223" w:author="EUDERLAN FREIRE DA SILVA ABREU" w:date="2025-07-17T18:37:00Z">
                  <w:rPr>
                    <w:rStyle w:val="Hyperlink"/>
                    <w:rFonts w:ascii="Arial" w:hAnsi="Arial" w:cs="Arial"/>
                    <w:noProof/>
                  </w:rPr>
                </w:rPrChange>
              </w:rPr>
              <w:delText>3. Upload de PDFs</w:delText>
            </w:r>
            <w:r w:rsidDel="00E554AF">
              <w:rPr>
                <w:noProof/>
                <w:webHidden/>
              </w:rPr>
              <w:tab/>
              <w:delText>6</w:delText>
            </w:r>
          </w:del>
        </w:p>
        <w:p w14:paraId="50A1E4AB" w14:textId="5EACF754" w:rsidR="00E554AF" w:rsidDel="00E554AF" w:rsidRDefault="00E554AF">
          <w:pPr>
            <w:pStyle w:val="Sumrio3"/>
            <w:tabs>
              <w:tab w:val="right" w:leader="dot" w:pos="8494"/>
            </w:tabs>
            <w:rPr>
              <w:del w:id="224" w:author="EUDERLAN FREIRE DA SILVA ABREU" w:date="2025-07-17T18:37:00Z"/>
              <w:noProof/>
            </w:rPr>
          </w:pPr>
          <w:del w:id="225" w:author="EUDERLAN FREIRE DA SILVA ABREU" w:date="2025-07-17T18:37:00Z">
            <w:r w:rsidRPr="00E554AF" w:rsidDel="00E554AF">
              <w:rPr>
                <w:rStyle w:val="Hyperlink"/>
                <w:rFonts w:ascii="Arial" w:hAnsi="Arial" w:cs="Arial"/>
                <w:noProof/>
                <w:rPrChange w:id="226" w:author="EUDERLAN FREIRE DA SILVA ABREU" w:date="2025-07-17T18:37:00Z">
                  <w:rPr>
                    <w:rStyle w:val="Hyperlink"/>
                    <w:rFonts w:ascii="Arial" w:hAnsi="Arial" w:cs="Arial"/>
                    <w:noProof/>
                  </w:rPr>
                </w:rPrChange>
              </w:rPr>
              <w:delText>4. Teste as Consultas</w:delText>
            </w:r>
            <w:r w:rsidDel="00E554AF">
              <w:rPr>
                <w:noProof/>
                <w:webHidden/>
              </w:rPr>
              <w:tab/>
              <w:delText>6</w:delText>
            </w:r>
          </w:del>
        </w:p>
        <w:p w14:paraId="6DCE42B8" w14:textId="2A82309B" w:rsidR="00E554AF" w:rsidDel="00E554AF" w:rsidRDefault="00E554AF">
          <w:pPr>
            <w:pStyle w:val="Sumrio1"/>
            <w:tabs>
              <w:tab w:val="right" w:leader="dot" w:pos="8494"/>
            </w:tabs>
            <w:rPr>
              <w:del w:id="227" w:author="EUDERLAN FREIRE DA SILVA ABREU" w:date="2025-07-17T18:37:00Z"/>
              <w:noProof/>
            </w:rPr>
          </w:pPr>
          <w:del w:id="228" w:author="EUDERLAN FREIRE DA SILVA ABREU" w:date="2025-07-17T18:37:00Z">
            <w:r w:rsidRPr="00E554AF" w:rsidDel="00E554AF">
              <w:rPr>
                <w:rStyle w:val="Hyperlink"/>
                <w:rFonts w:ascii="Segoe UI Emoji" w:hAnsi="Segoe UI Emoji" w:cs="Segoe UI Emoji"/>
                <w:noProof/>
                <w:rPrChange w:id="229" w:author="EUDERLAN FREIRE DA SILVA ABREU" w:date="2025-07-17T18:37:00Z">
                  <w:rPr>
                    <w:rStyle w:val="Hyperlink"/>
                    <w:rFonts w:ascii="Segoe UI Emoji" w:hAnsi="Segoe UI Emoji" w:cs="Segoe UI Emoji"/>
                    <w:noProof/>
                  </w:rPr>
                </w:rPrChange>
              </w:rPr>
              <w:delText>🔑</w:delText>
            </w:r>
            <w:r w:rsidRPr="00E554AF" w:rsidDel="00E554AF">
              <w:rPr>
                <w:rStyle w:val="Hyperlink"/>
                <w:rFonts w:ascii="Arial" w:hAnsi="Arial" w:cs="Arial"/>
                <w:noProof/>
                <w:rPrChange w:id="230" w:author="EUDERLAN FREIRE DA SILVA ABREU" w:date="2025-07-17T18:37:00Z">
                  <w:rPr>
                    <w:rStyle w:val="Hyperlink"/>
                    <w:rFonts w:ascii="Arial" w:hAnsi="Arial" w:cs="Arial"/>
                    <w:noProof/>
                  </w:rPr>
                </w:rPrChange>
              </w:rPr>
              <w:delText xml:space="preserve"> Obtendo Chaves de API</w:delText>
            </w:r>
            <w:r w:rsidDel="00E554AF">
              <w:rPr>
                <w:noProof/>
                <w:webHidden/>
              </w:rPr>
              <w:tab/>
              <w:delText>6</w:delText>
            </w:r>
          </w:del>
        </w:p>
        <w:p w14:paraId="1CE27B71" w14:textId="5D7A0020" w:rsidR="00E554AF" w:rsidDel="00E554AF" w:rsidRDefault="00E554AF">
          <w:pPr>
            <w:pStyle w:val="Sumrio3"/>
            <w:tabs>
              <w:tab w:val="right" w:leader="dot" w:pos="8494"/>
            </w:tabs>
            <w:rPr>
              <w:del w:id="231" w:author="EUDERLAN FREIRE DA SILVA ABREU" w:date="2025-07-17T18:37:00Z"/>
              <w:noProof/>
            </w:rPr>
          </w:pPr>
          <w:del w:id="232" w:author="EUDERLAN FREIRE DA SILVA ABREU" w:date="2025-07-17T18:37:00Z">
            <w:r w:rsidRPr="00E554AF" w:rsidDel="00E554AF">
              <w:rPr>
                <w:rStyle w:val="Hyperlink"/>
                <w:rFonts w:ascii="Arial" w:hAnsi="Arial" w:cs="Arial"/>
                <w:noProof/>
                <w:rPrChange w:id="233" w:author="EUDERLAN FREIRE DA SILVA ABREU" w:date="2025-07-17T18:37:00Z">
                  <w:rPr>
                    <w:rStyle w:val="Hyperlink"/>
                    <w:rFonts w:ascii="Arial" w:hAnsi="Arial" w:cs="Arial"/>
                    <w:noProof/>
                  </w:rPr>
                </w:rPrChange>
              </w:rPr>
              <w:delText>Groq API Key</w:delText>
            </w:r>
            <w:r w:rsidDel="00E554AF">
              <w:rPr>
                <w:noProof/>
                <w:webHidden/>
              </w:rPr>
              <w:tab/>
              <w:delText>6</w:delText>
            </w:r>
          </w:del>
        </w:p>
        <w:p w14:paraId="37A6556C" w14:textId="627B3C0C" w:rsidR="00E554AF" w:rsidDel="00E554AF" w:rsidRDefault="00E554AF">
          <w:pPr>
            <w:pStyle w:val="Sumrio1"/>
            <w:tabs>
              <w:tab w:val="right" w:leader="dot" w:pos="8494"/>
            </w:tabs>
            <w:rPr>
              <w:del w:id="234" w:author="EUDERLAN FREIRE DA SILVA ABREU" w:date="2025-07-17T18:37:00Z"/>
              <w:noProof/>
            </w:rPr>
          </w:pPr>
          <w:del w:id="235" w:author="EUDERLAN FREIRE DA SILVA ABREU" w:date="2025-07-17T18:37:00Z">
            <w:r w:rsidRPr="00E554AF" w:rsidDel="00E554AF">
              <w:rPr>
                <w:rStyle w:val="Hyperlink"/>
                <w:rFonts w:ascii="Segoe UI Emoji" w:hAnsi="Segoe UI Emoji" w:cs="Segoe UI Emoji"/>
                <w:noProof/>
                <w:rPrChange w:id="236" w:author="EUDERLAN FREIRE DA SILVA ABREU" w:date="2025-07-17T18:37:00Z">
                  <w:rPr>
                    <w:rStyle w:val="Hyperlink"/>
                    <w:rFonts w:ascii="Segoe UI Emoji" w:hAnsi="Segoe UI Emoji" w:cs="Segoe UI Emoji"/>
                    <w:noProof/>
                  </w:rPr>
                </w:rPrChange>
              </w:rPr>
              <w:delText>📞</w:delText>
            </w:r>
            <w:r w:rsidRPr="00E554AF" w:rsidDel="00E554AF">
              <w:rPr>
                <w:rStyle w:val="Hyperlink"/>
                <w:rFonts w:ascii="Arial" w:hAnsi="Arial" w:cs="Arial"/>
                <w:noProof/>
                <w:rPrChange w:id="237" w:author="EUDERLAN FREIRE DA SILVA ABREU" w:date="2025-07-17T18:37:00Z">
                  <w:rPr>
                    <w:rStyle w:val="Hyperlink"/>
                    <w:rFonts w:ascii="Arial" w:hAnsi="Arial" w:cs="Arial"/>
                    <w:noProof/>
                  </w:rPr>
                </w:rPrChange>
              </w:rPr>
              <w:delText xml:space="preserve"> Suporte</w:delText>
            </w:r>
            <w:r w:rsidDel="00E554AF">
              <w:rPr>
                <w:noProof/>
                <w:webHidden/>
              </w:rPr>
              <w:tab/>
              <w:delText>6</w:delText>
            </w:r>
          </w:del>
        </w:p>
        <w:p w14:paraId="0327F2FE" w14:textId="61E8E7A5" w:rsidR="00E554AF" w:rsidDel="00E554AF" w:rsidRDefault="00E554AF">
          <w:pPr>
            <w:pStyle w:val="Sumrio3"/>
            <w:tabs>
              <w:tab w:val="right" w:leader="dot" w:pos="8494"/>
            </w:tabs>
            <w:rPr>
              <w:del w:id="238" w:author="EUDERLAN FREIRE DA SILVA ABREU" w:date="2025-07-17T18:37:00Z"/>
              <w:noProof/>
            </w:rPr>
          </w:pPr>
          <w:del w:id="239" w:author="EUDERLAN FREIRE DA SILVA ABREU" w:date="2025-07-17T18:37:00Z">
            <w:r w:rsidRPr="00E554AF" w:rsidDel="00E554AF">
              <w:rPr>
                <w:rStyle w:val="Hyperlink"/>
                <w:rFonts w:ascii="Arial" w:hAnsi="Arial" w:cs="Arial"/>
                <w:b/>
                <w:bCs/>
                <w:noProof/>
                <w:rPrChange w:id="240" w:author="EUDERLAN FREIRE DA SILVA ABREU" w:date="2025-07-17T18:37:00Z">
                  <w:rPr>
                    <w:rStyle w:val="Hyperlink"/>
                    <w:rFonts w:ascii="Arial" w:hAnsi="Arial" w:cs="Arial"/>
                    <w:b/>
                    <w:bCs/>
                    <w:noProof/>
                  </w:rPr>
                </w:rPrChange>
              </w:rPr>
              <w:delText>Verificações de Saúde</w:delText>
            </w:r>
            <w:r w:rsidDel="00E554AF">
              <w:rPr>
                <w:noProof/>
                <w:webHidden/>
              </w:rPr>
              <w:tab/>
              <w:delText>6</w:delText>
            </w:r>
          </w:del>
        </w:p>
        <w:p w14:paraId="2EA1BD30" w14:textId="743DE772" w:rsidR="00E554AF" w:rsidDel="00E554AF" w:rsidRDefault="00E554AF">
          <w:pPr>
            <w:pStyle w:val="Sumrio1"/>
            <w:tabs>
              <w:tab w:val="right" w:leader="dot" w:pos="8494"/>
            </w:tabs>
            <w:rPr>
              <w:del w:id="241" w:author="EUDERLAN FREIRE DA SILVA ABREU" w:date="2025-07-17T18:37:00Z"/>
              <w:noProof/>
            </w:rPr>
          </w:pPr>
          <w:del w:id="242" w:author="EUDERLAN FREIRE DA SILVA ABREU" w:date="2025-07-17T18:37:00Z">
            <w:r w:rsidRPr="00E554AF" w:rsidDel="00E554AF">
              <w:rPr>
                <w:rStyle w:val="Hyperlink"/>
                <w:rFonts w:ascii="Segoe UI Emoji" w:hAnsi="Segoe UI Emoji" w:cs="Segoe UI Emoji"/>
                <w:noProof/>
                <w:rPrChange w:id="243" w:author="EUDERLAN FREIRE DA SILVA ABREU" w:date="2025-07-17T18:37:00Z">
                  <w:rPr>
                    <w:rStyle w:val="Hyperlink"/>
                    <w:rFonts w:ascii="Segoe UI Emoji" w:hAnsi="Segoe UI Emoji" w:cs="Segoe UI Emoji"/>
                    <w:noProof/>
                  </w:rPr>
                </w:rPrChange>
              </w:rPr>
              <w:delText>✅</w:delText>
            </w:r>
            <w:r w:rsidRPr="00E554AF" w:rsidDel="00E554AF">
              <w:rPr>
                <w:rStyle w:val="Hyperlink"/>
                <w:rFonts w:ascii="Arial" w:hAnsi="Arial" w:cs="Arial"/>
                <w:noProof/>
                <w:rPrChange w:id="244" w:author="EUDERLAN FREIRE DA SILVA ABREU" w:date="2025-07-17T18:37:00Z">
                  <w:rPr>
                    <w:rStyle w:val="Hyperlink"/>
                    <w:rFonts w:ascii="Arial" w:hAnsi="Arial" w:cs="Arial"/>
                    <w:noProof/>
                  </w:rPr>
                </w:rPrChange>
              </w:rPr>
              <w:delText xml:space="preserve"> Lista de Verificação</w:delText>
            </w:r>
            <w:r w:rsidDel="00E554AF">
              <w:rPr>
                <w:noProof/>
                <w:webHidden/>
              </w:rPr>
              <w:tab/>
              <w:delText>6</w:delText>
            </w:r>
          </w:del>
        </w:p>
        <w:p w14:paraId="13339C2A" w14:textId="1BE16A9C" w:rsidR="00E554AF" w:rsidRDefault="00E554AF">
          <w:pPr>
            <w:rPr>
              <w:ins w:id="245" w:author="EUDERLAN FREIRE DA SILVA ABREU" w:date="2025-07-17T18:34:00Z"/>
            </w:rPr>
          </w:pPr>
          <w:ins w:id="246" w:author="EUDERLAN FREIRE DA SILVA ABREU" w:date="2025-07-17T18:34:00Z">
            <w:r>
              <w:rPr>
                <w:b/>
                <w:bCs/>
              </w:rPr>
              <w:fldChar w:fldCharType="end"/>
            </w:r>
          </w:ins>
        </w:p>
        <w:customXmlInsRangeStart w:id="247" w:author="EUDERLAN FREIRE DA SILVA ABREU" w:date="2025-07-17T18:34:00Z"/>
      </w:sdtContent>
    </w:sdt>
    <w:customXmlInsRangeEnd w:id="247"/>
    <w:p w14:paraId="04E20855" w14:textId="4053AAC4" w:rsidR="00E554AF" w:rsidRDefault="00E554AF">
      <w:pPr>
        <w:rPr>
          <w:ins w:id="248" w:author="EUDERLAN FREIRE DA SILVA ABREU" w:date="2025-07-17T18:34:00Z"/>
          <w:rFonts w:ascii="Arial" w:hAnsi="Arial" w:cs="Arial"/>
          <w:sz w:val="24"/>
          <w:szCs w:val="24"/>
        </w:rPr>
      </w:pPr>
    </w:p>
    <w:p w14:paraId="64CB0130" w14:textId="5AF97311" w:rsidR="00E554AF" w:rsidRDefault="00E554AF">
      <w:pPr>
        <w:rPr>
          <w:ins w:id="249" w:author="EUDERLAN FREIRE DA SILVA ABREU" w:date="2025-07-17T18:34:00Z"/>
          <w:rFonts w:ascii="Arial" w:hAnsi="Arial" w:cs="Arial"/>
          <w:sz w:val="24"/>
          <w:szCs w:val="24"/>
        </w:rPr>
      </w:pPr>
    </w:p>
    <w:p w14:paraId="2EC02AD8" w14:textId="1D3867E1" w:rsidR="00E554AF" w:rsidRDefault="00E554AF">
      <w:pPr>
        <w:rPr>
          <w:ins w:id="250" w:author="EUDERLAN FREIRE DA SILVA ABREU" w:date="2025-07-17T18:34:00Z"/>
          <w:rFonts w:ascii="Arial" w:hAnsi="Arial" w:cs="Arial"/>
          <w:sz w:val="24"/>
          <w:szCs w:val="24"/>
        </w:rPr>
      </w:pPr>
    </w:p>
    <w:p w14:paraId="17F5DA30" w14:textId="4DC026CC" w:rsidR="00E554AF" w:rsidRDefault="00E554AF">
      <w:pPr>
        <w:rPr>
          <w:ins w:id="251" w:author="EUDERLAN FREIRE DA SILVA ABREU" w:date="2025-07-17T18:34:00Z"/>
          <w:rFonts w:ascii="Arial" w:hAnsi="Arial" w:cs="Arial"/>
          <w:sz w:val="24"/>
          <w:szCs w:val="24"/>
        </w:rPr>
      </w:pPr>
    </w:p>
    <w:p w14:paraId="5F9D4543" w14:textId="2F76FD6C" w:rsidR="00E554AF" w:rsidRDefault="00E554AF">
      <w:pPr>
        <w:rPr>
          <w:ins w:id="252" w:author="EUDERLAN FREIRE DA SILVA ABREU" w:date="2025-07-17T18:34:00Z"/>
          <w:rFonts w:ascii="Arial" w:hAnsi="Arial" w:cs="Arial"/>
          <w:sz w:val="24"/>
          <w:szCs w:val="24"/>
        </w:rPr>
      </w:pPr>
    </w:p>
    <w:p w14:paraId="02E4E929" w14:textId="22D183F7" w:rsidR="00E554AF" w:rsidRDefault="00E554AF">
      <w:pPr>
        <w:rPr>
          <w:ins w:id="253" w:author="EUDERLAN FREIRE DA SILVA ABREU" w:date="2025-07-17T18:34:00Z"/>
          <w:rFonts w:ascii="Arial" w:hAnsi="Arial" w:cs="Arial"/>
          <w:sz w:val="24"/>
          <w:szCs w:val="24"/>
        </w:rPr>
      </w:pPr>
    </w:p>
    <w:p w14:paraId="5AC06BCE" w14:textId="77777777" w:rsidR="00E554AF" w:rsidRDefault="00E554AF">
      <w:pPr>
        <w:rPr>
          <w:ins w:id="254" w:author="EUDERLAN FREIRE DA SILVA ABREU" w:date="2025-06-29T13:38:00Z"/>
          <w:rFonts w:ascii="Arial" w:hAnsi="Arial" w:cs="Arial"/>
          <w:sz w:val="24"/>
          <w:szCs w:val="24"/>
        </w:rPr>
        <w:pPrChange w:id="255" w:author="EUDERLAN FREIRE DA SILVA ABREU" w:date="2025-06-30T17:24:00Z">
          <w:pPr>
            <w:jc w:val="right"/>
          </w:pPr>
        </w:pPrChange>
      </w:pPr>
    </w:p>
    <w:p w14:paraId="38D7DF1A" w14:textId="472C148B" w:rsidR="004C779D" w:rsidRPr="00E554AF" w:rsidRDefault="004C779D" w:rsidP="00D13F28">
      <w:pPr>
        <w:spacing w:before="240"/>
        <w:jc w:val="right"/>
        <w:rPr>
          <w:ins w:id="256" w:author="EUDERLAN FREIRE DA SILVA ABREU" w:date="2025-06-30T16:35:00Z"/>
          <w:rFonts w:ascii="Arial" w:hAnsi="Arial" w:cs="Arial"/>
          <w:b/>
          <w:bCs/>
          <w:sz w:val="24"/>
          <w:szCs w:val="24"/>
          <w:rPrChange w:id="257" w:author="EUDERLAN FREIRE DA SILVA ABREU" w:date="2025-07-17T18:34:00Z">
            <w:rPr>
              <w:ins w:id="258" w:author="EUDERLAN FREIRE DA SILVA ABREU" w:date="2025-06-30T16:35:00Z"/>
              <w:rFonts w:ascii="Arial" w:hAnsi="Arial" w:cs="Arial"/>
              <w:b/>
              <w:bCs/>
              <w:sz w:val="24"/>
              <w:szCs w:val="24"/>
            </w:rPr>
          </w:rPrChange>
        </w:rPr>
        <w:pPrChange w:id="259" w:author="EUDERLAN FREIRE DA SILVA ABREU" w:date="2025-07-17T19:26:00Z">
          <w:pPr>
            <w:jc w:val="right"/>
          </w:pPr>
        </w:pPrChange>
      </w:pPr>
      <w:ins w:id="260" w:author="EUDERLAN FREIRE DA SILVA ABREU" w:date="2025-06-29T13:38:00Z">
        <w:r w:rsidRPr="00E554AF">
          <w:rPr>
            <w:rFonts w:ascii="Arial" w:hAnsi="Arial" w:cs="Arial"/>
            <w:b/>
            <w:bCs/>
            <w:sz w:val="24"/>
            <w:szCs w:val="24"/>
            <w:rPrChange w:id="261" w:author="EUDERLAN FREIRE DA SILVA ABREU" w:date="2025-07-17T18:34:00Z">
              <w:rPr>
                <w:rFonts w:ascii="Arial" w:hAnsi="Arial" w:cs="Arial"/>
                <w:sz w:val="24"/>
                <w:szCs w:val="24"/>
              </w:rPr>
            </w:rPrChange>
          </w:rPr>
          <w:lastRenderedPageBreak/>
          <w:t xml:space="preserve">Manual de Instalação – Sistema </w:t>
        </w:r>
        <w:proofErr w:type="spellStart"/>
        <w:r w:rsidRPr="00E554AF">
          <w:rPr>
            <w:rFonts w:ascii="Arial" w:hAnsi="Arial" w:cs="Arial"/>
            <w:b/>
            <w:bCs/>
            <w:sz w:val="24"/>
            <w:szCs w:val="24"/>
            <w:rPrChange w:id="262" w:author="EUDERLAN FREIRE DA SILVA ABREU" w:date="2025-07-17T18:34:00Z">
              <w:rPr>
                <w:rFonts w:ascii="Arial" w:hAnsi="Arial" w:cs="Arial"/>
                <w:sz w:val="24"/>
                <w:szCs w:val="24"/>
              </w:rPr>
            </w:rPrChange>
          </w:rPr>
          <w:t>ConsultAI</w:t>
        </w:r>
      </w:ins>
      <w:proofErr w:type="spellEnd"/>
    </w:p>
    <w:p w14:paraId="6050010B" w14:textId="7844FF4D" w:rsidR="003737E4" w:rsidRPr="00E554AF" w:rsidRDefault="003737E4" w:rsidP="00D13F28">
      <w:pPr>
        <w:spacing w:before="240"/>
        <w:rPr>
          <w:ins w:id="263" w:author="EUDERLAN FREIRE DA SILVA ABREU" w:date="2025-06-30T15:46:00Z"/>
          <w:rFonts w:ascii="Arial" w:hAnsi="Arial" w:cs="Arial"/>
          <w:sz w:val="24"/>
          <w:szCs w:val="24"/>
          <w:rPrChange w:id="264" w:author="EUDERLAN FREIRE DA SILVA ABREU" w:date="2025-07-17T18:34:00Z">
            <w:rPr>
              <w:ins w:id="265" w:author="EUDERLAN FREIRE DA SILVA ABREU" w:date="2025-06-30T15:46:00Z"/>
              <w:rFonts w:ascii="Arial" w:hAnsi="Arial" w:cs="Arial"/>
              <w:sz w:val="24"/>
              <w:szCs w:val="24"/>
            </w:rPr>
          </w:rPrChange>
        </w:rPr>
        <w:pPrChange w:id="266" w:author="EUDERLAN FREIRE DA SILVA ABREU" w:date="2025-07-17T19:26:00Z">
          <w:pPr/>
        </w:pPrChange>
      </w:pPr>
    </w:p>
    <w:p w14:paraId="1C7D2561" w14:textId="77777777" w:rsidR="003737E4" w:rsidRPr="00E554AF" w:rsidRDefault="003737E4" w:rsidP="00D13F28">
      <w:pPr>
        <w:pStyle w:val="Ttulo1"/>
        <w:rPr>
          <w:ins w:id="267" w:author="EUDERLAN FREIRE DA SILVA ABREU" w:date="2025-06-30T15:54:00Z"/>
          <w:rFonts w:ascii="Arial" w:eastAsia="Times New Roman" w:hAnsi="Arial" w:cs="Arial"/>
          <w:b/>
          <w:bCs/>
          <w:lang w:eastAsia="pt-BR"/>
          <w:rPrChange w:id="268" w:author="EUDERLAN FREIRE DA SILVA ABREU" w:date="2025-07-17T18:36:00Z">
            <w:rPr>
              <w:ins w:id="269" w:author="EUDERLAN FREIRE DA SILVA ABREU" w:date="2025-06-30T15:54:00Z"/>
              <w:rFonts w:ascii="Times New Roman" w:eastAsia="Times New Roman" w:hAnsi="Times New Roman" w:cs="Times New Roman"/>
              <w:b/>
              <w:bCs/>
              <w:sz w:val="36"/>
              <w:szCs w:val="36"/>
              <w:lang w:eastAsia="pt-BR"/>
            </w:rPr>
          </w:rPrChange>
        </w:rPr>
        <w:pPrChange w:id="270" w:author="EUDERLAN FREIRE DA SILVA ABREU" w:date="2025-07-17T19:26:00Z">
          <w:pPr>
            <w:spacing w:before="360" w:after="80" w:line="240" w:lineRule="auto"/>
            <w:outlineLvl w:val="1"/>
          </w:pPr>
        </w:pPrChange>
      </w:pPr>
      <w:bookmarkStart w:id="271" w:name="_Toc203669837"/>
      <w:ins w:id="272" w:author="EUDERLAN FREIRE DA SILVA ABREU" w:date="2025-06-30T15:54:00Z">
        <w:r w:rsidRPr="00E554AF">
          <w:rPr>
            <w:rFonts w:ascii="Segoe UI Emoji" w:eastAsia="Times New Roman" w:hAnsi="Segoe UI Emoji" w:cs="Segoe UI Emoji"/>
            <w:b/>
            <w:bCs/>
            <w:lang w:eastAsia="pt-BR"/>
            <w:rPrChange w:id="273" w:author="EUDERLAN FREIRE DA SILVA ABREU" w:date="2025-07-17T18:36:00Z">
              <w:rPr>
                <w:rFonts w:ascii="Segoe UI Emoji" w:eastAsia="Times New Roman" w:hAnsi="Segoe UI Emoji" w:cs="Segoe UI Emoji"/>
                <w:b/>
                <w:bCs/>
                <w:color w:val="000000"/>
                <w:sz w:val="34"/>
                <w:szCs w:val="34"/>
                <w:lang w:eastAsia="pt-BR"/>
              </w:rPr>
            </w:rPrChange>
          </w:rPr>
          <w:t>📋</w:t>
        </w:r>
        <w:r w:rsidRPr="00E554AF">
          <w:rPr>
            <w:rFonts w:ascii="Arial" w:eastAsia="Times New Roman" w:hAnsi="Arial" w:cs="Arial"/>
            <w:b/>
            <w:bCs/>
            <w:lang w:eastAsia="pt-BR"/>
            <w:rPrChange w:id="274" w:author="EUDERLAN FREIRE DA SILVA ABREU" w:date="2025-07-17T18:36:00Z">
              <w:rPr>
                <w:rFonts w:ascii="Arial" w:eastAsia="Times New Roman" w:hAnsi="Arial" w:cs="Arial"/>
                <w:b/>
                <w:bCs/>
                <w:color w:val="000000"/>
                <w:sz w:val="34"/>
                <w:szCs w:val="34"/>
                <w:lang w:eastAsia="pt-BR"/>
              </w:rPr>
            </w:rPrChange>
          </w:rPr>
          <w:t xml:space="preserve"> Visão Geral</w:t>
        </w:r>
        <w:bookmarkEnd w:id="271"/>
      </w:ins>
    </w:p>
    <w:p w14:paraId="080FCC10" w14:textId="77777777" w:rsidR="003737E4" w:rsidRPr="00E554AF" w:rsidRDefault="003737E4" w:rsidP="00D13F28">
      <w:pPr>
        <w:spacing w:before="240" w:after="0" w:line="240" w:lineRule="auto"/>
        <w:jc w:val="both"/>
        <w:rPr>
          <w:ins w:id="275" w:author="EUDERLAN FREIRE DA SILVA ABREU" w:date="2025-06-30T15:54:00Z"/>
          <w:rFonts w:ascii="Arial" w:eastAsia="Times New Roman" w:hAnsi="Arial" w:cs="Arial"/>
          <w:sz w:val="24"/>
          <w:szCs w:val="24"/>
          <w:lang w:eastAsia="pt-BR"/>
          <w:rPrChange w:id="276" w:author="EUDERLAN FREIRE DA SILVA ABREU" w:date="2025-07-17T18:34:00Z">
            <w:rPr>
              <w:ins w:id="277" w:author="EUDERLAN FREIRE DA SILVA ABREU" w:date="2025-06-30T15:54:00Z"/>
              <w:rFonts w:ascii="Times New Roman" w:eastAsia="Times New Roman" w:hAnsi="Times New Roman" w:cs="Times New Roman"/>
              <w:sz w:val="24"/>
              <w:szCs w:val="24"/>
              <w:lang w:eastAsia="pt-BR"/>
            </w:rPr>
          </w:rPrChange>
        </w:rPr>
        <w:pPrChange w:id="278" w:author="EUDERLAN FREIRE DA SILVA ABREU" w:date="2025-07-17T19:26:00Z">
          <w:pPr>
            <w:spacing w:before="240" w:after="240" w:line="240" w:lineRule="auto"/>
          </w:pPr>
        </w:pPrChange>
      </w:pPr>
      <w:ins w:id="279" w:author="EUDERLAN FREIRE DA SILVA ABREU" w:date="2025-06-30T15:54:00Z">
        <w:r w:rsidRPr="00E554AF">
          <w:rPr>
            <w:rFonts w:ascii="Arial" w:eastAsia="Times New Roman" w:hAnsi="Arial" w:cs="Arial"/>
            <w:color w:val="000000"/>
            <w:sz w:val="24"/>
            <w:szCs w:val="24"/>
            <w:lang w:eastAsia="pt-BR"/>
            <w:rPrChange w:id="280" w:author="EUDERLAN FREIRE DA SILVA ABREU" w:date="2025-07-17T18:34:00Z">
              <w:rPr>
                <w:rFonts w:ascii="Arial" w:eastAsia="Times New Roman" w:hAnsi="Arial" w:cs="Arial"/>
                <w:color w:val="000000"/>
                <w:lang w:eastAsia="pt-BR"/>
              </w:rPr>
            </w:rPrChange>
          </w:rPr>
          <w:t xml:space="preserve">Este sistema permite consultas inteligentes de documentos universitários usando tecnologias de IA (RAG - </w:t>
        </w:r>
        <w:proofErr w:type="spellStart"/>
        <w:r w:rsidRPr="00E554AF">
          <w:rPr>
            <w:rFonts w:ascii="Arial" w:eastAsia="Times New Roman" w:hAnsi="Arial" w:cs="Arial"/>
            <w:color w:val="000000"/>
            <w:sz w:val="24"/>
            <w:szCs w:val="24"/>
            <w:lang w:eastAsia="pt-BR"/>
            <w:rPrChange w:id="281" w:author="EUDERLAN FREIRE DA SILVA ABREU" w:date="2025-07-17T18:34:00Z">
              <w:rPr>
                <w:rFonts w:ascii="Arial" w:eastAsia="Times New Roman" w:hAnsi="Arial" w:cs="Arial"/>
                <w:color w:val="000000"/>
                <w:lang w:eastAsia="pt-BR"/>
              </w:rPr>
            </w:rPrChange>
          </w:rPr>
          <w:t>Retrieval-Augmented</w:t>
        </w:r>
        <w:proofErr w:type="spellEnd"/>
        <w:r w:rsidRPr="00E554AF">
          <w:rPr>
            <w:rFonts w:ascii="Arial" w:eastAsia="Times New Roman" w:hAnsi="Arial" w:cs="Arial"/>
            <w:color w:val="000000"/>
            <w:sz w:val="24"/>
            <w:szCs w:val="24"/>
            <w:lang w:eastAsia="pt-BR"/>
            <w:rPrChange w:id="282" w:author="EUDERLAN FREIRE DA SILVA ABREU" w:date="2025-07-17T18:34:00Z">
              <w:rPr>
                <w:rFonts w:ascii="Arial" w:eastAsia="Times New Roman" w:hAnsi="Arial" w:cs="Arial"/>
                <w:color w:val="000000"/>
                <w:lang w:eastAsia="pt-BR"/>
              </w:rPr>
            </w:rPrChange>
          </w:rPr>
          <w:t xml:space="preserve"> Generation). É composto por:</w:t>
        </w:r>
      </w:ins>
    </w:p>
    <w:p w14:paraId="611442C6" w14:textId="77777777" w:rsidR="003737E4" w:rsidRPr="00E554AF" w:rsidRDefault="003737E4" w:rsidP="00D13F28">
      <w:pPr>
        <w:numPr>
          <w:ilvl w:val="0"/>
          <w:numId w:val="2"/>
        </w:numPr>
        <w:spacing w:before="240" w:after="0" w:line="240" w:lineRule="auto"/>
        <w:jc w:val="both"/>
        <w:textAlignment w:val="baseline"/>
        <w:rPr>
          <w:ins w:id="283" w:author="EUDERLAN FREIRE DA SILVA ABREU" w:date="2025-06-30T15:54:00Z"/>
          <w:rFonts w:ascii="Arial" w:eastAsia="Times New Roman" w:hAnsi="Arial" w:cs="Arial"/>
          <w:color w:val="000000"/>
          <w:sz w:val="24"/>
          <w:szCs w:val="24"/>
          <w:lang w:eastAsia="pt-BR"/>
          <w:rPrChange w:id="284" w:author="EUDERLAN FREIRE DA SILVA ABREU" w:date="2025-07-17T18:34:00Z">
            <w:rPr>
              <w:ins w:id="285" w:author="EUDERLAN FREIRE DA SILVA ABREU" w:date="2025-06-30T15:54:00Z"/>
              <w:rFonts w:ascii="Arial" w:eastAsia="Times New Roman" w:hAnsi="Arial" w:cs="Arial"/>
              <w:color w:val="000000"/>
              <w:lang w:eastAsia="pt-BR"/>
            </w:rPr>
          </w:rPrChange>
        </w:rPr>
        <w:pPrChange w:id="286" w:author="EUDERLAN FREIRE DA SILVA ABREU" w:date="2025-07-17T19:26:00Z">
          <w:pPr>
            <w:numPr>
              <w:numId w:val="2"/>
            </w:numPr>
            <w:tabs>
              <w:tab w:val="num" w:pos="720"/>
            </w:tabs>
            <w:spacing w:before="240" w:after="0" w:line="240" w:lineRule="auto"/>
            <w:ind w:left="720" w:hanging="360"/>
            <w:textAlignment w:val="baseline"/>
          </w:pPr>
        </w:pPrChange>
      </w:pPr>
      <w:proofErr w:type="spellStart"/>
      <w:ins w:id="287" w:author="EUDERLAN FREIRE DA SILVA ABREU" w:date="2025-06-30T15:54:00Z">
        <w:r w:rsidRPr="00E554AF">
          <w:rPr>
            <w:rFonts w:ascii="Arial" w:eastAsia="Times New Roman" w:hAnsi="Arial" w:cs="Arial"/>
            <w:b/>
            <w:bCs/>
            <w:color w:val="000000"/>
            <w:sz w:val="24"/>
            <w:szCs w:val="24"/>
            <w:lang w:eastAsia="pt-BR"/>
            <w:rPrChange w:id="288" w:author="EUDERLAN FREIRE DA SILVA ABREU" w:date="2025-07-17T18:34:00Z">
              <w:rPr>
                <w:rFonts w:ascii="Arial" w:eastAsia="Times New Roman" w:hAnsi="Arial" w:cs="Arial"/>
                <w:b/>
                <w:bCs/>
                <w:color w:val="000000"/>
                <w:lang w:eastAsia="pt-BR"/>
              </w:rPr>
            </w:rPrChange>
          </w:rPr>
          <w:t>Backend</w:t>
        </w:r>
        <w:proofErr w:type="spellEnd"/>
        <w:r w:rsidRPr="00E554AF">
          <w:rPr>
            <w:rFonts w:ascii="Arial" w:eastAsia="Times New Roman" w:hAnsi="Arial" w:cs="Arial"/>
            <w:color w:val="000000"/>
            <w:sz w:val="24"/>
            <w:szCs w:val="24"/>
            <w:lang w:eastAsia="pt-BR"/>
            <w:rPrChange w:id="289"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290" w:author="EUDERLAN FREIRE DA SILVA ABREU" w:date="2025-07-17T18:34:00Z">
              <w:rPr>
                <w:rFonts w:ascii="Arial" w:eastAsia="Times New Roman" w:hAnsi="Arial" w:cs="Arial"/>
                <w:color w:val="000000"/>
                <w:lang w:eastAsia="pt-BR"/>
              </w:rPr>
            </w:rPrChange>
          </w:rPr>
          <w:t>FastAPI</w:t>
        </w:r>
        <w:proofErr w:type="spellEnd"/>
        <w:r w:rsidRPr="00E554AF">
          <w:rPr>
            <w:rFonts w:ascii="Arial" w:eastAsia="Times New Roman" w:hAnsi="Arial" w:cs="Arial"/>
            <w:color w:val="000000"/>
            <w:sz w:val="24"/>
            <w:szCs w:val="24"/>
            <w:lang w:eastAsia="pt-BR"/>
            <w:rPrChange w:id="291" w:author="EUDERLAN FREIRE DA SILVA ABREU" w:date="2025-07-17T18:34:00Z">
              <w:rPr>
                <w:rFonts w:ascii="Arial" w:eastAsia="Times New Roman" w:hAnsi="Arial" w:cs="Arial"/>
                <w:color w:val="000000"/>
                <w:lang w:eastAsia="pt-BR"/>
              </w:rPr>
            </w:rPrChange>
          </w:rPr>
          <w:t xml:space="preserve"> (Python) com integração </w:t>
        </w:r>
        <w:proofErr w:type="spellStart"/>
        <w:r w:rsidRPr="00E554AF">
          <w:rPr>
            <w:rFonts w:ascii="Arial" w:eastAsia="Times New Roman" w:hAnsi="Arial" w:cs="Arial"/>
            <w:color w:val="000000"/>
            <w:sz w:val="24"/>
            <w:szCs w:val="24"/>
            <w:lang w:eastAsia="pt-BR"/>
            <w:rPrChange w:id="292" w:author="EUDERLAN FREIRE DA SILVA ABREU" w:date="2025-07-17T18:34:00Z">
              <w:rPr>
                <w:rFonts w:ascii="Arial" w:eastAsia="Times New Roman" w:hAnsi="Arial" w:cs="Arial"/>
                <w:color w:val="000000"/>
                <w:lang w:eastAsia="pt-BR"/>
              </w:rPr>
            </w:rPrChange>
          </w:rPr>
          <w:t>Groq</w:t>
        </w:r>
        <w:proofErr w:type="spellEnd"/>
        <w:r w:rsidRPr="00E554AF">
          <w:rPr>
            <w:rFonts w:ascii="Arial" w:eastAsia="Times New Roman" w:hAnsi="Arial" w:cs="Arial"/>
            <w:color w:val="000000"/>
            <w:sz w:val="24"/>
            <w:szCs w:val="24"/>
            <w:lang w:eastAsia="pt-BR"/>
            <w:rPrChange w:id="293"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294" w:author="EUDERLAN FREIRE DA SILVA ABREU" w:date="2025-07-17T18:34:00Z">
              <w:rPr>
                <w:rFonts w:ascii="Arial" w:eastAsia="Times New Roman" w:hAnsi="Arial" w:cs="Arial"/>
                <w:color w:val="000000"/>
                <w:lang w:eastAsia="pt-BR"/>
              </w:rPr>
            </w:rPrChange>
          </w:rPr>
          <w:t>Pinecone</w:t>
        </w:r>
        <w:proofErr w:type="spellEnd"/>
        <w:r w:rsidRPr="00E554AF">
          <w:rPr>
            <w:rFonts w:ascii="Arial" w:eastAsia="Times New Roman" w:hAnsi="Arial" w:cs="Arial"/>
            <w:color w:val="000000"/>
            <w:sz w:val="24"/>
            <w:szCs w:val="24"/>
            <w:lang w:eastAsia="pt-BR"/>
            <w:rPrChange w:id="295" w:author="EUDERLAN FREIRE DA SILVA ABREU" w:date="2025-07-17T18:34:00Z">
              <w:rPr>
                <w:rFonts w:ascii="Arial" w:eastAsia="Times New Roman" w:hAnsi="Arial" w:cs="Arial"/>
                <w:color w:val="000000"/>
                <w:lang w:eastAsia="pt-BR"/>
              </w:rPr>
            </w:rPrChange>
          </w:rPr>
          <w:t xml:space="preserve"> e processamento de </w:t>
        </w:r>
        <w:proofErr w:type="spellStart"/>
        <w:r w:rsidRPr="00E554AF">
          <w:rPr>
            <w:rFonts w:ascii="Arial" w:eastAsia="Times New Roman" w:hAnsi="Arial" w:cs="Arial"/>
            <w:color w:val="000000"/>
            <w:sz w:val="24"/>
            <w:szCs w:val="24"/>
            <w:lang w:eastAsia="pt-BR"/>
            <w:rPrChange w:id="296" w:author="EUDERLAN FREIRE DA SILVA ABREU" w:date="2025-07-17T18:34:00Z">
              <w:rPr>
                <w:rFonts w:ascii="Arial" w:eastAsia="Times New Roman" w:hAnsi="Arial" w:cs="Arial"/>
                <w:color w:val="000000"/>
                <w:lang w:eastAsia="pt-BR"/>
              </w:rPr>
            </w:rPrChange>
          </w:rPr>
          <w:t>PDFs</w:t>
        </w:r>
        <w:proofErr w:type="spellEnd"/>
      </w:ins>
    </w:p>
    <w:p w14:paraId="13A1C309" w14:textId="77777777" w:rsidR="003737E4" w:rsidRPr="00E554AF" w:rsidRDefault="003737E4" w:rsidP="00D13F28">
      <w:pPr>
        <w:numPr>
          <w:ilvl w:val="0"/>
          <w:numId w:val="2"/>
        </w:numPr>
        <w:spacing w:before="240" w:after="0" w:line="240" w:lineRule="auto"/>
        <w:jc w:val="both"/>
        <w:textAlignment w:val="baseline"/>
        <w:rPr>
          <w:ins w:id="297" w:author="EUDERLAN FREIRE DA SILVA ABREU" w:date="2025-06-30T15:54:00Z"/>
          <w:rFonts w:ascii="Arial" w:eastAsia="Times New Roman" w:hAnsi="Arial" w:cs="Arial"/>
          <w:color w:val="000000"/>
          <w:sz w:val="24"/>
          <w:szCs w:val="24"/>
          <w:lang w:eastAsia="pt-BR"/>
          <w:rPrChange w:id="298" w:author="EUDERLAN FREIRE DA SILVA ABREU" w:date="2025-07-17T18:34:00Z">
            <w:rPr>
              <w:ins w:id="299" w:author="EUDERLAN FREIRE DA SILVA ABREU" w:date="2025-06-30T15:54:00Z"/>
              <w:rFonts w:ascii="Arial" w:eastAsia="Times New Roman" w:hAnsi="Arial" w:cs="Arial"/>
              <w:color w:val="000000"/>
              <w:lang w:eastAsia="pt-BR"/>
            </w:rPr>
          </w:rPrChange>
        </w:rPr>
        <w:pPrChange w:id="300" w:author="EUDERLAN FREIRE DA SILVA ABREU" w:date="2025-07-17T19:26:00Z">
          <w:pPr>
            <w:numPr>
              <w:numId w:val="2"/>
            </w:numPr>
            <w:tabs>
              <w:tab w:val="num" w:pos="720"/>
            </w:tabs>
            <w:spacing w:after="240" w:line="240" w:lineRule="auto"/>
            <w:ind w:left="720" w:hanging="360"/>
            <w:textAlignment w:val="baseline"/>
          </w:pPr>
        </w:pPrChange>
      </w:pPr>
      <w:proofErr w:type="spellStart"/>
      <w:ins w:id="301" w:author="EUDERLAN FREIRE DA SILVA ABREU" w:date="2025-06-30T15:54:00Z">
        <w:r w:rsidRPr="00E554AF">
          <w:rPr>
            <w:rFonts w:ascii="Arial" w:eastAsia="Times New Roman" w:hAnsi="Arial" w:cs="Arial"/>
            <w:b/>
            <w:bCs/>
            <w:color w:val="000000"/>
            <w:sz w:val="24"/>
            <w:szCs w:val="24"/>
            <w:lang w:eastAsia="pt-BR"/>
            <w:rPrChange w:id="302" w:author="EUDERLAN FREIRE DA SILVA ABREU" w:date="2025-07-17T18:34:00Z">
              <w:rPr>
                <w:rFonts w:ascii="Arial" w:eastAsia="Times New Roman" w:hAnsi="Arial" w:cs="Arial"/>
                <w:b/>
                <w:bCs/>
                <w:color w:val="000000"/>
                <w:lang w:eastAsia="pt-BR"/>
              </w:rPr>
            </w:rPrChange>
          </w:rPr>
          <w:t>Frontend</w:t>
        </w:r>
        <w:proofErr w:type="spellEnd"/>
        <w:r w:rsidRPr="00E554AF">
          <w:rPr>
            <w:rFonts w:ascii="Arial" w:eastAsia="Times New Roman" w:hAnsi="Arial" w:cs="Arial"/>
            <w:color w:val="000000"/>
            <w:sz w:val="24"/>
            <w:szCs w:val="24"/>
            <w:lang w:eastAsia="pt-BR"/>
            <w:rPrChange w:id="303" w:author="EUDERLAN FREIRE DA SILVA ABREU" w:date="2025-07-17T18:34:00Z">
              <w:rPr>
                <w:rFonts w:ascii="Arial" w:eastAsia="Times New Roman" w:hAnsi="Arial" w:cs="Arial"/>
                <w:color w:val="000000"/>
                <w:lang w:eastAsia="pt-BR"/>
              </w:rPr>
            </w:rPrChange>
          </w:rPr>
          <w:t>: React.js com interface moderna e responsiva</w:t>
        </w:r>
      </w:ins>
    </w:p>
    <w:p w14:paraId="0A0313EE" w14:textId="3FC3EFBC" w:rsidR="003737E4" w:rsidRPr="00E554AF" w:rsidRDefault="003737E4" w:rsidP="00D13F28">
      <w:pPr>
        <w:numPr>
          <w:ilvl w:val="0"/>
          <w:numId w:val="2"/>
        </w:numPr>
        <w:spacing w:before="240" w:after="0" w:line="240" w:lineRule="auto"/>
        <w:jc w:val="both"/>
        <w:textAlignment w:val="baseline"/>
        <w:rPr>
          <w:ins w:id="304" w:author="EUDERLAN FREIRE DA SILVA ABREU" w:date="2025-06-30T15:54:00Z"/>
          <w:rFonts w:ascii="Arial" w:eastAsia="Times New Roman" w:hAnsi="Arial" w:cs="Arial"/>
          <w:color w:val="000000"/>
          <w:sz w:val="24"/>
          <w:szCs w:val="24"/>
          <w:lang w:eastAsia="pt-BR"/>
          <w:rPrChange w:id="305" w:author="EUDERLAN FREIRE DA SILVA ABREU" w:date="2025-07-17T18:34:00Z">
            <w:rPr>
              <w:ins w:id="306" w:author="EUDERLAN FREIRE DA SILVA ABREU" w:date="2025-06-30T15:54:00Z"/>
              <w:rFonts w:ascii="Arial" w:eastAsia="Times New Roman" w:hAnsi="Arial" w:cs="Arial"/>
              <w:color w:val="000000"/>
              <w:lang w:eastAsia="pt-BR"/>
            </w:rPr>
          </w:rPrChange>
        </w:rPr>
        <w:pPrChange w:id="307" w:author="EUDERLAN FREIRE DA SILVA ABREU" w:date="2025-07-17T19:26:00Z">
          <w:pPr>
            <w:numPr>
              <w:numId w:val="2"/>
            </w:numPr>
            <w:tabs>
              <w:tab w:val="num" w:pos="720"/>
            </w:tabs>
            <w:spacing w:after="240" w:line="240" w:lineRule="auto"/>
            <w:ind w:left="720" w:hanging="360"/>
            <w:textAlignment w:val="baseline"/>
          </w:pPr>
        </w:pPrChange>
      </w:pPr>
      <w:ins w:id="308" w:author="EUDERLAN FREIRE DA SILVA ABREU" w:date="2025-06-30T15:54:00Z">
        <w:r w:rsidRPr="00E554AF">
          <w:rPr>
            <w:rFonts w:ascii="Arial" w:eastAsia="Times New Roman" w:hAnsi="Arial" w:cs="Arial"/>
            <w:b/>
            <w:bCs/>
            <w:color w:val="000000"/>
            <w:sz w:val="24"/>
            <w:szCs w:val="24"/>
            <w:lang w:eastAsia="pt-BR"/>
            <w:rPrChange w:id="309" w:author="EUDERLAN FREIRE DA SILVA ABREU" w:date="2025-07-17T18:34:00Z">
              <w:rPr>
                <w:rFonts w:ascii="Arial" w:eastAsia="Times New Roman" w:hAnsi="Arial" w:cs="Arial"/>
                <w:b/>
                <w:bCs/>
                <w:color w:val="000000"/>
                <w:lang w:eastAsia="pt-BR"/>
              </w:rPr>
            </w:rPrChange>
          </w:rPr>
          <w:t>IA</w:t>
        </w:r>
        <w:r w:rsidRPr="00E554AF">
          <w:rPr>
            <w:rFonts w:ascii="Arial" w:eastAsia="Times New Roman" w:hAnsi="Arial" w:cs="Arial"/>
            <w:color w:val="000000"/>
            <w:sz w:val="24"/>
            <w:szCs w:val="24"/>
            <w:lang w:eastAsia="pt-BR"/>
            <w:rPrChange w:id="310" w:author="EUDERLAN FREIRE DA SILVA ABREU" w:date="2025-07-17T18:34:00Z">
              <w:rPr>
                <w:rFonts w:ascii="Arial" w:eastAsia="Times New Roman" w:hAnsi="Arial" w:cs="Arial"/>
                <w:color w:val="000000"/>
                <w:lang w:eastAsia="pt-BR"/>
              </w:rPr>
            </w:rPrChange>
          </w:rPr>
          <w:t xml:space="preserve">: Sistema RAG com </w:t>
        </w:r>
        <w:proofErr w:type="spellStart"/>
        <w:r w:rsidRPr="00E554AF">
          <w:rPr>
            <w:rFonts w:ascii="Arial" w:eastAsia="Times New Roman" w:hAnsi="Arial" w:cs="Arial"/>
            <w:color w:val="000000"/>
            <w:sz w:val="24"/>
            <w:szCs w:val="24"/>
            <w:lang w:eastAsia="pt-BR"/>
            <w:rPrChange w:id="311" w:author="EUDERLAN FREIRE DA SILVA ABREU" w:date="2025-07-17T18:34:00Z">
              <w:rPr>
                <w:rFonts w:ascii="Arial" w:eastAsia="Times New Roman" w:hAnsi="Arial" w:cs="Arial"/>
                <w:color w:val="000000"/>
                <w:lang w:eastAsia="pt-BR"/>
              </w:rPr>
            </w:rPrChange>
          </w:rPr>
          <w:t>embeddings</w:t>
        </w:r>
        <w:proofErr w:type="spellEnd"/>
        <w:r w:rsidRPr="00E554AF">
          <w:rPr>
            <w:rFonts w:ascii="Arial" w:eastAsia="Times New Roman" w:hAnsi="Arial" w:cs="Arial"/>
            <w:color w:val="000000"/>
            <w:sz w:val="24"/>
            <w:szCs w:val="24"/>
            <w:lang w:eastAsia="pt-BR"/>
            <w:rPrChange w:id="312" w:author="EUDERLAN FREIRE DA SILVA ABREU" w:date="2025-07-17T18:34:00Z">
              <w:rPr>
                <w:rFonts w:ascii="Arial" w:eastAsia="Times New Roman" w:hAnsi="Arial" w:cs="Arial"/>
                <w:color w:val="000000"/>
                <w:lang w:eastAsia="pt-BR"/>
              </w:rPr>
            </w:rPrChange>
          </w:rPr>
          <w:t xml:space="preserve"> e busca vetorial</w:t>
        </w:r>
      </w:ins>
    </w:p>
    <w:p w14:paraId="6889B2B4" w14:textId="77777777" w:rsidR="003737E4" w:rsidRPr="00E554AF" w:rsidRDefault="003737E4" w:rsidP="00D13F28">
      <w:pPr>
        <w:pStyle w:val="Ttulo1"/>
        <w:rPr>
          <w:ins w:id="313" w:author="EUDERLAN FREIRE DA SILVA ABREU" w:date="2025-06-30T15:54:00Z"/>
          <w:rFonts w:ascii="Arial" w:eastAsia="Times New Roman" w:hAnsi="Arial" w:cs="Arial"/>
          <w:b/>
          <w:bCs/>
          <w:lang w:eastAsia="pt-BR"/>
          <w:rPrChange w:id="314" w:author="EUDERLAN FREIRE DA SILVA ABREU" w:date="2025-07-17T18:36:00Z">
            <w:rPr>
              <w:ins w:id="315" w:author="EUDERLAN FREIRE DA SILVA ABREU" w:date="2025-06-30T15:54:00Z"/>
              <w:rFonts w:ascii="Times New Roman" w:eastAsia="Times New Roman" w:hAnsi="Times New Roman" w:cs="Times New Roman"/>
              <w:b/>
              <w:bCs/>
              <w:sz w:val="36"/>
              <w:szCs w:val="36"/>
              <w:lang w:eastAsia="pt-BR"/>
            </w:rPr>
          </w:rPrChange>
        </w:rPr>
        <w:pPrChange w:id="316" w:author="EUDERLAN FREIRE DA SILVA ABREU" w:date="2025-07-17T19:26:00Z">
          <w:pPr>
            <w:spacing w:before="360" w:after="80" w:line="240" w:lineRule="auto"/>
            <w:outlineLvl w:val="1"/>
          </w:pPr>
        </w:pPrChange>
      </w:pPr>
      <w:bookmarkStart w:id="317" w:name="_Toc203669838"/>
      <w:ins w:id="318" w:author="EUDERLAN FREIRE DA SILVA ABREU" w:date="2025-06-30T15:54:00Z">
        <w:r w:rsidRPr="00E554AF">
          <w:rPr>
            <w:rFonts w:ascii="Segoe UI Emoji" w:eastAsia="Times New Roman" w:hAnsi="Segoe UI Emoji" w:cs="Segoe UI Emoji"/>
            <w:b/>
            <w:bCs/>
            <w:lang w:eastAsia="pt-BR"/>
            <w:rPrChange w:id="319" w:author="EUDERLAN FREIRE DA SILVA ABREU" w:date="2025-07-17T18:36:00Z">
              <w:rPr>
                <w:rFonts w:ascii="Segoe UI Emoji" w:eastAsia="Times New Roman" w:hAnsi="Segoe UI Emoji" w:cs="Segoe UI Emoji"/>
                <w:b/>
                <w:bCs/>
                <w:color w:val="000000"/>
                <w:sz w:val="34"/>
                <w:szCs w:val="34"/>
                <w:lang w:eastAsia="pt-BR"/>
              </w:rPr>
            </w:rPrChange>
          </w:rPr>
          <w:t>🔧</w:t>
        </w:r>
        <w:r w:rsidRPr="00E554AF">
          <w:rPr>
            <w:rFonts w:ascii="Arial" w:eastAsia="Times New Roman" w:hAnsi="Arial" w:cs="Arial"/>
            <w:b/>
            <w:bCs/>
            <w:lang w:eastAsia="pt-BR"/>
            <w:rPrChange w:id="320" w:author="EUDERLAN FREIRE DA SILVA ABREU" w:date="2025-07-17T18:36:00Z">
              <w:rPr>
                <w:rFonts w:ascii="Arial" w:eastAsia="Times New Roman" w:hAnsi="Arial" w:cs="Arial"/>
                <w:b/>
                <w:bCs/>
                <w:color w:val="000000"/>
                <w:sz w:val="34"/>
                <w:szCs w:val="34"/>
                <w:lang w:eastAsia="pt-BR"/>
              </w:rPr>
            </w:rPrChange>
          </w:rPr>
          <w:t xml:space="preserve"> Pré-requisitos</w:t>
        </w:r>
        <w:bookmarkEnd w:id="317"/>
      </w:ins>
    </w:p>
    <w:p w14:paraId="05997FEE" w14:textId="77777777" w:rsidR="003737E4" w:rsidRPr="00E554AF" w:rsidRDefault="003737E4" w:rsidP="00D13F28">
      <w:pPr>
        <w:spacing w:before="240" w:after="0" w:line="240" w:lineRule="auto"/>
        <w:jc w:val="both"/>
        <w:outlineLvl w:val="2"/>
        <w:rPr>
          <w:ins w:id="321" w:author="EUDERLAN FREIRE DA SILVA ABREU" w:date="2025-06-30T15:54:00Z"/>
          <w:rFonts w:ascii="Arial" w:eastAsia="Times New Roman" w:hAnsi="Arial" w:cs="Arial"/>
          <w:b/>
          <w:bCs/>
          <w:sz w:val="24"/>
          <w:szCs w:val="24"/>
          <w:lang w:eastAsia="pt-BR"/>
          <w:rPrChange w:id="322" w:author="EUDERLAN FREIRE DA SILVA ABREU" w:date="2025-07-17T18:34:00Z">
            <w:rPr>
              <w:ins w:id="323" w:author="EUDERLAN FREIRE DA SILVA ABREU" w:date="2025-06-30T15:54:00Z"/>
              <w:rFonts w:ascii="Times New Roman" w:eastAsia="Times New Roman" w:hAnsi="Times New Roman" w:cs="Times New Roman"/>
              <w:b/>
              <w:bCs/>
              <w:sz w:val="27"/>
              <w:szCs w:val="27"/>
              <w:lang w:eastAsia="pt-BR"/>
            </w:rPr>
          </w:rPrChange>
        </w:rPr>
        <w:pPrChange w:id="324" w:author="EUDERLAN FREIRE DA SILVA ABREU" w:date="2025-07-17T19:26:00Z">
          <w:pPr>
            <w:spacing w:before="280" w:after="80" w:line="240" w:lineRule="auto"/>
            <w:outlineLvl w:val="2"/>
          </w:pPr>
        </w:pPrChange>
      </w:pPr>
      <w:bookmarkStart w:id="325" w:name="_Toc203669839"/>
      <w:ins w:id="326" w:author="EUDERLAN FREIRE DA SILVA ABREU" w:date="2025-06-30T15:54:00Z">
        <w:r w:rsidRPr="00E554AF">
          <w:rPr>
            <w:rFonts w:ascii="Arial" w:eastAsia="Times New Roman" w:hAnsi="Arial" w:cs="Arial"/>
            <w:b/>
            <w:bCs/>
            <w:color w:val="000000"/>
            <w:sz w:val="24"/>
            <w:szCs w:val="24"/>
            <w:lang w:eastAsia="pt-BR"/>
            <w:rPrChange w:id="327" w:author="EUDERLAN FREIRE DA SILVA ABREU" w:date="2025-07-17T18:34:00Z">
              <w:rPr>
                <w:rFonts w:ascii="Arial" w:eastAsia="Times New Roman" w:hAnsi="Arial" w:cs="Arial"/>
                <w:b/>
                <w:bCs/>
                <w:color w:val="000000"/>
                <w:sz w:val="26"/>
                <w:szCs w:val="26"/>
                <w:lang w:eastAsia="pt-BR"/>
              </w:rPr>
            </w:rPrChange>
          </w:rPr>
          <w:t>Software Necessário</w:t>
        </w:r>
        <w:bookmarkEnd w:id="325"/>
      </w:ins>
    </w:p>
    <w:p w14:paraId="6CCD8D73" w14:textId="77777777" w:rsidR="003737E4" w:rsidRPr="00E554AF" w:rsidRDefault="003737E4" w:rsidP="00D13F28">
      <w:pPr>
        <w:numPr>
          <w:ilvl w:val="0"/>
          <w:numId w:val="3"/>
        </w:numPr>
        <w:spacing w:before="240" w:after="0" w:line="240" w:lineRule="auto"/>
        <w:jc w:val="both"/>
        <w:textAlignment w:val="baseline"/>
        <w:rPr>
          <w:ins w:id="328" w:author="EUDERLAN FREIRE DA SILVA ABREU" w:date="2025-06-30T15:54:00Z"/>
          <w:rFonts w:ascii="Arial" w:eastAsia="Times New Roman" w:hAnsi="Arial" w:cs="Arial"/>
          <w:color w:val="000000"/>
          <w:sz w:val="24"/>
          <w:szCs w:val="24"/>
          <w:lang w:eastAsia="pt-BR"/>
          <w:rPrChange w:id="329" w:author="EUDERLAN FREIRE DA SILVA ABREU" w:date="2025-07-17T18:34:00Z">
            <w:rPr>
              <w:ins w:id="330" w:author="EUDERLAN FREIRE DA SILVA ABREU" w:date="2025-06-30T15:54:00Z"/>
              <w:rFonts w:ascii="Arial" w:eastAsia="Times New Roman" w:hAnsi="Arial" w:cs="Arial"/>
              <w:color w:val="000000"/>
              <w:lang w:eastAsia="pt-BR"/>
            </w:rPr>
          </w:rPrChange>
        </w:rPr>
        <w:pPrChange w:id="331" w:author="EUDERLAN FREIRE DA SILVA ABREU" w:date="2025-07-17T19:26:00Z">
          <w:pPr>
            <w:numPr>
              <w:numId w:val="3"/>
            </w:numPr>
            <w:tabs>
              <w:tab w:val="num" w:pos="720"/>
            </w:tabs>
            <w:spacing w:before="240" w:after="0" w:line="240" w:lineRule="auto"/>
            <w:ind w:left="720" w:hanging="360"/>
            <w:textAlignment w:val="baseline"/>
          </w:pPr>
        </w:pPrChange>
      </w:pPr>
      <w:ins w:id="332" w:author="EUDERLAN FREIRE DA SILVA ABREU" w:date="2025-06-30T15:54:00Z">
        <w:r w:rsidRPr="00E554AF">
          <w:rPr>
            <w:rFonts w:ascii="Arial" w:eastAsia="Times New Roman" w:hAnsi="Arial" w:cs="Arial"/>
            <w:b/>
            <w:bCs/>
            <w:color w:val="000000"/>
            <w:sz w:val="24"/>
            <w:szCs w:val="24"/>
            <w:lang w:eastAsia="pt-BR"/>
            <w:rPrChange w:id="333" w:author="EUDERLAN FREIRE DA SILVA ABREU" w:date="2025-07-17T18:34:00Z">
              <w:rPr>
                <w:rFonts w:ascii="Arial" w:eastAsia="Times New Roman" w:hAnsi="Arial" w:cs="Arial"/>
                <w:b/>
                <w:bCs/>
                <w:color w:val="000000"/>
                <w:lang w:eastAsia="pt-BR"/>
              </w:rPr>
            </w:rPrChange>
          </w:rPr>
          <w:t>Python 3.11+</w:t>
        </w:r>
      </w:ins>
    </w:p>
    <w:p w14:paraId="24B85344" w14:textId="77777777" w:rsidR="003737E4" w:rsidRPr="00E554AF" w:rsidRDefault="003737E4" w:rsidP="00D13F28">
      <w:pPr>
        <w:numPr>
          <w:ilvl w:val="0"/>
          <w:numId w:val="3"/>
        </w:numPr>
        <w:spacing w:before="240" w:after="0" w:line="240" w:lineRule="auto"/>
        <w:jc w:val="both"/>
        <w:textAlignment w:val="baseline"/>
        <w:rPr>
          <w:ins w:id="334" w:author="EUDERLAN FREIRE DA SILVA ABREU" w:date="2025-06-30T15:54:00Z"/>
          <w:rFonts w:ascii="Arial" w:eastAsia="Times New Roman" w:hAnsi="Arial" w:cs="Arial"/>
          <w:color w:val="000000"/>
          <w:sz w:val="24"/>
          <w:szCs w:val="24"/>
          <w:lang w:eastAsia="pt-BR"/>
          <w:rPrChange w:id="335" w:author="EUDERLAN FREIRE DA SILVA ABREU" w:date="2025-07-17T18:34:00Z">
            <w:rPr>
              <w:ins w:id="336" w:author="EUDERLAN FREIRE DA SILVA ABREU" w:date="2025-06-30T15:54:00Z"/>
              <w:rFonts w:ascii="Arial" w:eastAsia="Times New Roman" w:hAnsi="Arial" w:cs="Arial"/>
              <w:color w:val="000000"/>
              <w:lang w:eastAsia="pt-BR"/>
            </w:rPr>
          </w:rPrChange>
        </w:rPr>
        <w:pPrChange w:id="337" w:author="EUDERLAN FREIRE DA SILVA ABREU" w:date="2025-07-17T19:26:00Z">
          <w:pPr>
            <w:numPr>
              <w:numId w:val="3"/>
            </w:numPr>
            <w:tabs>
              <w:tab w:val="num" w:pos="720"/>
            </w:tabs>
            <w:spacing w:after="0" w:line="240" w:lineRule="auto"/>
            <w:ind w:left="720" w:hanging="360"/>
            <w:textAlignment w:val="baseline"/>
          </w:pPr>
        </w:pPrChange>
      </w:pPr>
      <w:ins w:id="338" w:author="EUDERLAN FREIRE DA SILVA ABREU" w:date="2025-06-30T15:54:00Z">
        <w:r w:rsidRPr="00E554AF">
          <w:rPr>
            <w:rFonts w:ascii="Arial" w:eastAsia="Times New Roman" w:hAnsi="Arial" w:cs="Arial"/>
            <w:b/>
            <w:bCs/>
            <w:color w:val="000000"/>
            <w:sz w:val="24"/>
            <w:szCs w:val="24"/>
            <w:lang w:eastAsia="pt-BR"/>
            <w:rPrChange w:id="339" w:author="EUDERLAN FREIRE DA SILVA ABREU" w:date="2025-07-17T18:34:00Z">
              <w:rPr>
                <w:rFonts w:ascii="Arial" w:eastAsia="Times New Roman" w:hAnsi="Arial" w:cs="Arial"/>
                <w:b/>
                <w:bCs/>
                <w:color w:val="000000"/>
                <w:lang w:eastAsia="pt-BR"/>
              </w:rPr>
            </w:rPrChange>
          </w:rPr>
          <w:t>Node.js 16+</w:t>
        </w:r>
        <w:r w:rsidRPr="00E554AF">
          <w:rPr>
            <w:rFonts w:ascii="Arial" w:eastAsia="Times New Roman" w:hAnsi="Arial" w:cs="Arial"/>
            <w:color w:val="000000"/>
            <w:sz w:val="24"/>
            <w:szCs w:val="24"/>
            <w:lang w:eastAsia="pt-BR"/>
            <w:rPrChange w:id="340" w:author="EUDERLAN FREIRE DA SILVA ABREU" w:date="2025-07-17T18:34:00Z">
              <w:rPr>
                <w:rFonts w:ascii="Arial" w:eastAsia="Times New Roman" w:hAnsi="Arial" w:cs="Arial"/>
                <w:color w:val="000000"/>
                <w:lang w:eastAsia="pt-BR"/>
              </w:rPr>
            </w:rPrChange>
          </w:rPr>
          <w:t xml:space="preserve"> e </w:t>
        </w:r>
        <w:proofErr w:type="spellStart"/>
        <w:r w:rsidRPr="00E554AF">
          <w:rPr>
            <w:rFonts w:ascii="Arial" w:eastAsia="Times New Roman" w:hAnsi="Arial" w:cs="Arial"/>
            <w:color w:val="000000"/>
            <w:sz w:val="24"/>
            <w:szCs w:val="24"/>
            <w:lang w:eastAsia="pt-BR"/>
            <w:rPrChange w:id="341" w:author="EUDERLAN FREIRE DA SILVA ABREU" w:date="2025-07-17T18:34:00Z">
              <w:rPr>
                <w:rFonts w:ascii="Arial" w:eastAsia="Times New Roman" w:hAnsi="Arial" w:cs="Arial"/>
                <w:color w:val="000000"/>
                <w:lang w:eastAsia="pt-BR"/>
              </w:rPr>
            </w:rPrChange>
          </w:rPr>
          <w:t>npm</w:t>
        </w:r>
        <w:proofErr w:type="spellEnd"/>
      </w:ins>
    </w:p>
    <w:p w14:paraId="4E5F0D20" w14:textId="77777777" w:rsidR="003737E4" w:rsidRPr="00E554AF" w:rsidRDefault="003737E4" w:rsidP="00D13F28">
      <w:pPr>
        <w:numPr>
          <w:ilvl w:val="0"/>
          <w:numId w:val="3"/>
        </w:numPr>
        <w:spacing w:before="240" w:after="0" w:line="240" w:lineRule="auto"/>
        <w:jc w:val="both"/>
        <w:textAlignment w:val="baseline"/>
        <w:rPr>
          <w:ins w:id="342" w:author="EUDERLAN FREIRE DA SILVA ABREU" w:date="2025-06-30T15:54:00Z"/>
          <w:rFonts w:ascii="Arial" w:eastAsia="Times New Roman" w:hAnsi="Arial" w:cs="Arial"/>
          <w:color w:val="000000"/>
          <w:sz w:val="24"/>
          <w:szCs w:val="24"/>
          <w:lang w:eastAsia="pt-BR"/>
          <w:rPrChange w:id="343" w:author="EUDERLAN FREIRE DA SILVA ABREU" w:date="2025-07-17T18:34:00Z">
            <w:rPr>
              <w:ins w:id="344" w:author="EUDERLAN FREIRE DA SILVA ABREU" w:date="2025-06-30T15:54:00Z"/>
              <w:rFonts w:ascii="Arial" w:eastAsia="Times New Roman" w:hAnsi="Arial" w:cs="Arial"/>
              <w:color w:val="000000"/>
              <w:lang w:eastAsia="pt-BR"/>
            </w:rPr>
          </w:rPrChange>
        </w:rPr>
        <w:pPrChange w:id="345" w:author="EUDERLAN FREIRE DA SILVA ABREU" w:date="2025-07-17T19:26:00Z">
          <w:pPr>
            <w:numPr>
              <w:numId w:val="3"/>
            </w:numPr>
            <w:tabs>
              <w:tab w:val="num" w:pos="720"/>
            </w:tabs>
            <w:spacing w:after="240" w:line="240" w:lineRule="auto"/>
            <w:ind w:left="720" w:hanging="360"/>
            <w:textAlignment w:val="baseline"/>
          </w:pPr>
        </w:pPrChange>
      </w:pPr>
      <w:proofErr w:type="spellStart"/>
      <w:ins w:id="346" w:author="EUDERLAN FREIRE DA SILVA ABREU" w:date="2025-06-30T15:54:00Z">
        <w:r w:rsidRPr="00E554AF">
          <w:rPr>
            <w:rFonts w:ascii="Arial" w:eastAsia="Times New Roman" w:hAnsi="Arial" w:cs="Arial"/>
            <w:b/>
            <w:bCs/>
            <w:color w:val="000000"/>
            <w:sz w:val="24"/>
            <w:szCs w:val="24"/>
            <w:lang w:eastAsia="pt-BR"/>
            <w:rPrChange w:id="347" w:author="EUDERLAN FREIRE DA SILVA ABREU" w:date="2025-07-17T18:34:00Z">
              <w:rPr>
                <w:rFonts w:ascii="Arial" w:eastAsia="Times New Roman" w:hAnsi="Arial" w:cs="Arial"/>
                <w:b/>
                <w:bCs/>
                <w:color w:val="000000"/>
                <w:lang w:eastAsia="pt-BR"/>
              </w:rPr>
            </w:rPrChange>
          </w:rPr>
          <w:t>Git</w:t>
        </w:r>
        <w:proofErr w:type="spellEnd"/>
        <w:r w:rsidRPr="00E554AF">
          <w:rPr>
            <w:rFonts w:ascii="Arial" w:eastAsia="Times New Roman" w:hAnsi="Arial" w:cs="Arial"/>
            <w:color w:val="000000"/>
            <w:sz w:val="24"/>
            <w:szCs w:val="24"/>
            <w:lang w:eastAsia="pt-BR"/>
            <w:rPrChange w:id="348" w:author="EUDERLAN FREIRE DA SILVA ABREU" w:date="2025-07-17T18:34:00Z">
              <w:rPr>
                <w:rFonts w:ascii="Arial" w:eastAsia="Times New Roman" w:hAnsi="Arial" w:cs="Arial"/>
                <w:color w:val="000000"/>
                <w:lang w:eastAsia="pt-BR"/>
              </w:rPr>
            </w:rPrChange>
          </w:rPr>
          <w:t xml:space="preserve"> (para clonar o repositório)</w:t>
        </w:r>
      </w:ins>
    </w:p>
    <w:p w14:paraId="2F877206" w14:textId="77777777" w:rsidR="003737E4" w:rsidRPr="00E554AF" w:rsidRDefault="003737E4" w:rsidP="00D13F28">
      <w:pPr>
        <w:spacing w:before="240" w:after="0" w:line="240" w:lineRule="auto"/>
        <w:jc w:val="both"/>
        <w:outlineLvl w:val="2"/>
        <w:rPr>
          <w:ins w:id="349" w:author="EUDERLAN FREIRE DA SILVA ABREU" w:date="2025-06-30T15:54:00Z"/>
          <w:rFonts w:ascii="Arial" w:eastAsia="Times New Roman" w:hAnsi="Arial" w:cs="Arial"/>
          <w:b/>
          <w:bCs/>
          <w:sz w:val="24"/>
          <w:szCs w:val="24"/>
          <w:lang w:eastAsia="pt-BR"/>
          <w:rPrChange w:id="350" w:author="EUDERLAN FREIRE DA SILVA ABREU" w:date="2025-07-17T18:34:00Z">
            <w:rPr>
              <w:ins w:id="351" w:author="EUDERLAN FREIRE DA SILVA ABREU" w:date="2025-06-30T15:54:00Z"/>
              <w:rFonts w:ascii="Times New Roman" w:eastAsia="Times New Roman" w:hAnsi="Times New Roman" w:cs="Times New Roman"/>
              <w:b/>
              <w:bCs/>
              <w:sz w:val="27"/>
              <w:szCs w:val="27"/>
              <w:lang w:eastAsia="pt-BR"/>
            </w:rPr>
          </w:rPrChange>
        </w:rPr>
        <w:pPrChange w:id="352" w:author="EUDERLAN FREIRE DA SILVA ABREU" w:date="2025-07-17T19:26:00Z">
          <w:pPr>
            <w:spacing w:before="280" w:after="80" w:line="240" w:lineRule="auto"/>
            <w:outlineLvl w:val="2"/>
          </w:pPr>
        </w:pPrChange>
      </w:pPr>
      <w:bookmarkStart w:id="353" w:name="_Toc203669840"/>
      <w:ins w:id="354" w:author="EUDERLAN FREIRE DA SILVA ABREU" w:date="2025-06-30T15:54:00Z">
        <w:r w:rsidRPr="00E554AF">
          <w:rPr>
            <w:rFonts w:ascii="Arial" w:eastAsia="Times New Roman" w:hAnsi="Arial" w:cs="Arial"/>
            <w:b/>
            <w:bCs/>
            <w:color w:val="000000"/>
            <w:sz w:val="24"/>
            <w:szCs w:val="24"/>
            <w:lang w:eastAsia="pt-BR"/>
            <w:rPrChange w:id="355" w:author="EUDERLAN FREIRE DA SILVA ABREU" w:date="2025-07-17T18:34:00Z">
              <w:rPr>
                <w:rFonts w:ascii="Arial" w:eastAsia="Times New Roman" w:hAnsi="Arial" w:cs="Arial"/>
                <w:b/>
                <w:bCs/>
                <w:color w:val="000000"/>
                <w:sz w:val="26"/>
                <w:szCs w:val="26"/>
                <w:lang w:eastAsia="pt-BR"/>
              </w:rPr>
            </w:rPrChange>
          </w:rPr>
          <w:t>Contas e Chaves de API</w:t>
        </w:r>
        <w:bookmarkEnd w:id="353"/>
      </w:ins>
    </w:p>
    <w:p w14:paraId="7A2E0B25" w14:textId="77777777" w:rsidR="003737E4" w:rsidRPr="00E554AF" w:rsidRDefault="003737E4" w:rsidP="00D13F28">
      <w:pPr>
        <w:numPr>
          <w:ilvl w:val="0"/>
          <w:numId w:val="4"/>
        </w:numPr>
        <w:spacing w:before="240" w:line="240" w:lineRule="auto"/>
        <w:jc w:val="both"/>
        <w:textAlignment w:val="baseline"/>
        <w:rPr>
          <w:ins w:id="356" w:author="EUDERLAN FREIRE DA SILVA ABREU" w:date="2025-06-30T15:54:00Z"/>
          <w:rFonts w:ascii="Arial" w:eastAsia="Times New Roman" w:hAnsi="Arial" w:cs="Arial"/>
          <w:color w:val="000000"/>
          <w:sz w:val="24"/>
          <w:szCs w:val="24"/>
          <w:lang w:eastAsia="pt-BR"/>
          <w:rPrChange w:id="357" w:author="EUDERLAN FREIRE DA SILVA ABREU" w:date="2025-07-17T18:34:00Z">
            <w:rPr>
              <w:ins w:id="358" w:author="EUDERLAN FREIRE DA SILVA ABREU" w:date="2025-06-30T15:54:00Z"/>
              <w:rFonts w:ascii="Arial" w:eastAsia="Times New Roman" w:hAnsi="Arial" w:cs="Arial"/>
              <w:color w:val="000000"/>
              <w:lang w:eastAsia="pt-BR"/>
            </w:rPr>
          </w:rPrChange>
        </w:rPr>
        <w:pPrChange w:id="359" w:author="EUDERLAN FREIRE DA SILVA ABREU" w:date="2025-07-17T19:26:00Z">
          <w:pPr>
            <w:numPr>
              <w:numId w:val="4"/>
            </w:numPr>
            <w:tabs>
              <w:tab w:val="num" w:pos="720"/>
            </w:tabs>
            <w:spacing w:before="240" w:after="0" w:line="240" w:lineRule="auto"/>
            <w:ind w:left="720" w:hanging="360"/>
            <w:textAlignment w:val="baseline"/>
          </w:pPr>
        </w:pPrChange>
      </w:pPr>
      <w:proofErr w:type="spellStart"/>
      <w:ins w:id="360" w:author="EUDERLAN FREIRE DA SILVA ABREU" w:date="2025-06-30T15:54:00Z">
        <w:r w:rsidRPr="00E554AF">
          <w:rPr>
            <w:rFonts w:ascii="Arial" w:eastAsia="Times New Roman" w:hAnsi="Arial" w:cs="Arial"/>
            <w:b/>
            <w:bCs/>
            <w:color w:val="000000"/>
            <w:sz w:val="24"/>
            <w:szCs w:val="24"/>
            <w:lang w:eastAsia="pt-BR"/>
            <w:rPrChange w:id="361" w:author="EUDERLAN FREIRE DA SILVA ABREU" w:date="2025-07-17T18:34:00Z">
              <w:rPr>
                <w:rFonts w:ascii="Arial" w:eastAsia="Times New Roman" w:hAnsi="Arial" w:cs="Arial"/>
                <w:b/>
                <w:bCs/>
                <w:color w:val="000000"/>
                <w:lang w:eastAsia="pt-BR"/>
              </w:rPr>
            </w:rPrChange>
          </w:rPr>
          <w:t>Groq</w:t>
        </w:r>
        <w:proofErr w:type="spellEnd"/>
        <w:r w:rsidRPr="00E554AF">
          <w:rPr>
            <w:rFonts w:ascii="Arial" w:eastAsia="Times New Roman" w:hAnsi="Arial" w:cs="Arial"/>
            <w:b/>
            <w:bCs/>
            <w:color w:val="000000"/>
            <w:sz w:val="24"/>
            <w:szCs w:val="24"/>
            <w:lang w:eastAsia="pt-BR"/>
            <w:rPrChange w:id="362" w:author="EUDERLAN FREIRE DA SILVA ABREU" w:date="2025-07-17T18:34:00Z">
              <w:rPr>
                <w:rFonts w:ascii="Arial" w:eastAsia="Times New Roman" w:hAnsi="Arial" w:cs="Arial"/>
                <w:b/>
                <w:bCs/>
                <w:color w:val="000000"/>
                <w:lang w:eastAsia="pt-BR"/>
              </w:rPr>
            </w:rPrChange>
          </w:rPr>
          <w:t xml:space="preserve"> API Key</w:t>
        </w:r>
        <w:r w:rsidRPr="00E554AF">
          <w:rPr>
            <w:rFonts w:ascii="Arial" w:eastAsia="Times New Roman" w:hAnsi="Arial" w:cs="Arial"/>
            <w:color w:val="000000"/>
            <w:sz w:val="24"/>
            <w:szCs w:val="24"/>
            <w:lang w:eastAsia="pt-BR"/>
            <w:rPrChange w:id="363" w:author="EUDERLAN FREIRE DA SILVA ABREU" w:date="2025-07-17T18:34:00Z">
              <w:rPr>
                <w:rFonts w:ascii="Arial" w:eastAsia="Times New Roman" w:hAnsi="Arial" w:cs="Arial"/>
                <w:color w:val="000000"/>
                <w:lang w:eastAsia="pt-BR"/>
              </w:rPr>
            </w:rPrChange>
          </w:rPr>
          <w:t xml:space="preserve"> (para o modelo de linguagem)</w:t>
        </w:r>
      </w:ins>
    </w:p>
    <w:p w14:paraId="7CA8DB33" w14:textId="77777777" w:rsidR="003737E4" w:rsidRPr="00E554AF" w:rsidRDefault="003737E4" w:rsidP="00D13F28">
      <w:pPr>
        <w:numPr>
          <w:ilvl w:val="0"/>
          <w:numId w:val="4"/>
        </w:numPr>
        <w:spacing w:before="240" w:line="240" w:lineRule="auto"/>
        <w:jc w:val="both"/>
        <w:textAlignment w:val="baseline"/>
        <w:rPr>
          <w:ins w:id="364" w:author="EUDERLAN FREIRE DA SILVA ABREU" w:date="2025-06-30T15:54:00Z"/>
          <w:rFonts w:ascii="Arial" w:eastAsia="Times New Roman" w:hAnsi="Arial" w:cs="Arial"/>
          <w:color w:val="000000"/>
          <w:sz w:val="24"/>
          <w:szCs w:val="24"/>
          <w:lang w:eastAsia="pt-BR"/>
          <w:rPrChange w:id="365" w:author="EUDERLAN FREIRE DA SILVA ABREU" w:date="2025-07-17T18:34:00Z">
            <w:rPr>
              <w:ins w:id="366" w:author="EUDERLAN FREIRE DA SILVA ABREU" w:date="2025-06-30T15:54:00Z"/>
              <w:rFonts w:ascii="Arial" w:eastAsia="Times New Roman" w:hAnsi="Arial" w:cs="Arial"/>
              <w:color w:val="000000"/>
              <w:lang w:eastAsia="pt-BR"/>
            </w:rPr>
          </w:rPrChange>
        </w:rPr>
        <w:pPrChange w:id="367" w:author="EUDERLAN FREIRE DA SILVA ABREU" w:date="2025-07-17T19:26:00Z">
          <w:pPr>
            <w:numPr>
              <w:numId w:val="4"/>
            </w:numPr>
            <w:tabs>
              <w:tab w:val="num" w:pos="720"/>
            </w:tabs>
            <w:spacing w:after="240" w:line="240" w:lineRule="auto"/>
            <w:ind w:left="720" w:hanging="360"/>
            <w:textAlignment w:val="baseline"/>
          </w:pPr>
        </w:pPrChange>
      </w:pPr>
      <w:proofErr w:type="spellStart"/>
      <w:ins w:id="368" w:author="EUDERLAN FREIRE DA SILVA ABREU" w:date="2025-06-30T15:54:00Z">
        <w:r w:rsidRPr="00E554AF">
          <w:rPr>
            <w:rFonts w:ascii="Arial" w:eastAsia="Times New Roman" w:hAnsi="Arial" w:cs="Arial"/>
            <w:b/>
            <w:bCs/>
            <w:color w:val="000000"/>
            <w:sz w:val="24"/>
            <w:szCs w:val="24"/>
            <w:lang w:eastAsia="pt-BR"/>
            <w:rPrChange w:id="369" w:author="EUDERLAN FREIRE DA SILVA ABREU" w:date="2025-07-17T18:34:00Z">
              <w:rPr>
                <w:rFonts w:ascii="Arial" w:eastAsia="Times New Roman" w:hAnsi="Arial" w:cs="Arial"/>
                <w:b/>
                <w:bCs/>
                <w:color w:val="000000"/>
                <w:lang w:eastAsia="pt-BR"/>
              </w:rPr>
            </w:rPrChange>
          </w:rPr>
          <w:t>Pinecone</w:t>
        </w:r>
        <w:proofErr w:type="spellEnd"/>
        <w:r w:rsidRPr="00E554AF">
          <w:rPr>
            <w:rFonts w:ascii="Arial" w:eastAsia="Times New Roman" w:hAnsi="Arial" w:cs="Arial"/>
            <w:b/>
            <w:bCs/>
            <w:color w:val="000000"/>
            <w:sz w:val="24"/>
            <w:szCs w:val="24"/>
            <w:lang w:eastAsia="pt-BR"/>
            <w:rPrChange w:id="370" w:author="EUDERLAN FREIRE DA SILVA ABREU" w:date="2025-07-17T18:34:00Z">
              <w:rPr>
                <w:rFonts w:ascii="Arial" w:eastAsia="Times New Roman" w:hAnsi="Arial" w:cs="Arial"/>
                <w:b/>
                <w:bCs/>
                <w:color w:val="000000"/>
                <w:lang w:eastAsia="pt-BR"/>
              </w:rPr>
            </w:rPrChange>
          </w:rPr>
          <w:t xml:space="preserve"> API Key</w:t>
        </w:r>
        <w:r w:rsidRPr="00E554AF">
          <w:rPr>
            <w:rFonts w:ascii="Arial" w:eastAsia="Times New Roman" w:hAnsi="Arial" w:cs="Arial"/>
            <w:color w:val="000000"/>
            <w:sz w:val="24"/>
            <w:szCs w:val="24"/>
            <w:lang w:eastAsia="pt-BR"/>
            <w:rPrChange w:id="371" w:author="EUDERLAN FREIRE DA SILVA ABREU" w:date="2025-07-17T18:34:00Z">
              <w:rPr>
                <w:rFonts w:ascii="Arial" w:eastAsia="Times New Roman" w:hAnsi="Arial" w:cs="Arial"/>
                <w:color w:val="000000"/>
                <w:lang w:eastAsia="pt-BR"/>
              </w:rPr>
            </w:rPrChange>
          </w:rPr>
          <w:t xml:space="preserve"> (banco de dados vetorial)</w:t>
        </w:r>
      </w:ins>
    </w:p>
    <w:p w14:paraId="6F26F6FE" w14:textId="6B32E852" w:rsidR="003737E4" w:rsidRPr="00E554AF" w:rsidRDefault="003737E4" w:rsidP="00D13F28">
      <w:pPr>
        <w:numPr>
          <w:ilvl w:val="0"/>
          <w:numId w:val="4"/>
        </w:numPr>
        <w:spacing w:before="240" w:line="240" w:lineRule="auto"/>
        <w:jc w:val="both"/>
        <w:textAlignment w:val="baseline"/>
        <w:rPr>
          <w:ins w:id="372" w:author="EUDERLAN FREIRE DA SILVA ABREU" w:date="2025-06-30T15:55:00Z"/>
          <w:rFonts w:ascii="Arial" w:eastAsia="Times New Roman" w:hAnsi="Arial" w:cs="Arial"/>
          <w:color w:val="000000"/>
          <w:sz w:val="24"/>
          <w:szCs w:val="24"/>
          <w:lang w:eastAsia="pt-BR"/>
          <w:rPrChange w:id="373" w:author="EUDERLAN FREIRE DA SILVA ABREU" w:date="2025-07-17T18:34:00Z">
            <w:rPr>
              <w:ins w:id="374" w:author="EUDERLAN FREIRE DA SILVA ABREU" w:date="2025-06-30T15:55:00Z"/>
              <w:rFonts w:ascii="Arial" w:eastAsia="Times New Roman" w:hAnsi="Arial" w:cs="Arial"/>
              <w:color w:val="000000"/>
              <w:lang w:eastAsia="pt-BR"/>
            </w:rPr>
          </w:rPrChange>
        </w:rPr>
        <w:pPrChange w:id="375" w:author="EUDERLAN FREIRE DA SILVA ABREU" w:date="2025-07-17T19:26:00Z">
          <w:pPr>
            <w:spacing w:after="240" w:line="240" w:lineRule="auto"/>
            <w:textAlignment w:val="baseline"/>
          </w:pPr>
        </w:pPrChange>
      </w:pPr>
      <w:ins w:id="376" w:author="EUDERLAN FREIRE DA SILVA ABREU" w:date="2025-06-30T15:54:00Z">
        <w:r w:rsidRPr="00E554AF">
          <w:rPr>
            <w:rFonts w:ascii="Arial" w:eastAsia="Times New Roman" w:hAnsi="Arial" w:cs="Arial"/>
            <w:b/>
            <w:bCs/>
            <w:color w:val="000000"/>
            <w:sz w:val="24"/>
            <w:szCs w:val="24"/>
            <w:lang w:eastAsia="pt-BR"/>
            <w:rPrChange w:id="377" w:author="EUDERLAN FREIRE DA SILVA ABREU" w:date="2025-07-17T18:34:00Z">
              <w:rPr>
                <w:rFonts w:ascii="Arial" w:eastAsia="Times New Roman" w:hAnsi="Arial" w:cs="Arial"/>
                <w:b/>
                <w:bCs/>
                <w:color w:val="000000"/>
                <w:lang w:eastAsia="pt-BR"/>
              </w:rPr>
            </w:rPrChange>
          </w:rPr>
          <w:t xml:space="preserve">Google </w:t>
        </w:r>
        <w:proofErr w:type="spellStart"/>
        <w:r w:rsidRPr="00E554AF">
          <w:rPr>
            <w:rFonts w:ascii="Arial" w:eastAsia="Times New Roman" w:hAnsi="Arial" w:cs="Arial"/>
            <w:b/>
            <w:bCs/>
            <w:color w:val="000000"/>
            <w:sz w:val="24"/>
            <w:szCs w:val="24"/>
            <w:lang w:eastAsia="pt-BR"/>
            <w:rPrChange w:id="378" w:author="EUDERLAN FREIRE DA SILVA ABREU" w:date="2025-07-17T18:34:00Z">
              <w:rPr>
                <w:rFonts w:ascii="Arial" w:eastAsia="Times New Roman" w:hAnsi="Arial" w:cs="Arial"/>
                <w:b/>
                <w:bCs/>
                <w:color w:val="000000"/>
                <w:lang w:eastAsia="pt-BR"/>
              </w:rPr>
            </w:rPrChange>
          </w:rPr>
          <w:t>OAuth</w:t>
        </w:r>
        <w:proofErr w:type="spellEnd"/>
        <w:r w:rsidRPr="00E554AF">
          <w:rPr>
            <w:rFonts w:ascii="Arial" w:eastAsia="Times New Roman" w:hAnsi="Arial" w:cs="Arial"/>
            <w:color w:val="000000"/>
            <w:sz w:val="24"/>
            <w:szCs w:val="24"/>
            <w:lang w:eastAsia="pt-BR"/>
            <w:rPrChange w:id="379" w:author="EUDERLAN FREIRE DA SILVA ABREU" w:date="2025-07-17T18:34:00Z">
              <w:rPr>
                <w:rFonts w:ascii="Arial" w:eastAsia="Times New Roman" w:hAnsi="Arial" w:cs="Arial"/>
                <w:color w:val="000000"/>
                <w:lang w:eastAsia="pt-BR"/>
              </w:rPr>
            </w:rPrChange>
          </w:rPr>
          <w:t xml:space="preserve"> (opcional, para login social)</w:t>
        </w:r>
      </w:ins>
    </w:p>
    <w:p w14:paraId="7F263CAF" w14:textId="77777777" w:rsidR="003737E4" w:rsidRPr="00E554AF" w:rsidRDefault="003737E4" w:rsidP="00D13F28">
      <w:pPr>
        <w:pStyle w:val="Ttulo1"/>
        <w:spacing w:after="160"/>
        <w:rPr>
          <w:ins w:id="380" w:author="EUDERLAN FREIRE DA SILVA ABREU" w:date="2025-06-30T15:55:00Z"/>
          <w:rFonts w:ascii="Arial" w:eastAsia="Times New Roman" w:hAnsi="Arial" w:cs="Arial"/>
          <w:b/>
          <w:bCs/>
          <w:lang w:eastAsia="pt-BR"/>
          <w:rPrChange w:id="381" w:author="EUDERLAN FREIRE DA SILVA ABREU" w:date="2025-07-17T18:36:00Z">
            <w:rPr>
              <w:ins w:id="382" w:author="EUDERLAN FREIRE DA SILVA ABREU" w:date="2025-06-30T15:55:00Z"/>
              <w:rFonts w:ascii="Times New Roman" w:eastAsia="Times New Roman" w:hAnsi="Times New Roman" w:cs="Times New Roman"/>
              <w:b/>
              <w:bCs/>
              <w:sz w:val="36"/>
              <w:szCs w:val="36"/>
              <w:lang w:eastAsia="pt-BR"/>
            </w:rPr>
          </w:rPrChange>
        </w:rPr>
        <w:pPrChange w:id="383" w:author="EUDERLAN FREIRE DA SILVA ABREU" w:date="2025-07-17T19:26:00Z">
          <w:pPr>
            <w:spacing w:before="360" w:after="80" w:line="240" w:lineRule="auto"/>
            <w:outlineLvl w:val="1"/>
          </w:pPr>
        </w:pPrChange>
      </w:pPr>
      <w:bookmarkStart w:id="384" w:name="_Toc203669841"/>
      <w:ins w:id="385" w:author="EUDERLAN FREIRE DA SILVA ABREU" w:date="2025-06-30T15:55:00Z">
        <w:r w:rsidRPr="00E554AF">
          <w:rPr>
            <w:rFonts w:ascii="Segoe UI Emoji" w:eastAsia="Times New Roman" w:hAnsi="Segoe UI Emoji" w:cs="Segoe UI Emoji"/>
            <w:b/>
            <w:bCs/>
            <w:lang w:eastAsia="pt-BR"/>
            <w:rPrChange w:id="386" w:author="EUDERLAN FREIRE DA SILVA ABREU" w:date="2025-07-17T18:36:00Z">
              <w:rPr>
                <w:rFonts w:ascii="Segoe UI Emoji" w:eastAsia="Times New Roman" w:hAnsi="Segoe UI Emoji" w:cs="Segoe UI Emoji"/>
                <w:b/>
                <w:bCs/>
                <w:color w:val="000000"/>
                <w:sz w:val="34"/>
                <w:szCs w:val="34"/>
                <w:lang w:eastAsia="pt-BR"/>
              </w:rPr>
            </w:rPrChange>
          </w:rPr>
          <w:t>🚀</w:t>
        </w:r>
        <w:r w:rsidRPr="00E554AF">
          <w:rPr>
            <w:rFonts w:ascii="Arial" w:eastAsia="Times New Roman" w:hAnsi="Arial" w:cs="Arial"/>
            <w:b/>
            <w:bCs/>
            <w:lang w:eastAsia="pt-BR"/>
            <w:rPrChange w:id="387" w:author="EUDERLAN FREIRE DA SILVA ABREU" w:date="2025-07-17T18:36:00Z">
              <w:rPr>
                <w:rFonts w:ascii="Arial" w:eastAsia="Times New Roman" w:hAnsi="Arial" w:cs="Arial"/>
                <w:b/>
                <w:bCs/>
                <w:color w:val="000000"/>
                <w:sz w:val="34"/>
                <w:szCs w:val="34"/>
                <w:lang w:eastAsia="pt-BR"/>
              </w:rPr>
            </w:rPrChange>
          </w:rPr>
          <w:t xml:space="preserve"> Instalação Passo a Passo</w:t>
        </w:r>
        <w:bookmarkEnd w:id="384"/>
      </w:ins>
    </w:p>
    <w:p w14:paraId="78F2F66A" w14:textId="77777777" w:rsidR="003737E4" w:rsidRPr="00E554AF" w:rsidRDefault="003737E4" w:rsidP="00D13F28">
      <w:pPr>
        <w:spacing w:before="240" w:line="240" w:lineRule="auto"/>
        <w:jc w:val="both"/>
        <w:outlineLvl w:val="2"/>
        <w:rPr>
          <w:ins w:id="388" w:author="EUDERLAN FREIRE DA SILVA ABREU" w:date="2025-06-30T15:55:00Z"/>
          <w:rFonts w:ascii="Arial" w:eastAsia="Times New Roman" w:hAnsi="Arial" w:cs="Arial"/>
          <w:b/>
          <w:bCs/>
          <w:sz w:val="24"/>
          <w:szCs w:val="24"/>
          <w:lang w:eastAsia="pt-BR"/>
          <w:rPrChange w:id="389" w:author="EUDERLAN FREIRE DA SILVA ABREU" w:date="2025-07-17T18:34:00Z">
            <w:rPr>
              <w:ins w:id="390" w:author="EUDERLAN FREIRE DA SILVA ABREU" w:date="2025-06-30T15:55:00Z"/>
              <w:rFonts w:ascii="Times New Roman" w:eastAsia="Times New Roman" w:hAnsi="Times New Roman" w:cs="Times New Roman"/>
              <w:b/>
              <w:bCs/>
              <w:sz w:val="27"/>
              <w:szCs w:val="27"/>
              <w:lang w:eastAsia="pt-BR"/>
            </w:rPr>
          </w:rPrChange>
        </w:rPr>
        <w:pPrChange w:id="391" w:author="EUDERLAN FREIRE DA SILVA ABREU" w:date="2025-07-17T19:26:00Z">
          <w:pPr>
            <w:spacing w:before="280" w:after="80" w:line="240" w:lineRule="auto"/>
            <w:outlineLvl w:val="2"/>
          </w:pPr>
        </w:pPrChange>
      </w:pPr>
      <w:bookmarkStart w:id="392" w:name="_Toc203669842"/>
      <w:ins w:id="393" w:author="EUDERLAN FREIRE DA SILVA ABREU" w:date="2025-06-30T15:55:00Z">
        <w:r w:rsidRPr="00E554AF">
          <w:rPr>
            <w:rFonts w:ascii="Arial" w:eastAsia="Times New Roman" w:hAnsi="Arial" w:cs="Arial"/>
            <w:b/>
            <w:bCs/>
            <w:color w:val="000000"/>
            <w:sz w:val="24"/>
            <w:szCs w:val="24"/>
            <w:lang w:eastAsia="pt-BR"/>
            <w:rPrChange w:id="394" w:author="EUDERLAN FREIRE DA SILVA ABREU" w:date="2025-07-17T18:34:00Z">
              <w:rPr>
                <w:rFonts w:ascii="Arial" w:eastAsia="Times New Roman" w:hAnsi="Arial" w:cs="Arial"/>
                <w:b/>
                <w:bCs/>
                <w:color w:val="000000"/>
                <w:sz w:val="26"/>
                <w:szCs w:val="26"/>
                <w:lang w:eastAsia="pt-BR"/>
              </w:rPr>
            </w:rPrChange>
          </w:rPr>
          <w:t>Passo 1: Download do Código</w:t>
        </w:r>
        <w:bookmarkEnd w:id="392"/>
      </w:ins>
    </w:p>
    <w:p w14:paraId="1BE42FA1" w14:textId="77777777" w:rsidR="003737E4" w:rsidRPr="00E554AF" w:rsidRDefault="003737E4" w:rsidP="00D13F28">
      <w:pPr>
        <w:spacing w:before="240" w:line="240" w:lineRule="auto"/>
        <w:jc w:val="both"/>
        <w:rPr>
          <w:ins w:id="395" w:author="EUDERLAN FREIRE DA SILVA ABREU" w:date="2025-06-30T15:55:00Z"/>
          <w:rFonts w:ascii="Arial" w:eastAsia="Times New Roman" w:hAnsi="Arial" w:cs="Arial"/>
          <w:sz w:val="24"/>
          <w:szCs w:val="24"/>
          <w:lang w:eastAsia="pt-BR"/>
          <w:rPrChange w:id="396" w:author="EUDERLAN FREIRE DA SILVA ABREU" w:date="2025-07-17T18:34:00Z">
            <w:rPr>
              <w:ins w:id="397" w:author="EUDERLAN FREIRE DA SILVA ABREU" w:date="2025-06-30T15:55:00Z"/>
              <w:rFonts w:ascii="Times New Roman" w:eastAsia="Times New Roman" w:hAnsi="Times New Roman" w:cs="Times New Roman"/>
              <w:sz w:val="24"/>
              <w:szCs w:val="24"/>
              <w:lang w:eastAsia="pt-BR"/>
            </w:rPr>
          </w:rPrChange>
        </w:rPr>
        <w:pPrChange w:id="398" w:author="EUDERLAN FREIRE DA SILVA ABREU" w:date="2025-07-17T19:26:00Z">
          <w:pPr>
            <w:spacing w:after="0" w:line="240" w:lineRule="auto"/>
          </w:pPr>
        </w:pPrChange>
      </w:pPr>
      <w:ins w:id="399" w:author="EUDERLAN FREIRE DA SILVA ABREU" w:date="2025-06-30T15:55:00Z">
        <w:r w:rsidRPr="00E554AF">
          <w:rPr>
            <w:rFonts w:ascii="Arial" w:eastAsia="Times New Roman" w:hAnsi="Arial" w:cs="Arial"/>
            <w:color w:val="000000"/>
            <w:sz w:val="24"/>
            <w:szCs w:val="24"/>
            <w:lang w:eastAsia="pt-BR"/>
            <w:rPrChange w:id="400" w:author="EUDERLAN FREIRE DA SILVA ABREU" w:date="2025-07-17T18:34:00Z">
              <w:rPr>
                <w:rFonts w:ascii="Arial" w:eastAsia="Times New Roman" w:hAnsi="Arial" w:cs="Arial"/>
                <w:color w:val="000000"/>
                <w:lang w:eastAsia="pt-BR"/>
              </w:rPr>
            </w:rPrChange>
          </w:rPr>
          <w:t># Clone ou baixe o projeto</w:t>
        </w:r>
      </w:ins>
    </w:p>
    <w:p w14:paraId="1C03F55A" w14:textId="64113E10" w:rsidR="003737E4" w:rsidRDefault="003737E4" w:rsidP="00D13F28">
      <w:pPr>
        <w:spacing w:before="240" w:after="0" w:line="240" w:lineRule="auto"/>
        <w:jc w:val="both"/>
        <w:rPr>
          <w:ins w:id="401" w:author="EUDERLAN FREIRE DA SILVA ABREU" w:date="2025-07-17T18:40:00Z"/>
          <w:rFonts w:ascii="Arial" w:eastAsia="Times New Roman" w:hAnsi="Arial" w:cs="Arial"/>
          <w:color w:val="000000"/>
          <w:sz w:val="24"/>
          <w:szCs w:val="24"/>
          <w:lang w:val="en-US" w:eastAsia="pt-BR"/>
        </w:rPr>
        <w:pPrChange w:id="402" w:author="EUDERLAN FREIRE DA SILVA ABREU" w:date="2025-07-17T19:26:00Z">
          <w:pPr>
            <w:spacing w:before="240" w:after="0" w:line="240" w:lineRule="auto"/>
            <w:jc w:val="both"/>
          </w:pPr>
        </w:pPrChange>
      </w:pPr>
      <w:ins w:id="403" w:author="EUDERLAN FREIRE DA SILVA ABREU" w:date="2025-06-30T15:55:00Z">
        <w:r w:rsidRPr="00E554AF">
          <w:rPr>
            <w:rFonts w:ascii="Arial" w:eastAsia="Times New Roman" w:hAnsi="Arial" w:cs="Arial"/>
            <w:color w:val="000000"/>
            <w:sz w:val="24"/>
            <w:szCs w:val="24"/>
            <w:lang w:val="en-US" w:eastAsia="pt-BR"/>
            <w:rPrChange w:id="404" w:author="EUDERLAN FREIRE DA SILVA ABREU" w:date="2025-07-17T18:40:00Z">
              <w:rPr>
                <w:rFonts w:ascii="Arial" w:eastAsia="Times New Roman" w:hAnsi="Arial" w:cs="Arial"/>
                <w:color w:val="000000"/>
                <w:lang w:eastAsia="pt-BR"/>
              </w:rPr>
            </w:rPrChange>
          </w:rPr>
          <w:t>git clone [</w:t>
        </w:r>
      </w:ins>
      <w:ins w:id="405" w:author="EUDERLAN FREIRE DA SILVA ABREU" w:date="2025-07-17T18:40:00Z">
        <w:r w:rsidR="00E554AF" w:rsidRPr="00E554AF">
          <w:rPr>
            <w:rFonts w:ascii="Arial" w:eastAsia="Times New Roman" w:hAnsi="Arial" w:cs="Arial"/>
            <w:color w:val="000000"/>
            <w:sz w:val="24"/>
            <w:szCs w:val="24"/>
            <w:lang w:val="en-US" w:eastAsia="pt-BR"/>
            <w:rPrChange w:id="406" w:author="EUDERLAN FREIRE DA SILVA ABREU" w:date="2025-07-17T18:40:00Z">
              <w:rPr>
                <w:rFonts w:ascii="Arial" w:eastAsia="Times New Roman" w:hAnsi="Arial" w:cs="Arial"/>
                <w:color w:val="000000"/>
                <w:sz w:val="24"/>
                <w:szCs w:val="24"/>
                <w:lang w:eastAsia="pt-BR"/>
              </w:rPr>
            </w:rPrChange>
          </w:rPr>
          <w:t>https://github.com/Euderlan/</w:t>
        </w:r>
        <w:bookmarkStart w:id="407" w:name="_Hlk203670655"/>
        <w:r w:rsidR="00E554AF" w:rsidRPr="00E554AF">
          <w:rPr>
            <w:rFonts w:ascii="Arial" w:eastAsia="Times New Roman" w:hAnsi="Arial" w:cs="Arial"/>
            <w:color w:val="000000"/>
            <w:sz w:val="24"/>
            <w:szCs w:val="24"/>
            <w:lang w:val="en-US" w:eastAsia="pt-BR"/>
            <w:rPrChange w:id="408" w:author="EUDERLAN FREIRE DA SILVA ABREU" w:date="2025-07-17T18:40:00Z">
              <w:rPr>
                <w:rFonts w:ascii="Arial" w:eastAsia="Times New Roman" w:hAnsi="Arial" w:cs="Arial"/>
                <w:color w:val="000000"/>
                <w:sz w:val="24"/>
                <w:szCs w:val="24"/>
                <w:lang w:eastAsia="pt-BR"/>
              </w:rPr>
            </w:rPrChange>
          </w:rPr>
          <w:t>G4_CONSULTA_DOCUMENTOS</w:t>
        </w:r>
        <w:bookmarkEnd w:id="407"/>
        <w:r w:rsidR="00E554AF" w:rsidRPr="00E554AF">
          <w:rPr>
            <w:rFonts w:ascii="Arial" w:eastAsia="Times New Roman" w:hAnsi="Arial" w:cs="Arial"/>
            <w:color w:val="000000"/>
            <w:sz w:val="24"/>
            <w:szCs w:val="24"/>
            <w:lang w:val="en-US" w:eastAsia="pt-BR"/>
            <w:rPrChange w:id="409" w:author="EUDERLAN FREIRE DA SILVA ABREU" w:date="2025-07-17T18:40:00Z">
              <w:rPr>
                <w:rFonts w:ascii="Arial" w:eastAsia="Times New Roman" w:hAnsi="Arial" w:cs="Arial"/>
                <w:color w:val="000000"/>
                <w:sz w:val="24"/>
                <w:szCs w:val="24"/>
                <w:lang w:eastAsia="pt-BR"/>
              </w:rPr>
            </w:rPrChange>
          </w:rPr>
          <w:t>.git</w:t>
        </w:r>
      </w:ins>
      <w:ins w:id="410" w:author="EUDERLAN FREIRE DA SILVA ABREU" w:date="2025-06-30T15:55:00Z">
        <w:r w:rsidRPr="00E554AF">
          <w:rPr>
            <w:rFonts w:ascii="Arial" w:eastAsia="Times New Roman" w:hAnsi="Arial" w:cs="Arial"/>
            <w:color w:val="000000"/>
            <w:sz w:val="24"/>
            <w:szCs w:val="24"/>
            <w:lang w:val="en-US" w:eastAsia="pt-BR"/>
            <w:rPrChange w:id="411" w:author="EUDERLAN FREIRE DA SILVA ABREU" w:date="2025-07-17T18:40:00Z">
              <w:rPr>
                <w:rFonts w:ascii="Arial" w:eastAsia="Times New Roman" w:hAnsi="Arial" w:cs="Arial"/>
                <w:color w:val="000000"/>
                <w:lang w:eastAsia="pt-BR"/>
              </w:rPr>
            </w:rPrChange>
          </w:rPr>
          <w:t>]</w:t>
        </w:r>
      </w:ins>
    </w:p>
    <w:p w14:paraId="0486C5A8" w14:textId="08C5FF52" w:rsidR="00E554AF" w:rsidRPr="00E554AF" w:rsidRDefault="00E554AF" w:rsidP="00D13F28">
      <w:pPr>
        <w:spacing w:before="240" w:after="0" w:line="240" w:lineRule="auto"/>
        <w:jc w:val="both"/>
        <w:rPr>
          <w:ins w:id="412" w:author="EUDERLAN FREIRE DA SILVA ABREU" w:date="2025-06-30T15:55:00Z"/>
          <w:rFonts w:ascii="Arial" w:eastAsia="Times New Roman" w:hAnsi="Arial" w:cs="Arial"/>
          <w:sz w:val="24"/>
          <w:szCs w:val="24"/>
          <w:lang w:val="en-US" w:eastAsia="pt-BR"/>
          <w:rPrChange w:id="413" w:author="EUDERLAN FREIRE DA SILVA ABREU" w:date="2025-07-17T18:40:00Z">
            <w:rPr>
              <w:ins w:id="414" w:author="EUDERLAN FREIRE DA SILVA ABREU" w:date="2025-06-30T15:55:00Z"/>
              <w:rFonts w:ascii="Times New Roman" w:eastAsia="Times New Roman" w:hAnsi="Times New Roman" w:cs="Times New Roman"/>
              <w:sz w:val="24"/>
              <w:szCs w:val="24"/>
              <w:lang w:eastAsia="pt-BR"/>
            </w:rPr>
          </w:rPrChange>
        </w:rPr>
        <w:pPrChange w:id="415" w:author="EUDERLAN FREIRE DA SILVA ABREU" w:date="2025-07-17T19:26:00Z">
          <w:pPr>
            <w:spacing w:after="0" w:line="240" w:lineRule="auto"/>
          </w:pPr>
        </w:pPrChange>
      </w:pPr>
      <w:ins w:id="416" w:author="EUDERLAN FREIRE DA SILVA ABREU" w:date="2025-07-17T18:40:00Z">
        <w:r>
          <w:rPr>
            <w:rFonts w:ascii="Arial" w:eastAsia="Times New Roman" w:hAnsi="Arial" w:cs="Arial"/>
            <w:color w:val="000000"/>
            <w:sz w:val="24"/>
            <w:szCs w:val="24"/>
            <w:lang w:val="en-US" w:eastAsia="pt-BR"/>
          </w:rPr>
          <w:t xml:space="preserve">cd </w:t>
        </w:r>
        <w:r w:rsidRPr="00051FB0">
          <w:rPr>
            <w:rFonts w:ascii="Arial" w:eastAsia="Times New Roman" w:hAnsi="Arial" w:cs="Arial"/>
            <w:color w:val="000000"/>
            <w:sz w:val="24"/>
            <w:szCs w:val="24"/>
            <w:lang w:val="en-US" w:eastAsia="pt-BR"/>
          </w:rPr>
          <w:t>G4_CONSULTA_DOCUMENTOS</w:t>
        </w:r>
      </w:ins>
    </w:p>
    <w:p w14:paraId="1081AAD1" w14:textId="2EE08F55" w:rsidR="003737E4" w:rsidRPr="00E554AF" w:rsidRDefault="003737E4" w:rsidP="00D13F28">
      <w:pPr>
        <w:spacing w:before="240" w:after="0" w:line="240" w:lineRule="auto"/>
        <w:jc w:val="both"/>
        <w:rPr>
          <w:ins w:id="417" w:author="EUDERLAN FREIRE DA SILVA ABREU" w:date="2025-06-30T15:55:00Z"/>
          <w:rFonts w:ascii="Arial" w:eastAsia="Times New Roman" w:hAnsi="Arial" w:cs="Arial"/>
          <w:sz w:val="24"/>
          <w:szCs w:val="24"/>
          <w:lang w:eastAsia="pt-BR"/>
          <w:rPrChange w:id="418" w:author="EUDERLAN FREIRE DA SILVA ABREU" w:date="2025-07-17T18:34:00Z">
            <w:rPr>
              <w:ins w:id="419" w:author="EUDERLAN FREIRE DA SILVA ABREU" w:date="2025-06-30T15:55:00Z"/>
              <w:rFonts w:ascii="Times New Roman" w:eastAsia="Times New Roman" w:hAnsi="Times New Roman" w:cs="Times New Roman"/>
              <w:sz w:val="24"/>
              <w:szCs w:val="24"/>
              <w:lang w:eastAsia="pt-BR"/>
            </w:rPr>
          </w:rPrChange>
        </w:rPr>
        <w:pPrChange w:id="420" w:author="EUDERLAN FREIRE DA SILVA ABREU" w:date="2025-07-17T19:26:00Z">
          <w:pPr>
            <w:spacing w:after="0" w:line="240" w:lineRule="auto"/>
          </w:pPr>
        </w:pPrChange>
      </w:pPr>
      <w:proofErr w:type="spellStart"/>
      <w:ins w:id="421" w:author="EUDERLAN FREIRE DA SILVA ABREU" w:date="2025-06-30T15:55:00Z">
        <w:r w:rsidRPr="00E554AF">
          <w:rPr>
            <w:rFonts w:ascii="Arial" w:eastAsia="Times New Roman" w:hAnsi="Arial" w:cs="Arial"/>
            <w:color w:val="000000"/>
            <w:sz w:val="24"/>
            <w:szCs w:val="24"/>
            <w:lang w:eastAsia="pt-BR"/>
            <w:rPrChange w:id="422" w:author="EUDERLAN FREIRE DA SILVA ABREU" w:date="2025-07-17T18:34:00Z">
              <w:rPr>
                <w:rFonts w:ascii="Arial" w:eastAsia="Times New Roman" w:hAnsi="Arial" w:cs="Arial"/>
                <w:color w:val="000000"/>
                <w:lang w:eastAsia="pt-BR"/>
              </w:rPr>
            </w:rPrChange>
          </w:rPr>
          <w:t>cd</w:t>
        </w:r>
        <w:proofErr w:type="spellEnd"/>
        <w:r w:rsidRPr="00E554AF">
          <w:rPr>
            <w:rFonts w:ascii="Arial" w:eastAsia="Times New Roman" w:hAnsi="Arial" w:cs="Arial"/>
            <w:color w:val="000000"/>
            <w:sz w:val="24"/>
            <w:szCs w:val="24"/>
            <w:lang w:eastAsia="pt-BR"/>
            <w:rPrChange w:id="423"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424" w:author="EUDERLAN FREIRE DA SILVA ABREU" w:date="2025-07-17T18:34:00Z">
              <w:rPr>
                <w:rFonts w:ascii="Arial" w:eastAsia="Times New Roman" w:hAnsi="Arial" w:cs="Arial"/>
                <w:color w:val="000000"/>
                <w:lang w:eastAsia="pt-BR"/>
              </w:rPr>
            </w:rPrChange>
          </w:rPr>
          <w:t>Codigo</w:t>
        </w:r>
        <w:proofErr w:type="spellEnd"/>
      </w:ins>
    </w:p>
    <w:p w14:paraId="5982DD5B" w14:textId="77777777" w:rsidR="003737E4" w:rsidRPr="00E554AF" w:rsidRDefault="003737E4" w:rsidP="00D13F28">
      <w:pPr>
        <w:spacing w:before="240" w:after="0" w:line="240" w:lineRule="auto"/>
        <w:jc w:val="both"/>
        <w:outlineLvl w:val="2"/>
        <w:rPr>
          <w:ins w:id="425" w:author="EUDERLAN FREIRE DA SILVA ABREU" w:date="2025-06-30T15:55:00Z"/>
          <w:rFonts w:ascii="Arial" w:eastAsia="Times New Roman" w:hAnsi="Arial" w:cs="Arial"/>
          <w:b/>
          <w:bCs/>
          <w:sz w:val="24"/>
          <w:szCs w:val="24"/>
          <w:lang w:eastAsia="pt-BR"/>
          <w:rPrChange w:id="426" w:author="EUDERLAN FREIRE DA SILVA ABREU" w:date="2025-07-17T18:34:00Z">
            <w:rPr>
              <w:ins w:id="427" w:author="EUDERLAN FREIRE DA SILVA ABREU" w:date="2025-06-30T15:55:00Z"/>
              <w:rFonts w:ascii="Times New Roman" w:eastAsia="Times New Roman" w:hAnsi="Times New Roman" w:cs="Times New Roman"/>
              <w:b/>
              <w:bCs/>
              <w:sz w:val="27"/>
              <w:szCs w:val="27"/>
              <w:lang w:eastAsia="pt-BR"/>
            </w:rPr>
          </w:rPrChange>
        </w:rPr>
        <w:pPrChange w:id="428" w:author="EUDERLAN FREIRE DA SILVA ABREU" w:date="2025-07-17T19:26:00Z">
          <w:pPr>
            <w:spacing w:before="280" w:after="80" w:line="240" w:lineRule="auto"/>
            <w:outlineLvl w:val="2"/>
          </w:pPr>
        </w:pPrChange>
      </w:pPr>
      <w:bookmarkStart w:id="429" w:name="_Toc203669843"/>
      <w:ins w:id="430" w:author="EUDERLAN FREIRE DA SILVA ABREU" w:date="2025-06-30T15:55:00Z">
        <w:r w:rsidRPr="00E554AF">
          <w:rPr>
            <w:rFonts w:ascii="Arial" w:eastAsia="Times New Roman" w:hAnsi="Arial" w:cs="Arial"/>
            <w:b/>
            <w:bCs/>
            <w:color w:val="000000"/>
            <w:sz w:val="24"/>
            <w:szCs w:val="24"/>
            <w:lang w:eastAsia="pt-BR"/>
            <w:rPrChange w:id="431" w:author="EUDERLAN FREIRE DA SILVA ABREU" w:date="2025-07-17T18:34:00Z">
              <w:rPr>
                <w:rFonts w:ascii="Arial" w:eastAsia="Times New Roman" w:hAnsi="Arial" w:cs="Arial"/>
                <w:b/>
                <w:bCs/>
                <w:color w:val="000000"/>
                <w:sz w:val="26"/>
                <w:szCs w:val="26"/>
                <w:lang w:eastAsia="pt-BR"/>
              </w:rPr>
            </w:rPrChange>
          </w:rPr>
          <w:t xml:space="preserve">Passo 2: Configuração do </w:t>
        </w:r>
        <w:proofErr w:type="spellStart"/>
        <w:r w:rsidRPr="00E554AF">
          <w:rPr>
            <w:rFonts w:ascii="Arial" w:eastAsia="Times New Roman" w:hAnsi="Arial" w:cs="Arial"/>
            <w:b/>
            <w:bCs/>
            <w:color w:val="000000"/>
            <w:sz w:val="24"/>
            <w:szCs w:val="24"/>
            <w:lang w:eastAsia="pt-BR"/>
            <w:rPrChange w:id="432" w:author="EUDERLAN FREIRE DA SILVA ABREU" w:date="2025-07-17T18:34:00Z">
              <w:rPr>
                <w:rFonts w:ascii="Arial" w:eastAsia="Times New Roman" w:hAnsi="Arial" w:cs="Arial"/>
                <w:b/>
                <w:bCs/>
                <w:color w:val="000000"/>
                <w:sz w:val="26"/>
                <w:szCs w:val="26"/>
                <w:lang w:eastAsia="pt-BR"/>
              </w:rPr>
            </w:rPrChange>
          </w:rPr>
          <w:t>Backend</w:t>
        </w:r>
        <w:bookmarkEnd w:id="429"/>
        <w:proofErr w:type="spellEnd"/>
      </w:ins>
    </w:p>
    <w:p w14:paraId="0C72C633" w14:textId="77777777" w:rsidR="003737E4" w:rsidRPr="00E554AF" w:rsidRDefault="003737E4" w:rsidP="00D13F28">
      <w:pPr>
        <w:spacing w:before="240" w:after="0" w:line="240" w:lineRule="auto"/>
        <w:jc w:val="both"/>
        <w:outlineLvl w:val="3"/>
        <w:rPr>
          <w:ins w:id="433" w:author="EUDERLAN FREIRE DA SILVA ABREU" w:date="2025-06-30T15:55:00Z"/>
          <w:rFonts w:ascii="Arial" w:eastAsia="Times New Roman" w:hAnsi="Arial" w:cs="Arial"/>
          <w:b/>
          <w:bCs/>
          <w:sz w:val="24"/>
          <w:szCs w:val="24"/>
          <w:lang w:eastAsia="pt-BR"/>
          <w:rPrChange w:id="434" w:author="EUDERLAN FREIRE DA SILVA ABREU" w:date="2025-07-17T18:34:00Z">
            <w:rPr>
              <w:ins w:id="435" w:author="EUDERLAN FREIRE DA SILVA ABREU" w:date="2025-06-30T15:55:00Z"/>
              <w:rFonts w:ascii="Times New Roman" w:eastAsia="Times New Roman" w:hAnsi="Times New Roman" w:cs="Times New Roman"/>
              <w:b/>
              <w:bCs/>
              <w:sz w:val="24"/>
              <w:szCs w:val="24"/>
              <w:lang w:eastAsia="pt-BR"/>
            </w:rPr>
          </w:rPrChange>
        </w:rPr>
        <w:pPrChange w:id="436" w:author="EUDERLAN FREIRE DA SILVA ABREU" w:date="2025-07-17T19:26:00Z">
          <w:pPr>
            <w:spacing w:before="240" w:after="40" w:line="240" w:lineRule="auto"/>
            <w:outlineLvl w:val="3"/>
          </w:pPr>
        </w:pPrChange>
      </w:pPr>
      <w:ins w:id="437" w:author="EUDERLAN FREIRE DA SILVA ABREU" w:date="2025-06-30T15:55:00Z">
        <w:r w:rsidRPr="00E554AF">
          <w:rPr>
            <w:rFonts w:ascii="Arial" w:eastAsia="Times New Roman" w:hAnsi="Arial" w:cs="Arial"/>
            <w:b/>
            <w:bCs/>
            <w:color w:val="000000"/>
            <w:sz w:val="24"/>
            <w:szCs w:val="24"/>
            <w:lang w:eastAsia="pt-BR"/>
            <w:rPrChange w:id="438" w:author="EUDERLAN FREIRE DA SILVA ABREU" w:date="2025-07-17T18:34:00Z">
              <w:rPr>
                <w:rFonts w:ascii="Arial" w:eastAsia="Times New Roman" w:hAnsi="Arial" w:cs="Arial"/>
                <w:b/>
                <w:bCs/>
                <w:color w:val="000000"/>
                <w:lang w:eastAsia="pt-BR"/>
              </w:rPr>
            </w:rPrChange>
          </w:rPr>
          <w:t xml:space="preserve">2.1. Navegue para a pasta do </w:t>
        </w:r>
        <w:proofErr w:type="spellStart"/>
        <w:r w:rsidRPr="00E554AF">
          <w:rPr>
            <w:rFonts w:ascii="Arial" w:eastAsia="Times New Roman" w:hAnsi="Arial" w:cs="Arial"/>
            <w:b/>
            <w:bCs/>
            <w:color w:val="000000"/>
            <w:sz w:val="24"/>
            <w:szCs w:val="24"/>
            <w:lang w:eastAsia="pt-BR"/>
            <w:rPrChange w:id="439" w:author="EUDERLAN FREIRE DA SILVA ABREU" w:date="2025-07-17T18:34:00Z">
              <w:rPr>
                <w:rFonts w:ascii="Arial" w:eastAsia="Times New Roman" w:hAnsi="Arial" w:cs="Arial"/>
                <w:b/>
                <w:bCs/>
                <w:color w:val="000000"/>
                <w:lang w:eastAsia="pt-BR"/>
              </w:rPr>
            </w:rPrChange>
          </w:rPr>
          <w:t>backend</w:t>
        </w:r>
        <w:proofErr w:type="spellEnd"/>
      </w:ins>
    </w:p>
    <w:p w14:paraId="2A2A59B6" w14:textId="5A56BCAE" w:rsidR="003737E4" w:rsidRPr="00E554AF" w:rsidRDefault="003737E4" w:rsidP="00D13F28">
      <w:pPr>
        <w:spacing w:before="240" w:after="0" w:line="240" w:lineRule="auto"/>
        <w:jc w:val="both"/>
        <w:rPr>
          <w:ins w:id="440" w:author="EUDERLAN FREIRE DA SILVA ABREU" w:date="2025-06-30T15:59:00Z"/>
          <w:rFonts w:ascii="Arial" w:eastAsia="Times New Roman" w:hAnsi="Arial" w:cs="Arial"/>
          <w:color w:val="000000"/>
          <w:sz w:val="24"/>
          <w:szCs w:val="24"/>
          <w:lang w:eastAsia="pt-BR"/>
          <w:rPrChange w:id="441" w:author="EUDERLAN FREIRE DA SILVA ABREU" w:date="2025-07-17T18:34:00Z">
            <w:rPr>
              <w:ins w:id="442" w:author="EUDERLAN FREIRE DA SILVA ABREU" w:date="2025-06-30T15:59:00Z"/>
              <w:rFonts w:ascii="Arial" w:eastAsia="Times New Roman" w:hAnsi="Arial" w:cs="Arial"/>
              <w:color w:val="000000"/>
              <w:sz w:val="24"/>
              <w:szCs w:val="24"/>
              <w:lang w:eastAsia="pt-BR"/>
            </w:rPr>
          </w:rPrChange>
        </w:rPr>
        <w:pPrChange w:id="443" w:author="EUDERLAN FREIRE DA SILVA ABREU" w:date="2025-07-17T19:26:00Z">
          <w:pPr>
            <w:spacing w:after="0" w:line="240" w:lineRule="auto"/>
            <w:jc w:val="both"/>
          </w:pPr>
        </w:pPrChange>
      </w:pPr>
      <w:proofErr w:type="spellStart"/>
      <w:ins w:id="444" w:author="EUDERLAN FREIRE DA SILVA ABREU" w:date="2025-06-30T15:55:00Z">
        <w:r w:rsidRPr="00E554AF">
          <w:rPr>
            <w:rFonts w:ascii="Arial" w:eastAsia="Times New Roman" w:hAnsi="Arial" w:cs="Arial"/>
            <w:color w:val="000000"/>
            <w:sz w:val="24"/>
            <w:szCs w:val="24"/>
            <w:lang w:eastAsia="pt-BR"/>
            <w:rPrChange w:id="445" w:author="EUDERLAN FREIRE DA SILVA ABREU" w:date="2025-07-17T18:34:00Z">
              <w:rPr>
                <w:rFonts w:ascii="Arial" w:eastAsia="Times New Roman" w:hAnsi="Arial" w:cs="Arial"/>
                <w:color w:val="000000"/>
                <w:lang w:eastAsia="pt-BR"/>
              </w:rPr>
            </w:rPrChange>
          </w:rPr>
          <w:lastRenderedPageBreak/>
          <w:t>cd</w:t>
        </w:r>
        <w:proofErr w:type="spellEnd"/>
        <w:r w:rsidRPr="00E554AF">
          <w:rPr>
            <w:rFonts w:ascii="Arial" w:eastAsia="Times New Roman" w:hAnsi="Arial" w:cs="Arial"/>
            <w:color w:val="000000"/>
            <w:sz w:val="24"/>
            <w:szCs w:val="24"/>
            <w:lang w:eastAsia="pt-BR"/>
            <w:rPrChange w:id="446"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447" w:author="EUDERLAN FREIRE DA SILVA ABREU" w:date="2025-07-17T18:34:00Z">
              <w:rPr>
                <w:rFonts w:ascii="Arial" w:eastAsia="Times New Roman" w:hAnsi="Arial" w:cs="Arial"/>
                <w:color w:val="000000"/>
                <w:lang w:eastAsia="pt-BR"/>
              </w:rPr>
            </w:rPrChange>
          </w:rPr>
          <w:t>BackEnd</w:t>
        </w:r>
      </w:ins>
      <w:proofErr w:type="spellEnd"/>
    </w:p>
    <w:p w14:paraId="4C913A79" w14:textId="7A7D16EF" w:rsidR="00EA36DE" w:rsidRPr="00E554AF" w:rsidRDefault="00EA36DE" w:rsidP="00D13F28">
      <w:pPr>
        <w:spacing w:before="240" w:after="0" w:line="240" w:lineRule="auto"/>
        <w:jc w:val="both"/>
        <w:rPr>
          <w:ins w:id="448" w:author="EUDERLAN FREIRE DA SILVA ABREU" w:date="2025-06-30T15:59:00Z"/>
          <w:rFonts w:ascii="Arial" w:eastAsia="Times New Roman" w:hAnsi="Arial" w:cs="Arial"/>
          <w:color w:val="000000"/>
          <w:sz w:val="24"/>
          <w:szCs w:val="24"/>
          <w:lang w:eastAsia="pt-BR"/>
          <w:rPrChange w:id="449" w:author="EUDERLAN FREIRE DA SILVA ABREU" w:date="2025-07-17T18:34:00Z">
            <w:rPr>
              <w:ins w:id="450" w:author="EUDERLAN FREIRE DA SILVA ABREU" w:date="2025-06-30T15:59:00Z"/>
              <w:rFonts w:ascii="Arial" w:eastAsia="Times New Roman" w:hAnsi="Arial" w:cs="Arial"/>
              <w:color w:val="000000"/>
              <w:sz w:val="24"/>
              <w:szCs w:val="24"/>
              <w:lang w:eastAsia="pt-BR"/>
            </w:rPr>
          </w:rPrChange>
        </w:rPr>
        <w:pPrChange w:id="451" w:author="EUDERLAN FREIRE DA SILVA ABREU" w:date="2025-07-17T19:26:00Z">
          <w:pPr>
            <w:spacing w:after="0" w:line="240" w:lineRule="auto"/>
            <w:jc w:val="both"/>
          </w:pPr>
        </w:pPrChange>
      </w:pPr>
    </w:p>
    <w:p w14:paraId="48F1C101" w14:textId="77777777" w:rsidR="00EA36DE" w:rsidRPr="00E554AF" w:rsidRDefault="00EA36DE" w:rsidP="00D13F28">
      <w:pPr>
        <w:spacing w:before="240" w:after="0" w:line="240" w:lineRule="auto"/>
        <w:jc w:val="both"/>
        <w:outlineLvl w:val="3"/>
        <w:rPr>
          <w:ins w:id="452" w:author="EUDERLAN FREIRE DA SILVA ABREU" w:date="2025-06-30T15:59:00Z"/>
          <w:rFonts w:ascii="Arial" w:eastAsia="Times New Roman" w:hAnsi="Arial" w:cs="Arial"/>
          <w:b/>
          <w:bCs/>
          <w:sz w:val="24"/>
          <w:szCs w:val="24"/>
          <w:lang w:eastAsia="pt-BR"/>
          <w:rPrChange w:id="453" w:author="EUDERLAN FREIRE DA SILVA ABREU" w:date="2025-07-17T18:34:00Z">
            <w:rPr>
              <w:ins w:id="454" w:author="EUDERLAN FREIRE DA SILVA ABREU" w:date="2025-06-30T15:59:00Z"/>
              <w:rFonts w:ascii="Times New Roman" w:eastAsia="Times New Roman" w:hAnsi="Times New Roman" w:cs="Times New Roman"/>
              <w:b/>
              <w:bCs/>
              <w:sz w:val="24"/>
              <w:szCs w:val="24"/>
              <w:lang w:eastAsia="pt-BR"/>
            </w:rPr>
          </w:rPrChange>
        </w:rPr>
        <w:pPrChange w:id="455" w:author="EUDERLAN FREIRE DA SILVA ABREU" w:date="2025-07-17T19:26:00Z">
          <w:pPr>
            <w:spacing w:before="240" w:after="40" w:line="240" w:lineRule="auto"/>
            <w:outlineLvl w:val="3"/>
          </w:pPr>
        </w:pPrChange>
      </w:pPr>
      <w:ins w:id="456" w:author="EUDERLAN FREIRE DA SILVA ABREU" w:date="2025-06-30T15:59:00Z">
        <w:r w:rsidRPr="00E554AF">
          <w:rPr>
            <w:rFonts w:ascii="Arial" w:eastAsia="Times New Roman" w:hAnsi="Arial" w:cs="Arial"/>
            <w:b/>
            <w:bCs/>
            <w:color w:val="000000"/>
            <w:sz w:val="24"/>
            <w:szCs w:val="24"/>
            <w:lang w:eastAsia="pt-BR"/>
            <w:rPrChange w:id="457" w:author="EUDERLAN FREIRE DA SILVA ABREU" w:date="2025-07-17T18:34:00Z">
              <w:rPr>
                <w:rFonts w:ascii="Arial" w:eastAsia="Times New Roman" w:hAnsi="Arial" w:cs="Arial"/>
                <w:b/>
                <w:bCs/>
                <w:color w:val="000000"/>
                <w:lang w:eastAsia="pt-BR"/>
              </w:rPr>
            </w:rPrChange>
          </w:rPr>
          <w:t>2.2. Crie ambiente virtual Python</w:t>
        </w:r>
      </w:ins>
    </w:p>
    <w:p w14:paraId="7D862212" w14:textId="77777777" w:rsidR="00EA36DE" w:rsidRPr="00E554AF" w:rsidRDefault="00EA36DE" w:rsidP="00D13F28">
      <w:pPr>
        <w:spacing w:before="240" w:after="0" w:line="240" w:lineRule="auto"/>
        <w:jc w:val="both"/>
        <w:rPr>
          <w:ins w:id="458" w:author="EUDERLAN FREIRE DA SILVA ABREU" w:date="2025-06-30T15:59:00Z"/>
          <w:rFonts w:ascii="Arial" w:eastAsia="Times New Roman" w:hAnsi="Arial" w:cs="Arial"/>
          <w:sz w:val="24"/>
          <w:szCs w:val="24"/>
          <w:lang w:eastAsia="pt-BR"/>
          <w:rPrChange w:id="459" w:author="EUDERLAN FREIRE DA SILVA ABREU" w:date="2025-07-17T18:34:00Z">
            <w:rPr>
              <w:ins w:id="460" w:author="EUDERLAN FREIRE DA SILVA ABREU" w:date="2025-06-30T15:59:00Z"/>
              <w:rFonts w:ascii="Times New Roman" w:eastAsia="Times New Roman" w:hAnsi="Times New Roman" w:cs="Times New Roman"/>
              <w:sz w:val="24"/>
              <w:szCs w:val="24"/>
              <w:lang w:eastAsia="pt-BR"/>
            </w:rPr>
          </w:rPrChange>
        </w:rPr>
        <w:pPrChange w:id="461" w:author="EUDERLAN FREIRE DA SILVA ABREU" w:date="2025-07-17T19:26:00Z">
          <w:pPr>
            <w:spacing w:after="0" w:line="240" w:lineRule="auto"/>
          </w:pPr>
        </w:pPrChange>
      </w:pPr>
      <w:ins w:id="462" w:author="EUDERLAN FREIRE DA SILVA ABREU" w:date="2025-06-30T15:59:00Z">
        <w:r w:rsidRPr="00E554AF">
          <w:rPr>
            <w:rFonts w:ascii="Arial" w:eastAsia="Times New Roman" w:hAnsi="Arial" w:cs="Arial"/>
            <w:color w:val="000000"/>
            <w:sz w:val="24"/>
            <w:szCs w:val="24"/>
            <w:lang w:eastAsia="pt-BR"/>
            <w:rPrChange w:id="463" w:author="EUDERLAN FREIRE DA SILVA ABREU" w:date="2025-07-17T18:34:00Z">
              <w:rPr>
                <w:rFonts w:ascii="Arial" w:eastAsia="Times New Roman" w:hAnsi="Arial" w:cs="Arial"/>
                <w:color w:val="000000"/>
                <w:lang w:eastAsia="pt-BR"/>
              </w:rPr>
            </w:rPrChange>
          </w:rPr>
          <w:t># Criar ambiente virtual</w:t>
        </w:r>
      </w:ins>
    </w:p>
    <w:p w14:paraId="355DC1AC" w14:textId="5CE90B3D" w:rsidR="00EA36DE" w:rsidRPr="00E554AF" w:rsidRDefault="00EA36DE" w:rsidP="00D13F28">
      <w:pPr>
        <w:spacing w:before="240" w:after="0" w:line="240" w:lineRule="auto"/>
        <w:jc w:val="both"/>
        <w:rPr>
          <w:ins w:id="464" w:author="EUDERLAN FREIRE DA SILVA ABREU" w:date="2025-06-30T15:59:00Z"/>
          <w:rFonts w:ascii="Arial" w:eastAsia="Times New Roman" w:hAnsi="Arial" w:cs="Arial"/>
          <w:sz w:val="24"/>
          <w:szCs w:val="24"/>
          <w:lang w:eastAsia="pt-BR"/>
          <w:rPrChange w:id="465" w:author="EUDERLAN FREIRE DA SILVA ABREU" w:date="2025-07-17T18:34:00Z">
            <w:rPr>
              <w:ins w:id="466" w:author="EUDERLAN FREIRE DA SILVA ABREU" w:date="2025-06-30T15:59:00Z"/>
              <w:rFonts w:ascii="Times New Roman" w:eastAsia="Times New Roman" w:hAnsi="Times New Roman" w:cs="Times New Roman"/>
              <w:sz w:val="24"/>
              <w:szCs w:val="24"/>
              <w:lang w:eastAsia="pt-BR"/>
            </w:rPr>
          </w:rPrChange>
        </w:rPr>
        <w:pPrChange w:id="467" w:author="EUDERLAN FREIRE DA SILVA ABREU" w:date="2025-07-17T19:26:00Z">
          <w:pPr>
            <w:spacing w:after="0" w:line="240" w:lineRule="auto"/>
          </w:pPr>
        </w:pPrChange>
      </w:pPr>
      <w:proofErr w:type="spellStart"/>
      <w:ins w:id="468" w:author="EUDERLAN FREIRE DA SILVA ABREU" w:date="2025-06-30T15:59:00Z">
        <w:r w:rsidRPr="00E554AF">
          <w:rPr>
            <w:rFonts w:ascii="Arial" w:eastAsia="Times New Roman" w:hAnsi="Arial" w:cs="Arial"/>
            <w:color w:val="000000"/>
            <w:sz w:val="24"/>
            <w:szCs w:val="24"/>
            <w:lang w:eastAsia="pt-BR"/>
            <w:rPrChange w:id="469" w:author="EUDERLAN FREIRE DA SILVA ABREU" w:date="2025-07-17T18:34:00Z">
              <w:rPr>
                <w:rFonts w:ascii="Arial" w:eastAsia="Times New Roman" w:hAnsi="Arial" w:cs="Arial"/>
                <w:color w:val="000000"/>
                <w:lang w:eastAsia="pt-BR"/>
              </w:rPr>
            </w:rPrChange>
          </w:rPr>
          <w:t>python</w:t>
        </w:r>
        <w:proofErr w:type="spellEnd"/>
        <w:r w:rsidRPr="00E554AF">
          <w:rPr>
            <w:rFonts w:ascii="Arial" w:eastAsia="Times New Roman" w:hAnsi="Arial" w:cs="Arial"/>
            <w:color w:val="000000"/>
            <w:sz w:val="24"/>
            <w:szCs w:val="24"/>
            <w:lang w:eastAsia="pt-BR"/>
            <w:rPrChange w:id="470" w:author="EUDERLAN FREIRE DA SILVA ABREU" w:date="2025-07-17T18:34:00Z">
              <w:rPr>
                <w:rFonts w:ascii="Arial" w:eastAsia="Times New Roman" w:hAnsi="Arial" w:cs="Arial"/>
                <w:color w:val="000000"/>
                <w:lang w:eastAsia="pt-BR"/>
              </w:rPr>
            </w:rPrChange>
          </w:rPr>
          <w:t xml:space="preserve"> -m </w:t>
        </w:r>
        <w:proofErr w:type="spellStart"/>
        <w:r w:rsidRPr="00E554AF">
          <w:rPr>
            <w:rFonts w:ascii="Arial" w:eastAsia="Times New Roman" w:hAnsi="Arial" w:cs="Arial"/>
            <w:color w:val="000000"/>
            <w:sz w:val="24"/>
            <w:szCs w:val="24"/>
            <w:lang w:eastAsia="pt-BR"/>
            <w:rPrChange w:id="471" w:author="EUDERLAN FREIRE DA SILVA ABREU" w:date="2025-07-17T18:34:00Z">
              <w:rPr>
                <w:rFonts w:ascii="Arial" w:eastAsia="Times New Roman" w:hAnsi="Arial" w:cs="Arial"/>
                <w:color w:val="000000"/>
                <w:lang w:eastAsia="pt-BR"/>
              </w:rPr>
            </w:rPrChange>
          </w:rPr>
          <w:t>venv</w:t>
        </w:r>
        <w:proofErr w:type="spellEnd"/>
        <w:r w:rsidRPr="00E554AF">
          <w:rPr>
            <w:rFonts w:ascii="Arial" w:eastAsia="Times New Roman" w:hAnsi="Arial" w:cs="Arial"/>
            <w:color w:val="000000"/>
            <w:sz w:val="24"/>
            <w:szCs w:val="24"/>
            <w:lang w:eastAsia="pt-BR"/>
            <w:rPrChange w:id="472"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473" w:author="EUDERLAN FREIRE DA SILVA ABREU" w:date="2025-07-17T18:34:00Z">
              <w:rPr>
                <w:rFonts w:ascii="Arial" w:eastAsia="Times New Roman" w:hAnsi="Arial" w:cs="Arial"/>
                <w:color w:val="000000"/>
                <w:lang w:eastAsia="pt-BR"/>
              </w:rPr>
            </w:rPrChange>
          </w:rPr>
          <w:t>venv</w:t>
        </w:r>
        <w:proofErr w:type="spellEnd"/>
      </w:ins>
    </w:p>
    <w:p w14:paraId="68DBAAAA" w14:textId="77777777" w:rsidR="00EA36DE" w:rsidRPr="00E554AF" w:rsidRDefault="00EA36DE" w:rsidP="00D13F28">
      <w:pPr>
        <w:spacing w:before="240" w:after="0" w:line="240" w:lineRule="auto"/>
        <w:jc w:val="both"/>
        <w:rPr>
          <w:ins w:id="474" w:author="EUDERLAN FREIRE DA SILVA ABREU" w:date="2025-06-30T15:59:00Z"/>
          <w:rFonts w:ascii="Arial" w:eastAsia="Times New Roman" w:hAnsi="Arial" w:cs="Arial"/>
          <w:sz w:val="24"/>
          <w:szCs w:val="24"/>
          <w:lang w:eastAsia="pt-BR"/>
          <w:rPrChange w:id="475" w:author="EUDERLAN FREIRE DA SILVA ABREU" w:date="2025-07-17T18:34:00Z">
            <w:rPr>
              <w:ins w:id="476" w:author="EUDERLAN FREIRE DA SILVA ABREU" w:date="2025-06-30T15:59:00Z"/>
              <w:rFonts w:ascii="Times New Roman" w:eastAsia="Times New Roman" w:hAnsi="Times New Roman" w:cs="Times New Roman"/>
              <w:sz w:val="24"/>
              <w:szCs w:val="24"/>
              <w:lang w:eastAsia="pt-BR"/>
            </w:rPr>
          </w:rPrChange>
        </w:rPr>
        <w:pPrChange w:id="477" w:author="EUDERLAN FREIRE DA SILVA ABREU" w:date="2025-07-17T19:26:00Z">
          <w:pPr>
            <w:spacing w:after="0" w:line="240" w:lineRule="auto"/>
          </w:pPr>
        </w:pPrChange>
      </w:pPr>
      <w:ins w:id="478" w:author="EUDERLAN FREIRE DA SILVA ABREU" w:date="2025-06-30T15:59:00Z">
        <w:r w:rsidRPr="00E554AF">
          <w:rPr>
            <w:rFonts w:ascii="Arial" w:eastAsia="Times New Roman" w:hAnsi="Arial" w:cs="Arial"/>
            <w:color w:val="000000"/>
            <w:sz w:val="24"/>
            <w:szCs w:val="24"/>
            <w:lang w:eastAsia="pt-BR"/>
            <w:rPrChange w:id="479" w:author="EUDERLAN FREIRE DA SILVA ABREU" w:date="2025-07-17T18:34:00Z">
              <w:rPr>
                <w:rFonts w:ascii="Arial" w:eastAsia="Times New Roman" w:hAnsi="Arial" w:cs="Arial"/>
                <w:color w:val="000000"/>
                <w:lang w:eastAsia="pt-BR"/>
              </w:rPr>
            </w:rPrChange>
          </w:rPr>
          <w:t># Ativar ambiente virtual</w:t>
        </w:r>
      </w:ins>
    </w:p>
    <w:p w14:paraId="4E2F2B07" w14:textId="77777777" w:rsidR="00EA36DE" w:rsidRPr="00E554AF" w:rsidRDefault="00EA36DE" w:rsidP="00D13F28">
      <w:pPr>
        <w:spacing w:before="240" w:after="0" w:line="240" w:lineRule="auto"/>
        <w:jc w:val="both"/>
        <w:rPr>
          <w:ins w:id="480" w:author="EUDERLAN FREIRE DA SILVA ABREU" w:date="2025-06-30T15:59:00Z"/>
          <w:rFonts w:ascii="Arial" w:eastAsia="Times New Roman" w:hAnsi="Arial" w:cs="Arial"/>
          <w:sz w:val="24"/>
          <w:szCs w:val="24"/>
          <w:lang w:val="en-US" w:eastAsia="pt-BR"/>
          <w:rPrChange w:id="481" w:author="EUDERLAN FREIRE DA SILVA ABREU" w:date="2025-07-17T18:34:00Z">
            <w:rPr>
              <w:ins w:id="482" w:author="EUDERLAN FREIRE DA SILVA ABREU" w:date="2025-06-30T15:59:00Z"/>
              <w:rFonts w:ascii="Times New Roman" w:eastAsia="Times New Roman" w:hAnsi="Times New Roman" w:cs="Times New Roman"/>
              <w:sz w:val="24"/>
              <w:szCs w:val="24"/>
              <w:lang w:eastAsia="pt-BR"/>
            </w:rPr>
          </w:rPrChange>
        </w:rPr>
        <w:pPrChange w:id="483" w:author="EUDERLAN FREIRE DA SILVA ABREU" w:date="2025-07-17T19:26:00Z">
          <w:pPr>
            <w:spacing w:after="0" w:line="240" w:lineRule="auto"/>
          </w:pPr>
        </w:pPrChange>
      </w:pPr>
      <w:ins w:id="484" w:author="EUDERLAN FREIRE DA SILVA ABREU" w:date="2025-06-30T15:59:00Z">
        <w:r w:rsidRPr="00E554AF">
          <w:rPr>
            <w:rFonts w:ascii="Arial" w:eastAsia="Times New Roman" w:hAnsi="Arial" w:cs="Arial"/>
            <w:color w:val="000000"/>
            <w:sz w:val="24"/>
            <w:szCs w:val="24"/>
            <w:lang w:val="en-US" w:eastAsia="pt-BR"/>
            <w:rPrChange w:id="485" w:author="EUDERLAN FREIRE DA SILVA ABREU" w:date="2025-07-17T18:34:00Z">
              <w:rPr>
                <w:rFonts w:ascii="Arial" w:eastAsia="Times New Roman" w:hAnsi="Arial" w:cs="Arial"/>
                <w:color w:val="000000"/>
                <w:lang w:eastAsia="pt-BR"/>
              </w:rPr>
            </w:rPrChange>
          </w:rPr>
          <w:t># Windows:</w:t>
        </w:r>
      </w:ins>
    </w:p>
    <w:p w14:paraId="02927B45" w14:textId="77777777" w:rsidR="00EA36DE" w:rsidRPr="00E554AF" w:rsidRDefault="00EA36DE" w:rsidP="00D13F28">
      <w:pPr>
        <w:spacing w:before="240" w:after="0" w:line="240" w:lineRule="auto"/>
        <w:jc w:val="both"/>
        <w:rPr>
          <w:ins w:id="486" w:author="EUDERLAN FREIRE DA SILVA ABREU" w:date="2025-06-30T15:59:00Z"/>
          <w:rFonts w:ascii="Arial" w:eastAsia="Times New Roman" w:hAnsi="Arial" w:cs="Arial"/>
          <w:sz w:val="24"/>
          <w:szCs w:val="24"/>
          <w:lang w:val="en-US" w:eastAsia="pt-BR"/>
          <w:rPrChange w:id="487" w:author="EUDERLAN FREIRE DA SILVA ABREU" w:date="2025-07-17T18:34:00Z">
            <w:rPr>
              <w:ins w:id="488" w:author="EUDERLAN FREIRE DA SILVA ABREU" w:date="2025-06-30T15:59:00Z"/>
              <w:rFonts w:ascii="Times New Roman" w:eastAsia="Times New Roman" w:hAnsi="Times New Roman" w:cs="Times New Roman"/>
              <w:sz w:val="24"/>
              <w:szCs w:val="24"/>
              <w:lang w:eastAsia="pt-BR"/>
            </w:rPr>
          </w:rPrChange>
        </w:rPr>
        <w:pPrChange w:id="489" w:author="EUDERLAN FREIRE DA SILVA ABREU" w:date="2025-07-17T19:26:00Z">
          <w:pPr>
            <w:spacing w:after="0" w:line="240" w:lineRule="auto"/>
          </w:pPr>
        </w:pPrChange>
      </w:pPr>
      <w:proofErr w:type="spellStart"/>
      <w:ins w:id="490" w:author="EUDERLAN FREIRE DA SILVA ABREU" w:date="2025-06-30T15:59:00Z">
        <w:r w:rsidRPr="00E554AF">
          <w:rPr>
            <w:rFonts w:ascii="Arial" w:eastAsia="Times New Roman" w:hAnsi="Arial" w:cs="Arial"/>
            <w:color w:val="000000"/>
            <w:sz w:val="24"/>
            <w:szCs w:val="24"/>
            <w:lang w:val="en-US" w:eastAsia="pt-BR"/>
            <w:rPrChange w:id="491" w:author="EUDERLAN FREIRE DA SILVA ABREU" w:date="2025-07-17T18:34:00Z">
              <w:rPr>
                <w:rFonts w:ascii="Arial" w:eastAsia="Times New Roman" w:hAnsi="Arial" w:cs="Arial"/>
                <w:color w:val="000000"/>
                <w:lang w:eastAsia="pt-BR"/>
              </w:rPr>
            </w:rPrChange>
          </w:rPr>
          <w:t>venv</w:t>
        </w:r>
        <w:proofErr w:type="spellEnd"/>
        <w:r w:rsidRPr="00E554AF">
          <w:rPr>
            <w:rFonts w:ascii="Arial" w:eastAsia="Times New Roman" w:hAnsi="Arial" w:cs="Arial"/>
            <w:color w:val="000000"/>
            <w:sz w:val="24"/>
            <w:szCs w:val="24"/>
            <w:lang w:val="en-US" w:eastAsia="pt-BR"/>
            <w:rPrChange w:id="492" w:author="EUDERLAN FREIRE DA SILVA ABREU" w:date="2025-07-17T18:34:00Z">
              <w:rPr>
                <w:rFonts w:ascii="Arial" w:eastAsia="Times New Roman" w:hAnsi="Arial" w:cs="Arial"/>
                <w:color w:val="000000"/>
                <w:lang w:eastAsia="pt-BR"/>
              </w:rPr>
            </w:rPrChange>
          </w:rPr>
          <w:t>\Scripts\activate</w:t>
        </w:r>
      </w:ins>
    </w:p>
    <w:p w14:paraId="488FC3BB" w14:textId="77777777" w:rsidR="00EA36DE" w:rsidRPr="00E554AF" w:rsidRDefault="00EA36DE" w:rsidP="00D13F28">
      <w:pPr>
        <w:spacing w:before="240" w:after="0" w:line="240" w:lineRule="auto"/>
        <w:jc w:val="both"/>
        <w:rPr>
          <w:ins w:id="493" w:author="EUDERLAN FREIRE DA SILVA ABREU" w:date="2025-06-30T15:59:00Z"/>
          <w:rFonts w:ascii="Arial" w:eastAsia="Times New Roman" w:hAnsi="Arial" w:cs="Arial"/>
          <w:sz w:val="24"/>
          <w:szCs w:val="24"/>
          <w:lang w:val="en-US" w:eastAsia="pt-BR"/>
          <w:rPrChange w:id="494" w:author="EUDERLAN FREIRE DA SILVA ABREU" w:date="2025-07-17T18:34:00Z">
            <w:rPr>
              <w:ins w:id="495" w:author="EUDERLAN FREIRE DA SILVA ABREU" w:date="2025-06-30T15:59:00Z"/>
              <w:rFonts w:ascii="Times New Roman" w:eastAsia="Times New Roman" w:hAnsi="Times New Roman" w:cs="Times New Roman"/>
              <w:sz w:val="24"/>
              <w:szCs w:val="24"/>
              <w:lang w:eastAsia="pt-BR"/>
            </w:rPr>
          </w:rPrChange>
        </w:rPr>
        <w:pPrChange w:id="496" w:author="EUDERLAN FREIRE DA SILVA ABREU" w:date="2025-07-17T19:26:00Z">
          <w:pPr>
            <w:spacing w:after="0" w:line="240" w:lineRule="auto"/>
          </w:pPr>
        </w:pPrChange>
      </w:pPr>
      <w:ins w:id="497" w:author="EUDERLAN FREIRE DA SILVA ABREU" w:date="2025-06-30T15:59:00Z">
        <w:r w:rsidRPr="00E554AF">
          <w:rPr>
            <w:rFonts w:ascii="Arial" w:eastAsia="Times New Roman" w:hAnsi="Arial" w:cs="Arial"/>
            <w:color w:val="000000"/>
            <w:sz w:val="24"/>
            <w:szCs w:val="24"/>
            <w:lang w:val="en-US" w:eastAsia="pt-BR"/>
            <w:rPrChange w:id="498" w:author="EUDERLAN FREIRE DA SILVA ABREU" w:date="2025-07-17T18:34:00Z">
              <w:rPr>
                <w:rFonts w:ascii="Arial" w:eastAsia="Times New Roman" w:hAnsi="Arial" w:cs="Arial"/>
                <w:color w:val="000000"/>
                <w:lang w:eastAsia="pt-BR"/>
              </w:rPr>
            </w:rPrChange>
          </w:rPr>
          <w:t># Linux/Mac:</w:t>
        </w:r>
      </w:ins>
    </w:p>
    <w:p w14:paraId="4E54C995" w14:textId="77777777" w:rsidR="00EA36DE" w:rsidRPr="00E554AF" w:rsidRDefault="00EA36DE" w:rsidP="00D13F28">
      <w:pPr>
        <w:spacing w:before="240" w:after="0" w:line="240" w:lineRule="auto"/>
        <w:jc w:val="both"/>
        <w:rPr>
          <w:ins w:id="499" w:author="EUDERLAN FREIRE DA SILVA ABREU" w:date="2025-06-30T15:59:00Z"/>
          <w:rFonts w:ascii="Arial" w:eastAsia="Times New Roman" w:hAnsi="Arial" w:cs="Arial"/>
          <w:sz w:val="24"/>
          <w:szCs w:val="24"/>
          <w:lang w:eastAsia="pt-BR"/>
          <w:rPrChange w:id="500" w:author="EUDERLAN FREIRE DA SILVA ABREU" w:date="2025-07-17T18:34:00Z">
            <w:rPr>
              <w:ins w:id="501" w:author="EUDERLAN FREIRE DA SILVA ABREU" w:date="2025-06-30T15:59:00Z"/>
              <w:rFonts w:ascii="Times New Roman" w:eastAsia="Times New Roman" w:hAnsi="Times New Roman" w:cs="Times New Roman"/>
              <w:sz w:val="24"/>
              <w:szCs w:val="24"/>
              <w:lang w:eastAsia="pt-BR"/>
            </w:rPr>
          </w:rPrChange>
        </w:rPr>
        <w:pPrChange w:id="502" w:author="EUDERLAN FREIRE DA SILVA ABREU" w:date="2025-07-17T19:26:00Z">
          <w:pPr>
            <w:spacing w:after="0" w:line="240" w:lineRule="auto"/>
          </w:pPr>
        </w:pPrChange>
      </w:pPr>
      <w:proofErr w:type="spellStart"/>
      <w:ins w:id="503" w:author="EUDERLAN FREIRE DA SILVA ABREU" w:date="2025-06-30T15:59:00Z">
        <w:r w:rsidRPr="00E554AF">
          <w:rPr>
            <w:rFonts w:ascii="Arial" w:eastAsia="Times New Roman" w:hAnsi="Arial" w:cs="Arial"/>
            <w:color w:val="000000"/>
            <w:sz w:val="24"/>
            <w:szCs w:val="24"/>
            <w:lang w:eastAsia="pt-BR"/>
            <w:rPrChange w:id="504" w:author="EUDERLAN FREIRE DA SILVA ABREU" w:date="2025-07-17T18:34:00Z">
              <w:rPr>
                <w:rFonts w:ascii="Arial" w:eastAsia="Times New Roman" w:hAnsi="Arial" w:cs="Arial"/>
                <w:color w:val="000000"/>
                <w:lang w:eastAsia="pt-BR"/>
              </w:rPr>
            </w:rPrChange>
          </w:rPr>
          <w:t>source</w:t>
        </w:r>
        <w:proofErr w:type="spellEnd"/>
        <w:r w:rsidRPr="00E554AF">
          <w:rPr>
            <w:rFonts w:ascii="Arial" w:eastAsia="Times New Roman" w:hAnsi="Arial" w:cs="Arial"/>
            <w:color w:val="000000"/>
            <w:sz w:val="24"/>
            <w:szCs w:val="24"/>
            <w:lang w:eastAsia="pt-BR"/>
            <w:rPrChange w:id="505"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506" w:author="EUDERLAN FREIRE DA SILVA ABREU" w:date="2025-07-17T18:34:00Z">
              <w:rPr>
                <w:rFonts w:ascii="Arial" w:eastAsia="Times New Roman" w:hAnsi="Arial" w:cs="Arial"/>
                <w:color w:val="000000"/>
                <w:lang w:eastAsia="pt-BR"/>
              </w:rPr>
            </w:rPrChange>
          </w:rPr>
          <w:t>venv</w:t>
        </w:r>
        <w:proofErr w:type="spellEnd"/>
        <w:r w:rsidRPr="00E554AF">
          <w:rPr>
            <w:rFonts w:ascii="Arial" w:eastAsia="Times New Roman" w:hAnsi="Arial" w:cs="Arial"/>
            <w:color w:val="000000"/>
            <w:sz w:val="24"/>
            <w:szCs w:val="24"/>
            <w:lang w:eastAsia="pt-BR"/>
            <w:rPrChange w:id="507" w:author="EUDERLAN FREIRE DA SILVA ABREU" w:date="2025-07-17T18:34:00Z">
              <w:rPr>
                <w:rFonts w:ascii="Arial" w:eastAsia="Times New Roman" w:hAnsi="Arial" w:cs="Arial"/>
                <w:color w:val="000000"/>
                <w:lang w:eastAsia="pt-BR"/>
              </w:rPr>
            </w:rPrChange>
          </w:rPr>
          <w:t>/bin/</w:t>
        </w:r>
        <w:proofErr w:type="spellStart"/>
        <w:r w:rsidRPr="00E554AF">
          <w:rPr>
            <w:rFonts w:ascii="Arial" w:eastAsia="Times New Roman" w:hAnsi="Arial" w:cs="Arial"/>
            <w:color w:val="000000"/>
            <w:sz w:val="24"/>
            <w:szCs w:val="24"/>
            <w:lang w:eastAsia="pt-BR"/>
            <w:rPrChange w:id="508" w:author="EUDERLAN FREIRE DA SILVA ABREU" w:date="2025-07-17T18:34:00Z">
              <w:rPr>
                <w:rFonts w:ascii="Arial" w:eastAsia="Times New Roman" w:hAnsi="Arial" w:cs="Arial"/>
                <w:color w:val="000000"/>
                <w:lang w:eastAsia="pt-BR"/>
              </w:rPr>
            </w:rPrChange>
          </w:rPr>
          <w:t>activate</w:t>
        </w:r>
        <w:proofErr w:type="spellEnd"/>
      </w:ins>
    </w:p>
    <w:p w14:paraId="25C63225" w14:textId="77777777" w:rsidR="00EA36DE" w:rsidRPr="00E554AF" w:rsidRDefault="00EA36DE" w:rsidP="00D13F28">
      <w:pPr>
        <w:spacing w:before="240" w:after="0" w:line="240" w:lineRule="auto"/>
        <w:jc w:val="both"/>
        <w:rPr>
          <w:ins w:id="509" w:author="EUDERLAN FREIRE DA SILVA ABREU" w:date="2025-06-30T15:59:00Z"/>
          <w:rFonts w:ascii="Arial" w:eastAsia="Times New Roman" w:hAnsi="Arial" w:cs="Arial"/>
          <w:sz w:val="24"/>
          <w:szCs w:val="24"/>
          <w:lang w:eastAsia="pt-BR"/>
          <w:rPrChange w:id="510" w:author="EUDERLAN FREIRE DA SILVA ABREU" w:date="2025-07-17T18:34:00Z">
            <w:rPr>
              <w:ins w:id="511" w:author="EUDERLAN FREIRE DA SILVA ABREU" w:date="2025-06-30T15:59:00Z"/>
              <w:rFonts w:ascii="Times New Roman" w:eastAsia="Times New Roman" w:hAnsi="Times New Roman" w:cs="Times New Roman"/>
              <w:sz w:val="24"/>
              <w:szCs w:val="24"/>
              <w:lang w:eastAsia="pt-BR"/>
            </w:rPr>
          </w:rPrChange>
        </w:rPr>
        <w:pPrChange w:id="512" w:author="EUDERLAN FREIRE DA SILVA ABREU" w:date="2025-07-17T19:26:00Z">
          <w:pPr>
            <w:spacing w:after="0" w:line="240" w:lineRule="auto"/>
          </w:pPr>
        </w:pPrChange>
      </w:pPr>
    </w:p>
    <w:p w14:paraId="3F7E8730" w14:textId="77777777" w:rsidR="00EA36DE" w:rsidRPr="00E554AF" w:rsidRDefault="00EA36DE" w:rsidP="00D13F28">
      <w:pPr>
        <w:spacing w:before="240" w:after="0" w:line="240" w:lineRule="auto"/>
        <w:jc w:val="both"/>
        <w:outlineLvl w:val="3"/>
        <w:rPr>
          <w:ins w:id="513" w:author="EUDERLAN FREIRE DA SILVA ABREU" w:date="2025-06-30T15:59:00Z"/>
          <w:rFonts w:ascii="Arial" w:eastAsia="Times New Roman" w:hAnsi="Arial" w:cs="Arial"/>
          <w:b/>
          <w:bCs/>
          <w:sz w:val="24"/>
          <w:szCs w:val="24"/>
          <w:lang w:eastAsia="pt-BR"/>
          <w:rPrChange w:id="514" w:author="EUDERLAN FREIRE DA SILVA ABREU" w:date="2025-07-17T18:34:00Z">
            <w:rPr>
              <w:ins w:id="515" w:author="EUDERLAN FREIRE DA SILVA ABREU" w:date="2025-06-30T15:59:00Z"/>
              <w:rFonts w:ascii="Times New Roman" w:eastAsia="Times New Roman" w:hAnsi="Times New Roman" w:cs="Times New Roman"/>
              <w:b/>
              <w:bCs/>
              <w:sz w:val="24"/>
              <w:szCs w:val="24"/>
              <w:lang w:eastAsia="pt-BR"/>
            </w:rPr>
          </w:rPrChange>
        </w:rPr>
        <w:pPrChange w:id="516" w:author="EUDERLAN FREIRE DA SILVA ABREU" w:date="2025-07-17T19:26:00Z">
          <w:pPr>
            <w:spacing w:before="240" w:after="40" w:line="240" w:lineRule="auto"/>
            <w:outlineLvl w:val="3"/>
          </w:pPr>
        </w:pPrChange>
      </w:pPr>
      <w:ins w:id="517" w:author="EUDERLAN FREIRE DA SILVA ABREU" w:date="2025-06-30T15:59:00Z">
        <w:r w:rsidRPr="00E554AF">
          <w:rPr>
            <w:rFonts w:ascii="Arial" w:eastAsia="Times New Roman" w:hAnsi="Arial" w:cs="Arial"/>
            <w:b/>
            <w:bCs/>
            <w:color w:val="000000"/>
            <w:sz w:val="24"/>
            <w:szCs w:val="24"/>
            <w:lang w:eastAsia="pt-BR"/>
            <w:rPrChange w:id="518" w:author="EUDERLAN FREIRE DA SILVA ABREU" w:date="2025-07-17T18:34:00Z">
              <w:rPr>
                <w:rFonts w:ascii="Arial" w:eastAsia="Times New Roman" w:hAnsi="Arial" w:cs="Arial"/>
                <w:b/>
                <w:bCs/>
                <w:color w:val="000000"/>
                <w:lang w:eastAsia="pt-BR"/>
              </w:rPr>
            </w:rPrChange>
          </w:rPr>
          <w:t>2.3. Instale as dependências</w:t>
        </w:r>
      </w:ins>
    </w:p>
    <w:p w14:paraId="74151CCB" w14:textId="77777777" w:rsidR="00EA36DE" w:rsidRPr="00E554AF" w:rsidRDefault="00EA36DE" w:rsidP="00D13F28">
      <w:pPr>
        <w:spacing w:before="240" w:after="0" w:line="240" w:lineRule="auto"/>
        <w:jc w:val="both"/>
        <w:rPr>
          <w:ins w:id="519" w:author="EUDERLAN FREIRE DA SILVA ABREU" w:date="2025-06-30T15:59:00Z"/>
          <w:rFonts w:ascii="Arial" w:eastAsia="Times New Roman" w:hAnsi="Arial" w:cs="Arial"/>
          <w:sz w:val="24"/>
          <w:szCs w:val="24"/>
          <w:lang w:eastAsia="pt-BR"/>
          <w:rPrChange w:id="520" w:author="EUDERLAN FREIRE DA SILVA ABREU" w:date="2025-07-17T18:34:00Z">
            <w:rPr>
              <w:ins w:id="521" w:author="EUDERLAN FREIRE DA SILVA ABREU" w:date="2025-06-30T15:59:00Z"/>
              <w:rFonts w:ascii="Times New Roman" w:eastAsia="Times New Roman" w:hAnsi="Times New Roman" w:cs="Times New Roman"/>
              <w:sz w:val="24"/>
              <w:szCs w:val="24"/>
              <w:lang w:eastAsia="pt-BR"/>
            </w:rPr>
          </w:rPrChange>
        </w:rPr>
        <w:pPrChange w:id="522" w:author="EUDERLAN FREIRE DA SILVA ABREU" w:date="2025-07-17T19:26:00Z">
          <w:pPr>
            <w:spacing w:after="0" w:line="240" w:lineRule="auto"/>
          </w:pPr>
        </w:pPrChange>
      </w:pPr>
      <w:proofErr w:type="spellStart"/>
      <w:ins w:id="523" w:author="EUDERLAN FREIRE DA SILVA ABREU" w:date="2025-06-30T15:59:00Z">
        <w:r w:rsidRPr="00E554AF">
          <w:rPr>
            <w:rFonts w:ascii="Arial" w:eastAsia="Times New Roman" w:hAnsi="Arial" w:cs="Arial"/>
            <w:color w:val="000000"/>
            <w:sz w:val="24"/>
            <w:szCs w:val="24"/>
            <w:lang w:eastAsia="pt-BR"/>
            <w:rPrChange w:id="524" w:author="EUDERLAN FREIRE DA SILVA ABREU" w:date="2025-07-17T18:34:00Z">
              <w:rPr>
                <w:rFonts w:ascii="Arial" w:eastAsia="Times New Roman" w:hAnsi="Arial" w:cs="Arial"/>
                <w:color w:val="000000"/>
                <w:lang w:eastAsia="pt-BR"/>
              </w:rPr>
            </w:rPrChange>
          </w:rPr>
          <w:t>pip</w:t>
        </w:r>
        <w:proofErr w:type="spellEnd"/>
        <w:r w:rsidRPr="00E554AF">
          <w:rPr>
            <w:rFonts w:ascii="Arial" w:eastAsia="Times New Roman" w:hAnsi="Arial" w:cs="Arial"/>
            <w:color w:val="000000"/>
            <w:sz w:val="24"/>
            <w:szCs w:val="24"/>
            <w:lang w:eastAsia="pt-BR"/>
            <w:rPrChange w:id="525"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526" w:author="EUDERLAN FREIRE DA SILVA ABREU" w:date="2025-07-17T18:34:00Z">
              <w:rPr>
                <w:rFonts w:ascii="Arial" w:eastAsia="Times New Roman" w:hAnsi="Arial" w:cs="Arial"/>
                <w:color w:val="000000"/>
                <w:lang w:eastAsia="pt-BR"/>
              </w:rPr>
            </w:rPrChange>
          </w:rPr>
          <w:t>install</w:t>
        </w:r>
        <w:proofErr w:type="spellEnd"/>
        <w:r w:rsidRPr="00E554AF">
          <w:rPr>
            <w:rFonts w:ascii="Arial" w:eastAsia="Times New Roman" w:hAnsi="Arial" w:cs="Arial"/>
            <w:color w:val="000000"/>
            <w:sz w:val="24"/>
            <w:szCs w:val="24"/>
            <w:lang w:eastAsia="pt-BR"/>
            <w:rPrChange w:id="527" w:author="EUDERLAN FREIRE DA SILVA ABREU" w:date="2025-07-17T18:34:00Z">
              <w:rPr>
                <w:rFonts w:ascii="Arial" w:eastAsia="Times New Roman" w:hAnsi="Arial" w:cs="Arial"/>
                <w:color w:val="000000"/>
                <w:lang w:eastAsia="pt-BR"/>
              </w:rPr>
            </w:rPrChange>
          </w:rPr>
          <w:t xml:space="preserve"> -r requirements.txt</w:t>
        </w:r>
      </w:ins>
    </w:p>
    <w:p w14:paraId="2BE5CD01" w14:textId="77777777" w:rsidR="00EA36DE" w:rsidRPr="00E554AF" w:rsidRDefault="00EA36DE" w:rsidP="00D13F28">
      <w:pPr>
        <w:spacing w:before="240" w:after="0" w:line="240" w:lineRule="auto"/>
        <w:jc w:val="both"/>
        <w:rPr>
          <w:ins w:id="528" w:author="EUDERLAN FREIRE DA SILVA ABREU" w:date="2025-06-30T15:55:00Z"/>
          <w:rFonts w:ascii="Arial" w:eastAsia="Times New Roman" w:hAnsi="Arial" w:cs="Arial"/>
          <w:sz w:val="24"/>
          <w:szCs w:val="24"/>
          <w:lang w:eastAsia="pt-BR"/>
          <w:rPrChange w:id="529" w:author="EUDERLAN FREIRE DA SILVA ABREU" w:date="2025-07-17T18:34:00Z">
            <w:rPr>
              <w:ins w:id="530" w:author="EUDERLAN FREIRE DA SILVA ABREU" w:date="2025-06-30T15:55:00Z"/>
              <w:rFonts w:ascii="Times New Roman" w:eastAsia="Times New Roman" w:hAnsi="Times New Roman" w:cs="Times New Roman"/>
              <w:sz w:val="24"/>
              <w:szCs w:val="24"/>
              <w:lang w:eastAsia="pt-BR"/>
            </w:rPr>
          </w:rPrChange>
        </w:rPr>
        <w:pPrChange w:id="531" w:author="EUDERLAN FREIRE DA SILVA ABREU" w:date="2025-07-17T19:26:00Z">
          <w:pPr>
            <w:spacing w:after="0" w:line="240" w:lineRule="auto"/>
          </w:pPr>
        </w:pPrChange>
      </w:pPr>
    </w:p>
    <w:p w14:paraId="5D0DB5F2" w14:textId="77777777" w:rsidR="00EA36DE" w:rsidRPr="00E554AF" w:rsidRDefault="00EA36DE" w:rsidP="00D13F28">
      <w:pPr>
        <w:spacing w:before="240" w:after="0" w:line="240" w:lineRule="auto"/>
        <w:jc w:val="both"/>
        <w:outlineLvl w:val="3"/>
        <w:rPr>
          <w:ins w:id="532" w:author="EUDERLAN FREIRE DA SILVA ABREU" w:date="2025-06-30T16:00:00Z"/>
          <w:rFonts w:ascii="Arial" w:eastAsia="Times New Roman" w:hAnsi="Arial" w:cs="Arial"/>
          <w:b/>
          <w:bCs/>
          <w:sz w:val="24"/>
          <w:szCs w:val="24"/>
          <w:lang w:eastAsia="pt-BR"/>
          <w:rPrChange w:id="533" w:author="EUDERLAN FREIRE DA SILVA ABREU" w:date="2025-07-17T18:34:00Z">
            <w:rPr>
              <w:ins w:id="534" w:author="EUDERLAN FREIRE DA SILVA ABREU" w:date="2025-06-30T16:00:00Z"/>
              <w:rFonts w:ascii="Times New Roman" w:eastAsia="Times New Roman" w:hAnsi="Times New Roman" w:cs="Times New Roman"/>
              <w:b/>
              <w:bCs/>
              <w:sz w:val="24"/>
              <w:szCs w:val="24"/>
              <w:lang w:eastAsia="pt-BR"/>
            </w:rPr>
          </w:rPrChange>
        </w:rPr>
        <w:pPrChange w:id="535" w:author="EUDERLAN FREIRE DA SILVA ABREU" w:date="2025-07-17T19:26:00Z">
          <w:pPr>
            <w:spacing w:before="240" w:after="40" w:line="240" w:lineRule="auto"/>
            <w:outlineLvl w:val="3"/>
          </w:pPr>
        </w:pPrChange>
      </w:pPr>
      <w:ins w:id="536" w:author="EUDERLAN FREIRE DA SILVA ABREU" w:date="2025-06-30T16:00:00Z">
        <w:r w:rsidRPr="00E554AF">
          <w:rPr>
            <w:rFonts w:ascii="Arial" w:eastAsia="Times New Roman" w:hAnsi="Arial" w:cs="Arial"/>
            <w:b/>
            <w:bCs/>
            <w:color w:val="000000"/>
            <w:sz w:val="24"/>
            <w:szCs w:val="24"/>
            <w:lang w:eastAsia="pt-BR"/>
            <w:rPrChange w:id="537" w:author="EUDERLAN FREIRE DA SILVA ABREU" w:date="2025-07-17T18:34:00Z">
              <w:rPr>
                <w:rFonts w:ascii="Arial" w:eastAsia="Times New Roman" w:hAnsi="Arial" w:cs="Arial"/>
                <w:b/>
                <w:bCs/>
                <w:color w:val="000000"/>
                <w:lang w:eastAsia="pt-BR"/>
              </w:rPr>
            </w:rPrChange>
          </w:rPr>
          <w:t>2.4. Configure as variáveis de ambiente</w:t>
        </w:r>
      </w:ins>
    </w:p>
    <w:p w14:paraId="7209DCA7" w14:textId="77777777" w:rsidR="00EA36DE" w:rsidRPr="00E554AF" w:rsidRDefault="00EA36DE" w:rsidP="00D13F28">
      <w:pPr>
        <w:spacing w:before="240" w:after="0" w:line="240" w:lineRule="auto"/>
        <w:jc w:val="both"/>
        <w:rPr>
          <w:ins w:id="538" w:author="EUDERLAN FREIRE DA SILVA ABREU" w:date="2025-06-30T16:00:00Z"/>
          <w:rFonts w:ascii="Arial" w:eastAsia="Times New Roman" w:hAnsi="Arial" w:cs="Arial"/>
          <w:sz w:val="24"/>
          <w:szCs w:val="24"/>
          <w:lang w:eastAsia="pt-BR"/>
          <w:rPrChange w:id="539" w:author="EUDERLAN FREIRE DA SILVA ABREU" w:date="2025-07-17T18:34:00Z">
            <w:rPr>
              <w:ins w:id="540" w:author="EUDERLAN FREIRE DA SILVA ABREU" w:date="2025-06-30T16:00:00Z"/>
              <w:rFonts w:ascii="Times New Roman" w:eastAsia="Times New Roman" w:hAnsi="Times New Roman" w:cs="Times New Roman"/>
              <w:sz w:val="24"/>
              <w:szCs w:val="24"/>
              <w:lang w:eastAsia="pt-BR"/>
            </w:rPr>
          </w:rPrChange>
        </w:rPr>
        <w:pPrChange w:id="541" w:author="EUDERLAN FREIRE DA SILVA ABREU" w:date="2025-07-17T19:26:00Z">
          <w:pPr>
            <w:spacing w:before="240" w:after="240" w:line="240" w:lineRule="auto"/>
          </w:pPr>
        </w:pPrChange>
      </w:pPr>
      <w:ins w:id="542" w:author="EUDERLAN FREIRE DA SILVA ABREU" w:date="2025-06-30T16:00:00Z">
        <w:r w:rsidRPr="00E554AF">
          <w:rPr>
            <w:rFonts w:ascii="Arial" w:eastAsia="Times New Roman" w:hAnsi="Arial" w:cs="Arial"/>
            <w:color w:val="000000"/>
            <w:sz w:val="24"/>
            <w:szCs w:val="24"/>
            <w:lang w:eastAsia="pt-BR"/>
            <w:rPrChange w:id="543" w:author="EUDERLAN FREIRE DA SILVA ABREU" w:date="2025-07-17T18:34:00Z">
              <w:rPr>
                <w:rFonts w:ascii="Arial" w:eastAsia="Times New Roman" w:hAnsi="Arial" w:cs="Arial"/>
                <w:color w:val="000000"/>
                <w:lang w:eastAsia="pt-BR"/>
              </w:rPr>
            </w:rPrChange>
          </w:rPr>
          <w:t xml:space="preserve">Edite o </w:t>
        </w:r>
        <w:proofErr w:type="gramStart"/>
        <w:r w:rsidRPr="00E554AF">
          <w:rPr>
            <w:rFonts w:ascii="Arial" w:eastAsia="Times New Roman" w:hAnsi="Arial" w:cs="Arial"/>
            <w:color w:val="000000"/>
            <w:sz w:val="24"/>
            <w:szCs w:val="24"/>
            <w:lang w:eastAsia="pt-BR"/>
            <w:rPrChange w:id="544" w:author="EUDERLAN FREIRE DA SILVA ABREU" w:date="2025-07-17T18:34:00Z">
              <w:rPr>
                <w:rFonts w:ascii="Arial" w:eastAsia="Times New Roman" w:hAnsi="Arial" w:cs="Arial"/>
                <w:color w:val="000000"/>
                <w:lang w:eastAsia="pt-BR"/>
              </w:rPr>
            </w:rPrChange>
          </w:rPr>
          <w:t xml:space="preserve">arquivo </w:t>
        </w:r>
        <w:r w:rsidRPr="00E554AF">
          <w:rPr>
            <w:rFonts w:ascii="Arial" w:eastAsia="Times New Roman" w:hAnsi="Arial" w:cs="Arial"/>
            <w:color w:val="188038"/>
            <w:sz w:val="24"/>
            <w:szCs w:val="24"/>
            <w:lang w:eastAsia="pt-BR"/>
            <w:rPrChange w:id="545" w:author="EUDERLAN FREIRE DA SILVA ABREU" w:date="2025-07-17T18:34:00Z">
              <w:rPr>
                <w:rFonts w:ascii="Courier New" w:eastAsia="Times New Roman" w:hAnsi="Courier New" w:cs="Courier New"/>
                <w:color w:val="188038"/>
                <w:lang w:eastAsia="pt-BR"/>
              </w:rPr>
            </w:rPrChange>
          </w:rPr>
          <w:t>.</w:t>
        </w:r>
        <w:proofErr w:type="spellStart"/>
        <w:r w:rsidRPr="00E554AF">
          <w:rPr>
            <w:rFonts w:ascii="Arial" w:eastAsia="Times New Roman" w:hAnsi="Arial" w:cs="Arial"/>
            <w:color w:val="188038"/>
            <w:sz w:val="24"/>
            <w:szCs w:val="24"/>
            <w:lang w:eastAsia="pt-BR"/>
            <w:rPrChange w:id="546" w:author="EUDERLAN FREIRE DA SILVA ABREU" w:date="2025-07-17T18:34:00Z">
              <w:rPr>
                <w:rFonts w:ascii="Courier New" w:eastAsia="Times New Roman" w:hAnsi="Courier New" w:cs="Courier New"/>
                <w:color w:val="188038"/>
                <w:lang w:eastAsia="pt-BR"/>
              </w:rPr>
            </w:rPrChange>
          </w:rPr>
          <w:t>env</w:t>
        </w:r>
        <w:proofErr w:type="spellEnd"/>
        <w:proofErr w:type="gramEnd"/>
        <w:r w:rsidRPr="00E554AF">
          <w:rPr>
            <w:rFonts w:ascii="Arial" w:eastAsia="Times New Roman" w:hAnsi="Arial" w:cs="Arial"/>
            <w:color w:val="000000"/>
            <w:sz w:val="24"/>
            <w:szCs w:val="24"/>
            <w:lang w:eastAsia="pt-BR"/>
            <w:rPrChange w:id="547" w:author="EUDERLAN FREIRE DA SILVA ABREU" w:date="2025-07-17T18:34:00Z">
              <w:rPr>
                <w:rFonts w:ascii="Arial" w:eastAsia="Times New Roman" w:hAnsi="Arial" w:cs="Arial"/>
                <w:color w:val="000000"/>
                <w:lang w:eastAsia="pt-BR"/>
              </w:rPr>
            </w:rPrChange>
          </w:rPr>
          <w:t xml:space="preserve"> na pasta </w:t>
        </w:r>
        <w:proofErr w:type="spellStart"/>
        <w:r w:rsidRPr="00E554AF">
          <w:rPr>
            <w:rFonts w:ascii="Arial" w:eastAsia="Times New Roman" w:hAnsi="Arial" w:cs="Arial"/>
            <w:color w:val="188038"/>
            <w:sz w:val="24"/>
            <w:szCs w:val="24"/>
            <w:lang w:eastAsia="pt-BR"/>
            <w:rPrChange w:id="548" w:author="EUDERLAN FREIRE DA SILVA ABREU" w:date="2025-07-17T18:34:00Z">
              <w:rPr>
                <w:rFonts w:ascii="Courier New" w:eastAsia="Times New Roman" w:hAnsi="Courier New" w:cs="Courier New"/>
                <w:color w:val="188038"/>
                <w:lang w:eastAsia="pt-BR"/>
              </w:rPr>
            </w:rPrChange>
          </w:rPr>
          <w:t>BackEnd</w:t>
        </w:r>
        <w:proofErr w:type="spellEnd"/>
        <w:r w:rsidRPr="00E554AF">
          <w:rPr>
            <w:rFonts w:ascii="Arial" w:eastAsia="Times New Roman" w:hAnsi="Arial" w:cs="Arial"/>
            <w:color w:val="000000"/>
            <w:sz w:val="24"/>
            <w:szCs w:val="24"/>
            <w:lang w:eastAsia="pt-BR"/>
            <w:rPrChange w:id="549" w:author="EUDERLAN FREIRE DA SILVA ABREU" w:date="2025-07-17T18:34:00Z">
              <w:rPr>
                <w:rFonts w:ascii="Arial" w:eastAsia="Times New Roman" w:hAnsi="Arial" w:cs="Arial"/>
                <w:color w:val="000000"/>
                <w:lang w:eastAsia="pt-BR"/>
              </w:rPr>
            </w:rPrChange>
          </w:rPr>
          <w:t xml:space="preserve"> com suas credenciais:</w:t>
        </w:r>
      </w:ins>
    </w:p>
    <w:p w14:paraId="7F62E767" w14:textId="77777777" w:rsidR="00EA36DE" w:rsidRPr="00E554AF" w:rsidRDefault="00EA36DE" w:rsidP="00D13F28">
      <w:pPr>
        <w:spacing w:before="240" w:after="0" w:line="240" w:lineRule="auto"/>
        <w:jc w:val="both"/>
        <w:rPr>
          <w:ins w:id="550" w:author="EUDERLAN FREIRE DA SILVA ABREU" w:date="2025-06-30T16:00:00Z"/>
          <w:rFonts w:ascii="Arial" w:eastAsia="Times New Roman" w:hAnsi="Arial" w:cs="Arial"/>
          <w:sz w:val="24"/>
          <w:szCs w:val="24"/>
          <w:lang w:eastAsia="pt-BR"/>
          <w:rPrChange w:id="551" w:author="EUDERLAN FREIRE DA SILVA ABREU" w:date="2025-07-17T18:34:00Z">
            <w:rPr>
              <w:ins w:id="552" w:author="EUDERLAN FREIRE DA SILVA ABREU" w:date="2025-06-30T16:00:00Z"/>
              <w:rFonts w:ascii="Times New Roman" w:eastAsia="Times New Roman" w:hAnsi="Times New Roman" w:cs="Times New Roman"/>
              <w:sz w:val="24"/>
              <w:szCs w:val="24"/>
              <w:lang w:eastAsia="pt-BR"/>
            </w:rPr>
          </w:rPrChange>
        </w:rPr>
        <w:pPrChange w:id="553" w:author="EUDERLAN FREIRE DA SILVA ABREU" w:date="2025-07-17T19:26:00Z">
          <w:pPr>
            <w:spacing w:after="0" w:line="240" w:lineRule="auto"/>
          </w:pPr>
        </w:pPrChange>
      </w:pPr>
      <w:ins w:id="554" w:author="EUDERLAN FREIRE DA SILVA ABREU" w:date="2025-06-30T16:00:00Z">
        <w:r w:rsidRPr="00E554AF">
          <w:rPr>
            <w:rFonts w:ascii="Arial" w:eastAsia="Times New Roman" w:hAnsi="Arial" w:cs="Arial"/>
            <w:color w:val="000000"/>
            <w:sz w:val="24"/>
            <w:szCs w:val="24"/>
            <w:lang w:eastAsia="pt-BR"/>
            <w:rPrChange w:id="555" w:author="EUDERLAN FREIRE DA SILVA ABREU" w:date="2025-07-17T18:34:00Z">
              <w:rPr>
                <w:rFonts w:ascii="Arial" w:eastAsia="Times New Roman" w:hAnsi="Arial" w:cs="Arial"/>
                <w:color w:val="000000"/>
                <w:lang w:eastAsia="pt-BR"/>
              </w:rPr>
            </w:rPrChange>
          </w:rPr>
          <w:t># === OBRIGATÓRIO ===</w:t>
        </w:r>
      </w:ins>
    </w:p>
    <w:p w14:paraId="10545AA0" w14:textId="77777777" w:rsidR="00EA36DE" w:rsidRPr="00E554AF" w:rsidRDefault="00EA36DE" w:rsidP="00D13F28">
      <w:pPr>
        <w:spacing w:before="240" w:after="0" w:line="240" w:lineRule="auto"/>
        <w:jc w:val="both"/>
        <w:rPr>
          <w:ins w:id="556" w:author="EUDERLAN FREIRE DA SILVA ABREU" w:date="2025-06-30T16:00:00Z"/>
          <w:rFonts w:ascii="Arial" w:eastAsia="Times New Roman" w:hAnsi="Arial" w:cs="Arial"/>
          <w:sz w:val="24"/>
          <w:szCs w:val="24"/>
          <w:lang w:eastAsia="pt-BR"/>
          <w:rPrChange w:id="557" w:author="EUDERLAN FREIRE DA SILVA ABREU" w:date="2025-07-17T18:34:00Z">
            <w:rPr>
              <w:ins w:id="558" w:author="EUDERLAN FREIRE DA SILVA ABREU" w:date="2025-06-30T16:00:00Z"/>
              <w:rFonts w:ascii="Times New Roman" w:eastAsia="Times New Roman" w:hAnsi="Times New Roman" w:cs="Times New Roman"/>
              <w:sz w:val="24"/>
              <w:szCs w:val="24"/>
              <w:lang w:eastAsia="pt-BR"/>
            </w:rPr>
          </w:rPrChange>
        </w:rPr>
        <w:pPrChange w:id="559" w:author="EUDERLAN FREIRE DA SILVA ABREU" w:date="2025-07-17T19:26:00Z">
          <w:pPr>
            <w:spacing w:after="0" w:line="240" w:lineRule="auto"/>
          </w:pPr>
        </w:pPrChange>
      </w:pPr>
      <w:ins w:id="560" w:author="EUDERLAN FREIRE DA SILVA ABREU" w:date="2025-06-30T16:00:00Z">
        <w:r w:rsidRPr="00E554AF">
          <w:rPr>
            <w:rFonts w:ascii="Arial" w:eastAsia="Times New Roman" w:hAnsi="Arial" w:cs="Arial"/>
            <w:color w:val="000000"/>
            <w:sz w:val="24"/>
            <w:szCs w:val="24"/>
            <w:lang w:eastAsia="pt-BR"/>
            <w:rPrChange w:id="561"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562" w:author="EUDERLAN FREIRE DA SILVA ABREU" w:date="2025-07-17T18:34:00Z">
              <w:rPr>
                <w:rFonts w:ascii="Arial" w:eastAsia="Times New Roman" w:hAnsi="Arial" w:cs="Arial"/>
                <w:color w:val="000000"/>
                <w:lang w:eastAsia="pt-BR"/>
              </w:rPr>
            </w:rPrChange>
          </w:rPr>
          <w:t>Groq</w:t>
        </w:r>
        <w:proofErr w:type="spellEnd"/>
        <w:r w:rsidRPr="00E554AF">
          <w:rPr>
            <w:rFonts w:ascii="Arial" w:eastAsia="Times New Roman" w:hAnsi="Arial" w:cs="Arial"/>
            <w:color w:val="000000"/>
            <w:sz w:val="24"/>
            <w:szCs w:val="24"/>
            <w:lang w:eastAsia="pt-BR"/>
            <w:rPrChange w:id="563" w:author="EUDERLAN FREIRE DA SILVA ABREU" w:date="2025-07-17T18:34:00Z">
              <w:rPr>
                <w:rFonts w:ascii="Arial" w:eastAsia="Times New Roman" w:hAnsi="Arial" w:cs="Arial"/>
                <w:color w:val="000000"/>
                <w:lang w:eastAsia="pt-BR"/>
              </w:rPr>
            </w:rPrChange>
          </w:rPr>
          <w:t xml:space="preserve"> API (modelo de linguagem)</w:t>
        </w:r>
      </w:ins>
    </w:p>
    <w:p w14:paraId="7D48621E" w14:textId="7F9820C8" w:rsidR="00EA36DE" w:rsidRPr="00E554AF" w:rsidRDefault="00EA36DE" w:rsidP="00D13F28">
      <w:pPr>
        <w:spacing w:before="240" w:after="0" w:line="240" w:lineRule="auto"/>
        <w:jc w:val="both"/>
        <w:rPr>
          <w:ins w:id="564" w:author="EUDERLAN FREIRE DA SILVA ABREU" w:date="2025-06-30T16:00:00Z"/>
          <w:rFonts w:ascii="Arial" w:eastAsia="Times New Roman" w:hAnsi="Arial" w:cs="Arial"/>
          <w:sz w:val="24"/>
          <w:szCs w:val="24"/>
          <w:lang w:eastAsia="pt-BR"/>
          <w:rPrChange w:id="565" w:author="EUDERLAN FREIRE DA SILVA ABREU" w:date="2025-07-17T18:34:00Z">
            <w:rPr>
              <w:ins w:id="566" w:author="EUDERLAN FREIRE DA SILVA ABREU" w:date="2025-06-30T16:00:00Z"/>
              <w:rFonts w:ascii="Times New Roman" w:eastAsia="Times New Roman" w:hAnsi="Times New Roman" w:cs="Times New Roman"/>
              <w:sz w:val="24"/>
              <w:szCs w:val="24"/>
              <w:lang w:eastAsia="pt-BR"/>
            </w:rPr>
          </w:rPrChange>
        </w:rPr>
        <w:pPrChange w:id="567" w:author="EUDERLAN FREIRE DA SILVA ABREU" w:date="2025-07-17T19:26:00Z">
          <w:pPr>
            <w:spacing w:after="0" w:line="240" w:lineRule="auto"/>
          </w:pPr>
        </w:pPrChange>
      </w:pPr>
      <w:ins w:id="568" w:author="EUDERLAN FREIRE DA SILVA ABREU" w:date="2025-06-30T16:00:00Z">
        <w:r w:rsidRPr="00E554AF">
          <w:rPr>
            <w:rFonts w:ascii="Arial" w:eastAsia="Times New Roman" w:hAnsi="Arial" w:cs="Arial"/>
            <w:color w:val="000000"/>
            <w:sz w:val="24"/>
            <w:szCs w:val="24"/>
            <w:lang w:eastAsia="pt-BR"/>
            <w:rPrChange w:id="569" w:author="EUDERLAN FREIRE DA SILVA ABREU" w:date="2025-07-17T18:34:00Z">
              <w:rPr>
                <w:rFonts w:ascii="Arial" w:eastAsia="Times New Roman" w:hAnsi="Arial" w:cs="Arial"/>
                <w:color w:val="000000"/>
                <w:lang w:eastAsia="pt-BR"/>
              </w:rPr>
            </w:rPrChange>
          </w:rPr>
          <w:t>GROQ_API_KEY=</w:t>
        </w:r>
        <w:proofErr w:type="spellStart"/>
        <w:r w:rsidRPr="00E554AF">
          <w:rPr>
            <w:rFonts w:ascii="Arial" w:eastAsia="Times New Roman" w:hAnsi="Arial" w:cs="Arial"/>
            <w:color w:val="000000"/>
            <w:sz w:val="24"/>
            <w:szCs w:val="24"/>
            <w:lang w:eastAsia="pt-BR"/>
            <w:rPrChange w:id="570" w:author="EUDERLAN FREIRE DA SILVA ABREU" w:date="2025-07-17T18:34:00Z">
              <w:rPr>
                <w:rFonts w:ascii="Arial" w:eastAsia="Times New Roman" w:hAnsi="Arial" w:cs="Arial"/>
                <w:color w:val="000000"/>
                <w:lang w:eastAsia="pt-BR"/>
              </w:rPr>
            </w:rPrChange>
          </w:rPr>
          <w:t>sua_chave_groq_aqui</w:t>
        </w:r>
        <w:proofErr w:type="spellEnd"/>
      </w:ins>
    </w:p>
    <w:p w14:paraId="21F2A299" w14:textId="77777777" w:rsidR="00EA36DE" w:rsidRPr="00E554AF" w:rsidRDefault="00EA36DE" w:rsidP="00D13F28">
      <w:pPr>
        <w:spacing w:before="240" w:after="0" w:line="240" w:lineRule="auto"/>
        <w:jc w:val="both"/>
        <w:rPr>
          <w:ins w:id="571" w:author="EUDERLAN FREIRE DA SILVA ABREU" w:date="2025-06-30T16:00:00Z"/>
          <w:rFonts w:ascii="Arial" w:eastAsia="Times New Roman" w:hAnsi="Arial" w:cs="Arial"/>
          <w:sz w:val="24"/>
          <w:szCs w:val="24"/>
          <w:lang w:eastAsia="pt-BR"/>
          <w:rPrChange w:id="572" w:author="EUDERLAN FREIRE DA SILVA ABREU" w:date="2025-07-17T18:34:00Z">
            <w:rPr>
              <w:ins w:id="573" w:author="EUDERLAN FREIRE DA SILVA ABREU" w:date="2025-06-30T16:00:00Z"/>
              <w:rFonts w:ascii="Times New Roman" w:eastAsia="Times New Roman" w:hAnsi="Times New Roman" w:cs="Times New Roman"/>
              <w:sz w:val="24"/>
              <w:szCs w:val="24"/>
              <w:lang w:eastAsia="pt-BR"/>
            </w:rPr>
          </w:rPrChange>
        </w:rPr>
        <w:pPrChange w:id="574" w:author="EUDERLAN FREIRE DA SILVA ABREU" w:date="2025-07-17T19:26:00Z">
          <w:pPr>
            <w:spacing w:after="0" w:line="240" w:lineRule="auto"/>
          </w:pPr>
        </w:pPrChange>
      </w:pPr>
      <w:ins w:id="575" w:author="EUDERLAN FREIRE DA SILVA ABREU" w:date="2025-06-30T16:00:00Z">
        <w:r w:rsidRPr="00E554AF">
          <w:rPr>
            <w:rFonts w:ascii="Arial" w:eastAsia="Times New Roman" w:hAnsi="Arial" w:cs="Arial"/>
            <w:color w:val="000000"/>
            <w:sz w:val="24"/>
            <w:szCs w:val="24"/>
            <w:lang w:eastAsia="pt-BR"/>
            <w:rPrChange w:id="576" w:author="EUDERLAN FREIRE DA SILVA ABREU" w:date="2025-07-17T18:34:00Z">
              <w:rPr>
                <w:rFonts w:ascii="Arial" w:eastAsia="Times New Roman" w:hAnsi="Arial" w:cs="Arial"/>
                <w:color w:val="000000"/>
                <w:lang w:eastAsia="pt-BR"/>
              </w:rPr>
            </w:rPrChange>
          </w:rPr>
          <w:t xml:space="preserve"># </w:t>
        </w:r>
        <w:proofErr w:type="spellStart"/>
        <w:r w:rsidRPr="00E554AF">
          <w:rPr>
            <w:rFonts w:ascii="Arial" w:eastAsia="Times New Roman" w:hAnsi="Arial" w:cs="Arial"/>
            <w:color w:val="000000"/>
            <w:sz w:val="24"/>
            <w:szCs w:val="24"/>
            <w:lang w:eastAsia="pt-BR"/>
            <w:rPrChange w:id="577" w:author="EUDERLAN FREIRE DA SILVA ABREU" w:date="2025-07-17T18:34:00Z">
              <w:rPr>
                <w:rFonts w:ascii="Arial" w:eastAsia="Times New Roman" w:hAnsi="Arial" w:cs="Arial"/>
                <w:color w:val="000000"/>
                <w:lang w:eastAsia="pt-BR"/>
              </w:rPr>
            </w:rPrChange>
          </w:rPr>
          <w:t>Pinecone</w:t>
        </w:r>
        <w:proofErr w:type="spellEnd"/>
        <w:r w:rsidRPr="00E554AF">
          <w:rPr>
            <w:rFonts w:ascii="Arial" w:eastAsia="Times New Roman" w:hAnsi="Arial" w:cs="Arial"/>
            <w:color w:val="000000"/>
            <w:sz w:val="24"/>
            <w:szCs w:val="24"/>
            <w:lang w:eastAsia="pt-BR"/>
            <w:rPrChange w:id="578" w:author="EUDERLAN FREIRE DA SILVA ABREU" w:date="2025-07-17T18:34:00Z">
              <w:rPr>
                <w:rFonts w:ascii="Arial" w:eastAsia="Times New Roman" w:hAnsi="Arial" w:cs="Arial"/>
                <w:color w:val="000000"/>
                <w:lang w:eastAsia="pt-BR"/>
              </w:rPr>
            </w:rPrChange>
          </w:rPr>
          <w:t xml:space="preserve"> (banco vetorial)</w:t>
        </w:r>
      </w:ins>
    </w:p>
    <w:p w14:paraId="745493B5" w14:textId="77777777" w:rsidR="00EA36DE" w:rsidRPr="00E554AF" w:rsidRDefault="00EA36DE" w:rsidP="00D13F28">
      <w:pPr>
        <w:spacing w:before="240" w:after="0" w:line="240" w:lineRule="auto"/>
        <w:jc w:val="both"/>
        <w:rPr>
          <w:ins w:id="579" w:author="EUDERLAN FREIRE DA SILVA ABREU" w:date="2025-06-30T16:00:00Z"/>
          <w:rFonts w:ascii="Arial" w:eastAsia="Times New Roman" w:hAnsi="Arial" w:cs="Arial"/>
          <w:sz w:val="24"/>
          <w:szCs w:val="24"/>
          <w:lang w:eastAsia="pt-BR"/>
          <w:rPrChange w:id="580" w:author="EUDERLAN FREIRE DA SILVA ABREU" w:date="2025-07-17T18:34:00Z">
            <w:rPr>
              <w:ins w:id="581" w:author="EUDERLAN FREIRE DA SILVA ABREU" w:date="2025-06-30T16:00:00Z"/>
              <w:rFonts w:ascii="Times New Roman" w:eastAsia="Times New Roman" w:hAnsi="Times New Roman" w:cs="Times New Roman"/>
              <w:sz w:val="24"/>
              <w:szCs w:val="24"/>
              <w:lang w:eastAsia="pt-BR"/>
            </w:rPr>
          </w:rPrChange>
        </w:rPr>
        <w:pPrChange w:id="582" w:author="EUDERLAN FREIRE DA SILVA ABREU" w:date="2025-07-17T19:26:00Z">
          <w:pPr>
            <w:spacing w:after="0" w:line="240" w:lineRule="auto"/>
          </w:pPr>
        </w:pPrChange>
      </w:pPr>
      <w:ins w:id="583" w:author="EUDERLAN FREIRE DA SILVA ABREU" w:date="2025-06-30T16:00:00Z">
        <w:r w:rsidRPr="00E554AF">
          <w:rPr>
            <w:rFonts w:ascii="Arial" w:eastAsia="Times New Roman" w:hAnsi="Arial" w:cs="Arial"/>
            <w:color w:val="000000"/>
            <w:sz w:val="24"/>
            <w:szCs w:val="24"/>
            <w:lang w:eastAsia="pt-BR"/>
            <w:rPrChange w:id="584" w:author="EUDERLAN FREIRE DA SILVA ABREU" w:date="2025-07-17T18:34:00Z">
              <w:rPr>
                <w:rFonts w:ascii="Arial" w:eastAsia="Times New Roman" w:hAnsi="Arial" w:cs="Arial"/>
                <w:color w:val="000000"/>
                <w:lang w:eastAsia="pt-BR"/>
              </w:rPr>
            </w:rPrChange>
          </w:rPr>
          <w:t>PINECONE_API_KEY=</w:t>
        </w:r>
        <w:proofErr w:type="spellStart"/>
        <w:r w:rsidRPr="00E554AF">
          <w:rPr>
            <w:rFonts w:ascii="Arial" w:eastAsia="Times New Roman" w:hAnsi="Arial" w:cs="Arial"/>
            <w:color w:val="000000"/>
            <w:sz w:val="24"/>
            <w:szCs w:val="24"/>
            <w:lang w:eastAsia="pt-BR"/>
            <w:rPrChange w:id="585" w:author="EUDERLAN FREIRE DA SILVA ABREU" w:date="2025-07-17T18:34:00Z">
              <w:rPr>
                <w:rFonts w:ascii="Arial" w:eastAsia="Times New Roman" w:hAnsi="Arial" w:cs="Arial"/>
                <w:color w:val="000000"/>
                <w:lang w:eastAsia="pt-BR"/>
              </w:rPr>
            </w:rPrChange>
          </w:rPr>
          <w:t>sua_chave_pinecone_aqui</w:t>
        </w:r>
        <w:proofErr w:type="spellEnd"/>
      </w:ins>
    </w:p>
    <w:p w14:paraId="6BB37592" w14:textId="77777777" w:rsidR="00EA36DE" w:rsidRPr="00E554AF" w:rsidRDefault="00EA36DE" w:rsidP="00D13F28">
      <w:pPr>
        <w:spacing w:before="240" w:after="0" w:line="240" w:lineRule="auto"/>
        <w:jc w:val="both"/>
        <w:rPr>
          <w:ins w:id="586" w:author="EUDERLAN FREIRE DA SILVA ABREU" w:date="2025-06-30T16:00:00Z"/>
          <w:rFonts w:ascii="Arial" w:eastAsia="Times New Roman" w:hAnsi="Arial" w:cs="Arial"/>
          <w:sz w:val="24"/>
          <w:szCs w:val="24"/>
          <w:lang w:val="en-US" w:eastAsia="pt-BR"/>
          <w:rPrChange w:id="587" w:author="EUDERLAN FREIRE DA SILVA ABREU" w:date="2025-07-17T18:34:00Z">
            <w:rPr>
              <w:ins w:id="588" w:author="EUDERLAN FREIRE DA SILVA ABREU" w:date="2025-06-30T16:00:00Z"/>
              <w:rFonts w:ascii="Times New Roman" w:eastAsia="Times New Roman" w:hAnsi="Times New Roman" w:cs="Times New Roman"/>
              <w:sz w:val="24"/>
              <w:szCs w:val="24"/>
              <w:lang w:eastAsia="pt-BR"/>
            </w:rPr>
          </w:rPrChange>
        </w:rPr>
        <w:pPrChange w:id="589" w:author="EUDERLAN FREIRE DA SILVA ABREU" w:date="2025-07-17T19:26:00Z">
          <w:pPr>
            <w:spacing w:after="0" w:line="240" w:lineRule="auto"/>
          </w:pPr>
        </w:pPrChange>
      </w:pPr>
      <w:ins w:id="590" w:author="EUDERLAN FREIRE DA SILVA ABREU" w:date="2025-06-30T16:00:00Z">
        <w:r w:rsidRPr="00E554AF">
          <w:rPr>
            <w:rFonts w:ascii="Arial" w:eastAsia="Times New Roman" w:hAnsi="Arial" w:cs="Arial"/>
            <w:color w:val="000000"/>
            <w:sz w:val="24"/>
            <w:szCs w:val="24"/>
            <w:lang w:val="en-US" w:eastAsia="pt-BR"/>
            <w:rPrChange w:id="591" w:author="EUDERLAN FREIRE DA SILVA ABREU" w:date="2025-07-17T18:34:00Z">
              <w:rPr>
                <w:rFonts w:ascii="Arial" w:eastAsia="Times New Roman" w:hAnsi="Arial" w:cs="Arial"/>
                <w:color w:val="000000"/>
                <w:lang w:eastAsia="pt-BR"/>
              </w:rPr>
            </w:rPrChange>
          </w:rPr>
          <w:t>PINECONE_ENVIRONMENT=us-east-1-aws</w:t>
        </w:r>
      </w:ins>
    </w:p>
    <w:p w14:paraId="5EB254C1" w14:textId="77777777" w:rsidR="00EA36DE" w:rsidRPr="00E554AF" w:rsidRDefault="00EA36DE" w:rsidP="00D13F28">
      <w:pPr>
        <w:spacing w:before="240" w:after="0" w:line="240" w:lineRule="auto"/>
        <w:jc w:val="both"/>
        <w:rPr>
          <w:ins w:id="592" w:author="EUDERLAN FREIRE DA SILVA ABREU" w:date="2025-06-30T16:00:00Z"/>
          <w:rFonts w:ascii="Arial" w:eastAsia="Times New Roman" w:hAnsi="Arial" w:cs="Arial"/>
          <w:sz w:val="24"/>
          <w:szCs w:val="24"/>
          <w:lang w:val="en-US" w:eastAsia="pt-BR"/>
          <w:rPrChange w:id="593" w:author="EUDERLAN FREIRE DA SILVA ABREU" w:date="2025-07-17T18:34:00Z">
            <w:rPr>
              <w:ins w:id="594" w:author="EUDERLAN FREIRE DA SILVA ABREU" w:date="2025-06-30T16:00:00Z"/>
              <w:rFonts w:ascii="Times New Roman" w:eastAsia="Times New Roman" w:hAnsi="Times New Roman" w:cs="Times New Roman"/>
              <w:sz w:val="24"/>
              <w:szCs w:val="24"/>
              <w:lang w:eastAsia="pt-BR"/>
            </w:rPr>
          </w:rPrChange>
        </w:rPr>
        <w:pPrChange w:id="595" w:author="EUDERLAN FREIRE DA SILVA ABREU" w:date="2025-07-17T19:26:00Z">
          <w:pPr>
            <w:spacing w:after="0" w:line="240" w:lineRule="auto"/>
          </w:pPr>
        </w:pPrChange>
      </w:pPr>
      <w:ins w:id="596" w:author="EUDERLAN FREIRE DA SILVA ABREU" w:date="2025-06-30T16:00:00Z">
        <w:r w:rsidRPr="00E554AF">
          <w:rPr>
            <w:rFonts w:ascii="Arial" w:eastAsia="Times New Roman" w:hAnsi="Arial" w:cs="Arial"/>
            <w:color w:val="000000"/>
            <w:sz w:val="24"/>
            <w:szCs w:val="24"/>
            <w:lang w:val="en-US" w:eastAsia="pt-BR"/>
            <w:rPrChange w:id="597" w:author="EUDERLAN FREIRE DA SILVA ABREU" w:date="2025-07-17T18:34:00Z">
              <w:rPr>
                <w:rFonts w:ascii="Arial" w:eastAsia="Times New Roman" w:hAnsi="Arial" w:cs="Arial"/>
                <w:color w:val="000000"/>
                <w:lang w:eastAsia="pt-BR"/>
              </w:rPr>
            </w:rPrChange>
          </w:rPr>
          <w:t>PINECONE_INDEX_NAME=</w:t>
        </w:r>
        <w:proofErr w:type="spellStart"/>
        <w:r w:rsidRPr="00E554AF">
          <w:rPr>
            <w:rFonts w:ascii="Arial" w:eastAsia="Times New Roman" w:hAnsi="Arial" w:cs="Arial"/>
            <w:color w:val="000000"/>
            <w:sz w:val="24"/>
            <w:szCs w:val="24"/>
            <w:lang w:val="en-US" w:eastAsia="pt-BR"/>
            <w:rPrChange w:id="598" w:author="EUDERLAN FREIRE DA SILVA ABREU" w:date="2025-07-17T18:34:00Z">
              <w:rPr>
                <w:rFonts w:ascii="Arial" w:eastAsia="Times New Roman" w:hAnsi="Arial" w:cs="Arial"/>
                <w:color w:val="000000"/>
                <w:lang w:eastAsia="pt-BR"/>
              </w:rPr>
            </w:rPrChange>
          </w:rPr>
          <w:t>ufma</w:t>
        </w:r>
        <w:proofErr w:type="spellEnd"/>
        <w:r w:rsidRPr="00E554AF">
          <w:rPr>
            <w:rFonts w:ascii="Arial" w:eastAsia="Times New Roman" w:hAnsi="Arial" w:cs="Arial"/>
            <w:color w:val="000000"/>
            <w:sz w:val="24"/>
            <w:szCs w:val="24"/>
            <w:lang w:val="en-US" w:eastAsia="pt-BR"/>
            <w:rPrChange w:id="599" w:author="EUDERLAN FREIRE DA SILVA ABREU" w:date="2025-07-17T18:34:00Z">
              <w:rPr>
                <w:rFonts w:ascii="Arial" w:eastAsia="Times New Roman" w:hAnsi="Arial" w:cs="Arial"/>
                <w:color w:val="000000"/>
                <w:lang w:eastAsia="pt-BR"/>
              </w:rPr>
            </w:rPrChange>
          </w:rPr>
          <w:t>-documents</w:t>
        </w:r>
      </w:ins>
    </w:p>
    <w:p w14:paraId="5B2DE11A" w14:textId="0A2E85C1" w:rsidR="00EA36DE" w:rsidRPr="00E554AF" w:rsidRDefault="00EA36DE" w:rsidP="00D13F28">
      <w:pPr>
        <w:spacing w:before="240" w:after="0" w:line="240" w:lineRule="auto"/>
        <w:jc w:val="both"/>
        <w:rPr>
          <w:ins w:id="600" w:author="EUDERLAN FREIRE DA SILVA ABREU" w:date="2025-06-30T16:00:00Z"/>
          <w:rFonts w:ascii="Arial" w:eastAsia="Times New Roman" w:hAnsi="Arial" w:cs="Arial"/>
          <w:sz w:val="24"/>
          <w:szCs w:val="24"/>
          <w:lang w:val="en-US" w:eastAsia="pt-BR"/>
          <w:rPrChange w:id="601" w:author="EUDERLAN FREIRE DA SILVA ABREU" w:date="2025-07-17T18:34:00Z">
            <w:rPr>
              <w:ins w:id="602" w:author="EUDERLAN FREIRE DA SILVA ABREU" w:date="2025-06-30T16:00:00Z"/>
              <w:rFonts w:ascii="Times New Roman" w:eastAsia="Times New Roman" w:hAnsi="Times New Roman" w:cs="Times New Roman"/>
              <w:sz w:val="24"/>
              <w:szCs w:val="24"/>
              <w:lang w:eastAsia="pt-BR"/>
            </w:rPr>
          </w:rPrChange>
        </w:rPr>
        <w:pPrChange w:id="603" w:author="EUDERLAN FREIRE DA SILVA ABREU" w:date="2025-07-17T19:26:00Z">
          <w:pPr>
            <w:spacing w:after="0" w:line="240" w:lineRule="auto"/>
          </w:pPr>
        </w:pPrChange>
      </w:pPr>
      <w:ins w:id="604" w:author="EUDERLAN FREIRE DA SILVA ABREU" w:date="2025-06-30T16:00:00Z">
        <w:r w:rsidRPr="00E554AF">
          <w:rPr>
            <w:rFonts w:ascii="Arial" w:eastAsia="Times New Roman" w:hAnsi="Arial" w:cs="Arial"/>
            <w:color w:val="000000"/>
            <w:sz w:val="24"/>
            <w:szCs w:val="24"/>
            <w:lang w:val="en-US" w:eastAsia="pt-BR"/>
            <w:rPrChange w:id="605" w:author="EUDERLAN FREIRE DA SILVA ABREU" w:date="2025-07-17T18:34:00Z">
              <w:rPr>
                <w:rFonts w:ascii="Arial" w:eastAsia="Times New Roman" w:hAnsi="Arial" w:cs="Arial"/>
                <w:color w:val="000000"/>
                <w:lang w:eastAsia="pt-BR"/>
              </w:rPr>
            </w:rPrChange>
          </w:rPr>
          <w:t>PINECONE_HOST=https://seu-indice.pinecone.io</w:t>
        </w:r>
      </w:ins>
    </w:p>
    <w:p w14:paraId="0A219C5B" w14:textId="77777777" w:rsidR="00EA36DE" w:rsidRPr="00E554AF" w:rsidRDefault="00EA36DE" w:rsidP="00D13F28">
      <w:pPr>
        <w:spacing w:before="240" w:after="0" w:line="240" w:lineRule="auto"/>
        <w:jc w:val="both"/>
        <w:rPr>
          <w:ins w:id="606" w:author="EUDERLAN FREIRE DA SILVA ABREU" w:date="2025-06-30T16:00:00Z"/>
          <w:rFonts w:ascii="Arial" w:eastAsia="Times New Roman" w:hAnsi="Arial" w:cs="Arial"/>
          <w:sz w:val="24"/>
          <w:szCs w:val="24"/>
          <w:lang w:eastAsia="pt-BR"/>
          <w:rPrChange w:id="607" w:author="EUDERLAN FREIRE DA SILVA ABREU" w:date="2025-07-17T18:34:00Z">
            <w:rPr>
              <w:ins w:id="608" w:author="EUDERLAN FREIRE DA SILVA ABREU" w:date="2025-06-30T16:00:00Z"/>
              <w:rFonts w:ascii="Times New Roman" w:eastAsia="Times New Roman" w:hAnsi="Times New Roman" w:cs="Times New Roman"/>
              <w:sz w:val="24"/>
              <w:szCs w:val="24"/>
              <w:lang w:eastAsia="pt-BR"/>
            </w:rPr>
          </w:rPrChange>
        </w:rPr>
        <w:pPrChange w:id="609" w:author="EUDERLAN FREIRE DA SILVA ABREU" w:date="2025-07-17T19:26:00Z">
          <w:pPr>
            <w:spacing w:after="0" w:line="240" w:lineRule="auto"/>
          </w:pPr>
        </w:pPrChange>
      </w:pPr>
      <w:ins w:id="610" w:author="EUDERLAN FREIRE DA SILVA ABREU" w:date="2025-06-30T16:00:00Z">
        <w:r w:rsidRPr="00E554AF">
          <w:rPr>
            <w:rFonts w:ascii="Arial" w:eastAsia="Times New Roman" w:hAnsi="Arial" w:cs="Arial"/>
            <w:color w:val="000000"/>
            <w:sz w:val="24"/>
            <w:szCs w:val="24"/>
            <w:lang w:eastAsia="pt-BR"/>
            <w:rPrChange w:id="611" w:author="EUDERLAN FREIRE DA SILVA ABREU" w:date="2025-07-17T18:34:00Z">
              <w:rPr>
                <w:rFonts w:ascii="Arial" w:eastAsia="Times New Roman" w:hAnsi="Arial" w:cs="Arial"/>
                <w:color w:val="000000"/>
                <w:lang w:eastAsia="pt-BR"/>
              </w:rPr>
            </w:rPrChange>
          </w:rPr>
          <w:t># === CONFIGURAÇÕES ===</w:t>
        </w:r>
      </w:ins>
    </w:p>
    <w:p w14:paraId="467816D7" w14:textId="77777777" w:rsidR="00EA36DE" w:rsidRPr="00E554AF" w:rsidRDefault="00EA36DE" w:rsidP="00D13F28">
      <w:pPr>
        <w:spacing w:before="240" w:after="0" w:line="240" w:lineRule="auto"/>
        <w:jc w:val="both"/>
        <w:rPr>
          <w:ins w:id="612" w:author="EUDERLAN FREIRE DA SILVA ABREU" w:date="2025-06-30T16:00:00Z"/>
          <w:rFonts w:ascii="Arial" w:eastAsia="Times New Roman" w:hAnsi="Arial" w:cs="Arial"/>
          <w:sz w:val="24"/>
          <w:szCs w:val="24"/>
          <w:lang w:eastAsia="pt-BR"/>
          <w:rPrChange w:id="613" w:author="EUDERLAN FREIRE DA SILVA ABREU" w:date="2025-07-17T18:34:00Z">
            <w:rPr>
              <w:ins w:id="614" w:author="EUDERLAN FREIRE DA SILVA ABREU" w:date="2025-06-30T16:00:00Z"/>
              <w:rFonts w:ascii="Times New Roman" w:eastAsia="Times New Roman" w:hAnsi="Times New Roman" w:cs="Times New Roman"/>
              <w:sz w:val="24"/>
              <w:szCs w:val="24"/>
              <w:lang w:eastAsia="pt-BR"/>
            </w:rPr>
          </w:rPrChange>
        </w:rPr>
        <w:pPrChange w:id="615" w:author="EUDERLAN FREIRE DA SILVA ABREU" w:date="2025-07-17T19:26:00Z">
          <w:pPr>
            <w:spacing w:after="0" w:line="240" w:lineRule="auto"/>
          </w:pPr>
        </w:pPrChange>
      </w:pPr>
      <w:ins w:id="616" w:author="EUDERLAN FREIRE DA SILVA ABREU" w:date="2025-06-30T16:00:00Z">
        <w:r w:rsidRPr="00E554AF">
          <w:rPr>
            <w:rFonts w:ascii="Arial" w:eastAsia="Times New Roman" w:hAnsi="Arial" w:cs="Arial"/>
            <w:color w:val="000000"/>
            <w:sz w:val="24"/>
            <w:szCs w:val="24"/>
            <w:lang w:eastAsia="pt-BR"/>
            <w:rPrChange w:id="617" w:author="EUDERLAN FREIRE DA SILVA ABREU" w:date="2025-07-17T18:34:00Z">
              <w:rPr>
                <w:rFonts w:ascii="Arial" w:eastAsia="Times New Roman" w:hAnsi="Arial" w:cs="Arial"/>
                <w:color w:val="000000"/>
                <w:lang w:eastAsia="pt-BR"/>
              </w:rPr>
            </w:rPrChange>
          </w:rPr>
          <w:t># Servidor</w:t>
        </w:r>
      </w:ins>
    </w:p>
    <w:p w14:paraId="08111066" w14:textId="77777777" w:rsidR="00EA36DE" w:rsidRPr="00E554AF" w:rsidRDefault="00EA36DE" w:rsidP="00D13F28">
      <w:pPr>
        <w:spacing w:before="240" w:after="0" w:line="240" w:lineRule="auto"/>
        <w:jc w:val="both"/>
        <w:rPr>
          <w:ins w:id="618" w:author="EUDERLAN FREIRE DA SILVA ABREU" w:date="2025-06-30T16:00:00Z"/>
          <w:rFonts w:ascii="Arial" w:eastAsia="Times New Roman" w:hAnsi="Arial" w:cs="Arial"/>
          <w:sz w:val="24"/>
          <w:szCs w:val="24"/>
          <w:lang w:eastAsia="pt-BR"/>
          <w:rPrChange w:id="619" w:author="EUDERLAN FREIRE DA SILVA ABREU" w:date="2025-07-17T18:34:00Z">
            <w:rPr>
              <w:ins w:id="620" w:author="EUDERLAN FREIRE DA SILVA ABREU" w:date="2025-06-30T16:00:00Z"/>
              <w:rFonts w:ascii="Times New Roman" w:eastAsia="Times New Roman" w:hAnsi="Times New Roman" w:cs="Times New Roman"/>
              <w:sz w:val="24"/>
              <w:szCs w:val="24"/>
              <w:lang w:eastAsia="pt-BR"/>
            </w:rPr>
          </w:rPrChange>
        </w:rPr>
        <w:pPrChange w:id="621" w:author="EUDERLAN FREIRE DA SILVA ABREU" w:date="2025-07-17T19:26:00Z">
          <w:pPr>
            <w:spacing w:after="0" w:line="240" w:lineRule="auto"/>
          </w:pPr>
        </w:pPrChange>
      </w:pPr>
      <w:ins w:id="622" w:author="EUDERLAN FREIRE DA SILVA ABREU" w:date="2025-06-30T16:00:00Z">
        <w:r w:rsidRPr="00E554AF">
          <w:rPr>
            <w:rFonts w:ascii="Arial" w:eastAsia="Times New Roman" w:hAnsi="Arial" w:cs="Arial"/>
            <w:color w:val="000000"/>
            <w:sz w:val="24"/>
            <w:szCs w:val="24"/>
            <w:lang w:eastAsia="pt-BR"/>
            <w:rPrChange w:id="623" w:author="EUDERLAN FREIRE DA SILVA ABREU" w:date="2025-07-17T18:34:00Z">
              <w:rPr>
                <w:rFonts w:ascii="Arial" w:eastAsia="Times New Roman" w:hAnsi="Arial" w:cs="Arial"/>
                <w:color w:val="000000"/>
                <w:lang w:eastAsia="pt-BR"/>
              </w:rPr>
            </w:rPrChange>
          </w:rPr>
          <w:t>PORT=8000</w:t>
        </w:r>
      </w:ins>
    </w:p>
    <w:p w14:paraId="11AEC7D0" w14:textId="77777777" w:rsidR="00EA36DE" w:rsidRPr="00E554AF" w:rsidRDefault="00EA36DE" w:rsidP="00D13F28">
      <w:pPr>
        <w:spacing w:before="240" w:after="0" w:line="240" w:lineRule="auto"/>
        <w:jc w:val="both"/>
        <w:rPr>
          <w:ins w:id="624" w:author="EUDERLAN FREIRE DA SILVA ABREU" w:date="2025-06-30T16:00:00Z"/>
          <w:rFonts w:ascii="Arial" w:eastAsia="Times New Roman" w:hAnsi="Arial" w:cs="Arial"/>
          <w:sz w:val="24"/>
          <w:szCs w:val="24"/>
          <w:lang w:eastAsia="pt-BR"/>
          <w:rPrChange w:id="625" w:author="EUDERLAN FREIRE DA SILVA ABREU" w:date="2025-07-17T18:34:00Z">
            <w:rPr>
              <w:ins w:id="626" w:author="EUDERLAN FREIRE DA SILVA ABREU" w:date="2025-06-30T16:00:00Z"/>
              <w:rFonts w:ascii="Times New Roman" w:eastAsia="Times New Roman" w:hAnsi="Times New Roman" w:cs="Times New Roman"/>
              <w:sz w:val="24"/>
              <w:szCs w:val="24"/>
              <w:lang w:eastAsia="pt-BR"/>
            </w:rPr>
          </w:rPrChange>
        </w:rPr>
        <w:pPrChange w:id="627" w:author="EUDERLAN FREIRE DA SILVA ABREU" w:date="2025-07-17T19:26:00Z">
          <w:pPr>
            <w:spacing w:after="0" w:line="240" w:lineRule="auto"/>
          </w:pPr>
        </w:pPrChange>
      </w:pPr>
      <w:ins w:id="628" w:author="EUDERLAN FREIRE DA SILVA ABREU" w:date="2025-06-30T16:00:00Z">
        <w:r w:rsidRPr="00E554AF">
          <w:rPr>
            <w:rFonts w:ascii="Arial" w:eastAsia="Times New Roman" w:hAnsi="Arial" w:cs="Arial"/>
            <w:color w:val="000000"/>
            <w:sz w:val="24"/>
            <w:szCs w:val="24"/>
            <w:lang w:eastAsia="pt-BR"/>
            <w:rPrChange w:id="629" w:author="EUDERLAN FREIRE DA SILVA ABREU" w:date="2025-07-17T18:34:00Z">
              <w:rPr>
                <w:rFonts w:ascii="Arial" w:eastAsia="Times New Roman" w:hAnsi="Arial" w:cs="Arial"/>
                <w:color w:val="000000"/>
                <w:lang w:eastAsia="pt-BR"/>
              </w:rPr>
            </w:rPrChange>
          </w:rPr>
          <w:lastRenderedPageBreak/>
          <w:t>HOST=0.0.0.0</w:t>
        </w:r>
      </w:ins>
    </w:p>
    <w:p w14:paraId="63377C8B" w14:textId="266C6389" w:rsidR="00EA36DE" w:rsidRPr="00E554AF" w:rsidRDefault="00EA36DE" w:rsidP="00D13F28">
      <w:pPr>
        <w:spacing w:before="240" w:after="0" w:line="240" w:lineRule="auto"/>
        <w:jc w:val="both"/>
        <w:rPr>
          <w:ins w:id="630" w:author="EUDERLAN FREIRE DA SILVA ABREU" w:date="2025-06-30T16:00:00Z"/>
          <w:rFonts w:ascii="Arial" w:eastAsia="Times New Roman" w:hAnsi="Arial" w:cs="Arial"/>
          <w:sz w:val="24"/>
          <w:szCs w:val="24"/>
          <w:lang w:eastAsia="pt-BR"/>
          <w:rPrChange w:id="631" w:author="EUDERLAN FREIRE DA SILVA ABREU" w:date="2025-07-17T18:34:00Z">
            <w:rPr>
              <w:ins w:id="632" w:author="EUDERLAN FREIRE DA SILVA ABREU" w:date="2025-06-30T16:00:00Z"/>
              <w:rFonts w:ascii="Times New Roman" w:eastAsia="Times New Roman" w:hAnsi="Times New Roman" w:cs="Times New Roman"/>
              <w:sz w:val="24"/>
              <w:szCs w:val="24"/>
              <w:lang w:eastAsia="pt-BR"/>
            </w:rPr>
          </w:rPrChange>
        </w:rPr>
        <w:pPrChange w:id="633" w:author="EUDERLAN FREIRE DA SILVA ABREU" w:date="2025-07-17T19:26:00Z">
          <w:pPr>
            <w:spacing w:after="0" w:line="240" w:lineRule="auto"/>
          </w:pPr>
        </w:pPrChange>
      </w:pPr>
      <w:ins w:id="634" w:author="EUDERLAN FREIRE DA SILVA ABREU" w:date="2025-06-30T16:00:00Z">
        <w:r w:rsidRPr="00E554AF">
          <w:rPr>
            <w:rFonts w:ascii="Arial" w:eastAsia="Times New Roman" w:hAnsi="Arial" w:cs="Arial"/>
            <w:color w:val="000000"/>
            <w:sz w:val="24"/>
            <w:szCs w:val="24"/>
            <w:lang w:eastAsia="pt-BR"/>
            <w:rPrChange w:id="635" w:author="EUDERLAN FREIRE DA SILVA ABREU" w:date="2025-07-17T18:34:00Z">
              <w:rPr>
                <w:rFonts w:ascii="Arial" w:eastAsia="Times New Roman" w:hAnsi="Arial" w:cs="Arial"/>
                <w:color w:val="000000"/>
                <w:lang w:eastAsia="pt-BR"/>
              </w:rPr>
            </w:rPrChange>
          </w:rPr>
          <w:t>ENVIRONMENT=</w:t>
        </w:r>
        <w:proofErr w:type="spellStart"/>
        <w:r w:rsidRPr="00E554AF">
          <w:rPr>
            <w:rFonts w:ascii="Arial" w:eastAsia="Times New Roman" w:hAnsi="Arial" w:cs="Arial"/>
            <w:color w:val="000000"/>
            <w:sz w:val="24"/>
            <w:szCs w:val="24"/>
            <w:lang w:eastAsia="pt-BR"/>
            <w:rPrChange w:id="636" w:author="EUDERLAN FREIRE DA SILVA ABREU" w:date="2025-07-17T18:34:00Z">
              <w:rPr>
                <w:rFonts w:ascii="Arial" w:eastAsia="Times New Roman" w:hAnsi="Arial" w:cs="Arial"/>
                <w:color w:val="000000"/>
                <w:lang w:eastAsia="pt-BR"/>
              </w:rPr>
            </w:rPrChange>
          </w:rPr>
          <w:t>development</w:t>
        </w:r>
        <w:proofErr w:type="spellEnd"/>
      </w:ins>
    </w:p>
    <w:p w14:paraId="62B1BDA1" w14:textId="77777777" w:rsidR="00EA36DE" w:rsidRPr="00E554AF" w:rsidRDefault="00EA36DE" w:rsidP="00D13F28">
      <w:pPr>
        <w:spacing w:before="240" w:after="0" w:line="240" w:lineRule="auto"/>
        <w:jc w:val="both"/>
        <w:rPr>
          <w:ins w:id="637" w:author="EUDERLAN FREIRE DA SILVA ABREU" w:date="2025-06-30T16:00:00Z"/>
          <w:rFonts w:ascii="Arial" w:eastAsia="Times New Roman" w:hAnsi="Arial" w:cs="Arial"/>
          <w:sz w:val="24"/>
          <w:szCs w:val="24"/>
          <w:lang w:eastAsia="pt-BR"/>
          <w:rPrChange w:id="638" w:author="EUDERLAN FREIRE DA SILVA ABREU" w:date="2025-07-17T18:34:00Z">
            <w:rPr>
              <w:ins w:id="639" w:author="EUDERLAN FREIRE DA SILVA ABREU" w:date="2025-06-30T16:00:00Z"/>
              <w:rFonts w:ascii="Times New Roman" w:eastAsia="Times New Roman" w:hAnsi="Times New Roman" w:cs="Times New Roman"/>
              <w:sz w:val="24"/>
              <w:szCs w:val="24"/>
              <w:lang w:eastAsia="pt-BR"/>
            </w:rPr>
          </w:rPrChange>
        </w:rPr>
        <w:pPrChange w:id="640" w:author="EUDERLAN FREIRE DA SILVA ABREU" w:date="2025-07-17T19:26:00Z">
          <w:pPr>
            <w:spacing w:after="0" w:line="240" w:lineRule="auto"/>
          </w:pPr>
        </w:pPrChange>
      </w:pPr>
      <w:ins w:id="641" w:author="EUDERLAN FREIRE DA SILVA ABREU" w:date="2025-06-30T16:00:00Z">
        <w:r w:rsidRPr="00E554AF">
          <w:rPr>
            <w:rFonts w:ascii="Arial" w:eastAsia="Times New Roman" w:hAnsi="Arial" w:cs="Arial"/>
            <w:color w:val="000000"/>
            <w:sz w:val="24"/>
            <w:szCs w:val="24"/>
            <w:lang w:eastAsia="pt-BR"/>
            <w:rPrChange w:id="642" w:author="EUDERLAN FREIRE DA SILVA ABREU" w:date="2025-07-17T18:34:00Z">
              <w:rPr>
                <w:rFonts w:ascii="Arial" w:eastAsia="Times New Roman" w:hAnsi="Arial" w:cs="Arial"/>
                <w:color w:val="000000"/>
                <w:lang w:eastAsia="pt-BR"/>
              </w:rPr>
            </w:rPrChange>
          </w:rPr>
          <w:t># Autenticação</w:t>
        </w:r>
      </w:ins>
    </w:p>
    <w:p w14:paraId="57C4C139" w14:textId="77777777" w:rsidR="00EA36DE" w:rsidRPr="00E554AF" w:rsidRDefault="00EA36DE" w:rsidP="00D13F28">
      <w:pPr>
        <w:spacing w:before="240" w:after="0" w:line="240" w:lineRule="auto"/>
        <w:jc w:val="both"/>
        <w:rPr>
          <w:ins w:id="643" w:author="EUDERLAN FREIRE DA SILVA ABREU" w:date="2025-06-30T16:00:00Z"/>
          <w:rFonts w:ascii="Arial" w:eastAsia="Times New Roman" w:hAnsi="Arial" w:cs="Arial"/>
          <w:sz w:val="24"/>
          <w:szCs w:val="24"/>
          <w:lang w:eastAsia="pt-BR"/>
          <w:rPrChange w:id="644" w:author="EUDERLAN FREIRE DA SILVA ABREU" w:date="2025-07-17T18:34:00Z">
            <w:rPr>
              <w:ins w:id="645" w:author="EUDERLAN FREIRE DA SILVA ABREU" w:date="2025-06-30T16:00:00Z"/>
              <w:rFonts w:ascii="Times New Roman" w:eastAsia="Times New Roman" w:hAnsi="Times New Roman" w:cs="Times New Roman"/>
              <w:sz w:val="24"/>
              <w:szCs w:val="24"/>
              <w:lang w:eastAsia="pt-BR"/>
            </w:rPr>
          </w:rPrChange>
        </w:rPr>
        <w:pPrChange w:id="646" w:author="EUDERLAN FREIRE DA SILVA ABREU" w:date="2025-07-17T19:26:00Z">
          <w:pPr>
            <w:spacing w:after="0" w:line="240" w:lineRule="auto"/>
          </w:pPr>
        </w:pPrChange>
      </w:pPr>
      <w:ins w:id="647" w:author="EUDERLAN FREIRE DA SILVA ABREU" w:date="2025-06-30T16:00:00Z">
        <w:r w:rsidRPr="00E554AF">
          <w:rPr>
            <w:rFonts w:ascii="Arial" w:eastAsia="Times New Roman" w:hAnsi="Arial" w:cs="Arial"/>
            <w:color w:val="000000"/>
            <w:sz w:val="24"/>
            <w:szCs w:val="24"/>
            <w:lang w:eastAsia="pt-BR"/>
            <w:rPrChange w:id="648" w:author="EUDERLAN FREIRE DA SILVA ABREU" w:date="2025-07-17T18:34:00Z">
              <w:rPr>
                <w:rFonts w:ascii="Arial" w:eastAsia="Times New Roman" w:hAnsi="Arial" w:cs="Arial"/>
                <w:color w:val="000000"/>
                <w:lang w:eastAsia="pt-BR"/>
              </w:rPr>
            </w:rPrChange>
          </w:rPr>
          <w:t>SECRET_KEY=</w:t>
        </w:r>
        <w:proofErr w:type="spellStart"/>
        <w:r w:rsidRPr="00E554AF">
          <w:rPr>
            <w:rFonts w:ascii="Arial" w:eastAsia="Times New Roman" w:hAnsi="Arial" w:cs="Arial"/>
            <w:color w:val="000000"/>
            <w:sz w:val="24"/>
            <w:szCs w:val="24"/>
            <w:lang w:eastAsia="pt-BR"/>
            <w:rPrChange w:id="649" w:author="EUDERLAN FREIRE DA SILVA ABREU" w:date="2025-07-17T18:34:00Z">
              <w:rPr>
                <w:rFonts w:ascii="Arial" w:eastAsia="Times New Roman" w:hAnsi="Arial" w:cs="Arial"/>
                <w:color w:val="000000"/>
                <w:lang w:eastAsia="pt-BR"/>
              </w:rPr>
            </w:rPrChange>
          </w:rPr>
          <w:t>sua_chave_secreta_muito_forte_aqui</w:t>
        </w:r>
        <w:proofErr w:type="spellEnd"/>
      </w:ins>
    </w:p>
    <w:p w14:paraId="4B38D834" w14:textId="27334E58" w:rsidR="00EA36DE" w:rsidRPr="00E554AF" w:rsidRDefault="00EA36DE" w:rsidP="00D13F28">
      <w:pPr>
        <w:spacing w:before="240" w:after="0" w:line="240" w:lineRule="auto"/>
        <w:jc w:val="both"/>
        <w:rPr>
          <w:ins w:id="650" w:author="EUDERLAN FREIRE DA SILVA ABREU" w:date="2025-06-30T16:00:00Z"/>
          <w:rFonts w:ascii="Arial" w:eastAsia="Times New Roman" w:hAnsi="Arial" w:cs="Arial"/>
          <w:sz w:val="24"/>
          <w:szCs w:val="24"/>
          <w:lang w:val="en-US" w:eastAsia="pt-BR"/>
          <w:rPrChange w:id="651" w:author="EUDERLAN FREIRE DA SILVA ABREU" w:date="2025-07-17T18:34:00Z">
            <w:rPr>
              <w:ins w:id="652" w:author="EUDERLAN FREIRE DA SILVA ABREU" w:date="2025-06-30T16:00:00Z"/>
              <w:rFonts w:ascii="Times New Roman" w:eastAsia="Times New Roman" w:hAnsi="Times New Roman" w:cs="Times New Roman"/>
              <w:sz w:val="24"/>
              <w:szCs w:val="24"/>
              <w:lang w:eastAsia="pt-BR"/>
            </w:rPr>
          </w:rPrChange>
        </w:rPr>
        <w:pPrChange w:id="653" w:author="EUDERLAN FREIRE DA SILVA ABREU" w:date="2025-07-17T19:26:00Z">
          <w:pPr>
            <w:spacing w:after="0" w:line="240" w:lineRule="auto"/>
          </w:pPr>
        </w:pPrChange>
      </w:pPr>
      <w:ins w:id="654" w:author="EUDERLAN FREIRE DA SILVA ABREU" w:date="2025-06-30T16:00:00Z">
        <w:r w:rsidRPr="00E554AF">
          <w:rPr>
            <w:rFonts w:ascii="Arial" w:eastAsia="Times New Roman" w:hAnsi="Arial" w:cs="Arial"/>
            <w:color w:val="000000"/>
            <w:sz w:val="24"/>
            <w:szCs w:val="24"/>
            <w:lang w:val="en-US" w:eastAsia="pt-BR"/>
            <w:rPrChange w:id="655" w:author="EUDERLAN FREIRE DA SILVA ABREU" w:date="2025-07-17T18:34:00Z">
              <w:rPr>
                <w:rFonts w:ascii="Arial" w:eastAsia="Times New Roman" w:hAnsi="Arial" w:cs="Arial"/>
                <w:color w:val="000000"/>
                <w:lang w:eastAsia="pt-BR"/>
              </w:rPr>
            </w:rPrChange>
          </w:rPr>
          <w:t>ACCESS_TOKEN_EXPIRE_MINUTES=30</w:t>
        </w:r>
      </w:ins>
    </w:p>
    <w:p w14:paraId="5ECB0D25" w14:textId="77777777" w:rsidR="00EA36DE" w:rsidRPr="00E554AF" w:rsidRDefault="00EA36DE" w:rsidP="00D13F28">
      <w:pPr>
        <w:spacing w:before="240" w:after="0" w:line="240" w:lineRule="auto"/>
        <w:jc w:val="both"/>
        <w:rPr>
          <w:ins w:id="656" w:author="EUDERLAN FREIRE DA SILVA ABREU" w:date="2025-06-30T16:00:00Z"/>
          <w:rFonts w:ascii="Arial" w:eastAsia="Times New Roman" w:hAnsi="Arial" w:cs="Arial"/>
          <w:sz w:val="24"/>
          <w:szCs w:val="24"/>
          <w:lang w:val="en-US" w:eastAsia="pt-BR"/>
          <w:rPrChange w:id="657" w:author="EUDERLAN FREIRE DA SILVA ABREU" w:date="2025-07-17T18:34:00Z">
            <w:rPr>
              <w:ins w:id="658" w:author="EUDERLAN FREIRE DA SILVA ABREU" w:date="2025-06-30T16:00:00Z"/>
              <w:rFonts w:ascii="Times New Roman" w:eastAsia="Times New Roman" w:hAnsi="Times New Roman" w:cs="Times New Roman"/>
              <w:sz w:val="24"/>
              <w:szCs w:val="24"/>
              <w:lang w:eastAsia="pt-BR"/>
            </w:rPr>
          </w:rPrChange>
        </w:rPr>
        <w:pPrChange w:id="659" w:author="EUDERLAN FREIRE DA SILVA ABREU" w:date="2025-07-17T19:26:00Z">
          <w:pPr>
            <w:spacing w:after="0" w:line="240" w:lineRule="auto"/>
          </w:pPr>
        </w:pPrChange>
      </w:pPr>
      <w:ins w:id="660" w:author="EUDERLAN FREIRE DA SILVA ABREU" w:date="2025-06-30T16:00:00Z">
        <w:r w:rsidRPr="00E554AF">
          <w:rPr>
            <w:rFonts w:ascii="Arial" w:eastAsia="Times New Roman" w:hAnsi="Arial" w:cs="Arial"/>
            <w:color w:val="000000"/>
            <w:sz w:val="24"/>
            <w:szCs w:val="24"/>
            <w:lang w:val="en-US" w:eastAsia="pt-BR"/>
            <w:rPrChange w:id="661" w:author="EUDERLAN FREIRE DA SILVA ABREU" w:date="2025-07-17T18:34:00Z">
              <w:rPr>
                <w:rFonts w:ascii="Arial" w:eastAsia="Times New Roman" w:hAnsi="Arial" w:cs="Arial"/>
                <w:color w:val="000000"/>
                <w:lang w:eastAsia="pt-BR"/>
              </w:rPr>
            </w:rPrChange>
          </w:rPr>
          <w:t># CORS (URLs do frontend)</w:t>
        </w:r>
      </w:ins>
    </w:p>
    <w:p w14:paraId="2EC41E82" w14:textId="77777777" w:rsidR="00EA36DE" w:rsidRPr="00E554AF" w:rsidRDefault="00EA36DE" w:rsidP="00D13F28">
      <w:pPr>
        <w:spacing w:before="240" w:after="0" w:line="240" w:lineRule="auto"/>
        <w:jc w:val="both"/>
        <w:rPr>
          <w:ins w:id="662" w:author="EUDERLAN FREIRE DA SILVA ABREU" w:date="2025-06-30T16:00:00Z"/>
          <w:rFonts w:ascii="Arial" w:eastAsia="Times New Roman" w:hAnsi="Arial" w:cs="Arial"/>
          <w:sz w:val="24"/>
          <w:szCs w:val="24"/>
          <w:lang w:eastAsia="pt-BR"/>
          <w:rPrChange w:id="663" w:author="EUDERLAN FREIRE DA SILVA ABREU" w:date="2025-07-17T18:34:00Z">
            <w:rPr>
              <w:ins w:id="664" w:author="EUDERLAN FREIRE DA SILVA ABREU" w:date="2025-06-30T16:00:00Z"/>
              <w:rFonts w:ascii="Times New Roman" w:eastAsia="Times New Roman" w:hAnsi="Times New Roman" w:cs="Times New Roman"/>
              <w:sz w:val="24"/>
              <w:szCs w:val="24"/>
              <w:lang w:eastAsia="pt-BR"/>
            </w:rPr>
          </w:rPrChange>
        </w:rPr>
        <w:pPrChange w:id="665" w:author="EUDERLAN FREIRE DA SILVA ABREU" w:date="2025-07-17T19:26:00Z">
          <w:pPr>
            <w:spacing w:after="0" w:line="240" w:lineRule="auto"/>
          </w:pPr>
        </w:pPrChange>
      </w:pPr>
      <w:ins w:id="666" w:author="EUDERLAN FREIRE DA SILVA ABREU" w:date="2025-06-30T16:00:00Z">
        <w:r w:rsidRPr="00E554AF">
          <w:rPr>
            <w:rFonts w:ascii="Arial" w:eastAsia="Times New Roman" w:hAnsi="Arial" w:cs="Arial"/>
            <w:color w:val="000000"/>
            <w:sz w:val="24"/>
            <w:szCs w:val="24"/>
            <w:lang w:eastAsia="pt-BR"/>
            <w:rPrChange w:id="667" w:author="EUDERLAN FREIRE DA SILVA ABREU" w:date="2025-07-17T18:34:00Z">
              <w:rPr>
                <w:rFonts w:ascii="Arial" w:eastAsia="Times New Roman" w:hAnsi="Arial" w:cs="Arial"/>
                <w:color w:val="000000"/>
                <w:lang w:eastAsia="pt-BR"/>
              </w:rPr>
            </w:rPrChange>
          </w:rPr>
          <w:t>ALLOWED_ORIGINS=http://localhost:3000</w:t>
        </w:r>
      </w:ins>
    </w:p>
    <w:p w14:paraId="7313E2F5" w14:textId="5CF6BB8D" w:rsidR="00EA36DE" w:rsidRPr="00E554AF" w:rsidRDefault="00EA36DE" w:rsidP="00D13F28">
      <w:pPr>
        <w:spacing w:before="240" w:after="0" w:line="240" w:lineRule="auto"/>
        <w:jc w:val="both"/>
        <w:rPr>
          <w:ins w:id="668" w:author="EUDERLAN FREIRE DA SILVA ABREU" w:date="2025-06-30T16:00:00Z"/>
          <w:rFonts w:ascii="Arial" w:eastAsia="Times New Roman" w:hAnsi="Arial" w:cs="Arial"/>
          <w:color w:val="000000"/>
          <w:sz w:val="24"/>
          <w:szCs w:val="24"/>
          <w:lang w:eastAsia="pt-BR"/>
          <w:rPrChange w:id="669" w:author="EUDERLAN FREIRE DA SILVA ABREU" w:date="2025-07-17T18:34:00Z">
            <w:rPr>
              <w:ins w:id="670" w:author="EUDERLAN FREIRE DA SILVA ABREU" w:date="2025-06-30T16:00:00Z"/>
              <w:rFonts w:ascii="Arial" w:eastAsia="Times New Roman" w:hAnsi="Arial" w:cs="Arial"/>
              <w:color w:val="000000"/>
              <w:lang w:val="en-US" w:eastAsia="pt-BR"/>
            </w:rPr>
          </w:rPrChange>
        </w:rPr>
        <w:pPrChange w:id="671" w:author="EUDERLAN FREIRE DA SILVA ABREU" w:date="2025-07-17T19:26:00Z">
          <w:pPr>
            <w:spacing w:after="0" w:line="240" w:lineRule="auto"/>
          </w:pPr>
        </w:pPrChange>
      </w:pPr>
    </w:p>
    <w:p w14:paraId="4F4E84C7" w14:textId="77777777" w:rsidR="00EA36DE" w:rsidRPr="00E554AF" w:rsidRDefault="00EA36DE" w:rsidP="00D13F28">
      <w:pPr>
        <w:pStyle w:val="Ttulo3"/>
        <w:spacing w:before="240" w:line="240" w:lineRule="auto"/>
        <w:jc w:val="both"/>
        <w:rPr>
          <w:ins w:id="672" w:author="EUDERLAN FREIRE DA SILVA ABREU" w:date="2025-06-30T16:00:00Z"/>
          <w:rFonts w:ascii="Arial" w:hAnsi="Arial" w:cs="Arial"/>
          <w:b/>
          <w:bCs/>
          <w:rPrChange w:id="673" w:author="EUDERLAN FREIRE DA SILVA ABREU" w:date="2025-07-17T18:34:00Z">
            <w:rPr>
              <w:ins w:id="674" w:author="EUDERLAN FREIRE DA SILVA ABREU" w:date="2025-06-30T16:00:00Z"/>
            </w:rPr>
          </w:rPrChange>
        </w:rPr>
        <w:pPrChange w:id="675" w:author="EUDERLAN FREIRE DA SILVA ABREU" w:date="2025-07-17T19:26:00Z">
          <w:pPr>
            <w:pStyle w:val="Ttulo3"/>
            <w:spacing w:before="280" w:after="80"/>
          </w:pPr>
        </w:pPrChange>
      </w:pPr>
      <w:bookmarkStart w:id="676" w:name="_Toc203669844"/>
      <w:ins w:id="677" w:author="EUDERLAN FREIRE DA SILVA ABREU" w:date="2025-06-30T16:00:00Z">
        <w:r w:rsidRPr="00E554AF">
          <w:rPr>
            <w:rFonts w:ascii="Arial" w:hAnsi="Arial" w:cs="Arial"/>
            <w:b/>
            <w:bCs/>
            <w:color w:val="000000"/>
            <w:rPrChange w:id="678" w:author="EUDERLAN FREIRE DA SILVA ABREU" w:date="2025-07-17T18:34:00Z">
              <w:rPr>
                <w:rFonts w:ascii="Arial" w:hAnsi="Arial" w:cs="Arial"/>
                <w:color w:val="000000"/>
                <w:sz w:val="26"/>
                <w:szCs w:val="26"/>
              </w:rPr>
            </w:rPrChange>
          </w:rPr>
          <w:t xml:space="preserve">Passo 3: Configuração do </w:t>
        </w:r>
        <w:proofErr w:type="spellStart"/>
        <w:r w:rsidRPr="00E554AF">
          <w:rPr>
            <w:rFonts w:ascii="Arial" w:hAnsi="Arial" w:cs="Arial"/>
            <w:b/>
            <w:bCs/>
            <w:color w:val="000000"/>
            <w:rPrChange w:id="679" w:author="EUDERLAN FREIRE DA SILVA ABREU" w:date="2025-07-17T18:34:00Z">
              <w:rPr>
                <w:rFonts w:ascii="Arial" w:hAnsi="Arial" w:cs="Arial"/>
                <w:color w:val="000000"/>
                <w:sz w:val="26"/>
                <w:szCs w:val="26"/>
              </w:rPr>
            </w:rPrChange>
          </w:rPr>
          <w:t>Frontend</w:t>
        </w:r>
        <w:bookmarkEnd w:id="676"/>
        <w:proofErr w:type="spellEnd"/>
      </w:ins>
    </w:p>
    <w:p w14:paraId="1248AE26" w14:textId="77777777" w:rsidR="00EA36DE" w:rsidRPr="00E554AF" w:rsidRDefault="00EA36DE" w:rsidP="00D13F28">
      <w:pPr>
        <w:pStyle w:val="Ttulo4"/>
        <w:spacing w:before="240" w:beforeAutospacing="0" w:after="0" w:afterAutospacing="0"/>
        <w:jc w:val="both"/>
        <w:rPr>
          <w:ins w:id="680" w:author="EUDERLAN FREIRE DA SILVA ABREU" w:date="2025-06-30T16:00:00Z"/>
          <w:rFonts w:ascii="Arial" w:hAnsi="Arial" w:cs="Arial"/>
          <w:rPrChange w:id="681" w:author="EUDERLAN FREIRE DA SILVA ABREU" w:date="2025-07-17T18:34:00Z">
            <w:rPr>
              <w:ins w:id="682" w:author="EUDERLAN FREIRE DA SILVA ABREU" w:date="2025-06-30T16:00:00Z"/>
            </w:rPr>
          </w:rPrChange>
        </w:rPr>
        <w:pPrChange w:id="683" w:author="EUDERLAN FREIRE DA SILVA ABREU" w:date="2025-07-17T19:26:00Z">
          <w:pPr>
            <w:pStyle w:val="Ttulo4"/>
            <w:spacing w:before="240" w:beforeAutospacing="0" w:after="40" w:afterAutospacing="0"/>
          </w:pPr>
        </w:pPrChange>
      </w:pPr>
      <w:ins w:id="684" w:author="EUDERLAN FREIRE DA SILVA ABREU" w:date="2025-06-30T16:00:00Z">
        <w:r w:rsidRPr="00E554AF">
          <w:rPr>
            <w:rFonts w:ascii="Arial" w:hAnsi="Arial" w:cs="Arial"/>
            <w:color w:val="000000"/>
            <w:rPrChange w:id="685" w:author="EUDERLAN FREIRE DA SILVA ABREU" w:date="2025-07-17T18:34:00Z">
              <w:rPr>
                <w:rFonts w:ascii="Arial" w:hAnsi="Arial" w:cs="Arial"/>
                <w:color w:val="000000"/>
                <w:sz w:val="22"/>
                <w:szCs w:val="22"/>
              </w:rPr>
            </w:rPrChange>
          </w:rPr>
          <w:t xml:space="preserve">3.1. Abra novo terminal e navegue para o </w:t>
        </w:r>
        <w:proofErr w:type="spellStart"/>
        <w:r w:rsidRPr="00E554AF">
          <w:rPr>
            <w:rFonts w:ascii="Arial" w:hAnsi="Arial" w:cs="Arial"/>
            <w:color w:val="000000"/>
            <w:rPrChange w:id="686" w:author="EUDERLAN FREIRE DA SILVA ABREU" w:date="2025-07-17T18:34:00Z">
              <w:rPr>
                <w:rFonts w:ascii="Arial" w:hAnsi="Arial" w:cs="Arial"/>
                <w:color w:val="000000"/>
                <w:sz w:val="22"/>
                <w:szCs w:val="22"/>
              </w:rPr>
            </w:rPrChange>
          </w:rPr>
          <w:t>frontend</w:t>
        </w:r>
        <w:proofErr w:type="spellEnd"/>
      </w:ins>
    </w:p>
    <w:p w14:paraId="094D91D8" w14:textId="77777777" w:rsidR="00EA36DE" w:rsidRPr="00E554AF" w:rsidRDefault="00EA36DE" w:rsidP="00D13F28">
      <w:pPr>
        <w:pStyle w:val="NormalWeb"/>
        <w:spacing w:before="240" w:beforeAutospacing="0" w:after="0" w:afterAutospacing="0"/>
        <w:jc w:val="both"/>
        <w:rPr>
          <w:ins w:id="687" w:author="EUDERLAN FREIRE DA SILVA ABREU" w:date="2025-06-30T16:00:00Z"/>
          <w:rFonts w:ascii="Arial" w:hAnsi="Arial" w:cs="Arial"/>
          <w:rPrChange w:id="688" w:author="EUDERLAN FREIRE DA SILVA ABREU" w:date="2025-07-17T18:34:00Z">
            <w:rPr>
              <w:ins w:id="689" w:author="EUDERLAN FREIRE DA SILVA ABREU" w:date="2025-06-30T16:00:00Z"/>
            </w:rPr>
          </w:rPrChange>
        </w:rPr>
        <w:pPrChange w:id="690" w:author="EUDERLAN FREIRE DA SILVA ABREU" w:date="2025-07-17T19:26:00Z">
          <w:pPr>
            <w:pStyle w:val="NormalWeb"/>
            <w:spacing w:before="0" w:beforeAutospacing="0" w:after="0" w:afterAutospacing="0"/>
          </w:pPr>
        </w:pPrChange>
      </w:pPr>
      <w:proofErr w:type="spellStart"/>
      <w:ins w:id="691" w:author="EUDERLAN FREIRE DA SILVA ABREU" w:date="2025-06-30T16:00:00Z">
        <w:r w:rsidRPr="00E554AF">
          <w:rPr>
            <w:rFonts w:ascii="Arial" w:hAnsi="Arial" w:cs="Arial"/>
            <w:color w:val="000000"/>
            <w:rPrChange w:id="692" w:author="EUDERLAN FREIRE DA SILVA ABREU" w:date="2025-07-17T18:34:00Z">
              <w:rPr>
                <w:rFonts w:ascii="Arial" w:hAnsi="Arial" w:cs="Arial"/>
                <w:color w:val="000000"/>
                <w:sz w:val="22"/>
                <w:szCs w:val="22"/>
              </w:rPr>
            </w:rPrChange>
          </w:rPr>
          <w:t>cd</w:t>
        </w:r>
        <w:proofErr w:type="spellEnd"/>
        <w:r w:rsidRPr="00E554AF">
          <w:rPr>
            <w:rFonts w:ascii="Arial" w:hAnsi="Arial" w:cs="Arial"/>
            <w:color w:val="000000"/>
            <w:rPrChange w:id="693" w:author="EUDERLAN FREIRE DA SILVA ABREU" w:date="2025-07-17T18:34:00Z">
              <w:rPr>
                <w:rFonts w:ascii="Arial" w:hAnsi="Arial" w:cs="Arial"/>
                <w:color w:val="000000"/>
                <w:sz w:val="22"/>
                <w:szCs w:val="22"/>
              </w:rPr>
            </w:rPrChange>
          </w:rPr>
          <w:t xml:space="preserve"> </w:t>
        </w:r>
        <w:proofErr w:type="spellStart"/>
        <w:r w:rsidRPr="00E554AF">
          <w:rPr>
            <w:rFonts w:ascii="Arial" w:hAnsi="Arial" w:cs="Arial"/>
            <w:color w:val="000000"/>
            <w:rPrChange w:id="694" w:author="EUDERLAN FREIRE DA SILVA ABREU" w:date="2025-07-17T18:34:00Z">
              <w:rPr>
                <w:rFonts w:ascii="Arial" w:hAnsi="Arial" w:cs="Arial"/>
                <w:color w:val="000000"/>
                <w:sz w:val="22"/>
                <w:szCs w:val="22"/>
              </w:rPr>
            </w:rPrChange>
          </w:rPr>
          <w:t>FrontEnd</w:t>
        </w:r>
        <w:proofErr w:type="spellEnd"/>
      </w:ins>
    </w:p>
    <w:p w14:paraId="7FE0BB1F" w14:textId="77777777" w:rsidR="00EA36DE" w:rsidRPr="00E554AF" w:rsidRDefault="00EA36DE" w:rsidP="00D13F28">
      <w:pPr>
        <w:spacing w:before="240" w:after="0" w:line="240" w:lineRule="auto"/>
        <w:jc w:val="both"/>
        <w:rPr>
          <w:ins w:id="695" w:author="EUDERLAN FREIRE DA SILVA ABREU" w:date="2025-06-30T16:00:00Z"/>
          <w:rFonts w:ascii="Arial" w:hAnsi="Arial" w:cs="Arial"/>
          <w:sz w:val="24"/>
          <w:szCs w:val="24"/>
          <w:rPrChange w:id="696" w:author="EUDERLAN FREIRE DA SILVA ABREU" w:date="2025-07-17T18:34:00Z">
            <w:rPr>
              <w:ins w:id="697" w:author="EUDERLAN FREIRE DA SILVA ABREU" w:date="2025-06-30T16:00:00Z"/>
            </w:rPr>
          </w:rPrChange>
        </w:rPr>
        <w:pPrChange w:id="698" w:author="EUDERLAN FREIRE DA SILVA ABREU" w:date="2025-07-17T19:26:00Z">
          <w:pPr/>
        </w:pPrChange>
      </w:pPr>
    </w:p>
    <w:p w14:paraId="6B77822E" w14:textId="77777777" w:rsidR="00EA36DE" w:rsidRPr="00E554AF" w:rsidRDefault="00EA36DE" w:rsidP="00D13F28">
      <w:pPr>
        <w:pStyle w:val="Ttulo4"/>
        <w:spacing w:before="240" w:beforeAutospacing="0" w:after="0" w:afterAutospacing="0"/>
        <w:jc w:val="both"/>
        <w:rPr>
          <w:ins w:id="699" w:author="EUDERLAN FREIRE DA SILVA ABREU" w:date="2025-06-30T16:00:00Z"/>
          <w:rFonts w:ascii="Arial" w:hAnsi="Arial" w:cs="Arial"/>
          <w:rPrChange w:id="700" w:author="EUDERLAN FREIRE DA SILVA ABREU" w:date="2025-07-17T18:34:00Z">
            <w:rPr>
              <w:ins w:id="701" w:author="EUDERLAN FREIRE DA SILVA ABREU" w:date="2025-06-30T16:00:00Z"/>
            </w:rPr>
          </w:rPrChange>
        </w:rPr>
        <w:pPrChange w:id="702" w:author="EUDERLAN FREIRE DA SILVA ABREU" w:date="2025-07-17T19:26:00Z">
          <w:pPr>
            <w:pStyle w:val="Ttulo4"/>
            <w:spacing w:before="240" w:beforeAutospacing="0" w:after="40" w:afterAutospacing="0"/>
          </w:pPr>
        </w:pPrChange>
      </w:pPr>
      <w:ins w:id="703" w:author="EUDERLAN FREIRE DA SILVA ABREU" w:date="2025-06-30T16:00:00Z">
        <w:r w:rsidRPr="00E554AF">
          <w:rPr>
            <w:rFonts w:ascii="Arial" w:hAnsi="Arial" w:cs="Arial"/>
            <w:color w:val="000000"/>
            <w:rPrChange w:id="704" w:author="EUDERLAN FREIRE DA SILVA ABREU" w:date="2025-07-17T18:34:00Z">
              <w:rPr>
                <w:rFonts w:ascii="Arial" w:hAnsi="Arial" w:cs="Arial"/>
                <w:color w:val="000000"/>
                <w:sz w:val="22"/>
                <w:szCs w:val="22"/>
              </w:rPr>
            </w:rPrChange>
          </w:rPr>
          <w:t xml:space="preserve">3.2. Instale as dependências do </w:t>
        </w:r>
        <w:proofErr w:type="spellStart"/>
        <w:r w:rsidRPr="00E554AF">
          <w:rPr>
            <w:rFonts w:ascii="Arial" w:hAnsi="Arial" w:cs="Arial"/>
            <w:color w:val="000000"/>
            <w:rPrChange w:id="705" w:author="EUDERLAN FREIRE DA SILVA ABREU" w:date="2025-07-17T18:34:00Z">
              <w:rPr>
                <w:rFonts w:ascii="Arial" w:hAnsi="Arial" w:cs="Arial"/>
                <w:color w:val="000000"/>
                <w:sz w:val="22"/>
                <w:szCs w:val="22"/>
              </w:rPr>
            </w:rPrChange>
          </w:rPr>
          <w:t>React</w:t>
        </w:r>
        <w:proofErr w:type="spellEnd"/>
      </w:ins>
    </w:p>
    <w:p w14:paraId="62CA0A88" w14:textId="77777777" w:rsidR="00EA36DE" w:rsidRPr="00E554AF" w:rsidRDefault="00EA36DE" w:rsidP="00D13F28">
      <w:pPr>
        <w:pStyle w:val="NormalWeb"/>
        <w:spacing w:before="240" w:beforeAutospacing="0" w:after="0" w:afterAutospacing="0"/>
        <w:jc w:val="both"/>
        <w:rPr>
          <w:ins w:id="706" w:author="EUDERLAN FREIRE DA SILVA ABREU" w:date="2025-06-30T16:00:00Z"/>
          <w:rFonts w:ascii="Arial" w:hAnsi="Arial" w:cs="Arial"/>
          <w:rPrChange w:id="707" w:author="EUDERLAN FREIRE DA SILVA ABREU" w:date="2025-07-17T18:34:00Z">
            <w:rPr>
              <w:ins w:id="708" w:author="EUDERLAN FREIRE DA SILVA ABREU" w:date="2025-06-30T16:00:00Z"/>
            </w:rPr>
          </w:rPrChange>
        </w:rPr>
        <w:pPrChange w:id="709" w:author="EUDERLAN FREIRE DA SILVA ABREU" w:date="2025-07-17T19:26:00Z">
          <w:pPr>
            <w:pStyle w:val="NormalWeb"/>
            <w:spacing w:before="0" w:beforeAutospacing="0" w:after="0" w:afterAutospacing="0"/>
          </w:pPr>
        </w:pPrChange>
      </w:pPr>
      <w:proofErr w:type="spellStart"/>
      <w:ins w:id="710" w:author="EUDERLAN FREIRE DA SILVA ABREU" w:date="2025-06-30T16:00:00Z">
        <w:r w:rsidRPr="00E554AF">
          <w:rPr>
            <w:rFonts w:ascii="Arial" w:hAnsi="Arial" w:cs="Arial"/>
            <w:color w:val="000000"/>
            <w:rPrChange w:id="711" w:author="EUDERLAN FREIRE DA SILVA ABREU" w:date="2025-07-17T18:34:00Z">
              <w:rPr>
                <w:rFonts w:ascii="Arial" w:hAnsi="Arial" w:cs="Arial"/>
                <w:color w:val="000000"/>
                <w:sz w:val="22"/>
                <w:szCs w:val="22"/>
              </w:rPr>
            </w:rPrChange>
          </w:rPr>
          <w:t>npm</w:t>
        </w:r>
        <w:proofErr w:type="spellEnd"/>
        <w:r w:rsidRPr="00E554AF">
          <w:rPr>
            <w:rFonts w:ascii="Arial" w:hAnsi="Arial" w:cs="Arial"/>
            <w:color w:val="000000"/>
            <w:rPrChange w:id="712" w:author="EUDERLAN FREIRE DA SILVA ABREU" w:date="2025-07-17T18:34:00Z">
              <w:rPr>
                <w:rFonts w:ascii="Arial" w:hAnsi="Arial" w:cs="Arial"/>
                <w:color w:val="000000"/>
                <w:sz w:val="22"/>
                <w:szCs w:val="22"/>
              </w:rPr>
            </w:rPrChange>
          </w:rPr>
          <w:t xml:space="preserve"> </w:t>
        </w:r>
        <w:proofErr w:type="spellStart"/>
        <w:r w:rsidRPr="00E554AF">
          <w:rPr>
            <w:rFonts w:ascii="Arial" w:hAnsi="Arial" w:cs="Arial"/>
            <w:color w:val="000000"/>
            <w:rPrChange w:id="713" w:author="EUDERLAN FREIRE DA SILVA ABREU" w:date="2025-07-17T18:34:00Z">
              <w:rPr>
                <w:rFonts w:ascii="Arial" w:hAnsi="Arial" w:cs="Arial"/>
                <w:color w:val="000000"/>
                <w:sz w:val="22"/>
                <w:szCs w:val="22"/>
              </w:rPr>
            </w:rPrChange>
          </w:rPr>
          <w:t>install</w:t>
        </w:r>
        <w:proofErr w:type="spellEnd"/>
      </w:ins>
    </w:p>
    <w:p w14:paraId="7C02EBEE" w14:textId="77777777" w:rsidR="00EA36DE" w:rsidRPr="00E554AF" w:rsidRDefault="00EA36DE" w:rsidP="00D13F28">
      <w:pPr>
        <w:spacing w:before="240" w:after="0" w:line="240" w:lineRule="auto"/>
        <w:jc w:val="both"/>
        <w:rPr>
          <w:ins w:id="714" w:author="EUDERLAN FREIRE DA SILVA ABREU" w:date="2025-06-30T16:00:00Z"/>
          <w:rFonts w:ascii="Arial" w:hAnsi="Arial" w:cs="Arial"/>
          <w:sz w:val="24"/>
          <w:szCs w:val="24"/>
          <w:rPrChange w:id="715" w:author="EUDERLAN FREIRE DA SILVA ABREU" w:date="2025-07-17T18:34:00Z">
            <w:rPr>
              <w:ins w:id="716" w:author="EUDERLAN FREIRE DA SILVA ABREU" w:date="2025-06-30T16:00:00Z"/>
            </w:rPr>
          </w:rPrChange>
        </w:rPr>
        <w:pPrChange w:id="717" w:author="EUDERLAN FREIRE DA SILVA ABREU" w:date="2025-07-17T19:26:00Z">
          <w:pPr/>
        </w:pPrChange>
      </w:pPr>
    </w:p>
    <w:p w14:paraId="1721F237" w14:textId="77777777" w:rsidR="00EA36DE" w:rsidRPr="00E554AF" w:rsidRDefault="00EA36DE" w:rsidP="00D13F28">
      <w:pPr>
        <w:pStyle w:val="Ttulo4"/>
        <w:spacing w:before="240" w:beforeAutospacing="0" w:after="0" w:afterAutospacing="0"/>
        <w:jc w:val="both"/>
        <w:rPr>
          <w:ins w:id="718" w:author="EUDERLAN FREIRE DA SILVA ABREU" w:date="2025-06-30T16:00:00Z"/>
          <w:rFonts w:ascii="Arial" w:hAnsi="Arial" w:cs="Arial"/>
          <w:rPrChange w:id="719" w:author="EUDERLAN FREIRE DA SILVA ABREU" w:date="2025-07-17T18:34:00Z">
            <w:rPr>
              <w:ins w:id="720" w:author="EUDERLAN FREIRE DA SILVA ABREU" w:date="2025-06-30T16:00:00Z"/>
            </w:rPr>
          </w:rPrChange>
        </w:rPr>
        <w:pPrChange w:id="721" w:author="EUDERLAN FREIRE DA SILVA ABREU" w:date="2025-07-17T19:26:00Z">
          <w:pPr>
            <w:pStyle w:val="Ttulo4"/>
            <w:spacing w:before="240" w:beforeAutospacing="0" w:after="40" w:afterAutospacing="0"/>
          </w:pPr>
        </w:pPrChange>
      </w:pPr>
      <w:ins w:id="722" w:author="EUDERLAN FREIRE DA SILVA ABREU" w:date="2025-06-30T16:00:00Z">
        <w:r w:rsidRPr="00E554AF">
          <w:rPr>
            <w:rFonts w:ascii="Arial" w:hAnsi="Arial" w:cs="Arial"/>
            <w:color w:val="000000"/>
            <w:rPrChange w:id="723" w:author="EUDERLAN FREIRE DA SILVA ABREU" w:date="2025-07-17T18:34:00Z">
              <w:rPr>
                <w:rFonts w:ascii="Arial" w:hAnsi="Arial" w:cs="Arial"/>
                <w:color w:val="000000"/>
                <w:sz w:val="22"/>
                <w:szCs w:val="22"/>
              </w:rPr>
            </w:rPrChange>
          </w:rPr>
          <w:t>3.3. Configure as variáveis de ambiente</w:t>
        </w:r>
      </w:ins>
    </w:p>
    <w:p w14:paraId="0C55D910" w14:textId="77777777" w:rsidR="00EA36DE" w:rsidRPr="00E554AF" w:rsidRDefault="00EA36DE" w:rsidP="00D13F28">
      <w:pPr>
        <w:pStyle w:val="NormalWeb"/>
        <w:spacing w:before="240" w:beforeAutospacing="0" w:after="0" w:afterAutospacing="0"/>
        <w:jc w:val="both"/>
        <w:rPr>
          <w:ins w:id="724" w:author="EUDERLAN FREIRE DA SILVA ABREU" w:date="2025-06-30T16:00:00Z"/>
          <w:rFonts w:ascii="Arial" w:hAnsi="Arial" w:cs="Arial"/>
          <w:rPrChange w:id="725" w:author="EUDERLAN FREIRE DA SILVA ABREU" w:date="2025-07-17T18:34:00Z">
            <w:rPr>
              <w:ins w:id="726" w:author="EUDERLAN FREIRE DA SILVA ABREU" w:date="2025-06-30T16:00:00Z"/>
            </w:rPr>
          </w:rPrChange>
        </w:rPr>
        <w:pPrChange w:id="727" w:author="EUDERLAN FREIRE DA SILVA ABREU" w:date="2025-07-17T19:26:00Z">
          <w:pPr>
            <w:pStyle w:val="NormalWeb"/>
            <w:spacing w:before="240" w:beforeAutospacing="0" w:after="240" w:afterAutospacing="0"/>
          </w:pPr>
        </w:pPrChange>
      </w:pPr>
      <w:ins w:id="728" w:author="EUDERLAN FREIRE DA SILVA ABREU" w:date="2025-06-30T16:00:00Z">
        <w:r w:rsidRPr="00E554AF">
          <w:rPr>
            <w:rFonts w:ascii="Arial" w:hAnsi="Arial" w:cs="Arial"/>
            <w:color w:val="000000"/>
            <w:rPrChange w:id="729" w:author="EUDERLAN FREIRE DA SILVA ABREU" w:date="2025-07-17T18:34:00Z">
              <w:rPr>
                <w:rFonts w:ascii="Arial" w:hAnsi="Arial" w:cs="Arial"/>
                <w:color w:val="000000"/>
                <w:sz w:val="22"/>
                <w:szCs w:val="22"/>
              </w:rPr>
            </w:rPrChange>
          </w:rPr>
          <w:t xml:space="preserve">Edite o </w:t>
        </w:r>
        <w:proofErr w:type="gramStart"/>
        <w:r w:rsidRPr="00E554AF">
          <w:rPr>
            <w:rFonts w:ascii="Arial" w:hAnsi="Arial" w:cs="Arial"/>
            <w:color w:val="000000"/>
            <w:rPrChange w:id="730" w:author="EUDERLAN FREIRE DA SILVA ABREU" w:date="2025-07-17T18:34:00Z">
              <w:rPr>
                <w:rFonts w:ascii="Arial" w:hAnsi="Arial" w:cs="Arial"/>
                <w:color w:val="000000"/>
                <w:sz w:val="22"/>
                <w:szCs w:val="22"/>
              </w:rPr>
            </w:rPrChange>
          </w:rPr>
          <w:t xml:space="preserve">arquivo </w:t>
        </w:r>
        <w:r w:rsidRPr="00E554AF">
          <w:rPr>
            <w:rFonts w:ascii="Arial" w:hAnsi="Arial" w:cs="Arial"/>
            <w:color w:val="188038"/>
            <w:rPrChange w:id="731" w:author="EUDERLAN FREIRE DA SILVA ABREU" w:date="2025-07-17T18:34:00Z">
              <w:rPr>
                <w:rFonts w:ascii="Courier New" w:hAnsi="Courier New" w:cs="Courier New"/>
                <w:color w:val="188038"/>
                <w:sz w:val="22"/>
                <w:szCs w:val="22"/>
              </w:rPr>
            </w:rPrChange>
          </w:rPr>
          <w:t>.</w:t>
        </w:r>
        <w:proofErr w:type="spellStart"/>
        <w:r w:rsidRPr="00E554AF">
          <w:rPr>
            <w:rFonts w:ascii="Arial" w:hAnsi="Arial" w:cs="Arial"/>
            <w:color w:val="188038"/>
            <w:rPrChange w:id="732" w:author="EUDERLAN FREIRE DA SILVA ABREU" w:date="2025-07-17T18:34:00Z">
              <w:rPr>
                <w:rFonts w:ascii="Courier New" w:hAnsi="Courier New" w:cs="Courier New"/>
                <w:color w:val="188038"/>
                <w:sz w:val="22"/>
                <w:szCs w:val="22"/>
              </w:rPr>
            </w:rPrChange>
          </w:rPr>
          <w:t>env</w:t>
        </w:r>
        <w:proofErr w:type="spellEnd"/>
        <w:proofErr w:type="gramEnd"/>
        <w:r w:rsidRPr="00E554AF">
          <w:rPr>
            <w:rFonts w:ascii="Arial" w:hAnsi="Arial" w:cs="Arial"/>
            <w:color w:val="000000"/>
            <w:rPrChange w:id="733" w:author="EUDERLAN FREIRE DA SILVA ABREU" w:date="2025-07-17T18:34:00Z">
              <w:rPr>
                <w:rFonts w:ascii="Arial" w:hAnsi="Arial" w:cs="Arial"/>
                <w:color w:val="000000"/>
                <w:sz w:val="22"/>
                <w:szCs w:val="22"/>
              </w:rPr>
            </w:rPrChange>
          </w:rPr>
          <w:t xml:space="preserve"> na pasta </w:t>
        </w:r>
        <w:proofErr w:type="spellStart"/>
        <w:r w:rsidRPr="00E554AF">
          <w:rPr>
            <w:rFonts w:ascii="Arial" w:hAnsi="Arial" w:cs="Arial"/>
            <w:color w:val="188038"/>
            <w:rPrChange w:id="734" w:author="EUDERLAN FREIRE DA SILVA ABREU" w:date="2025-07-17T18:34:00Z">
              <w:rPr>
                <w:rFonts w:ascii="Courier New" w:hAnsi="Courier New" w:cs="Courier New"/>
                <w:color w:val="188038"/>
                <w:sz w:val="22"/>
                <w:szCs w:val="22"/>
              </w:rPr>
            </w:rPrChange>
          </w:rPr>
          <w:t>FrontEnd</w:t>
        </w:r>
        <w:proofErr w:type="spellEnd"/>
        <w:r w:rsidRPr="00E554AF">
          <w:rPr>
            <w:rFonts w:ascii="Arial" w:hAnsi="Arial" w:cs="Arial"/>
            <w:color w:val="000000"/>
            <w:rPrChange w:id="735" w:author="EUDERLAN FREIRE DA SILVA ABREU" w:date="2025-07-17T18:34:00Z">
              <w:rPr>
                <w:rFonts w:ascii="Arial" w:hAnsi="Arial" w:cs="Arial"/>
                <w:color w:val="000000"/>
                <w:sz w:val="22"/>
                <w:szCs w:val="22"/>
              </w:rPr>
            </w:rPrChange>
          </w:rPr>
          <w:t>:</w:t>
        </w:r>
      </w:ins>
    </w:p>
    <w:p w14:paraId="5474ED50" w14:textId="77777777" w:rsidR="00EA36DE" w:rsidRPr="00E554AF" w:rsidRDefault="00EA36DE" w:rsidP="00D13F28">
      <w:pPr>
        <w:pStyle w:val="NormalWeb"/>
        <w:spacing w:before="240" w:beforeAutospacing="0" w:after="0" w:afterAutospacing="0"/>
        <w:jc w:val="both"/>
        <w:rPr>
          <w:ins w:id="736" w:author="EUDERLAN FREIRE DA SILVA ABREU" w:date="2025-06-30T16:00:00Z"/>
          <w:rFonts w:ascii="Arial" w:hAnsi="Arial" w:cs="Arial"/>
          <w:rPrChange w:id="737" w:author="EUDERLAN FREIRE DA SILVA ABREU" w:date="2025-07-17T18:34:00Z">
            <w:rPr>
              <w:ins w:id="738" w:author="EUDERLAN FREIRE DA SILVA ABREU" w:date="2025-06-30T16:00:00Z"/>
            </w:rPr>
          </w:rPrChange>
        </w:rPr>
        <w:pPrChange w:id="739" w:author="EUDERLAN FREIRE DA SILVA ABREU" w:date="2025-07-17T19:26:00Z">
          <w:pPr>
            <w:pStyle w:val="NormalWeb"/>
            <w:spacing w:before="0" w:beforeAutospacing="0" w:after="0" w:afterAutospacing="0"/>
          </w:pPr>
        </w:pPrChange>
      </w:pPr>
      <w:ins w:id="740" w:author="EUDERLAN FREIRE DA SILVA ABREU" w:date="2025-06-30T16:00:00Z">
        <w:r w:rsidRPr="00E554AF">
          <w:rPr>
            <w:rFonts w:ascii="Arial" w:hAnsi="Arial" w:cs="Arial"/>
            <w:color w:val="000000"/>
            <w:rPrChange w:id="741" w:author="EUDERLAN FREIRE DA SILVA ABREU" w:date="2025-07-17T18:34:00Z">
              <w:rPr>
                <w:rFonts w:ascii="Arial" w:hAnsi="Arial" w:cs="Arial"/>
                <w:color w:val="000000"/>
                <w:sz w:val="22"/>
                <w:szCs w:val="22"/>
              </w:rPr>
            </w:rPrChange>
          </w:rPr>
          <w:t>REACT_APP_API_URL=http://localhost:8000</w:t>
        </w:r>
      </w:ins>
    </w:p>
    <w:p w14:paraId="24C1003D" w14:textId="77777777" w:rsidR="00EA36DE" w:rsidRPr="00E554AF" w:rsidRDefault="00EA36DE" w:rsidP="00D13F28">
      <w:pPr>
        <w:pStyle w:val="NormalWeb"/>
        <w:spacing w:before="240" w:beforeAutospacing="0" w:after="0" w:afterAutospacing="0"/>
        <w:jc w:val="both"/>
        <w:rPr>
          <w:ins w:id="742" w:author="EUDERLAN FREIRE DA SILVA ABREU" w:date="2025-06-30T16:00:00Z"/>
          <w:rFonts w:ascii="Arial" w:hAnsi="Arial" w:cs="Arial"/>
          <w:lang w:val="en-US"/>
          <w:rPrChange w:id="743" w:author="EUDERLAN FREIRE DA SILVA ABREU" w:date="2025-07-17T18:34:00Z">
            <w:rPr>
              <w:ins w:id="744" w:author="EUDERLAN FREIRE DA SILVA ABREU" w:date="2025-06-30T16:00:00Z"/>
            </w:rPr>
          </w:rPrChange>
        </w:rPr>
        <w:pPrChange w:id="745" w:author="EUDERLAN FREIRE DA SILVA ABREU" w:date="2025-07-17T19:26:00Z">
          <w:pPr>
            <w:pStyle w:val="NormalWeb"/>
            <w:spacing w:before="0" w:beforeAutospacing="0" w:after="0" w:afterAutospacing="0"/>
          </w:pPr>
        </w:pPrChange>
      </w:pPr>
      <w:ins w:id="746" w:author="EUDERLAN FREIRE DA SILVA ABREU" w:date="2025-06-30T16:00:00Z">
        <w:r w:rsidRPr="00E554AF">
          <w:rPr>
            <w:rFonts w:ascii="Arial" w:hAnsi="Arial" w:cs="Arial"/>
            <w:color w:val="000000"/>
            <w:lang w:val="en-US"/>
            <w:rPrChange w:id="747" w:author="EUDERLAN FREIRE DA SILVA ABREU" w:date="2025-07-17T18:34:00Z">
              <w:rPr>
                <w:rFonts w:ascii="Arial" w:hAnsi="Arial" w:cs="Arial"/>
                <w:color w:val="000000"/>
                <w:sz w:val="22"/>
                <w:szCs w:val="22"/>
              </w:rPr>
            </w:rPrChange>
          </w:rPr>
          <w:t>REACT_APP_GOOGLE_CLIENT_ID=</w:t>
        </w:r>
        <w:proofErr w:type="spellStart"/>
        <w:r w:rsidRPr="00E554AF">
          <w:rPr>
            <w:rFonts w:ascii="Arial" w:hAnsi="Arial" w:cs="Arial"/>
            <w:color w:val="000000"/>
            <w:lang w:val="en-US"/>
            <w:rPrChange w:id="748" w:author="EUDERLAN FREIRE DA SILVA ABREU" w:date="2025-07-17T18:34:00Z">
              <w:rPr>
                <w:rFonts w:ascii="Arial" w:hAnsi="Arial" w:cs="Arial"/>
                <w:color w:val="000000"/>
                <w:sz w:val="22"/>
                <w:szCs w:val="22"/>
              </w:rPr>
            </w:rPrChange>
          </w:rPr>
          <w:t>seu_client_id_google</w:t>
        </w:r>
        <w:proofErr w:type="spellEnd"/>
      </w:ins>
    </w:p>
    <w:p w14:paraId="0085F574" w14:textId="7D8C8254" w:rsidR="00EA36DE" w:rsidRPr="00E554AF" w:rsidRDefault="00EA36DE" w:rsidP="00D13F28">
      <w:pPr>
        <w:spacing w:before="240" w:after="0" w:line="240" w:lineRule="auto"/>
        <w:jc w:val="both"/>
        <w:rPr>
          <w:ins w:id="749" w:author="EUDERLAN FREIRE DA SILVA ABREU" w:date="2025-06-30T16:01:00Z"/>
          <w:rFonts w:ascii="Arial" w:eastAsia="Times New Roman" w:hAnsi="Arial" w:cs="Arial"/>
          <w:sz w:val="24"/>
          <w:szCs w:val="24"/>
          <w:lang w:val="en-US" w:eastAsia="pt-BR"/>
          <w:rPrChange w:id="750" w:author="EUDERLAN FREIRE DA SILVA ABREU" w:date="2025-07-17T18:34:00Z">
            <w:rPr>
              <w:ins w:id="751" w:author="EUDERLAN FREIRE DA SILVA ABREU" w:date="2025-06-30T16:01:00Z"/>
              <w:rFonts w:ascii="Times New Roman" w:eastAsia="Times New Roman" w:hAnsi="Times New Roman" w:cs="Times New Roman"/>
              <w:sz w:val="24"/>
              <w:szCs w:val="24"/>
              <w:lang w:val="en-US" w:eastAsia="pt-BR"/>
            </w:rPr>
          </w:rPrChange>
        </w:rPr>
        <w:pPrChange w:id="752" w:author="EUDERLAN FREIRE DA SILVA ABREU" w:date="2025-07-17T19:26:00Z">
          <w:pPr>
            <w:spacing w:after="0" w:line="240" w:lineRule="auto"/>
          </w:pPr>
        </w:pPrChange>
      </w:pPr>
    </w:p>
    <w:p w14:paraId="1D724FB0" w14:textId="77777777" w:rsidR="00EA36DE" w:rsidRPr="00E554AF" w:rsidRDefault="00EA36DE" w:rsidP="00D13F28">
      <w:pPr>
        <w:pStyle w:val="Ttulo1"/>
        <w:rPr>
          <w:ins w:id="753" w:author="EUDERLAN FREIRE DA SILVA ABREU" w:date="2025-06-30T16:01:00Z"/>
          <w:rFonts w:ascii="Arial" w:hAnsi="Arial" w:cs="Arial"/>
          <w:b/>
          <w:bCs/>
          <w:rPrChange w:id="754" w:author="EUDERLAN FREIRE DA SILVA ABREU" w:date="2025-07-17T18:36:00Z">
            <w:rPr>
              <w:ins w:id="755" w:author="EUDERLAN FREIRE DA SILVA ABREU" w:date="2025-06-30T16:01:00Z"/>
            </w:rPr>
          </w:rPrChange>
        </w:rPr>
        <w:pPrChange w:id="756" w:author="EUDERLAN FREIRE DA SILVA ABREU" w:date="2025-07-17T19:26:00Z">
          <w:pPr>
            <w:pStyle w:val="Ttulo2"/>
            <w:spacing w:before="360" w:after="80"/>
          </w:pPr>
        </w:pPrChange>
      </w:pPr>
      <w:bookmarkStart w:id="757" w:name="_Toc203669845"/>
      <w:ins w:id="758" w:author="EUDERLAN FREIRE DA SILVA ABREU" w:date="2025-06-30T16:01:00Z">
        <w:r w:rsidRPr="00E554AF">
          <w:rPr>
            <w:rFonts w:ascii="Segoe UI Emoji" w:hAnsi="Segoe UI Emoji" w:cs="Segoe UI Emoji"/>
            <w:b/>
            <w:bCs/>
            <w:rPrChange w:id="759" w:author="EUDERLAN FREIRE DA SILVA ABREU" w:date="2025-07-17T18:36:00Z">
              <w:rPr>
                <w:rFonts w:ascii="Segoe UI Emoji" w:hAnsi="Segoe UI Emoji" w:cs="Segoe UI Emoji"/>
                <w:color w:val="000000"/>
                <w:sz w:val="34"/>
                <w:szCs w:val="34"/>
              </w:rPr>
            </w:rPrChange>
          </w:rPr>
          <w:t>▶</w:t>
        </w:r>
        <w:r w:rsidRPr="00E554AF">
          <w:rPr>
            <w:rFonts w:ascii="Arial" w:hAnsi="Arial" w:cs="Arial"/>
            <w:b/>
            <w:bCs/>
            <w:rPrChange w:id="760" w:author="EUDERLAN FREIRE DA SILVA ABREU" w:date="2025-07-17T18:36:00Z">
              <w:rPr>
                <w:rFonts w:ascii="Arial" w:hAnsi="Arial" w:cs="Arial"/>
                <w:color w:val="000000"/>
                <w:sz w:val="34"/>
                <w:szCs w:val="34"/>
              </w:rPr>
            </w:rPrChange>
          </w:rPr>
          <w:t>️ Executando o Sistema</w:t>
        </w:r>
        <w:bookmarkEnd w:id="757"/>
      </w:ins>
    </w:p>
    <w:p w14:paraId="4567DF97" w14:textId="77777777" w:rsidR="00EA36DE" w:rsidRPr="00E554AF" w:rsidRDefault="00EA36DE" w:rsidP="00D13F28">
      <w:pPr>
        <w:pStyle w:val="Ttulo3"/>
        <w:spacing w:before="240" w:line="240" w:lineRule="auto"/>
        <w:jc w:val="both"/>
        <w:rPr>
          <w:ins w:id="761" w:author="EUDERLAN FREIRE DA SILVA ABREU" w:date="2025-06-30T16:01:00Z"/>
          <w:rFonts w:ascii="Arial" w:hAnsi="Arial" w:cs="Arial"/>
          <w:rPrChange w:id="762" w:author="EUDERLAN FREIRE DA SILVA ABREU" w:date="2025-07-17T18:34:00Z">
            <w:rPr>
              <w:ins w:id="763" w:author="EUDERLAN FREIRE DA SILVA ABREU" w:date="2025-06-30T16:01:00Z"/>
            </w:rPr>
          </w:rPrChange>
        </w:rPr>
        <w:pPrChange w:id="764" w:author="EUDERLAN FREIRE DA SILVA ABREU" w:date="2025-07-17T19:26:00Z">
          <w:pPr>
            <w:pStyle w:val="Ttulo3"/>
            <w:spacing w:before="280" w:after="80"/>
          </w:pPr>
        </w:pPrChange>
      </w:pPr>
      <w:bookmarkStart w:id="765" w:name="_Toc203669846"/>
      <w:ins w:id="766" w:author="EUDERLAN FREIRE DA SILVA ABREU" w:date="2025-06-30T16:01:00Z">
        <w:r w:rsidRPr="00E554AF">
          <w:rPr>
            <w:rFonts w:ascii="Arial" w:hAnsi="Arial" w:cs="Arial"/>
            <w:color w:val="000000"/>
            <w:rPrChange w:id="767" w:author="EUDERLAN FREIRE DA SILVA ABREU" w:date="2025-07-17T18:34:00Z">
              <w:rPr>
                <w:rFonts w:ascii="Arial" w:hAnsi="Arial" w:cs="Arial"/>
                <w:color w:val="000000"/>
                <w:sz w:val="26"/>
                <w:szCs w:val="26"/>
              </w:rPr>
            </w:rPrChange>
          </w:rPr>
          <w:t xml:space="preserve">1. Inicie o </w:t>
        </w:r>
        <w:proofErr w:type="spellStart"/>
        <w:r w:rsidRPr="00E554AF">
          <w:rPr>
            <w:rFonts w:ascii="Arial" w:hAnsi="Arial" w:cs="Arial"/>
            <w:color w:val="000000"/>
            <w:rPrChange w:id="768" w:author="EUDERLAN FREIRE DA SILVA ABREU" w:date="2025-07-17T18:34:00Z">
              <w:rPr>
                <w:rFonts w:ascii="Arial" w:hAnsi="Arial" w:cs="Arial"/>
                <w:color w:val="000000"/>
                <w:sz w:val="26"/>
                <w:szCs w:val="26"/>
              </w:rPr>
            </w:rPrChange>
          </w:rPr>
          <w:t>Backend</w:t>
        </w:r>
        <w:bookmarkEnd w:id="765"/>
        <w:proofErr w:type="spellEnd"/>
      </w:ins>
    </w:p>
    <w:p w14:paraId="3CF976BA" w14:textId="77777777" w:rsidR="00EA36DE" w:rsidRPr="00E554AF" w:rsidRDefault="00EA36DE" w:rsidP="00D13F28">
      <w:pPr>
        <w:pStyle w:val="NormalWeb"/>
        <w:spacing w:before="240" w:beforeAutospacing="0" w:after="0" w:afterAutospacing="0"/>
        <w:jc w:val="both"/>
        <w:rPr>
          <w:ins w:id="769" w:author="EUDERLAN FREIRE DA SILVA ABREU" w:date="2025-06-30T16:01:00Z"/>
          <w:rFonts w:ascii="Arial" w:hAnsi="Arial" w:cs="Arial"/>
          <w:rPrChange w:id="770" w:author="EUDERLAN FREIRE DA SILVA ABREU" w:date="2025-07-17T18:34:00Z">
            <w:rPr>
              <w:ins w:id="771" w:author="EUDERLAN FREIRE DA SILVA ABREU" w:date="2025-06-30T16:01:00Z"/>
            </w:rPr>
          </w:rPrChange>
        </w:rPr>
        <w:pPrChange w:id="772" w:author="EUDERLAN FREIRE DA SILVA ABREU" w:date="2025-07-17T19:26:00Z">
          <w:pPr>
            <w:pStyle w:val="NormalWeb"/>
            <w:spacing w:before="0" w:beforeAutospacing="0" w:after="0" w:afterAutospacing="0"/>
          </w:pPr>
        </w:pPrChange>
      </w:pPr>
      <w:ins w:id="773" w:author="EUDERLAN FREIRE DA SILVA ABREU" w:date="2025-06-30T16:01:00Z">
        <w:r w:rsidRPr="00E554AF">
          <w:rPr>
            <w:rFonts w:ascii="Arial" w:hAnsi="Arial" w:cs="Arial"/>
            <w:color w:val="000000"/>
            <w:rPrChange w:id="774" w:author="EUDERLAN FREIRE DA SILVA ABREU" w:date="2025-07-17T18:34:00Z">
              <w:rPr>
                <w:rFonts w:ascii="Arial" w:hAnsi="Arial" w:cs="Arial"/>
                <w:color w:val="000000"/>
                <w:sz w:val="22"/>
                <w:szCs w:val="22"/>
              </w:rPr>
            </w:rPrChange>
          </w:rPr>
          <w:t xml:space="preserve"># Na pasta </w:t>
        </w:r>
        <w:proofErr w:type="spellStart"/>
        <w:r w:rsidRPr="00E554AF">
          <w:rPr>
            <w:rFonts w:ascii="Arial" w:hAnsi="Arial" w:cs="Arial"/>
            <w:color w:val="000000"/>
            <w:rPrChange w:id="775" w:author="EUDERLAN FREIRE DA SILVA ABREU" w:date="2025-07-17T18:34:00Z">
              <w:rPr>
                <w:rFonts w:ascii="Arial" w:hAnsi="Arial" w:cs="Arial"/>
                <w:color w:val="000000"/>
                <w:sz w:val="22"/>
                <w:szCs w:val="22"/>
              </w:rPr>
            </w:rPrChange>
          </w:rPr>
          <w:t>BackEnd</w:t>
        </w:r>
        <w:proofErr w:type="spellEnd"/>
        <w:r w:rsidRPr="00E554AF">
          <w:rPr>
            <w:rFonts w:ascii="Arial" w:hAnsi="Arial" w:cs="Arial"/>
            <w:color w:val="000000"/>
            <w:rPrChange w:id="776" w:author="EUDERLAN FREIRE DA SILVA ABREU" w:date="2025-07-17T18:34:00Z">
              <w:rPr>
                <w:rFonts w:ascii="Arial" w:hAnsi="Arial" w:cs="Arial"/>
                <w:color w:val="000000"/>
                <w:sz w:val="22"/>
                <w:szCs w:val="22"/>
              </w:rPr>
            </w:rPrChange>
          </w:rPr>
          <w:t xml:space="preserve"> (com ambiente virtual ativo)</w:t>
        </w:r>
      </w:ins>
    </w:p>
    <w:p w14:paraId="494C935D" w14:textId="77777777" w:rsidR="00EA36DE" w:rsidRPr="00E554AF" w:rsidRDefault="00EA36DE" w:rsidP="00D13F28">
      <w:pPr>
        <w:pStyle w:val="NormalWeb"/>
        <w:spacing w:before="240" w:beforeAutospacing="0" w:after="0" w:afterAutospacing="0"/>
        <w:jc w:val="both"/>
        <w:rPr>
          <w:ins w:id="777" w:author="EUDERLAN FREIRE DA SILVA ABREU" w:date="2025-06-30T16:01:00Z"/>
          <w:rFonts w:ascii="Arial" w:hAnsi="Arial" w:cs="Arial"/>
          <w:rPrChange w:id="778" w:author="EUDERLAN FREIRE DA SILVA ABREU" w:date="2025-07-17T18:34:00Z">
            <w:rPr>
              <w:ins w:id="779" w:author="EUDERLAN FREIRE DA SILVA ABREU" w:date="2025-06-30T16:01:00Z"/>
            </w:rPr>
          </w:rPrChange>
        </w:rPr>
        <w:pPrChange w:id="780" w:author="EUDERLAN FREIRE DA SILVA ABREU" w:date="2025-07-17T19:26:00Z">
          <w:pPr>
            <w:pStyle w:val="NormalWeb"/>
            <w:spacing w:before="0" w:beforeAutospacing="0" w:after="0" w:afterAutospacing="0"/>
          </w:pPr>
        </w:pPrChange>
      </w:pPr>
      <w:proofErr w:type="spellStart"/>
      <w:ins w:id="781" w:author="EUDERLAN FREIRE DA SILVA ABREU" w:date="2025-06-30T16:01:00Z">
        <w:r w:rsidRPr="00E554AF">
          <w:rPr>
            <w:rFonts w:ascii="Arial" w:hAnsi="Arial" w:cs="Arial"/>
            <w:color w:val="000000"/>
            <w:rPrChange w:id="782" w:author="EUDERLAN FREIRE DA SILVA ABREU" w:date="2025-07-17T18:34:00Z">
              <w:rPr>
                <w:rFonts w:ascii="Arial" w:hAnsi="Arial" w:cs="Arial"/>
                <w:color w:val="000000"/>
                <w:sz w:val="22"/>
                <w:szCs w:val="22"/>
              </w:rPr>
            </w:rPrChange>
          </w:rPr>
          <w:t>python</w:t>
        </w:r>
        <w:proofErr w:type="spellEnd"/>
        <w:r w:rsidRPr="00E554AF">
          <w:rPr>
            <w:rFonts w:ascii="Arial" w:hAnsi="Arial" w:cs="Arial"/>
            <w:color w:val="000000"/>
            <w:rPrChange w:id="783" w:author="EUDERLAN FREIRE DA SILVA ABREU" w:date="2025-07-17T18:34:00Z">
              <w:rPr>
                <w:rFonts w:ascii="Arial" w:hAnsi="Arial" w:cs="Arial"/>
                <w:color w:val="000000"/>
                <w:sz w:val="22"/>
                <w:szCs w:val="22"/>
              </w:rPr>
            </w:rPrChange>
          </w:rPr>
          <w:t xml:space="preserve"> main.py</w:t>
        </w:r>
      </w:ins>
    </w:p>
    <w:p w14:paraId="19BE2FCD" w14:textId="77777777" w:rsidR="00EA36DE" w:rsidRPr="00E554AF" w:rsidRDefault="00EA36DE" w:rsidP="00D13F28">
      <w:pPr>
        <w:spacing w:before="240" w:after="0" w:line="240" w:lineRule="auto"/>
        <w:jc w:val="both"/>
        <w:rPr>
          <w:ins w:id="784" w:author="EUDERLAN FREIRE DA SILVA ABREU" w:date="2025-06-30T16:01:00Z"/>
          <w:rFonts w:ascii="Arial" w:hAnsi="Arial" w:cs="Arial"/>
          <w:sz w:val="24"/>
          <w:szCs w:val="24"/>
          <w:rPrChange w:id="785" w:author="EUDERLAN FREIRE DA SILVA ABREU" w:date="2025-07-17T18:34:00Z">
            <w:rPr>
              <w:ins w:id="786" w:author="EUDERLAN FREIRE DA SILVA ABREU" w:date="2025-06-30T16:01:00Z"/>
            </w:rPr>
          </w:rPrChange>
        </w:rPr>
        <w:pPrChange w:id="787" w:author="EUDERLAN FREIRE DA SILVA ABREU" w:date="2025-07-17T19:26:00Z">
          <w:pPr/>
        </w:pPrChange>
      </w:pPr>
    </w:p>
    <w:p w14:paraId="303C9D39" w14:textId="77777777" w:rsidR="00EA36DE" w:rsidRPr="00E554AF" w:rsidRDefault="00EA36DE" w:rsidP="00D13F28">
      <w:pPr>
        <w:pStyle w:val="NormalWeb"/>
        <w:spacing w:before="240" w:beforeAutospacing="0" w:after="0" w:afterAutospacing="0"/>
        <w:jc w:val="both"/>
        <w:rPr>
          <w:ins w:id="788" w:author="EUDERLAN FREIRE DA SILVA ABREU" w:date="2025-06-30T16:01:00Z"/>
          <w:rFonts w:ascii="Arial" w:hAnsi="Arial" w:cs="Arial"/>
          <w:rPrChange w:id="789" w:author="EUDERLAN FREIRE DA SILVA ABREU" w:date="2025-07-17T18:34:00Z">
            <w:rPr>
              <w:ins w:id="790" w:author="EUDERLAN FREIRE DA SILVA ABREU" w:date="2025-06-30T16:01:00Z"/>
            </w:rPr>
          </w:rPrChange>
        </w:rPr>
        <w:pPrChange w:id="791" w:author="EUDERLAN FREIRE DA SILVA ABREU" w:date="2025-07-17T19:26:00Z">
          <w:pPr>
            <w:pStyle w:val="NormalWeb"/>
            <w:spacing w:before="240" w:beforeAutospacing="0" w:after="240" w:afterAutospacing="0"/>
          </w:pPr>
        </w:pPrChange>
      </w:pPr>
      <w:ins w:id="792" w:author="EUDERLAN FREIRE DA SILVA ABREU" w:date="2025-06-30T16:01:00Z">
        <w:r w:rsidRPr="00E554AF">
          <w:rPr>
            <w:rFonts w:ascii="Arial" w:hAnsi="Arial" w:cs="Arial"/>
            <w:color w:val="000000"/>
            <w:rPrChange w:id="793" w:author="EUDERLAN FREIRE DA SILVA ABREU" w:date="2025-07-17T18:34:00Z">
              <w:rPr>
                <w:rFonts w:ascii="Arial" w:hAnsi="Arial" w:cs="Arial"/>
                <w:color w:val="000000"/>
                <w:sz w:val="22"/>
                <w:szCs w:val="22"/>
              </w:rPr>
            </w:rPrChange>
          </w:rPr>
          <w:t xml:space="preserve">O </w:t>
        </w:r>
        <w:proofErr w:type="spellStart"/>
        <w:r w:rsidRPr="00E554AF">
          <w:rPr>
            <w:rFonts w:ascii="Arial" w:hAnsi="Arial" w:cs="Arial"/>
            <w:color w:val="000000"/>
            <w:rPrChange w:id="794" w:author="EUDERLAN FREIRE DA SILVA ABREU" w:date="2025-07-17T18:34:00Z">
              <w:rPr>
                <w:rFonts w:ascii="Arial" w:hAnsi="Arial" w:cs="Arial"/>
                <w:color w:val="000000"/>
                <w:sz w:val="22"/>
                <w:szCs w:val="22"/>
              </w:rPr>
            </w:rPrChange>
          </w:rPr>
          <w:t>backend</w:t>
        </w:r>
        <w:proofErr w:type="spellEnd"/>
        <w:r w:rsidRPr="00E554AF">
          <w:rPr>
            <w:rFonts w:ascii="Arial" w:hAnsi="Arial" w:cs="Arial"/>
            <w:color w:val="000000"/>
            <w:rPrChange w:id="795" w:author="EUDERLAN FREIRE DA SILVA ABREU" w:date="2025-07-17T18:34:00Z">
              <w:rPr>
                <w:rFonts w:ascii="Arial" w:hAnsi="Arial" w:cs="Arial"/>
                <w:color w:val="000000"/>
                <w:sz w:val="22"/>
                <w:szCs w:val="22"/>
              </w:rPr>
            </w:rPrChange>
          </w:rPr>
          <w:t xml:space="preserve"> estará disponível em: </w:t>
        </w:r>
        <w:r w:rsidRPr="00E554AF">
          <w:rPr>
            <w:rFonts w:ascii="Arial" w:hAnsi="Arial" w:cs="Arial"/>
            <w:b/>
            <w:bCs/>
            <w:color w:val="000000"/>
            <w:rPrChange w:id="796" w:author="EUDERLAN FREIRE DA SILVA ABREU" w:date="2025-07-17T18:34:00Z">
              <w:rPr>
                <w:rFonts w:ascii="Arial" w:hAnsi="Arial" w:cs="Arial"/>
                <w:b/>
                <w:bCs/>
                <w:color w:val="000000"/>
                <w:sz w:val="22"/>
                <w:szCs w:val="22"/>
              </w:rPr>
            </w:rPrChange>
          </w:rPr>
          <w:t>http://localhost:8000</w:t>
        </w:r>
      </w:ins>
    </w:p>
    <w:p w14:paraId="20684DB4" w14:textId="77777777" w:rsidR="00EA36DE" w:rsidRPr="00E554AF" w:rsidRDefault="00EA36DE" w:rsidP="00D13F28">
      <w:pPr>
        <w:pStyle w:val="Ttulo3"/>
        <w:spacing w:before="240" w:line="240" w:lineRule="auto"/>
        <w:jc w:val="both"/>
        <w:rPr>
          <w:ins w:id="797" w:author="EUDERLAN FREIRE DA SILVA ABREU" w:date="2025-06-30T16:01:00Z"/>
          <w:rFonts w:ascii="Arial" w:hAnsi="Arial" w:cs="Arial"/>
          <w:b/>
          <w:bCs/>
          <w:rPrChange w:id="798" w:author="EUDERLAN FREIRE DA SILVA ABREU" w:date="2025-07-17T18:34:00Z">
            <w:rPr>
              <w:ins w:id="799" w:author="EUDERLAN FREIRE DA SILVA ABREU" w:date="2025-06-30T16:01:00Z"/>
            </w:rPr>
          </w:rPrChange>
        </w:rPr>
        <w:pPrChange w:id="800" w:author="EUDERLAN FREIRE DA SILVA ABREU" w:date="2025-07-17T19:26:00Z">
          <w:pPr>
            <w:pStyle w:val="Ttulo3"/>
            <w:spacing w:before="280" w:after="80"/>
          </w:pPr>
        </w:pPrChange>
      </w:pPr>
      <w:bookmarkStart w:id="801" w:name="_Toc203669847"/>
      <w:ins w:id="802" w:author="EUDERLAN FREIRE DA SILVA ABREU" w:date="2025-06-30T16:01:00Z">
        <w:r w:rsidRPr="00E554AF">
          <w:rPr>
            <w:rFonts w:ascii="Arial" w:hAnsi="Arial" w:cs="Arial"/>
            <w:b/>
            <w:bCs/>
            <w:color w:val="000000"/>
            <w:rPrChange w:id="803" w:author="EUDERLAN FREIRE DA SILVA ABREU" w:date="2025-07-17T18:34:00Z">
              <w:rPr>
                <w:rFonts w:ascii="Arial" w:hAnsi="Arial" w:cs="Arial"/>
                <w:color w:val="000000"/>
                <w:sz w:val="26"/>
                <w:szCs w:val="26"/>
              </w:rPr>
            </w:rPrChange>
          </w:rPr>
          <w:lastRenderedPageBreak/>
          <w:t xml:space="preserve">2. Inicie o </w:t>
        </w:r>
        <w:proofErr w:type="spellStart"/>
        <w:r w:rsidRPr="00E554AF">
          <w:rPr>
            <w:rFonts w:ascii="Arial" w:hAnsi="Arial" w:cs="Arial"/>
            <w:b/>
            <w:bCs/>
            <w:color w:val="000000"/>
            <w:rPrChange w:id="804" w:author="EUDERLAN FREIRE DA SILVA ABREU" w:date="2025-07-17T18:34:00Z">
              <w:rPr>
                <w:rFonts w:ascii="Arial" w:hAnsi="Arial" w:cs="Arial"/>
                <w:color w:val="000000"/>
                <w:sz w:val="26"/>
                <w:szCs w:val="26"/>
              </w:rPr>
            </w:rPrChange>
          </w:rPr>
          <w:t>Frontend</w:t>
        </w:r>
        <w:bookmarkEnd w:id="801"/>
        <w:proofErr w:type="spellEnd"/>
      </w:ins>
    </w:p>
    <w:p w14:paraId="5C79BC7E" w14:textId="77777777" w:rsidR="00EA36DE" w:rsidRPr="00E554AF" w:rsidRDefault="00EA36DE" w:rsidP="00D13F28">
      <w:pPr>
        <w:pStyle w:val="NormalWeb"/>
        <w:spacing w:before="240" w:beforeAutospacing="0" w:after="0" w:afterAutospacing="0"/>
        <w:jc w:val="both"/>
        <w:rPr>
          <w:ins w:id="805" w:author="EUDERLAN FREIRE DA SILVA ABREU" w:date="2025-06-30T16:01:00Z"/>
          <w:rFonts w:ascii="Arial" w:hAnsi="Arial" w:cs="Arial"/>
          <w:rPrChange w:id="806" w:author="EUDERLAN FREIRE DA SILVA ABREU" w:date="2025-07-17T18:34:00Z">
            <w:rPr>
              <w:ins w:id="807" w:author="EUDERLAN FREIRE DA SILVA ABREU" w:date="2025-06-30T16:01:00Z"/>
            </w:rPr>
          </w:rPrChange>
        </w:rPr>
        <w:pPrChange w:id="808" w:author="EUDERLAN FREIRE DA SILVA ABREU" w:date="2025-07-17T19:26:00Z">
          <w:pPr>
            <w:pStyle w:val="NormalWeb"/>
            <w:spacing w:before="0" w:beforeAutospacing="0" w:after="0" w:afterAutospacing="0"/>
          </w:pPr>
        </w:pPrChange>
      </w:pPr>
      <w:ins w:id="809" w:author="EUDERLAN FREIRE DA SILVA ABREU" w:date="2025-06-30T16:01:00Z">
        <w:r w:rsidRPr="00E554AF">
          <w:rPr>
            <w:rFonts w:ascii="Arial" w:hAnsi="Arial" w:cs="Arial"/>
            <w:color w:val="000000"/>
            <w:rPrChange w:id="810" w:author="EUDERLAN FREIRE DA SILVA ABREU" w:date="2025-07-17T18:34:00Z">
              <w:rPr>
                <w:rFonts w:ascii="Arial" w:hAnsi="Arial" w:cs="Arial"/>
                <w:color w:val="000000"/>
                <w:sz w:val="22"/>
                <w:szCs w:val="22"/>
              </w:rPr>
            </w:rPrChange>
          </w:rPr>
          <w:t xml:space="preserve"># Na pasta </w:t>
        </w:r>
        <w:proofErr w:type="spellStart"/>
        <w:r w:rsidRPr="00E554AF">
          <w:rPr>
            <w:rFonts w:ascii="Arial" w:hAnsi="Arial" w:cs="Arial"/>
            <w:color w:val="000000"/>
            <w:rPrChange w:id="811" w:author="EUDERLAN FREIRE DA SILVA ABREU" w:date="2025-07-17T18:34:00Z">
              <w:rPr>
                <w:rFonts w:ascii="Arial" w:hAnsi="Arial" w:cs="Arial"/>
                <w:color w:val="000000"/>
                <w:sz w:val="22"/>
                <w:szCs w:val="22"/>
              </w:rPr>
            </w:rPrChange>
          </w:rPr>
          <w:t>FrontEnd</w:t>
        </w:r>
        <w:proofErr w:type="spellEnd"/>
        <w:r w:rsidRPr="00E554AF">
          <w:rPr>
            <w:rFonts w:ascii="Arial" w:hAnsi="Arial" w:cs="Arial"/>
            <w:color w:val="000000"/>
            <w:rPrChange w:id="812" w:author="EUDERLAN FREIRE DA SILVA ABREU" w:date="2025-07-17T18:34:00Z">
              <w:rPr>
                <w:rFonts w:ascii="Arial" w:hAnsi="Arial" w:cs="Arial"/>
                <w:color w:val="000000"/>
                <w:sz w:val="22"/>
                <w:szCs w:val="22"/>
              </w:rPr>
            </w:rPrChange>
          </w:rPr>
          <w:t xml:space="preserve"> (novo terminal)</w:t>
        </w:r>
      </w:ins>
    </w:p>
    <w:p w14:paraId="01110C60" w14:textId="4D9E830D" w:rsidR="002B205D" w:rsidRPr="00E554AF" w:rsidRDefault="00EA36DE" w:rsidP="00D13F28">
      <w:pPr>
        <w:pStyle w:val="NormalWeb"/>
        <w:spacing w:before="240" w:beforeAutospacing="0" w:after="0" w:afterAutospacing="0"/>
        <w:jc w:val="both"/>
        <w:rPr>
          <w:ins w:id="813" w:author="EUDERLAN FREIRE DA SILVA ABREU" w:date="2025-07-17T18:32:00Z"/>
          <w:rFonts w:ascii="Arial" w:hAnsi="Arial" w:cs="Arial"/>
          <w:color w:val="000000"/>
          <w:rPrChange w:id="814" w:author="EUDERLAN FREIRE DA SILVA ABREU" w:date="2025-07-17T18:34:00Z">
            <w:rPr>
              <w:ins w:id="815" w:author="EUDERLAN FREIRE DA SILVA ABREU" w:date="2025-07-17T18:32:00Z"/>
              <w:rFonts w:ascii="Arial" w:hAnsi="Arial" w:cs="Arial"/>
              <w:color w:val="000000"/>
            </w:rPr>
          </w:rPrChange>
        </w:rPr>
        <w:pPrChange w:id="816" w:author="EUDERLAN FREIRE DA SILVA ABREU" w:date="2025-07-17T19:26:00Z">
          <w:pPr>
            <w:pStyle w:val="NormalWeb"/>
            <w:spacing w:before="240" w:beforeAutospacing="0" w:after="0" w:afterAutospacing="0"/>
            <w:jc w:val="both"/>
          </w:pPr>
        </w:pPrChange>
      </w:pPr>
      <w:proofErr w:type="spellStart"/>
      <w:ins w:id="817" w:author="EUDERLAN FREIRE DA SILVA ABREU" w:date="2025-06-30T16:01:00Z">
        <w:r w:rsidRPr="00E554AF">
          <w:rPr>
            <w:rFonts w:ascii="Arial" w:hAnsi="Arial" w:cs="Arial"/>
            <w:color w:val="000000"/>
            <w:rPrChange w:id="818" w:author="EUDERLAN FREIRE DA SILVA ABREU" w:date="2025-07-17T18:34:00Z">
              <w:rPr>
                <w:rFonts w:ascii="Arial" w:hAnsi="Arial" w:cs="Arial"/>
                <w:color w:val="000000"/>
                <w:sz w:val="22"/>
                <w:szCs w:val="22"/>
              </w:rPr>
            </w:rPrChange>
          </w:rPr>
          <w:t>npm</w:t>
        </w:r>
        <w:proofErr w:type="spellEnd"/>
        <w:r w:rsidRPr="00E554AF">
          <w:rPr>
            <w:rFonts w:ascii="Arial" w:hAnsi="Arial" w:cs="Arial"/>
            <w:color w:val="000000"/>
            <w:rPrChange w:id="819" w:author="EUDERLAN FREIRE DA SILVA ABREU" w:date="2025-07-17T18:34:00Z">
              <w:rPr>
                <w:rFonts w:ascii="Arial" w:hAnsi="Arial" w:cs="Arial"/>
                <w:color w:val="000000"/>
                <w:sz w:val="22"/>
                <w:szCs w:val="22"/>
              </w:rPr>
            </w:rPrChange>
          </w:rPr>
          <w:t xml:space="preserve"> start</w:t>
        </w:r>
      </w:ins>
    </w:p>
    <w:p w14:paraId="5516643C" w14:textId="57103BD2" w:rsidR="00E554AF" w:rsidRPr="00E554AF" w:rsidRDefault="00E554AF" w:rsidP="00D13F28">
      <w:pPr>
        <w:pStyle w:val="NormalWeb"/>
        <w:spacing w:before="240" w:beforeAutospacing="0" w:after="0" w:afterAutospacing="0"/>
        <w:jc w:val="both"/>
        <w:rPr>
          <w:ins w:id="820" w:author="EUDERLAN FREIRE DA SILVA ABREU" w:date="2025-06-30T16:01:00Z"/>
          <w:rFonts w:ascii="Arial" w:hAnsi="Arial" w:cs="Arial"/>
          <w:color w:val="000000"/>
          <w:rPrChange w:id="821" w:author="EUDERLAN FREIRE DA SILVA ABREU" w:date="2025-07-17T18:34:00Z">
            <w:rPr>
              <w:ins w:id="822" w:author="EUDERLAN FREIRE DA SILVA ABREU" w:date="2025-06-30T16:01:00Z"/>
              <w:rFonts w:ascii="Arial" w:hAnsi="Arial" w:cs="Arial"/>
              <w:b/>
              <w:bCs/>
              <w:color w:val="000000"/>
            </w:rPr>
          </w:rPrChange>
        </w:rPr>
        <w:pPrChange w:id="823" w:author="EUDERLAN FREIRE DA SILVA ABREU" w:date="2025-07-17T19:26:00Z">
          <w:pPr>
            <w:spacing w:after="0" w:line="240" w:lineRule="auto"/>
          </w:pPr>
        </w:pPrChange>
      </w:pPr>
      <w:ins w:id="824" w:author="EUDERLAN FREIRE DA SILVA ABREU" w:date="2025-07-17T18:32:00Z">
        <w:r w:rsidRPr="00E554AF">
          <w:rPr>
            <w:rFonts w:ascii="Arial" w:hAnsi="Arial" w:cs="Arial"/>
            <w:color w:val="000000"/>
            <w:rPrChange w:id="825" w:author="EUDERLAN FREIRE DA SILVA ABREU" w:date="2025-07-17T18:34:00Z">
              <w:rPr>
                <w:rFonts w:ascii="Arial" w:hAnsi="Arial" w:cs="Arial"/>
                <w:color w:val="000000"/>
                <w:sz w:val="24"/>
                <w:szCs w:val="24"/>
              </w:rPr>
            </w:rPrChange>
          </w:rPr>
          <w:t xml:space="preserve">O </w:t>
        </w:r>
        <w:proofErr w:type="spellStart"/>
        <w:r w:rsidRPr="00E554AF">
          <w:rPr>
            <w:rFonts w:ascii="Arial" w:hAnsi="Arial" w:cs="Arial"/>
            <w:color w:val="000000"/>
            <w:rPrChange w:id="826" w:author="EUDERLAN FREIRE DA SILVA ABREU" w:date="2025-07-17T18:34:00Z">
              <w:rPr>
                <w:rFonts w:ascii="Arial" w:hAnsi="Arial" w:cs="Arial"/>
                <w:color w:val="000000"/>
                <w:sz w:val="24"/>
                <w:szCs w:val="24"/>
              </w:rPr>
            </w:rPrChange>
          </w:rPr>
          <w:t>frontend</w:t>
        </w:r>
        <w:proofErr w:type="spellEnd"/>
        <w:r w:rsidRPr="00E554AF">
          <w:rPr>
            <w:rFonts w:ascii="Arial" w:hAnsi="Arial" w:cs="Arial"/>
            <w:color w:val="000000"/>
            <w:rPrChange w:id="827" w:author="EUDERLAN FREIRE DA SILVA ABREU" w:date="2025-07-17T18:34:00Z">
              <w:rPr>
                <w:rFonts w:ascii="Arial" w:hAnsi="Arial" w:cs="Arial"/>
                <w:color w:val="000000"/>
                <w:sz w:val="24"/>
                <w:szCs w:val="24"/>
              </w:rPr>
            </w:rPrChange>
          </w:rPr>
          <w:t xml:space="preserve"> abrirá automaticamente em: </w:t>
        </w:r>
        <w:r w:rsidRPr="00E554AF">
          <w:rPr>
            <w:rFonts w:ascii="Arial" w:hAnsi="Arial" w:cs="Arial"/>
            <w:b/>
            <w:bCs/>
            <w:color w:val="000000"/>
            <w:rPrChange w:id="828" w:author="EUDERLAN FREIRE DA SILVA ABREU" w:date="2025-07-17T18:34:00Z">
              <w:rPr>
                <w:rFonts w:ascii="Arial" w:hAnsi="Arial" w:cs="Arial"/>
                <w:b/>
                <w:bCs/>
                <w:color w:val="000000"/>
              </w:rPr>
            </w:rPrChange>
          </w:rPr>
          <w:fldChar w:fldCharType="begin"/>
        </w:r>
        <w:r w:rsidRPr="00E554AF">
          <w:rPr>
            <w:rFonts w:ascii="Arial" w:hAnsi="Arial" w:cs="Arial"/>
            <w:b/>
            <w:bCs/>
            <w:color w:val="000000"/>
            <w:rPrChange w:id="829" w:author="EUDERLAN FREIRE DA SILVA ABREU" w:date="2025-07-17T18:34:00Z">
              <w:rPr>
                <w:rFonts w:ascii="Arial" w:hAnsi="Arial" w:cs="Arial"/>
                <w:b/>
                <w:bCs/>
                <w:color w:val="000000"/>
              </w:rPr>
            </w:rPrChange>
          </w:rPr>
          <w:instrText xml:space="preserve"> HYPERLINK "</w:instrText>
        </w:r>
        <w:r w:rsidRPr="00E554AF">
          <w:rPr>
            <w:rFonts w:ascii="Arial" w:hAnsi="Arial" w:cs="Arial"/>
            <w:b/>
            <w:bCs/>
            <w:color w:val="000000"/>
            <w:rPrChange w:id="830" w:author="EUDERLAN FREIRE DA SILVA ABREU" w:date="2025-07-17T18:34:00Z">
              <w:rPr>
                <w:rFonts w:ascii="Arial" w:hAnsi="Arial" w:cs="Arial"/>
                <w:b/>
                <w:bCs/>
                <w:color w:val="000000"/>
                <w:sz w:val="24"/>
                <w:szCs w:val="24"/>
              </w:rPr>
            </w:rPrChange>
          </w:rPr>
          <w:instrText>http://localhost:3000</w:instrText>
        </w:r>
        <w:r w:rsidRPr="00E554AF">
          <w:rPr>
            <w:rFonts w:ascii="Arial" w:hAnsi="Arial" w:cs="Arial"/>
            <w:b/>
            <w:bCs/>
            <w:color w:val="000000"/>
            <w:rPrChange w:id="831" w:author="EUDERLAN FREIRE DA SILVA ABREU" w:date="2025-07-17T18:34:00Z">
              <w:rPr>
                <w:rFonts w:ascii="Arial" w:hAnsi="Arial" w:cs="Arial"/>
                <w:b/>
                <w:bCs/>
                <w:color w:val="000000"/>
              </w:rPr>
            </w:rPrChange>
          </w:rPr>
          <w:instrText xml:space="preserve">" </w:instrText>
        </w:r>
        <w:r w:rsidRPr="00E554AF">
          <w:rPr>
            <w:rFonts w:ascii="Arial" w:hAnsi="Arial" w:cs="Arial"/>
            <w:b/>
            <w:bCs/>
            <w:color w:val="000000"/>
            <w:rPrChange w:id="832" w:author="EUDERLAN FREIRE DA SILVA ABREU" w:date="2025-07-17T18:34:00Z">
              <w:rPr>
                <w:rFonts w:ascii="Arial" w:hAnsi="Arial" w:cs="Arial"/>
                <w:b/>
                <w:bCs/>
                <w:color w:val="000000"/>
              </w:rPr>
            </w:rPrChange>
          </w:rPr>
          <w:fldChar w:fldCharType="separate"/>
        </w:r>
        <w:r w:rsidRPr="00E554AF">
          <w:rPr>
            <w:rStyle w:val="Hyperlink"/>
            <w:rFonts w:ascii="Arial" w:hAnsi="Arial" w:cs="Arial"/>
            <w:b/>
            <w:bCs/>
            <w:rPrChange w:id="833" w:author="EUDERLAN FREIRE DA SILVA ABREU" w:date="2025-07-17T18:34:00Z">
              <w:rPr>
                <w:rStyle w:val="Hyperlink"/>
                <w:rFonts w:ascii="Arial" w:hAnsi="Arial" w:cs="Arial"/>
                <w:b/>
                <w:bCs/>
              </w:rPr>
            </w:rPrChange>
          </w:rPr>
          <w:t>http://localhost:3000</w:t>
        </w:r>
        <w:r w:rsidRPr="00E554AF">
          <w:rPr>
            <w:rFonts w:ascii="Arial" w:hAnsi="Arial" w:cs="Arial"/>
            <w:b/>
            <w:bCs/>
            <w:color w:val="000000"/>
            <w:rPrChange w:id="834" w:author="EUDERLAN FREIRE DA SILVA ABREU" w:date="2025-07-17T18:34:00Z">
              <w:rPr>
                <w:rFonts w:ascii="Arial" w:hAnsi="Arial" w:cs="Arial"/>
                <w:b/>
                <w:bCs/>
                <w:color w:val="000000"/>
              </w:rPr>
            </w:rPrChange>
          </w:rPr>
          <w:fldChar w:fldCharType="end"/>
        </w:r>
      </w:ins>
    </w:p>
    <w:p w14:paraId="6903C8C1" w14:textId="77777777" w:rsidR="00EA36DE" w:rsidRPr="00E554AF" w:rsidRDefault="00EA36DE" w:rsidP="00D13F28">
      <w:pPr>
        <w:pStyle w:val="Ttulo1"/>
        <w:rPr>
          <w:ins w:id="835" w:author="EUDERLAN FREIRE DA SILVA ABREU" w:date="2025-06-30T16:01:00Z"/>
          <w:rFonts w:ascii="Arial" w:hAnsi="Arial" w:cs="Arial"/>
          <w:b/>
          <w:bCs/>
          <w:rPrChange w:id="836" w:author="EUDERLAN FREIRE DA SILVA ABREU" w:date="2025-07-17T18:36:00Z">
            <w:rPr>
              <w:ins w:id="837" w:author="EUDERLAN FREIRE DA SILVA ABREU" w:date="2025-06-30T16:01:00Z"/>
            </w:rPr>
          </w:rPrChange>
        </w:rPr>
        <w:pPrChange w:id="838" w:author="EUDERLAN FREIRE DA SILVA ABREU" w:date="2025-07-17T19:26:00Z">
          <w:pPr>
            <w:pStyle w:val="Ttulo2"/>
            <w:spacing w:before="360" w:after="80"/>
          </w:pPr>
        </w:pPrChange>
      </w:pPr>
      <w:bookmarkStart w:id="839" w:name="_Toc203669848"/>
      <w:ins w:id="840" w:author="EUDERLAN FREIRE DA SILVA ABREU" w:date="2025-06-30T16:01:00Z">
        <w:r w:rsidRPr="00E554AF">
          <w:rPr>
            <w:rFonts w:ascii="Segoe UI Emoji" w:hAnsi="Segoe UI Emoji" w:cs="Segoe UI Emoji"/>
            <w:b/>
            <w:bCs/>
            <w:rPrChange w:id="841" w:author="EUDERLAN FREIRE DA SILVA ABREU" w:date="2025-07-17T18:36:00Z">
              <w:rPr>
                <w:rFonts w:ascii="Segoe UI Emoji" w:hAnsi="Segoe UI Emoji" w:cs="Segoe UI Emoji"/>
                <w:color w:val="000000"/>
                <w:sz w:val="34"/>
                <w:szCs w:val="34"/>
              </w:rPr>
            </w:rPrChange>
          </w:rPr>
          <w:t>🧪</w:t>
        </w:r>
        <w:r w:rsidRPr="00E554AF">
          <w:rPr>
            <w:rFonts w:ascii="Arial" w:hAnsi="Arial" w:cs="Arial"/>
            <w:b/>
            <w:bCs/>
            <w:rPrChange w:id="842" w:author="EUDERLAN FREIRE DA SILVA ABREU" w:date="2025-07-17T18:36:00Z">
              <w:rPr>
                <w:rFonts w:ascii="Arial" w:hAnsi="Arial" w:cs="Arial"/>
                <w:color w:val="000000"/>
                <w:sz w:val="34"/>
                <w:szCs w:val="34"/>
              </w:rPr>
            </w:rPrChange>
          </w:rPr>
          <w:t xml:space="preserve"> Testando a Instalação</w:t>
        </w:r>
        <w:bookmarkEnd w:id="839"/>
      </w:ins>
    </w:p>
    <w:p w14:paraId="51399464" w14:textId="77777777" w:rsidR="00EA36DE" w:rsidRPr="00E554AF" w:rsidRDefault="00EA36DE" w:rsidP="00D13F28">
      <w:pPr>
        <w:pStyle w:val="Ttulo3"/>
        <w:spacing w:before="240" w:line="240" w:lineRule="auto"/>
        <w:jc w:val="both"/>
        <w:rPr>
          <w:ins w:id="843" w:author="EUDERLAN FREIRE DA SILVA ABREU" w:date="2025-06-30T16:01:00Z"/>
          <w:rFonts w:ascii="Arial" w:hAnsi="Arial" w:cs="Arial"/>
          <w:rPrChange w:id="844" w:author="EUDERLAN FREIRE DA SILVA ABREU" w:date="2025-07-17T18:34:00Z">
            <w:rPr>
              <w:ins w:id="845" w:author="EUDERLAN FREIRE DA SILVA ABREU" w:date="2025-06-30T16:01:00Z"/>
            </w:rPr>
          </w:rPrChange>
        </w:rPr>
        <w:pPrChange w:id="846" w:author="EUDERLAN FREIRE DA SILVA ABREU" w:date="2025-07-17T19:26:00Z">
          <w:pPr>
            <w:pStyle w:val="Ttulo3"/>
            <w:spacing w:before="280" w:after="80"/>
          </w:pPr>
        </w:pPrChange>
      </w:pPr>
      <w:bookmarkStart w:id="847" w:name="_Toc203669849"/>
      <w:ins w:id="848" w:author="EUDERLAN FREIRE DA SILVA ABREU" w:date="2025-06-30T16:01:00Z">
        <w:r w:rsidRPr="00E554AF">
          <w:rPr>
            <w:rFonts w:ascii="Arial" w:hAnsi="Arial" w:cs="Arial"/>
            <w:color w:val="000000"/>
            <w:rPrChange w:id="849" w:author="EUDERLAN FREIRE DA SILVA ABREU" w:date="2025-07-17T18:34:00Z">
              <w:rPr>
                <w:rFonts w:ascii="Arial" w:hAnsi="Arial" w:cs="Arial"/>
                <w:color w:val="000000"/>
                <w:sz w:val="26"/>
                <w:szCs w:val="26"/>
              </w:rPr>
            </w:rPrChange>
          </w:rPr>
          <w:t>1. Acesse o Sistema</w:t>
        </w:r>
        <w:bookmarkEnd w:id="847"/>
      </w:ins>
    </w:p>
    <w:p w14:paraId="28FE98F8" w14:textId="77777777" w:rsidR="00EA36DE" w:rsidRPr="00E554AF" w:rsidRDefault="00EA36DE" w:rsidP="00D13F28">
      <w:pPr>
        <w:pStyle w:val="NormalWeb"/>
        <w:numPr>
          <w:ilvl w:val="0"/>
          <w:numId w:val="5"/>
        </w:numPr>
        <w:spacing w:before="240" w:beforeAutospacing="0" w:after="0" w:afterAutospacing="0"/>
        <w:jc w:val="both"/>
        <w:textAlignment w:val="baseline"/>
        <w:rPr>
          <w:ins w:id="850" w:author="EUDERLAN FREIRE DA SILVA ABREU" w:date="2025-06-30T16:01:00Z"/>
          <w:rFonts w:ascii="Arial" w:hAnsi="Arial" w:cs="Arial"/>
          <w:color w:val="000000"/>
          <w:rPrChange w:id="851" w:author="EUDERLAN FREIRE DA SILVA ABREU" w:date="2025-07-17T18:34:00Z">
            <w:rPr>
              <w:ins w:id="852" w:author="EUDERLAN FREIRE DA SILVA ABREU" w:date="2025-06-30T16:01:00Z"/>
              <w:rFonts w:ascii="Arial" w:hAnsi="Arial" w:cs="Arial"/>
              <w:color w:val="000000"/>
              <w:sz w:val="22"/>
              <w:szCs w:val="22"/>
            </w:rPr>
          </w:rPrChange>
        </w:rPr>
        <w:pPrChange w:id="853" w:author="EUDERLAN FREIRE DA SILVA ABREU" w:date="2025-07-17T19:26:00Z">
          <w:pPr>
            <w:pStyle w:val="NormalWeb"/>
            <w:numPr>
              <w:numId w:val="5"/>
            </w:numPr>
            <w:tabs>
              <w:tab w:val="num" w:pos="720"/>
            </w:tabs>
            <w:spacing w:before="240" w:beforeAutospacing="0" w:after="0" w:afterAutospacing="0"/>
            <w:ind w:left="720" w:hanging="360"/>
            <w:textAlignment w:val="baseline"/>
          </w:pPr>
        </w:pPrChange>
      </w:pPr>
      <w:ins w:id="854" w:author="EUDERLAN FREIRE DA SILVA ABREU" w:date="2025-06-30T16:01:00Z">
        <w:r w:rsidRPr="00E554AF">
          <w:rPr>
            <w:rFonts w:ascii="Arial" w:hAnsi="Arial" w:cs="Arial"/>
            <w:color w:val="000000"/>
            <w:rPrChange w:id="855" w:author="EUDERLAN FREIRE DA SILVA ABREU" w:date="2025-07-17T18:34:00Z">
              <w:rPr>
                <w:rFonts w:ascii="Arial" w:hAnsi="Arial" w:cs="Arial"/>
                <w:color w:val="000000"/>
                <w:sz w:val="22"/>
                <w:szCs w:val="22"/>
              </w:rPr>
            </w:rPrChange>
          </w:rPr>
          <w:t>Abra: http://localhost:3000</w:t>
        </w:r>
      </w:ins>
    </w:p>
    <w:p w14:paraId="4A3F375D" w14:textId="77777777" w:rsidR="00EA36DE" w:rsidRPr="00E554AF" w:rsidRDefault="00EA36DE" w:rsidP="00D13F28">
      <w:pPr>
        <w:pStyle w:val="NormalWeb"/>
        <w:numPr>
          <w:ilvl w:val="0"/>
          <w:numId w:val="5"/>
        </w:numPr>
        <w:spacing w:before="240" w:beforeAutospacing="0" w:after="0" w:afterAutospacing="0"/>
        <w:jc w:val="both"/>
        <w:textAlignment w:val="baseline"/>
        <w:rPr>
          <w:ins w:id="856" w:author="EUDERLAN FREIRE DA SILVA ABREU" w:date="2025-06-30T16:01:00Z"/>
          <w:rFonts w:ascii="Arial" w:hAnsi="Arial" w:cs="Arial"/>
          <w:color w:val="000000"/>
          <w:rPrChange w:id="857" w:author="EUDERLAN FREIRE DA SILVA ABREU" w:date="2025-07-17T18:34:00Z">
            <w:rPr>
              <w:ins w:id="858" w:author="EUDERLAN FREIRE DA SILVA ABREU" w:date="2025-06-30T16:01:00Z"/>
              <w:rFonts w:ascii="Arial" w:hAnsi="Arial" w:cs="Arial"/>
              <w:color w:val="000000"/>
              <w:sz w:val="22"/>
              <w:szCs w:val="22"/>
            </w:rPr>
          </w:rPrChange>
        </w:rPr>
        <w:pPrChange w:id="859" w:author="EUDERLAN FREIRE DA SILVA ABREU" w:date="2025-07-17T19:26:00Z">
          <w:pPr>
            <w:pStyle w:val="NormalWeb"/>
            <w:numPr>
              <w:numId w:val="5"/>
            </w:numPr>
            <w:tabs>
              <w:tab w:val="num" w:pos="720"/>
            </w:tabs>
            <w:spacing w:before="0" w:beforeAutospacing="0" w:after="240" w:afterAutospacing="0"/>
            <w:ind w:left="720" w:hanging="360"/>
            <w:textAlignment w:val="baseline"/>
          </w:pPr>
        </w:pPrChange>
      </w:pPr>
      <w:ins w:id="860" w:author="EUDERLAN FREIRE DA SILVA ABREU" w:date="2025-06-30T16:01:00Z">
        <w:r w:rsidRPr="00E554AF">
          <w:rPr>
            <w:rFonts w:ascii="Arial" w:hAnsi="Arial" w:cs="Arial"/>
            <w:color w:val="000000"/>
            <w:rPrChange w:id="861" w:author="EUDERLAN FREIRE DA SILVA ABREU" w:date="2025-07-17T18:34:00Z">
              <w:rPr>
                <w:rFonts w:ascii="Arial" w:hAnsi="Arial" w:cs="Arial"/>
                <w:color w:val="000000"/>
                <w:sz w:val="22"/>
                <w:szCs w:val="22"/>
              </w:rPr>
            </w:rPrChange>
          </w:rPr>
          <w:t>Você deve ver a tela de login</w:t>
        </w:r>
      </w:ins>
    </w:p>
    <w:p w14:paraId="763BB962" w14:textId="77777777" w:rsidR="00EA36DE" w:rsidRPr="00E554AF" w:rsidRDefault="00EA36DE" w:rsidP="00D13F28">
      <w:pPr>
        <w:pStyle w:val="Ttulo3"/>
        <w:spacing w:before="240" w:line="240" w:lineRule="auto"/>
        <w:jc w:val="both"/>
        <w:rPr>
          <w:ins w:id="862" w:author="EUDERLAN FREIRE DA SILVA ABREU" w:date="2025-06-30T16:01:00Z"/>
          <w:rFonts w:ascii="Arial" w:hAnsi="Arial" w:cs="Arial"/>
          <w:color w:val="auto"/>
          <w:rPrChange w:id="863" w:author="EUDERLAN FREIRE DA SILVA ABREU" w:date="2025-07-17T18:34:00Z">
            <w:rPr>
              <w:ins w:id="864" w:author="EUDERLAN FREIRE DA SILVA ABREU" w:date="2025-06-30T16:01:00Z"/>
              <w:rFonts w:ascii="Times New Roman" w:hAnsi="Times New Roman" w:cs="Times New Roman"/>
              <w:color w:val="auto"/>
              <w:sz w:val="27"/>
              <w:szCs w:val="27"/>
            </w:rPr>
          </w:rPrChange>
        </w:rPr>
        <w:pPrChange w:id="865" w:author="EUDERLAN FREIRE DA SILVA ABREU" w:date="2025-07-17T19:26:00Z">
          <w:pPr>
            <w:pStyle w:val="Ttulo3"/>
            <w:spacing w:before="280" w:after="80"/>
          </w:pPr>
        </w:pPrChange>
      </w:pPr>
      <w:bookmarkStart w:id="866" w:name="_Toc203669850"/>
      <w:ins w:id="867" w:author="EUDERLAN FREIRE DA SILVA ABREU" w:date="2025-06-30T16:01:00Z">
        <w:r w:rsidRPr="00E554AF">
          <w:rPr>
            <w:rFonts w:ascii="Arial" w:hAnsi="Arial" w:cs="Arial"/>
            <w:color w:val="000000"/>
            <w:rPrChange w:id="868" w:author="EUDERLAN FREIRE DA SILVA ABREU" w:date="2025-07-17T18:34:00Z">
              <w:rPr>
                <w:rFonts w:ascii="Arial" w:hAnsi="Arial" w:cs="Arial"/>
                <w:color w:val="000000"/>
                <w:sz w:val="26"/>
                <w:szCs w:val="26"/>
              </w:rPr>
            </w:rPrChange>
          </w:rPr>
          <w:t>2. Teste o Login</w:t>
        </w:r>
        <w:bookmarkEnd w:id="866"/>
      </w:ins>
    </w:p>
    <w:p w14:paraId="6C43D331" w14:textId="77777777" w:rsidR="00EA36DE" w:rsidRPr="00E554AF" w:rsidRDefault="00EA36DE" w:rsidP="00D13F28">
      <w:pPr>
        <w:pStyle w:val="NormalWeb"/>
        <w:spacing w:before="240" w:beforeAutospacing="0" w:after="0" w:afterAutospacing="0"/>
        <w:jc w:val="both"/>
        <w:rPr>
          <w:ins w:id="869" w:author="EUDERLAN FREIRE DA SILVA ABREU" w:date="2025-06-30T16:01:00Z"/>
          <w:rFonts w:ascii="Arial" w:hAnsi="Arial" w:cs="Arial"/>
          <w:rPrChange w:id="870" w:author="EUDERLAN FREIRE DA SILVA ABREU" w:date="2025-07-17T18:34:00Z">
            <w:rPr>
              <w:ins w:id="871" w:author="EUDERLAN FREIRE DA SILVA ABREU" w:date="2025-06-30T16:01:00Z"/>
            </w:rPr>
          </w:rPrChange>
        </w:rPr>
        <w:pPrChange w:id="872" w:author="EUDERLAN FREIRE DA SILVA ABREU" w:date="2025-07-17T19:26:00Z">
          <w:pPr>
            <w:pStyle w:val="NormalWeb"/>
            <w:spacing w:before="240" w:beforeAutospacing="0" w:after="240" w:afterAutospacing="0"/>
          </w:pPr>
        </w:pPrChange>
      </w:pPr>
      <w:ins w:id="873" w:author="EUDERLAN FREIRE DA SILVA ABREU" w:date="2025-06-30T16:01:00Z">
        <w:r w:rsidRPr="00E554AF">
          <w:rPr>
            <w:rFonts w:ascii="Arial" w:hAnsi="Arial" w:cs="Arial"/>
            <w:color w:val="000000"/>
            <w:rPrChange w:id="874" w:author="EUDERLAN FREIRE DA SILVA ABREU" w:date="2025-07-17T18:34:00Z">
              <w:rPr>
                <w:rFonts w:ascii="Arial" w:hAnsi="Arial" w:cs="Arial"/>
                <w:color w:val="000000"/>
                <w:sz w:val="22"/>
                <w:szCs w:val="22"/>
              </w:rPr>
            </w:rPrChange>
          </w:rPr>
          <w:t xml:space="preserve">Use as credenciais </w:t>
        </w:r>
        <w:proofErr w:type="spellStart"/>
        <w:r w:rsidRPr="00E554AF">
          <w:rPr>
            <w:rFonts w:ascii="Arial" w:hAnsi="Arial" w:cs="Arial"/>
            <w:color w:val="000000"/>
            <w:rPrChange w:id="875" w:author="EUDERLAN FREIRE DA SILVA ABREU" w:date="2025-07-17T18:34:00Z">
              <w:rPr>
                <w:rFonts w:ascii="Arial" w:hAnsi="Arial" w:cs="Arial"/>
                <w:color w:val="000000"/>
                <w:sz w:val="22"/>
                <w:szCs w:val="22"/>
              </w:rPr>
            </w:rPrChange>
          </w:rPr>
          <w:t>pré</w:t>
        </w:r>
        <w:proofErr w:type="spellEnd"/>
        <w:r w:rsidRPr="00E554AF">
          <w:rPr>
            <w:rFonts w:ascii="Arial" w:hAnsi="Arial" w:cs="Arial"/>
            <w:color w:val="000000"/>
            <w:rPrChange w:id="876" w:author="EUDERLAN FREIRE DA SILVA ABREU" w:date="2025-07-17T18:34:00Z">
              <w:rPr>
                <w:rFonts w:ascii="Arial" w:hAnsi="Arial" w:cs="Arial"/>
                <w:color w:val="000000"/>
                <w:sz w:val="22"/>
                <w:szCs w:val="22"/>
              </w:rPr>
            </w:rPrChange>
          </w:rPr>
          <w:t>-configuradas:</w:t>
        </w:r>
      </w:ins>
    </w:p>
    <w:p w14:paraId="010A02E7" w14:textId="77777777" w:rsidR="00EA36DE" w:rsidRPr="00E554AF" w:rsidRDefault="00EA36DE" w:rsidP="00D13F28">
      <w:pPr>
        <w:pStyle w:val="NormalWeb"/>
        <w:numPr>
          <w:ilvl w:val="0"/>
          <w:numId w:val="6"/>
        </w:numPr>
        <w:spacing w:before="240" w:beforeAutospacing="0" w:after="0" w:afterAutospacing="0"/>
        <w:jc w:val="both"/>
        <w:textAlignment w:val="baseline"/>
        <w:rPr>
          <w:ins w:id="877" w:author="EUDERLAN FREIRE DA SILVA ABREU" w:date="2025-06-30T16:01:00Z"/>
          <w:rFonts w:ascii="Arial" w:hAnsi="Arial" w:cs="Arial"/>
          <w:color w:val="000000"/>
          <w:rPrChange w:id="878" w:author="EUDERLAN FREIRE DA SILVA ABREU" w:date="2025-07-17T18:34:00Z">
            <w:rPr>
              <w:ins w:id="879" w:author="EUDERLAN FREIRE DA SILVA ABREU" w:date="2025-06-30T16:01:00Z"/>
              <w:rFonts w:ascii="Arial" w:hAnsi="Arial" w:cs="Arial"/>
              <w:color w:val="000000"/>
              <w:sz w:val="22"/>
              <w:szCs w:val="22"/>
            </w:rPr>
          </w:rPrChange>
        </w:rPr>
        <w:pPrChange w:id="880" w:author="EUDERLAN FREIRE DA SILVA ABREU" w:date="2025-07-17T19:26:00Z">
          <w:pPr>
            <w:pStyle w:val="NormalWeb"/>
            <w:numPr>
              <w:numId w:val="6"/>
            </w:numPr>
            <w:tabs>
              <w:tab w:val="num" w:pos="720"/>
            </w:tabs>
            <w:spacing w:before="240" w:beforeAutospacing="0" w:after="0" w:afterAutospacing="0"/>
            <w:ind w:left="720" w:hanging="360"/>
            <w:textAlignment w:val="baseline"/>
          </w:pPr>
        </w:pPrChange>
      </w:pPr>
      <w:ins w:id="881" w:author="EUDERLAN FREIRE DA SILVA ABREU" w:date="2025-06-30T16:01:00Z">
        <w:r w:rsidRPr="00E554AF">
          <w:rPr>
            <w:rFonts w:ascii="Arial" w:hAnsi="Arial" w:cs="Arial"/>
            <w:b/>
            <w:bCs/>
            <w:color w:val="000000"/>
            <w:rPrChange w:id="882" w:author="EUDERLAN FREIRE DA SILVA ABREU" w:date="2025-07-17T18:34:00Z">
              <w:rPr>
                <w:rFonts w:ascii="Arial" w:hAnsi="Arial" w:cs="Arial"/>
                <w:b/>
                <w:bCs/>
                <w:color w:val="000000"/>
                <w:sz w:val="22"/>
                <w:szCs w:val="22"/>
              </w:rPr>
            </w:rPrChange>
          </w:rPr>
          <w:t>Admin</w:t>
        </w:r>
        <w:r w:rsidRPr="00E554AF">
          <w:rPr>
            <w:rFonts w:ascii="Arial" w:hAnsi="Arial" w:cs="Arial"/>
            <w:color w:val="000000"/>
            <w:rPrChange w:id="883" w:author="EUDERLAN FREIRE DA SILVA ABREU" w:date="2025-07-17T18:34:00Z">
              <w:rPr>
                <w:rFonts w:ascii="Arial" w:hAnsi="Arial" w:cs="Arial"/>
                <w:color w:val="000000"/>
                <w:sz w:val="22"/>
                <w:szCs w:val="22"/>
              </w:rPr>
            </w:rPrChange>
          </w:rPr>
          <w:t>: admin@ufma.br / admin123</w:t>
        </w:r>
      </w:ins>
    </w:p>
    <w:p w14:paraId="781E1462" w14:textId="77777777" w:rsidR="00EA36DE" w:rsidRPr="00E554AF" w:rsidRDefault="00EA36DE" w:rsidP="00D13F28">
      <w:pPr>
        <w:pStyle w:val="NormalWeb"/>
        <w:numPr>
          <w:ilvl w:val="0"/>
          <w:numId w:val="6"/>
        </w:numPr>
        <w:spacing w:before="240" w:beforeAutospacing="0" w:after="0" w:afterAutospacing="0"/>
        <w:jc w:val="both"/>
        <w:textAlignment w:val="baseline"/>
        <w:rPr>
          <w:ins w:id="884" w:author="EUDERLAN FREIRE DA SILVA ABREU" w:date="2025-06-30T16:01:00Z"/>
          <w:rFonts w:ascii="Arial" w:hAnsi="Arial" w:cs="Arial"/>
          <w:color w:val="000000"/>
          <w:rPrChange w:id="885" w:author="EUDERLAN FREIRE DA SILVA ABREU" w:date="2025-07-17T18:34:00Z">
            <w:rPr>
              <w:ins w:id="886" w:author="EUDERLAN FREIRE DA SILVA ABREU" w:date="2025-06-30T16:01:00Z"/>
              <w:rFonts w:ascii="Arial" w:hAnsi="Arial" w:cs="Arial"/>
              <w:color w:val="000000"/>
              <w:sz w:val="22"/>
              <w:szCs w:val="22"/>
            </w:rPr>
          </w:rPrChange>
        </w:rPr>
        <w:pPrChange w:id="887" w:author="EUDERLAN FREIRE DA SILVA ABREU" w:date="2025-07-17T19:26:00Z">
          <w:pPr>
            <w:pStyle w:val="NormalWeb"/>
            <w:numPr>
              <w:numId w:val="6"/>
            </w:numPr>
            <w:tabs>
              <w:tab w:val="num" w:pos="720"/>
            </w:tabs>
            <w:spacing w:before="0" w:beforeAutospacing="0" w:after="240" w:afterAutospacing="0"/>
            <w:ind w:left="720" w:hanging="360"/>
            <w:textAlignment w:val="baseline"/>
          </w:pPr>
        </w:pPrChange>
      </w:pPr>
      <w:ins w:id="888" w:author="EUDERLAN FREIRE DA SILVA ABREU" w:date="2025-06-30T16:01:00Z">
        <w:r w:rsidRPr="00E554AF">
          <w:rPr>
            <w:rFonts w:ascii="Arial" w:hAnsi="Arial" w:cs="Arial"/>
            <w:b/>
            <w:bCs/>
            <w:color w:val="000000"/>
            <w:rPrChange w:id="889" w:author="EUDERLAN FREIRE DA SILVA ABREU" w:date="2025-07-17T18:34:00Z">
              <w:rPr>
                <w:rFonts w:ascii="Arial" w:hAnsi="Arial" w:cs="Arial"/>
                <w:b/>
                <w:bCs/>
                <w:color w:val="000000"/>
                <w:sz w:val="22"/>
                <w:szCs w:val="22"/>
              </w:rPr>
            </w:rPrChange>
          </w:rPr>
          <w:t>Usuário</w:t>
        </w:r>
        <w:r w:rsidRPr="00E554AF">
          <w:rPr>
            <w:rFonts w:ascii="Arial" w:hAnsi="Arial" w:cs="Arial"/>
            <w:color w:val="000000"/>
            <w:rPrChange w:id="890" w:author="EUDERLAN FREIRE DA SILVA ABREU" w:date="2025-07-17T18:34:00Z">
              <w:rPr>
                <w:rFonts w:ascii="Arial" w:hAnsi="Arial" w:cs="Arial"/>
                <w:color w:val="000000"/>
                <w:sz w:val="22"/>
                <w:szCs w:val="22"/>
              </w:rPr>
            </w:rPrChange>
          </w:rPr>
          <w:t>: usuario@ufma.br / user123</w:t>
        </w:r>
      </w:ins>
    </w:p>
    <w:p w14:paraId="3500E3D9" w14:textId="77777777" w:rsidR="00EA36DE" w:rsidRPr="00E554AF" w:rsidRDefault="00EA36DE" w:rsidP="00D13F28">
      <w:pPr>
        <w:pStyle w:val="Ttulo3"/>
        <w:spacing w:before="240" w:line="240" w:lineRule="auto"/>
        <w:jc w:val="both"/>
        <w:rPr>
          <w:ins w:id="891" w:author="EUDERLAN FREIRE DA SILVA ABREU" w:date="2025-06-30T16:01:00Z"/>
          <w:rFonts w:ascii="Arial" w:hAnsi="Arial" w:cs="Arial"/>
          <w:color w:val="auto"/>
          <w:rPrChange w:id="892" w:author="EUDERLAN FREIRE DA SILVA ABREU" w:date="2025-07-17T18:34:00Z">
            <w:rPr>
              <w:ins w:id="893" w:author="EUDERLAN FREIRE DA SILVA ABREU" w:date="2025-06-30T16:01:00Z"/>
              <w:rFonts w:ascii="Times New Roman" w:hAnsi="Times New Roman" w:cs="Times New Roman"/>
              <w:color w:val="auto"/>
              <w:sz w:val="27"/>
              <w:szCs w:val="27"/>
            </w:rPr>
          </w:rPrChange>
        </w:rPr>
        <w:pPrChange w:id="894" w:author="EUDERLAN FREIRE DA SILVA ABREU" w:date="2025-07-17T19:26:00Z">
          <w:pPr>
            <w:pStyle w:val="Ttulo3"/>
            <w:spacing w:before="280" w:after="80"/>
          </w:pPr>
        </w:pPrChange>
      </w:pPr>
      <w:bookmarkStart w:id="895" w:name="_Toc203669851"/>
      <w:ins w:id="896" w:author="EUDERLAN FREIRE DA SILVA ABREU" w:date="2025-06-30T16:01:00Z">
        <w:r w:rsidRPr="00E554AF">
          <w:rPr>
            <w:rFonts w:ascii="Arial" w:hAnsi="Arial" w:cs="Arial"/>
            <w:color w:val="000000"/>
            <w:rPrChange w:id="897" w:author="EUDERLAN FREIRE DA SILVA ABREU" w:date="2025-07-17T18:34:00Z">
              <w:rPr>
                <w:rFonts w:ascii="Arial" w:hAnsi="Arial" w:cs="Arial"/>
                <w:color w:val="000000"/>
                <w:sz w:val="26"/>
                <w:szCs w:val="26"/>
              </w:rPr>
            </w:rPrChange>
          </w:rPr>
          <w:t>3. Verifique as APIs</w:t>
        </w:r>
        <w:bookmarkEnd w:id="895"/>
      </w:ins>
    </w:p>
    <w:p w14:paraId="7E31BE97" w14:textId="77777777" w:rsidR="00EA36DE" w:rsidRPr="00E554AF" w:rsidRDefault="00EA36DE" w:rsidP="00D13F28">
      <w:pPr>
        <w:pStyle w:val="NormalWeb"/>
        <w:numPr>
          <w:ilvl w:val="0"/>
          <w:numId w:val="7"/>
        </w:numPr>
        <w:spacing w:before="240" w:beforeAutospacing="0" w:after="0" w:afterAutospacing="0"/>
        <w:jc w:val="both"/>
        <w:textAlignment w:val="baseline"/>
        <w:rPr>
          <w:ins w:id="898" w:author="EUDERLAN FREIRE DA SILVA ABREU" w:date="2025-06-30T16:01:00Z"/>
          <w:rFonts w:ascii="Arial" w:hAnsi="Arial" w:cs="Arial"/>
          <w:color w:val="000000"/>
          <w:rPrChange w:id="899" w:author="EUDERLAN FREIRE DA SILVA ABREU" w:date="2025-07-17T18:34:00Z">
            <w:rPr>
              <w:ins w:id="900" w:author="EUDERLAN FREIRE DA SILVA ABREU" w:date="2025-06-30T16:01:00Z"/>
              <w:rFonts w:ascii="Arial" w:hAnsi="Arial" w:cs="Arial"/>
              <w:color w:val="000000"/>
              <w:sz w:val="22"/>
              <w:szCs w:val="22"/>
            </w:rPr>
          </w:rPrChange>
        </w:rPr>
        <w:pPrChange w:id="901" w:author="EUDERLAN FREIRE DA SILVA ABREU" w:date="2025-07-17T19:26:00Z">
          <w:pPr>
            <w:pStyle w:val="NormalWeb"/>
            <w:numPr>
              <w:numId w:val="7"/>
            </w:numPr>
            <w:tabs>
              <w:tab w:val="num" w:pos="720"/>
            </w:tabs>
            <w:spacing w:before="240" w:beforeAutospacing="0" w:after="240" w:afterAutospacing="0"/>
            <w:ind w:left="720" w:hanging="360"/>
            <w:textAlignment w:val="baseline"/>
          </w:pPr>
        </w:pPrChange>
      </w:pPr>
      <w:proofErr w:type="spellStart"/>
      <w:ins w:id="902" w:author="EUDERLAN FREIRE DA SILVA ABREU" w:date="2025-06-30T16:01:00Z">
        <w:r w:rsidRPr="00E554AF">
          <w:rPr>
            <w:rFonts w:ascii="Arial" w:hAnsi="Arial" w:cs="Arial"/>
            <w:color w:val="000000"/>
            <w:rPrChange w:id="903" w:author="EUDERLAN FREIRE DA SILVA ABREU" w:date="2025-07-17T18:34:00Z">
              <w:rPr>
                <w:rFonts w:ascii="Arial" w:hAnsi="Arial" w:cs="Arial"/>
                <w:color w:val="000000"/>
                <w:sz w:val="22"/>
                <w:szCs w:val="22"/>
              </w:rPr>
            </w:rPrChange>
          </w:rPr>
          <w:t>Backend</w:t>
        </w:r>
        <w:proofErr w:type="spellEnd"/>
        <w:r w:rsidRPr="00E554AF">
          <w:rPr>
            <w:rFonts w:ascii="Arial" w:hAnsi="Arial" w:cs="Arial"/>
            <w:color w:val="000000"/>
            <w:rPrChange w:id="904" w:author="EUDERLAN FREIRE DA SILVA ABREU" w:date="2025-07-17T18:34:00Z">
              <w:rPr>
                <w:rFonts w:ascii="Arial" w:hAnsi="Arial" w:cs="Arial"/>
                <w:color w:val="000000"/>
                <w:sz w:val="22"/>
                <w:szCs w:val="22"/>
              </w:rPr>
            </w:rPrChange>
          </w:rPr>
          <w:t>: http://localhost:8000</w:t>
        </w:r>
      </w:ins>
    </w:p>
    <w:p w14:paraId="5569A0FD" w14:textId="77777777" w:rsidR="00EA36DE" w:rsidRPr="00E554AF" w:rsidRDefault="00EA36DE" w:rsidP="00D13F28">
      <w:pPr>
        <w:pStyle w:val="NormalWeb"/>
        <w:numPr>
          <w:ilvl w:val="0"/>
          <w:numId w:val="7"/>
        </w:numPr>
        <w:spacing w:before="240" w:beforeAutospacing="0" w:after="0" w:afterAutospacing="0"/>
        <w:jc w:val="both"/>
        <w:textAlignment w:val="baseline"/>
        <w:rPr>
          <w:ins w:id="905" w:author="EUDERLAN FREIRE DA SILVA ABREU" w:date="2025-06-30T16:01:00Z"/>
          <w:rFonts w:ascii="Arial" w:hAnsi="Arial" w:cs="Arial"/>
          <w:color w:val="000000"/>
          <w:rPrChange w:id="906" w:author="EUDERLAN FREIRE DA SILVA ABREU" w:date="2025-07-17T18:34:00Z">
            <w:rPr>
              <w:ins w:id="907" w:author="EUDERLAN FREIRE DA SILVA ABREU" w:date="2025-06-30T16:01:00Z"/>
              <w:rFonts w:ascii="Arial" w:hAnsi="Arial" w:cs="Arial"/>
              <w:color w:val="000000"/>
              <w:sz w:val="22"/>
              <w:szCs w:val="22"/>
            </w:rPr>
          </w:rPrChange>
        </w:rPr>
        <w:pPrChange w:id="908" w:author="EUDERLAN FREIRE DA SILVA ABREU" w:date="2025-07-17T19:26:00Z">
          <w:pPr>
            <w:pStyle w:val="NormalWeb"/>
            <w:numPr>
              <w:numId w:val="7"/>
            </w:numPr>
            <w:tabs>
              <w:tab w:val="num" w:pos="720"/>
            </w:tabs>
            <w:spacing w:before="240" w:beforeAutospacing="0" w:after="240" w:afterAutospacing="0"/>
            <w:ind w:left="720" w:hanging="360"/>
            <w:textAlignment w:val="baseline"/>
          </w:pPr>
        </w:pPrChange>
      </w:pPr>
      <w:ins w:id="909" w:author="EUDERLAN FREIRE DA SILVA ABREU" w:date="2025-06-30T16:01:00Z">
        <w:r w:rsidRPr="00E554AF">
          <w:rPr>
            <w:rFonts w:ascii="Arial" w:hAnsi="Arial" w:cs="Arial"/>
            <w:color w:val="000000"/>
            <w:rPrChange w:id="910" w:author="EUDERLAN FREIRE DA SILVA ABREU" w:date="2025-07-17T18:34:00Z">
              <w:rPr>
                <w:rFonts w:ascii="Arial" w:hAnsi="Arial" w:cs="Arial"/>
                <w:color w:val="000000"/>
                <w:sz w:val="22"/>
                <w:szCs w:val="22"/>
              </w:rPr>
            </w:rPrChange>
          </w:rPr>
          <w:t>Documentação: http://localhost:8000/docs</w:t>
        </w:r>
      </w:ins>
    </w:p>
    <w:p w14:paraId="3FEAA6B3" w14:textId="77777777" w:rsidR="00EA36DE" w:rsidRPr="00E554AF" w:rsidRDefault="00EA36DE" w:rsidP="00D13F28">
      <w:pPr>
        <w:pStyle w:val="Ttulo1"/>
        <w:rPr>
          <w:ins w:id="911" w:author="EUDERLAN FREIRE DA SILVA ABREU" w:date="2025-06-30T16:01:00Z"/>
          <w:rFonts w:ascii="Arial" w:hAnsi="Arial" w:cs="Arial"/>
          <w:b/>
          <w:bCs/>
          <w:rPrChange w:id="912" w:author="EUDERLAN FREIRE DA SILVA ABREU" w:date="2025-07-17T18:36:00Z">
            <w:rPr>
              <w:ins w:id="913" w:author="EUDERLAN FREIRE DA SILVA ABREU" w:date="2025-06-30T16:01:00Z"/>
            </w:rPr>
          </w:rPrChange>
        </w:rPr>
        <w:pPrChange w:id="914" w:author="EUDERLAN FREIRE DA SILVA ABREU" w:date="2025-07-17T19:26:00Z">
          <w:pPr>
            <w:pStyle w:val="Ttulo2"/>
            <w:spacing w:before="360" w:after="80"/>
          </w:pPr>
        </w:pPrChange>
      </w:pPr>
      <w:bookmarkStart w:id="915" w:name="_Toc203669852"/>
      <w:ins w:id="916" w:author="EUDERLAN FREIRE DA SILVA ABREU" w:date="2025-06-30T16:01:00Z">
        <w:r w:rsidRPr="00E554AF">
          <w:rPr>
            <w:rFonts w:ascii="Segoe UI Emoji" w:hAnsi="Segoe UI Emoji" w:cs="Segoe UI Emoji"/>
            <w:b/>
            <w:bCs/>
            <w:rPrChange w:id="917" w:author="EUDERLAN FREIRE DA SILVA ABREU" w:date="2025-07-17T18:36:00Z">
              <w:rPr>
                <w:rFonts w:ascii="Segoe UI Emoji" w:hAnsi="Segoe UI Emoji" w:cs="Segoe UI Emoji"/>
                <w:color w:val="000000"/>
                <w:sz w:val="34"/>
                <w:szCs w:val="34"/>
              </w:rPr>
            </w:rPrChange>
          </w:rPr>
          <w:t>📁</w:t>
        </w:r>
        <w:r w:rsidRPr="00E554AF">
          <w:rPr>
            <w:rFonts w:ascii="Arial" w:hAnsi="Arial" w:cs="Arial"/>
            <w:b/>
            <w:bCs/>
            <w:rPrChange w:id="918" w:author="EUDERLAN FREIRE DA SILVA ABREU" w:date="2025-07-17T18:36:00Z">
              <w:rPr>
                <w:rFonts w:ascii="Arial" w:hAnsi="Arial" w:cs="Arial"/>
                <w:color w:val="000000"/>
                <w:sz w:val="34"/>
                <w:szCs w:val="34"/>
              </w:rPr>
            </w:rPrChange>
          </w:rPr>
          <w:t xml:space="preserve"> Adicionando Documentos</w:t>
        </w:r>
        <w:bookmarkEnd w:id="915"/>
      </w:ins>
    </w:p>
    <w:p w14:paraId="2809F267" w14:textId="77777777" w:rsidR="00EA36DE" w:rsidRPr="00E554AF" w:rsidRDefault="00EA36DE" w:rsidP="00D13F28">
      <w:pPr>
        <w:pStyle w:val="Ttulo3"/>
        <w:spacing w:before="240" w:line="240" w:lineRule="auto"/>
        <w:jc w:val="both"/>
        <w:rPr>
          <w:ins w:id="919" w:author="EUDERLAN FREIRE DA SILVA ABREU" w:date="2025-06-30T16:01:00Z"/>
          <w:rFonts w:ascii="Arial" w:hAnsi="Arial" w:cs="Arial"/>
          <w:rPrChange w:id="920" w:author="EUDERLAN FREIRE DA SILVA ABREU" w:date="2025-07-17T18:34:00Z">
            <w:rPr>
              <w:ins w:id="921" w:author="EUDERLAN FREIRE DA SILVA ABREU" w:date="2025-06-30T16:01:00Z"/>
            </w:rPr>
          </w:rPrChange>
        </w:rPr>
        <w:pPrChange w:id="922" w:author="EUDERLAN FREIRE DA SILVA ABREU" w:date="2025-07-17T19:26:00Z">
          <w:pPr>
            <w:pStyle w:val="Ttulo3"/>
            <w:spacing w:before="280" w:after="80"/>
          </w:pPr>
        </w:pPrChange>
      </w:pPr>
      <w:bookmarkStart w:id="923" w:name="_Toc203669853"/>
      <w:ins w:id="924" w:author="EUDERLAN FREIRE DA SILVA ABREU" w:date="2025-06-30T16:01:00Z">
        <w:r w:rsidRPr="00E554AF">
          <w:rPr>
            <w:rFonts w:ascii="Arial" w:hAnsi="Arial" w:cs="Arial"/>
            <w:color w:val="000000"/>
            <w:rPrChange w:id="925" w:author="EUDERLAN FREIRE DA SILVA ABREU" w:date="2025-07-17T18:34:00Z">
              <w:rPr>
                <w:rFonts w:ascii="Arial" w:hAnsi="Arial" w:cs="Arial"/>
                <w:color w:val="000000"/>
                <w:sz w:val="26"/>
                <w:szCs w:val="26"/>
              </w:rPr>
            </w:rPrChange>
          </w:rPr>
          <w:t>1. Faça login como administrador</w:t>
        </w:r>
        <w:bookmarkEnd w:id="923"/>
      </w:ins>
    </w:p>
    <w:p w14:paraId="20A516F0" w14:textId="77777777" w:rsidR="00EA36DE" w:rsidRPr="00E554AF" w:rsidRDefault="00EA36DE" w:rsidP="00D13F28">
      <w:pPr>
        <w:pStyle w:val="NormalWeb"/>
        <w:numPr>
          <w:ilvl w:val="0"/>
          <w:numId w:val="8"/>
        </w:numPr>
        <w:spacing w:before="240" w:beforeAutospacing="0" w:after="0" w:afterAutospacing="0"/>
        <w:jc w:val="both"/>
        <w:textAlignment w:val="baseline"/>
        <w:rPr>
          <w:ins w:id="926" w:author="EUDERLAN FREIRE DA SILVA ABREU" w:date="2025-06-30T16:01:00Z"/>
          <w:rFonts w:ascii="Arial" w:hAnsi="Arial" w:cs="Arial"/>
          <w:color w:val="000000"/>
          <w:rPrChange w:id="927" w:author="EUDERLAN FREIRE DA SILVA ABREU" w:date="2025-07-17T18:34:00Z">
            <w:rPr>
              <w:ins w:id="928" w:author="EUDERLAN FREIRE DA SILVA ABREU" w:date="2025-06-30T16:01:00Z"/>
              <w:rFonts w:ascii="Arial" w:hAnsi="Arial" w:cs="Arial"/>
              <w:color w:val="000000"/>
              <w:sz w:val="22"/>
              <w:szCs w:val="22"/>
            </w:rPr>
          </w:rPrChange>
        </w:rPr>
        <w:pPrChange w:id="929" w:author="EUDERLAN FREIRE DA SILVA ABREU" w:date="2025-07-17T19:26:00Z">
          <w:pPr>
            <w:pStyle w:val="NormalWeb"/>
            <w:numPr>
              <w:numId w:val="8"/>
            </w:numPr>
            <w:tabs>
              <w:tab w:val="num" w:pos="720"/>
            </w:tabs>
            <w:spacing w:before="240" w:beforeAutospacing="0" w:after="0" w:afterAutospacing="0"/>
            <w:ind w:left="720" w:hanging="360"/>
            <w:textAlignment w:val="baseline"/>
          </w:pPr>
        </w:pPrChange>
      </w:pPr>
      <w:proofErr w:type="spellStart"/>
      <w:ins w:id="930" w:author="EUDERLAN FREIRE DA SILVA ABREU" w:date="2025-06-30T16:01:00Z">
        <w:r w:rsidRPr="00E554AF">
          <w:rPr>
            <w:rFonts w:ascii="Arial" w:hAnsi="Arial" w:cs="Arial"/>
            <w:color w:val="000000"/>
            <w:rPrChange w:id="931" w:author="EUDERLAN FREIRE DA SILVA ABREU" w:date="2025-07-17T18:34:00Z">
              <w:rPr>
                <w:rFonts w:ascii="Arial" w:hAnsi="Arial" w:cs="Arial"/>
                <w:color w:val="000000"/>
                <w:sz w:val="22"/>
                <w:szCs w:val="22"/>
              </w:rPr>
            </w:rPrChange>
          </w:rPr>
          <w:t>Email</w:t>
        </w:r>
        <w:proofErr w:type="spellEnd"/>
        <w:r w:rsidRPr="00E554AF">
          <w:rPr>
            <w:rFonts w:ascii="Arial" w:hAnsi="Arial" w:cs="Arial"/>
            <w:color w:val="000000"/>
            <w:rPrChange w:id="932" w:author="EUDERLAN FREIRE DA SILVA ABREU" w:date="2025-07-17T18:34:00Z">
              <w:rPr>
                <w:rFonts w:ascii="Arial" w:hAnsi="Arial" w:cs="Arial"/>
                <w:color w:val="000000"/>
                <w:sz w:val="22"/>
                <w:szCs w:val="22"/>
              </w:rPr>
            </w:rPrChange>
          </w:rPr>
          <w:t>: admin@ufma.br</w:t>
        </w:r>
      </w:ins>
    </w:p>
    <w:p w14:paraId="786DAD88" w14:textId="77777777" w:rsidR="00EA36DE" w:rsidRPr="00E554AF" w:rsidRDefault="00EA36DE" w:rsidP="00D13F28">
      <w:pPr>
        <w:pStyle w:val="NormalWeb"/>
        <w:numPr>
          <w:ilvl w:val="0"/>
          <w:numId w:val="8"/>
        </w:numPr>
        <w:spacing w:before="240" w:beforeAutospacing="0" w:after="0" w:afterAutospacing="0"/>
        <w:jc w:val="both"/>
        <w:textAlignment w:val="baseline"/>
        <w:rPr>
          <w:ins w:id="933" w:author="EUDERLAN FREIRE DA SILVA ABREU" w:date="2025-06-30T16:01:00Z"/>
          <w:rFonts w:ascii="Arial" w:hAnsi="Arial" w:cs="Arial"/>
          <w:color w:val="000000"/>
          <w:rPrChange w:id="934" w:author="EUDERLAN FREIRE DA SILVA ABREU" w:date="2025-07-17T18:34:00Z">
            <w:rPr>
              <w:ins w:id="935" w:author="EUDERLAN FREIRE DA SILVA ABREU" w:date="2025-06-30T16:01:00Z"/>
              <w:rFonts w:ascii="Arial" w:hAnsi="Arial" w:cs="Arial"/>
              <w:color w:val="000000"/>
              <w:sz w:val="22"/>
              <w:szCs w:val="22"/>
            </w:rPr>
          </w:rPrChange>
        </w:rPr>
        <w:pPrChange w:id="936" w:author="EUDERLAN FREIRE DA SILVA ABREU" w:date="2025-07-17T19:26:00Z">
          <w:pPr>
            <w:pStyle w:val="NormalWeb"/>
            <w:numPr>
              <w:numId w:val="8"/>
            </w:numPr>
            <w:tabs>
              <w:tab w:val="num" w:pos="720"/>
            </w:tabs>
            <w:spacing w:before="0" w:beforeAutospacing="0" w:after="240" w:afterAutospacing="0"/>
            <w:ind w:left="720" w:hanging="360"/>
            <w:textAlignment w:val="baseline"/>
          </w:pPr>
        </w:pPrChange>
      </w:pPr>
      <w:ins w:id="937" w:author="EUDERLAN FREIRE DA SILVA ABREU" w:date="2025-06-30T16:01:00Z">
        <w:r w:rsidRPr="00E554AF">
          <w:rPr>
            <w:rFonts w:ascii="Arial" w:hAnsi="Arial" w:cs="Arial"/>
            <w:color w:val="000000"/>
            <w:rPrChange w:id="938" w:author="EUDERLAN FREIRE DA SILVA ABREU" w:date="2025-07-17T18:34:00Z">
              <w:rPr>
                <w:rFonts w:ascii="Arial" w:hAnsi="Arial" w:cs="Arial"/>
                <w:color w:val="000000"/>
                <w:sz w:val="22"/>
                <w:szCs w:val="22"/>
              </w:rPr>
            </w:rPrChange>
          </w:rPr>
          <w:t>Senha: admin123</w:t>
        </w:r>
      </w:ins>
    </w:p>
    <w:p w14:paraId="22A72B07" w14:textId="77777777" w:rsidR="00EA36DE" w:rsidRPr="00E554AF" w:rsidRDefault="00EA36DE" w:rsidP="00D13F28">
      <w:pPr>
        <w:pStyle w:val="Ttulo3"/>
        <w:spacing w:before="240" w:line="240" w:lineRule="auto"/>
        <w:jc w:val="both"/>
        <w:rPr>
          <w:ins w:id="939" w:author="EUDERLAN FREIRE DA SILVA ABREU" w:date="2025-06-30T16:01:00Z"/>
          <w:rFonts w:ascii="Arial" w:hAnsi="Arial" w:cs="Arial"/>
          <w:color w:val="auto"/>
          <w:rPrChange w:id="940" w:author="EUDERLAN FREIRE DA SILVA ABREU" w:date="2025-07-17T18:34:00Z">
            <w:rPr>
              <w:ins w:id="941" w:author="EUDERLAN FREIRE DA SILVA ABREU" w:date="2025-06-30T16:01:00Z"/>
              <w:rFonts w:ascii="Times New Roman" w:hAnsi="Times New Roman" w:cs="Times New Roman"/>
              <w:color w:val="auto"/>
              <w:sz w:val="27"/>
              <w:szCs w:val="27"/>
            </w:rPr>
          </w:rPrChange>
        </w:rPr>
        <w:pPrChange w:id="942" w:author="EUDERLAN FREIRE DA SILVA ABREU" w:date="2025-07-17T19:26:00Z">
          <w:pPr>
            <w:pStyle w:val="Ttulo3"/>
            <w:spacing w:before="280" w:after="80"/>
          </w:pPr>
        </w:pPrChange>
      </w:pPr>
      <w:bookmarkStart w:id="943" w:name="_Toc203669854"/>
      <w:ins w:id="944" w:author="EUDERLAN FREIRE DA SILVA ABREU" w:date="2025-06-30T16:01:00Z">
        <w:r w:rsidRPr="00E554AF">
          <w:rPr>
            <w:rFonts w:ascii="Arial" w:hAnsi="Arial" w:cs="Arial"/>
            <w:color w:val="000000"/>
            <w:rPrChange w:id="945" w:author="EUDERLAN FREIRE DA SILVA ABREU" w:date="2025-07-17T18:34:00Z">
              <w:rPr>
                <w:rFonts w:ascii="Arial" w:hAnsi="Arial" w:cs="Arial"/>
                <w:color w:val="000000"/>
                <w:sz w:val="26"/>
                <w:szCs w:val="26"/>
              </w:rPr>
            </w:rPrChange>
          </w:rPr>
          <w:t>2. Acesse o Painel Admin</w:t>
        </w:r>
        <w:bookmarkEnd w:id="943"/>
      </w:ins>
    </w:p>
    <w:p w14:paraId="022A5F53" w14:textId="77777777" w:rsidR="00EA36DE" w:rsidRPr="00E554AF" w:rsidRDefault="00EA36DE" w:rsidP="00D13F28">
      <w:pPr>
        <w:pStyle w:val="NormalWeb"/>
        <w:numPr>
          <w:ilvl w:val="0"/>
          <w:numId w:val="9"/>
        </w:numPr>
        <w:spacing w:before="240" w:beforeAutospacing="0" w:after="0" w:afterAutospacing="0"/>
        <w:jc w:val="both"/>
        <w:textAlignment w:val="baseline"/>
        <w:rPr>
          <w:ins w:id="946" w:author="EUDERLAN FREIRE DA SILVA ABREU" w:date="2025-06-30T16:01:00Z"/>
          <w:rFonts w:ascii="Arial" w:hAnsi="Arial" w:cs="Arial"/>
          <w:color w:val="000000"/>
          <w:rPrChange w:id="947" w:author="EUDERLAN FREIRE DA SILVA ABREU" w:date="2025-07-17T18:34:00Z">
            <w:rPr>
              <w:ins w:id="948" w:author="EUDERLAN FREIRE DA SILVA ABREU" w:date="2025-06-30T16:01:00Z"/>
              <w:rFonts w:ascii="Arial" w:hAnsi="Arial" w:cs="Arial"/>
              <w:color w:val="000000"/>
              <w:sz w:val="22"/>
              <w:szCs w:val="22"/>
            </w:rPr>
          </w:rPrChange>
        </w:rPr>
        <w:pPrChange w:id="949" w:author="EUDERLAN FREIRE DA SILVA ABREU" w:date="2025-07-17T19:26:00Z">
          <w:pPr>
            <w:pStyle w:val="NormalWeb"/>
            <w:numPr>
              <w:numId w:val="9"/>
            </w:numPr>
            <w:tabs>
              <w:tab w:val="num" w:pos="720"/>
            </w:tabs>
            <w:spacing w:before="240" w:beforeAutospacing="0" w:after="0" w:afterAutospacing="0"/>
            <w:ind w:left="720" w:hanging="360"/>
            <w:textAlignment w:val="baseline"/>
          </w:pPr>
        </w:pPrChange>
      </w:pPr>
      <w:ins w:id="950" w:author="EUDERLAN FREIRE DA SILVA ABREU" w:date="2025-06-30T16:01:00Z">
        <w:r w:rsidRPr="00E554AF">
          <w:rPr>
            <w:rFonts w:ascii="Arial" w:hAnsi="Arial" w:cs="Arial"/>
            <w:color w:val="000000"/>
            <w:rPrChange w:id="951" w:author="EUDERLAN FREIRE DA SILVA ABREU" w:date="2025-07-17T18:34:00Z">
              <w:rPr>
                <w:rFonts w:ascii="Arial" w:hAnsi="Arial" w:cs="Arial"/>
                <w:color w:val="000000"/>
                <w:sz w:val="22"/>
                <w:szCs w:val="22"/>
              </w:rPr>
            </w:rPrChange>
          </w:rPr>
          <w:t>Clique no ícone de escudo no cabeçalho</w:t>
        </w:r>
      </w:ins>
    </w:p>
    <w:p w14:paraId="2E9793F9" w14:textId="77777777" w:rsidR="00EA36DE" w:rsidRPr="00E554AF" w:rsidRDefault="00EA36DE" w:rsidP="00D13F28">
      <w:pPr>
        <w:pStyle w:val="NormalWeb"/>
        <w:numPr>
          <w:ilvl w:val="0"/>
          <w:numId w:val="9"/>
        </w:numPr>
        <w:spacing w:before="240" w:beforeAutospacing="0" w:after="0" w:afterAutospacing="0"/>
        <w:jc w:val="both"/>
        <w:textAlignment w:val="baseline"/>
        <w:rPr>
          <w:ins w:id="952" w:author="EUDERLAN FREIRE DA SILVA ABREU" w:date="2025-06-30T16:01:00Z"/>
          <w:rFonts w:ascii="Arial" w:hAnsi="Arial" w:cs="Arial"/>
          <w:color w:val="000000"/>
          <w:rPrChange w:id="953" w:author="EUDERLAN FREIRE DA SILVA ABREU" w:date="2025-07-17T18:34:00Z">
            <w:rPr>
              <w:ins w:id="954" w:author="EUDERLAN FREIRE DA SILVA ABREU" w:date="2025-06-30T16:01:00Z"/>
              <w:rFonts w:ascii="Arial" w:hAnsi="Arial" w:cs="Arial"/>
              <w:color w:val="000000"/>
              <w:sz w:val="22"/>
              <w:szCs w:val="22"/>
            </w:rPr>
          </w:rPrChange>
        </w:rPr>
        <w:pPrChange w:id="955" w:author="EUDERLAN FREIRE DA SILVA ABREU" w:date="2025-07-17T19:26:00Z">
          <w:pPr>
            <w:pStyle w:val="NormalWeb"/>
            <w:numPr>
              <w:numId w:val="9"/>
            </w:numPr>
            <w:tabs>
              <w:tab w:val="num" w:pos="720"/>
            </w:tabs>
            <w:spacing w:before="0" w:beforeAutospacing="0" w:after="240" w:afterAutospacing="0"/>
            <w:ind w:left="720" w:hanging="360"/>
            <w:textAlignment w:val="baseline"/>
          </w:pPr>
        </w:pPrChange>
      </w:pPr>
      <w:ins w:id="956" w:author="EUDERLAN FREIRE DA SILVA ABREU" w:date="2025-06-30T16:01:00Z">
        <w:r w:rsidRPr="00E554AF">
          <w:rPr>
            <w:rFonts w:ascii="Arial" w:hAnsi="Arial" w:cs="Arial"/>
            <w:color w:val="000000"/>
            <w:rPrChange w:id="957" w:author="EUDERLAN FREIRE DA SILVA ABREU" w:date="2025-07-17T18:34:00Z">
              <w:rPr>
                <w:rFonts w:ascii="Arial" w:hAnsi="Arial" w:cs="Arial"/>
                <w:color w:val="000000"/>
                <w:sz w:val="22"/>
                <w:szCs w:val="22"/>
              </w:rPr>
            </w:rPrChange>
          </w:rPr>
          <w:t>Ou navegue diretamente</w:t>
        </w:r>
      </w:ins>
    </w:p>
    <w:p w14:paraId="0814805E" w14:textId="77777777" w:rsidR="00EA36DE" w:rsidRPr="00E554AF" w:rsidRDefault="00EA36DE" w:rsidP="00D13F28">
      <w:pPr>
        <w:pStyle w:val="Ttulo3"/>
        <w:spacing w:before="240" w:line="240" w:lineRule="auto"/>
        <w:jc w:val="both"/>
        <w:rPr>
          <w:ins w:id="958" w:author="EUDERLAN FREIRE DA SILVA ABREU" w:date="2025-06-30T16:01:00Z"/>
          <w:rFonts w:ascii="Arial" w:hAnsi="Arial" w:cs="Arial"/>
          <w:color w:val="auto"/>
          <w:rPrChange w:id="959" w:author="EUDERLAN FREIRE DA SILVA ABREU" w:date="2025-07-17T18:34:00Z">
            <w:rPr>
              <w:ins w:id="960" w:author="EUDERLAN FREIRE DA SILVA ABREU" w:date="2025-06-30T16:01:00Z"/>
              <w:rFonts w:ascii="Times New Roman" w:hAnsi="Times New Roman" w:cs="Times New Roman"/>
              <w:color w:val="auto"/>
              <w:sz w:val="27"/>
              <w:szCs w:val="27"/>
            </w:rPr>
          </w:rPrChange>
        </w:rPr>
        <w:pPrChange w:id="961" w:author="EUDERLAN FREIRE DA SILVA ABREU" w:date="2025-07-17T19:26:00Z">
          <w:pPr>
            <w:pStyle w:val="Ttulo3"/>
            <w:spacing w:before="280" w:after="80"/>
          </w:pPr>
        </w:pPrChange>
      </w:pPr>
      <w:bookmarkStart w:id="962" w:name="_Toc203669855"/>
      <w:ins w:id="963" w:author="EUDERLAN FREIRE DA SILVA ABREU" w:date="2025-06-30T16:01:00Z">
        <w:r w:rsidRPr="00E554AF">
          <w:rPr>
            <w:rFonts w:ascii="Arial" w:hAnsi="Arial" w:cs="Arial"/>
            <w:color w:val="000000"/>
            <w:rPrChange w:id="964" w:author="EUDERLAN FREIRE DA SILVA ABREU" w:date="2025-07-17T18:34:00Z">
              <w:rPr>
                <w:rFonts w:ascii="Arial" w:hAnsi="Arial" w:cs="Arial"/>
                <w:color w:val="000000"/>
                <w:sz w:val="26"/>
                <w:szCs w:val="26"/>
              </w:rPr>
            </w:rPrChange>
          </w:rPr>
          <w:t xml:space="preserve">3. Upload de </w:t>
        </w:r>
        <w:proofErr w:type="spellStart"/>
        <w:r w:rsidRPr="00E554AF">
          <w:rPr>
            <w:rFonts w:ascii="Arial" w:hAnsi="Arial" w:cs="Arial"/>
            <w:color w:val="000000"/>
            <w:rPrChange w:id="965" w:author="EUDERLAN FREIRE DA SILVA ABREU" w:date="2025-07-17T18:34:00Z">
              <w:rPr>
                <w:rFonts w:ascii="Arial" w:hAnsi="Arial" w:cs="Arial"/>
                <w:color w:val="000000"/>
                <w:sz w:val="26"/>
                <w:szCs w:val="26"/>
              </w:rPr>
            </w:rPrChange>
          </w:rPr>
          <w:t>PDFs</w:t>
        </w:r>
        <w:bookmarkEnd w:id="962"/>
        <w:proofErr w:type="spellEnd"/>
      </w:ins>
    </w:p>
    <w:p w14:paraId="158D5684" w14:textId="77777777" w:rsidR="00EA36DE" w:rsidRPr="00E554AF" w:rsidRDefault="00EA36DE" w:rsidP="00D13F28">
      <w:pPr>
        <w:pStyle w:val="NormalWeb"/>
        <w:numPr>
          <w:ilvl w:val="0"/>
          <w:numId w:val="10"/>
        </w:numPr>
        <w:spacing w:before="240" w:beforeAutospacing="0" w:after="0" w:afterAutospacing="0"/>
        <w:jc w:val="both"/>
        <w:textAlignment w:val="baseline"/>
        <w:rPr>
          <w:ins w:id="966" w:author="EUDERLAN FREIRE DA SILVA ABREU" w:date="2025-06-30T16:01:00Z"/>
          <w:rFonts w:ascii="Arial" w:hAnsi="Arial" w:cs="Arial"/>
          <w:color w:val="000000"/>
          <w:rPrChange w:id="967" w:author="EUDERLAN FREIRE DA SILVA ABREU" w:date="2025-07-17T18:34:00Z">
            <w:rPr>
              <w:ins w:id="968" w:author="EUDERLAN FREIRE DA SILVA ABREU" w:date="2025-06-30T16:01:00Z"/>
              <w:rFonts w:ascii="Arial" w:hAnsi="Arial" w:cs="Arial"/>
              <w:color w:val="000000"/>
              <w:sz w:val="22"/>
              <w:szCs w:val="22"/>
            </w:rPr>
          </w:rPrChange>
        </w:rPr>
        <w:pPrChange w:id="969" w:author="EUDERLAN FREIRE DA SILVA ABREU" w:date="2025-07-17T19:26:00Z">
          <w:pPr>
            <w:pStyle w:val="NormalWeb"/>
            <w:numPr>
              <w:numId w:val="10"/>
            </w:numPr>
            <w:tabs>
              <w:tab w:val="num" w:pos="720"/>
            </w:tabs>
            <w:spacing w:before="240" w:beforeAutospacing="0" w:after="0" w:afterAutospacing="0"/>
            <w:ind w:left="720" w:hanging="360"/>
            <w:textAlignment w:val="baseline"/>
          </w:pPr>
        </w:pPrChange>
      </w:pPr>
      <w:ins w:id="970" w:author="EUDERLAN FREIRE DA SILVA ABREU" w:date="2025-06-30T16:01:00Z">
        <w:r w:rsidRPr="00E554AF">
          <w:rPr>
            <w:rFonts w:ascii="Arial" w:hAnsi="Arial" w:cs="Arial"/>
            <w:color w:val="000000"/>
            <w:rPrChange w:id="971" w:author="EUDERLAN FREIRE DA SILVA ABREU" w:date="2025-07-17T18:34:00Z">
              <w:rPr>
                <w:rFonts w:ascii="Arial" w:hAnsi="Arial" w:cs="Arial"/>
                <w:color w:val="000000"/>
                <w:sz w:val="22"/>
                <w:szCs w:val="22"/>
              </w:rPr>
            </w:rPrChange>
          </w:rPr>
          <w:t>Clique em "Adicionar Documento"</w:t>
        </w:r>
      </w:ins>
    </w:p>
    <w:p w14:paraId="6A3CBA8D" w14:textId="77777777" w:rsidR="00EA36DE" w:rsidRPr="00E554AF" w:rsidRDefault="00EA36DE" w:rsidP="00D13F28">
      <w:pPr>
        <w:pStyle w:val="NormalWeb"/>
        <w:numPr>
          <w:ilvl w:val="0"/>
          <w:numId w:val="10"/>
        </w:numPr>
        <w:spacing w:before="240" w:beforeAutospacing="0" w:after="0" w:afterAutospacing="0"/>
        <w:jc w:val="both"/>
        <w:textAlignment w:val="baseline"/>
        <w:rPr>
          <w:ins w:id="972" w:author="EUDERLAN FREIRE DA SILVA ABREU" w:date="2025-06-30T16:01:00Z"/>
          <w:rFonts w:ascii="Arial" w:hAnsi="Arial" w:cs="Arial"/>
          <w:color w:val="000000"/>
          <w:rPrChange w:id="973" w:author="EUDERLAN FREIRE DA SILVA ABREU" w:date="2025-07-17T18:34:00Z">
            <w:rPr>
              <w:ins w:id="974" w:author="EUDERLAN FREIRE DA SILVA ABREU" w:date="2025-06-30T16:01:00Z"/>
              <w:rFonts w:ascii="Arial" w:hAnsi="Arial" w:cs="Arial"/>
              <w:color w:val="000000"/>
              <w:sz w:val="22"/>
              <w:szCs w:val="22"/>
            </w:rPr>
          </w:rPrChange>
        </w:rPr>
        <w:pPrChange w:id="975" w:author="EUDERLAN FREIRE DA SILVA ABREU" w:date="2025-07-17T19:26:00Z">
          <w:pPr>
            <w:pStyle w:val="NormalWeb"/>
            <w:numPr>
              <w:numId w:val="10"/>
            </w:numPr>
            <w:tabs>
              <w:tab w:val="num" w:pos="720"/>
            </w:tabs>
            <w:spacing w:before="0" w:beforeAutospacing="0" w:after="0" w:afterAutospacing="0"/>
            <w:ind w:left="720" w:hanging="360"/>
            <w:textAlignment w:val="baseline"/>
          </w:pPr>
        </w:pPrChange>
      </w:pPr>
      <w:ins w:id="976" w:author="EUDERLAN FREIRE DA SILVA ABREU" w:date="2025-06-30T16:01:00Z">
        <w:r w:rsidRPr="00E554AF">
          <w:rPr>
            <w:rFonts w:ascii="Arial" w:hAnsi="Arial" w:cs="Arial"/>
            <w:color w:val="000000"/>
            <w:rPrChange w:id="977" w:author="EUDERLAN FREIRE DA SILVA ABREU" w:date="2025-07-17T18:34:00Z">
              <w:rPr>
                <w:rFonts w:ascii="Arial" w:hAnsi="Arial" w:cs="Arial"/>
                <w:color w:val="000000"/>
                <w:sz w:val="22"/>
                <w:szCs w:val="22"/>
              </w:rPr>
            </w:rPrChange>
          </w:rPr>
          <w:t>Selecione um arquivo PDF</w:t>
        </w:r>
      </w:ins>
    </w:p>
    <w:p w14:paraId="36CDA0B2" w14:textId="77777777" w:rsidR="00EA36DE" w:rsidRPr="00E554AF" w:rsidRDefault="00EA36DE" w:rsidP="00D13F28">
      <w:pPr>
        <w:pStyle w:val="NormalWeb"/>
        <w:numPr>
          <w:ilvl w:val="0"/>
          <w:numId w:val="10"/>
        </w:numPr>
        <w:spacing w:before="240" w:beforeAutospacing="0" w:after="0" w:afterAutospacing="0"/>
        <w:jc w:val="both"/>
        <w:textAlignment w:val="baseline"/>
        <w:rPr>
          <w:ins w:id="978" w:author="EUDERLAN FREIRE DA SILVA ABREU" w:date="2025-06-30T16:01:00Z"/>
          <w:rFonts w:ascii="Arial" w:hAnsi="Arial" w:cs="Arial"/>
          <w:color w:val="000000"/>
          <w:rPrChange w:id="979" w:author="EUDERLAN FREIRE DA SILVA ABREU" w:date="2025-07-17T18:34:00Z">
            <w:rPr>
              <w:ins w:id="980" w:author="EUDERLAN FREIRE DA SILVA ABREU" w:date="2025-06-30T16:01:00Z"/>
              <w:rFonts w:ascii="Arial" w:hAnsi="Arial" w:cs="Arial"/>
              <w:color w:val="000000"/>
              <w:sz w:val="22"/>
              <w:szCs w:val="22"/>
            </w:rPr>
          </w:rPrChange>
        </w:rPr>
        <w:pPrChange w:id="981" w:author="EUDERLAN FREIRE DA SILVA ABREU" w:date="2025-07-17T19:26:00Z">
          <w:pPr>
            <w:pStyle w:val="NormalWeb"/>
            <w:numPr>
              <w:numId w:val="10"/>
            </w:numPr>
            <w:tabs>
              <w:tab w:val="num" w:pos="720"/>
            </w:tabs>
            <w:spacing w:before="0" w:beforeAutospacing="0" w:after="240" w:afterAutospacing="0"/>
            <w:ind w:left="720" w:hanging="360"/>
            <w:textAlignment w:val="baseline"/>
          </w:pPr>
        </w:pPrChange>
      </w:pPr>
      <w:ins w:id="982" w:author="EUDERLAN FREIRE DA SILVA ABREU" w:date="2025-06-30T16:01:00Z">
        <w:r w:rsidRPr="00E554AF">
          <w:rPr>
            <w:rFonts w:ascii="Arial" w:hAnsi="Arial" w:cs="Arial"/>
            <w:color w:val="000000"/>
            <w:rPrChange w:id="983" w:author="EUDERLAN FREIRE DA SILVA ABREU" w:date="2025-07-17T18:34:00Z">
              <w:rPr>
                <w:rFonts w:ascii="Arial" w:hAnsi="Arial" w:cs="Arial"/>
                <w:color w:val="000000"/>
                <w:sz w:val="22"/>
                <w:szCs w:val="22"/>
              </w:rPr>
            </w:rPrChange>
          </w:rPr>
          <w:t>O sistema processará automaticamente</w:t>
        </w:r>
      </w:ins>
    </w:p>
    <w:p w14:paraId="099A8E9B" w14:textId="77777777" w:rsidR="00EA36DE" w:rsidRPr="00E554AF" w:rsidRDefault="00EA36DE" w:rsidP="00D13F28">
      <w:pPr>
        <w:pStyle w:val="Ttulo3"/>
        <w:spacing w:before="240" w:line="240" w:lineRule="auto"/>
        <w:jc w:val="both"/>
        <w:rPr>
          <w:ins w:id="984" w:author="EUDERLAN FREIRE DA SILVA ABREU" w:date="2025-06-30T16:01:00Z"/>
          <w:rFonts w:ascii="Arial" w:hAnsi="Arial" w:cs="Arial"/>
          <w:color w:val="auto"/>
          <w:rPrChange w:id="985" w:author="EUDERLAN FREIRE DA SILVA ABREU" w:date="2025-07-17T18:34:00Z">
            <w:rPr>
              <w:ins w:id="986" w:author="EUDERLAN FREIRE DA SILVA ABREU" w:date="2025-06-30T16:01:00Z"/>
              <w:rFonts w:ascii="Times New Roman" w:hAnsi="Times New Roman" w:cs="Times New Roman"/>
              <w:color w:val="auto"/>
              <w:sz w:val="27"/>
              <w:szCs w:val="27"/>
            </w:rPr>
          </w:rPrChange>
        </w:rPr>
        <w:pPrChange w:id="987" w:author="EUDERLAN FREIRE DA SILVA ABREU" w:date="2025-07-17T19:26:00Z">
          <w:pPr>
            <w:pStyle w:val="Ttulo3"/>
            <w:spacing w:before="280" w:after="80"/>
          </w:pPr>
        </w:pPrChange>
      </w:pPr>
      <w:bookmarkStart w:id="988" w:name="_Toc203669856"/>
      <w:ins w:id="989" w:author="EUDERLAN FREIRE DA SILVA ABREU" w:date="2025-06-30T16:01:00Z">
        <w:r w:rsidRPr="00E554AF">
          <w:rPr>
            <w:rFonts w:ascii="Arial" w:hAnsi="Arial" w:cs="Arial"/>
            <w:color w:val="000000"/>
            <w:rPrChange w:id="990" w:author="EUDERLAN FREIRE DA SILVA ABREU" w:date="2025-07-17T18:34:00Z">
              <w:rPr>
                <w:rFonts w:ascii="Arial" w:hAnsi="Arial" w:cs="Arial"/>
                <w:color w:val="000000"/>
                <w:sz w:val="26"/>
                <w:szCs w:val="26"/>
              </w:rPr>
            </w:rPrChange>
          </w:rPr>
          <w:lastRenderedPageBreak/>
          <w:t>4. Teste as Consultas</w:t>
        </w:r>
        <w:bookmarkEnd w:id="988"/>
      </w:ins>
    </w:p>
    <w:p w14:paraId="095D7DCB" w14:textId="77777777" w:rsidR="00EA36DE" w:rsidRPr="00E554AF" w:rsidRDefault="00EA36DE" w:rsidP="00D13F28">
      <w:pPr>
        <w:pStyle w:val="NormalWeb"/>
        <w:numPr>
          <w:ilvl w:val="0"/>
          <w:numId w:val="11"/>
        </w:numPr>
        <w:spacing w:before="240" w:beforeAutospacing="0" w:after="0" w:afterAutospacing="0"/>
        <w:jc w:val="both"/>
        <w:textAlignment w:val="baseline"/>
        <w:rPr>
          <w:ins w:id="991" w:author="EUDERLAN FREIRE DA SILVA ABREU" w:date="2025-06-30T16:01:00Z"/>
          <w:rFonts w:ascii="Arial" w:hAnsi="Arial" w:cs="Arial"/>
          <w:color w:val="000000"/>
          <w:rPrChange w:id="992" w:author="EUDERLAN FREIRE DA SILVA ABREU" w:date="2025-07-17T18:34:00Z">
            <w:rPr>
              <w:ins w:id="993" w:author="EUDERLAN FREIRE DA SILVA ABREU" w:date="2025-06-30T16:01:00Z"/>
              <w:rFonts w:ascii="Arial" w:hAnsi="Arial" w:cs="Arial"/>
              <w:color w:val="000000"/>
              <w:sz w:val="22"/>
              <w:szCs w:val="22"/>
            </w:rPr>
          </w:rPrChange>
        </w:rPr>
        <w:pPrChange w:id="994" w:author="EUDERLAN FREIRE DA SILVA ABREU" w:date="2025-07-17T19:26:00Z">
          <w:pPr>
            <w:pStyle w:val="NormalWeb"/>
            <w:numPr>
              <w:numId w:val="11"/>
            </w:numPr>
            <w:tabs>
              <w:tab w:val="num" w:pos="720"/>
            </w:tabs>
            <w:spacing w:before="240" w:beforeAutospacing="0" w:after="240" w:afterAutospacing="0"/>
            <w:ind w:left="720" w:hanging="360"/>
            <w:textAlignment w:val="baseline"/>
          </w:pPr>
        </w:pPrChange>
      </w:pPr>
      <w:ins w:id="995" w:author="EUDERLAN FREIRE DA SILVA ABREU" w:date="2025-06-30T16:01:00Z">
        <w:r w:rsidRPr="00E554AF">
          <w:rPr>
            <w:rFonts w:ascii="Arial" w:hAnsi="Arial" w:cs="Arial"/>
            <w:color w:val="000000"/>
            <w:rPrChange w:id="996" w:author="EUDERLAN FREIRE DA SILVA ABREU" w:date="2025-07-17T18:34:00Z">
              <w:rPr>
                <w:rFonts w:ascii="Arial" w:hAnsi="Arial" w:cs="Arial"/>
                <w:color w:val="000000"/>
                <w:sz w:val="22"/>
                <w:szCs w:val="22"/>
              </w:rPr>
            </w:rPrChange>
          </w:rPr>
          <w:t>Volte ao chat</w:t>
        </w:r>
      </w:ins>
    </w:p>
    <w:p w14:paraId="62AF9209" w14:textId="77777777" w:rsidR="00EA36DE" w:rsidRPr="00E554AF" w:rsidRDefault="00EA36DE" w:rsidP="00D13F28">
      <w:pPr>
        <w:pStyle w:val="NormalWeb"/>
        <w:numPr>
          <w:ilvl w:val="0"/>
          <w:numId w:val="11"/>
        </w:numPr>
        <w:spacing w:before="240" w:beforeAutospacing="0" w:after="0" w:afterAutospacing="0"/>
        <w:jc w:val="both"/>
        <w:textAlignment w:val="baseline"/>
        <w:rPr>
          <w:ins w:id="997" w:author="EUDERLAN FREIRE DA SILVA ABREU" w:date="2025-06-30T16:01:00Z"/>
          <w:rFonts w:ascii="Arial" w:hAnsi="Arial" w:cs="Arial"/>
          <w:color w:val="000000"/>
          <w:rPrChange w:id="998" w:author="EUDERLAN FREIRE DA SILVA ABREU" w:date="2025-07-17T18:34:00Z">
            <w:rPr>
              <w:ins w:id="999" w:author="EUDERLAN FREIRE DA SILVA ABREU" w:date="2025-06-30T16:01:00Z"/>
              <w:rFonts w:ascii="Arial" w:hAnsi="Arial" w:cs="Arial"/>
              <w:color w:val="000000"/>
              <w:sz w:val="22"/>
              <w:szCs w:val="22"/>
            </w:rPr>
          </w:rPrChange>
        </w:rPr>
        <w:pPrChange w:id="1000" w:author="EUDERLAN FREIRE DA SILVA ABREU" w:date="2025-07-17T19:26:00Z">
          <w:pPr>
            <w:pStyle w:val="NormalWeb"/>
            <w:numPr>
              <w:numId w:val="11"/>
            </w:numPr>
            <w:tabs>
              <w:tab w:val="num" w:pos="720"/>
            </w:tabs>
            <w:spacing w:before="240" w:beforeAutospacing="0" w:after="240" w:afterAutospacing="0"/>
            <w:ind w:left="720" w:hanging="360"/>
            <w:textAlignment w:val="baseline"/>
          </w:pPr>
        </w:pPrChange>
      </w:pPr>
      <w:ins w:id="1001" w:author="EUDERLAN FREIRE DA SILVA ABREU" w:date="2025-06-30T16:01:00Z">
        <w:r w:rsidRPr="00E554AF">
          <w:rPr>
            <w:rFonts w:ascii="Arial" w:hAnsi="Arial" w:cs="Arial"/>
            <w:color w:val="000000"/>
            <w:rPrChange w:id="1002" w:author="EUDERLAN FREIRE DA SILVA ABREU" w:date="2025-07-17T18:34:00Z">
              <w:rPr>
                <w:rFonts w:ascii="Arial" w:hAnsi="Arial" w:cs="Arial"/>
                <w:color w:val="000000"/>
                <w:sz w:val="22"/>
                <w:szCs w:val="22"/>
              </w:rPr>
            </w:rPrChange>
          </w:rPr>
          <w:t>Faça perguntas sobre o conteúdo dos documentos</w:t>
        </w:r>
      </w:ins>
    </w:p>
    <w:p w14:paraId="00ECFCA2" w14:textId="77777777" w:rsidR="00EA36DE" w:rsidRPr="00E554AF" w:rsidRDefault="00EA36DE" w:rsidP="00D13F28">
      <w:pPr>
        <w:pStyle w:val="Ttulo1"/>
        <w:rPr>
          <w:ins w:id="1003" w:author="EUDERLAN FREIRE DA SILVA ABREU" w:date="2025-06-30T16:02:00Z"/>
          <w:rFonts w:ascii="Arial" w:hAnsi="Arial" w:cs="Arial"/>
          <w:b/>
          <w:bCs/>
          <w:rPrChange w:id="1004" w:author="EUDERLAN FREIRE DA SILVA ABREU" w:date="2025-07-17T18:35:00Z">
            <w:rPr>
              <w:ins w:id="1005" w:author="EUDERLAN FREIRE DA SILVA ABREU" w:date="2025-06-30T16:02:00Z"/>
            </w:rPr>
          </w:rPrChange>
        </w:rPr>
        <w:pPrChange w:id="1006" w:author="EUDERLAN FREIRE DA SILVA ABREU" w:date="2025-07-17T19:26:00Z">
          <w:pPr>
            <w:pStyle w:val="Ttulo2"/>
            <w:spacing w:before="360" w:after="80"/>
          </w:pPr>
        </w:pPrChange>
      </w:pPr>
      <w:bookmarkStart w:id="1007" w:name="_Toc203669857"/>
      <w:ins w:id="1008" w:author="EUDERLAN FREIRE DA SILVA ABREU" w:date="2025-06-30T16:02:00Z">
        <w:r w:rsidRPr="00E554AF">
          <w:rPr>
            <w:rFonts w:ascii="Segoe UI Emoji" w:hAnsi="Segoe UI Emoji" w:cs="Segoe UI Emoji"/>
            <w:b/>
            <w:bCs/>
            <w:rPrChange w:id="1009" w:author="EUDERLAN FREIRE DA SILVA ABREU" w:date="2025-07-17T18:35:00Z">
              <w:rPr>
                <w:rFonts w:ascii="Segoe UI Emoji" w:hAnsi="Segoe UI Emoji" w:cs="Segoe UI Emoji"/>
                <w:color w:val="000000"/>
                <w:sz w:val="34"/>
                <w:szCs w:val="34"/>
              </w:rPr>
            </w:rPrChange>
          </w:rPr>
          <w:t>🔑</w:t>
        </w:r>
        <w:r w:rsidRPr="00E554AF">
          <w:rPr>
            <w:rFonts w:ascii="Arial" w:hAnsi="Arial" w:cs="Arial"/>
            <w:b/>
            <w:bCs/>
            <w:rPrChange w:id="1010" w:author="EUDERLAN FREIRE DA SILVA ABREU" w:date="2025-07-17T18:35:00Z">
              <w:rPr>
                <w:rFonts w:ascii="Arial" w:hAnsi="Arial" w:cs="Arial"/>
                <w:color w:val="000000"/>
                <w:sz w:val="34"/>
                <w:szCs w:val="34"/>
              </w:rPr>
            </w:rPrChange>
          </w:rPr>
          <w:t xml:space="preserve"> Obtendo Chaves de API</w:t>
        </w:r>
        <w:bookmarkEnd w:id="1007"/>
      </w:ins>
    </w:p>
    <w:p w14:paraId="1EA49145" w14:textId="77777777" w:rsidR="00EA36DE" w:rsidRPr="00E554AF" w:rsidRDefault="00EA36DE" w:rsidP="00D13F28">
      <w:pPr>
        <w:pStyle w:val="Ttulo3"/>
        <w:spacing w:before="240" w:line="240" w:lineRule="auto"/>
        <w:jc w:val="both"/>
        <w:rPr>
          <w:ins w:id="1011" w:author="EUDERLAN FREIRE DA SILVA ABREU" w:date="2025-06-30T16:02:00Z"/>
          <w:rFonts w:ascii="Arial" w:hAnsi="Arial" w:cs="Arial"/>
          <w:rPrChange w:id="1012" w:author="EUDERLAN FREIRE DA SILVA ABREU" w:date="2025-07-17T18:34:00Z">
            <w:rPr>
              <w:ins w:id="1013" w:author="EUDERLAN FREIRE DA SILVA ABREU" w:date="2025-06-30T16:02:00Z"/>
            </w:rPr>
          </w:rPrChange>
        </w:rPr>
        <w:pPrChange w:id="1014" w:author="EUDERLAN FREIRE DA SILVA ABREU" w:date="2025-07-17T19:26:00Z">
          <w:pPr>
            <w:pStyle w:val="Ttulo3"/>
            <w:spacing w:before="280" w:after="80"/>
          </w:pPr>
        </w:pPrChange>
      </w:pPr>
      <w:bookmarkStart w:id="1015" w:name="_Toc203669858"/>
      <w:proofErr w:type="spellStart"/>
      <w:ins w:id="1016" w:author="EUDERLAN FREIRE DA SILVA ABREU" w:date="2025-06-30T16:02:00Z">
        <w:r w:rsidRPr="00E554AF">
          <w:rPr>
            <w:rFonts w:ascii="Arial" w:hAnsi="Arial" w:cs="Arial"/>
            <w:color w:val="000000"/>
            <w:rPrChange w:id="1017" w:author="EUDERLAN FREIRE DA SILVA ABREU" w:date="2025-07-17T18:34:00Z">
              <w:rPr>
                <w:rFonts w:ascii="Arial" w:hAnsi="Arial" w:cs="Arial"/>
                <w:color w:val="000000"/>
                <w:sz w:val="26"/>
                <w:szCs w:val="26"/>
              </w:rPr>
            </w:rPrChange>
          </w:rPr>
          <w:t>Groq</w:t>
        </w:r>
        <w:proofErr w:type="spellEnd"/>
        <w:r w:rsidRPr="00E554AF">
          <w:rPr>
            <w:rFonts w:ascii="Arial" w:hAnsi="Arial" w:cs="Arial"/>
            <w:color w:val="000000"/>
            <w:rPrChange w:id="1018" w:author="EUDERLAN FREIRE DA SILVA ABREU" w:date="2025-07-17T18:34:00Z">
              <w:rPr>
                <w:rFonts w:ascii="Arial" w:hAnsi="Arial" w:cs="Arial"/>
                <w:color w:val="000000"/>
                <w:sz w:val="26"/>
                <w:szCs w:val="26"/>
              </w:rPr>
            </w:rPrChange>
          </w:rPr>
          <w:t xml:space="preserve"> API Key</w:t>
        </w:r>
        <w:bookmarkEnd w:id="1015"/>
      </w:ins>
    </w:p>
    <w:p w14:paraId="2A65C34F" w14:textId="77777777" w:rsidR="00EA36DE" w:rsidRPr="00E554AF" w:rsidRDefault="00EA36DE" w:rsidP="00D13F28">
      <w:pPr>
        <w:pStyle w:val="NormalWeb"/>
        <w:numPr>
          <w:ilvl w:val="0"/>
          <w:numId w:val="12"/>
        </w:numPr>
        <w:spacing w:before="240" w:beforeAutospacing="0" w:after="0" w:afterAutospacing="0"/>
        <w:jc w:val="both"/>
        <w:textAlignment w:val="baseline"/>
        <w:rPr>
          <w:ins w:id="1019" w:author="EUDERLAN FREIRE DA SILVA ABREU" w:date="2025-06-30T16:02:00Z"/>
          <w:rFonts w:ascii="Arial" w:hAnsi="Arial" w:cs="Arial"/>
          <w:color w:val="000000"/>
          <w:rPrChange w:id="1020" w:author="EUDERLAN FREIRE DA SILVA ABREU" w:date="2025-07-17T18:34:00Z">
            <w:rPr>
              <w:ins w:id="1021" w:author="EUDERLAN FREIRE DA SILVA ABREU" w:date="2025-06-30T16:02:00Z"/>
              <w:rFonts w:ascii="Arial" w:hAnsi="Arial" w:cs="Arial"/>
              <w:color w:val="000000"/>
              <w:sz w:val="22"/>
              <w:szCs w:val="22"/>
            </w:rPr>
          </w:rPrChange>
        </w:rPr>
        <w:pPrChange w:id="1022" w:author="EUDERLAN FREIRE DA SILVA ABREU" w:date="2025-07-17T19:26:00Z">
          <w:pPr>
            <w:pStyle w:val="NormalWeb"/>
            <w:numPr>
              <w:numId w:val="12"/>
            </w:numPr>
            <w:tabs>
              <w:tab w:val="num" w:pos="720"/>
            </w:tabs>
            <w:spacing w:before="240" w:beforeAutospacing="0" w:after="0" w:afterAutospacing="0"/>
            <w:ind w:left="720" w:hanging="360"/>
            <w:textAlignment w:val="baseline"/>
          </w:pPr>
        </w:pPrChange>
      </w:pPr>
      <w:ins w:id="1023" w:author="EUDERLAN FREIRE DA SILVA ABREU" w:date="2025-06-30T16:02:00Z">
        <w:r w:rsidRPr="00E554AF">
          <w:rPr>
            <w:rFonts w:ascii="Arial" w:hAnsi="Arial" w:cs="Arial"/>
            <w:color w:val="000000"/>
            <w:rPrChange w:id="1024" w:author="EUDERLAN FREIRE DA SILVA ABREU" w:date="2025-07-17T18:34:00Z">
              <w:rPr>
                <w:rFonts w:ascii="Arial" w:hAnsi="Arial" w:cs="Arial"/>
                <w:color w:val="000000"/>
                <w:sz w:val="22"/>
                <w:szCs w:val="22"/>
              </w:rPr>
            </w:rPrChange>
          </w:rPr>
          <w:t>Acesse: https://console.groq.com</w:t>
        </w:r>
      </w:ins>
    </w:p>
    <w:p w14:paraId="1D02785E" w14:textId="77777777" w:rsidR="00EA36DE" w:rsidRPr="00E554AF" w:rsidRDefault="00EA36DE" w:rsidP="00D13F28">
      <w:pPr>
        <w:pStyle w:val="NormalWeb"/>
        <w:numPr>
          <w:ilvl w:val="0"/>
          <w:numId w:val="12"/>
        </w:numPr>
        <w:spacing w:before="240" w:beforeAutospacing="0" w:after="0" w:afterAutospacing="0"/>
        <w:jc w:val="both"/>
        <w:textAlignment w:val="baseline"/>
        <w:rPr>
          <w:ins w:id="1025" w:author="EUDERLAN FREIRE DA SILVA ABREU" w:date="2025-06-30T16:02:00Z"/>
          <w:rFonts w:ascii="Arial" w:hAnsi="Arial" w:cs="Arial"/>
          <w:color w:val="000000"/>
          <w:rPrChange w:id="1026" w:author="EUDERLAN FREIRE DA SILVA ABREU" w:date="2025-07-17T18:34:00Z">
            <w:rPr>
              <w:ins w:id="1027" w:author="EUDERLAN FREIRE DA SILVA ABREU" w:date="2025-06-30T16:02:00Z"/>
              <w:rFonts w:ascii="Arial" w:hAnsi="Arial" w:cs="Arial"/>
              <w:color w:val="000000"/>
              <w:sz w:val="22"/>
              <w:szCs w:val="22"/>
            </w:rPr>
          </w:rPrChange>
        </w:rPr>
        <w:pPrChange w:id="1028" w:author="EUDERLAN FREIRE DA SILVA ABREU" w:date="2025-07-17T19:26:00Z">
          <w:pPr>
            <w:pStyle w:val="NormalWeb"/>
            <w:numPr>
              <w:numId w:val="12"/>
            </w:numPr>
            <w:tabs>
              <w:tab w:val="num" w:pos="720"/>
            </w:tabs>
            <w:spacing w:before="0" w:beforeAutospacing="0" w:after="0" w:afterAutospacing="0"/>
            <w:ind w:left="720" w:hanging="360"/>
            <w:textAlignment w:val="baseline"/>
          </w:pPr>
        </w:pPrChange>
      </w:pPr>
      <w:ins w:id="1029" w:author="EUDERLAN FREIRE DA SILVA ABREU" w:date="2025-06-30T16:02:00Z">
        <w:r w:rsidRPr="00E554AF">
          <w:rPr>
            <w:rFonts w:ascii="Arial" w:hAnsi="Arial" w:cs="Arial"/>
            <w:color w:val="000000"/>
            <w:rPrChange w:id="1030" w:author="EUDERLAN FREIRE DA SILVA ABREU" w:date="2025-07-17T18:34:00Z">
              <w:rPr>
                <w:rFonts w:ascii="Arial" w:hAnsi="Arial" w:cs="Arial"/>
                <w:color w:val="000000"/>
                <w:sz w:val="22"/>
                <w:szCs w:val="22"/>
              </w:rPr>
            </w:rPrChange>
          </w:rPr>
          <w:t>Crie uma conta gratuita</w:t>
        </w:r>
      </w:ins>
    </w:p>
    <w:p w14:paraId="02D074FF" w14:textId="77777777" w:rsidR="00EA36DE" w:rsidRPr="00E554AF" w:rsidRDefault="00EA36DE" w:rsidP="00D13F28">
      <w:pPr>
        <w:pStyle w:val="NormalWeb"/>
        <w:numPr>
          <w:ilvl w:val="0"/>
          <w:numId w:val="12"/>
        </w:numPr>
        <w:spacing w:before="240" w:beforeAutospacing="0" w:after="0" w:afterAutospacing="0"/>
        <w:jc w:val="both"/>
        <w:textAlignment w:val="baseline"/>
        <w:rPr>
          <w:ins w:id="1031" w:author="EUDERLAN FREIRE DA SILVA ABREU" w:date="2025-06-30T16:02:00Z"/>
          <w:rFonts w:ascii="Arial" w:hAnsi="Arial" w:cs="Arial"/>
          <w:color w:val="000000"/>
          <w:rPrChange w:id="1032" w:author="EUDERLAN FREIRE DA SILVA ABREU" w:date="2025-07-17T18:34:00Z">
            <w:rPr>
              <w:ins w:id="1033" w:author="EUDERLAN FREIRE DA SILVA ABREU" w:date="2025-06-30T16:02:00Z"/>
              <w:rFonts w:ascii="Arial" w:hAnsi="Arial" w:cs="Arial"/>
              <w:color w:val="000000"/>
              <w:sz w:val="22"/>
              <w:szCs w:val="22"/>
            </w:rPr>
          </w:rPrChange>
        </w:rPr>
        <w:pPrChange w:id="1034" w:author="EUDERLAN FREIRE DA SILVA ABREU" w:date="2025-07-17T19:26:00Z">
          <w:pPr>
            <w:pStyle w:val="NormalWeb"/>
            <w:numPr>
              <w:numId w:val="12"/>
            </w:numPr>
            <w:tabs>
              <w:tab w:val="num" w:pos="720"/>
            </w:tabs>
            <w:spacing w:before="0" w:beforeAutospacing="0" w:after="0" w:afterAutospacing="0"/>
            <w:ind w:left="720" w:hanging="360"/>
            <w:textAlignment w:val="baseline"/>
          </w:pPr>
        </w:pPrChange>
      </w:pPr>
      <w:ins w:id="1035" w:author="EUDERLAN FREIRE DA SILVA ABREU" w:date="2025-06-30T16:02:00Z">
        <w:r w:rsidRPr="00E554AF">
          <w:rPr>
            <w:rFonts w:ascii="Arial" w:hAnsi="Arial" w:cs="Arial"/>
            <w:color w:val="000000"/>
            <w:rPrChange w:id="1036" w:author="EUDERLAN FREIRE DA SILVA ABREU" w:date="2025-07-17T18:34:00Z">
              <w:rPr>
                <w:rFonts w:ascii="Arial" w:hAnsi="Arial" w:cs="Arial"/>
                <w:color w:val="000000"/>
                <w:sz w:val="22"/>
                <w:szCs w:val="22"/>
              </w:rPr>
            </w:rPrChange>
          </w:rPr>
          <w:t xml:space="preserve">Gere uma API </w:t>
        </w:r>
        <w:proofErr w:type="spellStart"/>
        <w:r w:rsidRPr="00E554AF">
          <w:rPr>
            <w:rFonts w:ascii="Arial" w:hAnsi="Arial" w:cs="Arial"/>
            <w:color w:val="000000"/>
            <w:rPrChange w:id="1037" w:author="EUDERLAN FREIRE DA SILVA ABREU" w:date="2025-07-17T18:34:00Z">
              <w:rPr>
                <w:rFonts w:ascii="Arial" w:hAnsi="Arial" w:cs="Arial"/>
                <w:color w:val="000000"/>
                <w:sz w:val="22"/>
                <w:szCs w:val="22"/>
              </w:rPr>
            </w:rPrChange>
          </w:rPr>
          <w:t>key</w:t>
        </w:r>
        <w:proofErr w:type="spellEnd"/>
      </w:ins>
    </w:p>
    <w:p w14:paraId="506AAA36" w14:textId="77777777" w:rsidR="002B205D" w:rsidRPr="00E554AF" w:rsidRDefault="00EA36DE" w:rsidP="00D13F28">
      <w:pPr>
        <w:pStyle w:val="NormalWeb"/>
        <w:numPr>
          <w:ilvl w:val="0"/>
          <w:numId w:val="12"/>
        </w:numPr>
        <w:spacing w:before="240" w:beforeAutospacing="0" w:after="0" w:afterAutospacing="0"/>
        <w:jc w:val="both"/>
        <w:textAlignment w:val="baseline"/>
        <w:rPr>
          <w:ins w:id="1038" w:author="EUDERLAN FREIRE DA SILVA ABREU" w:date="2025-06-30T16:15:00Z"/>
          <w:rFonts w:ascii="Arial" w:hAnsi="Arial" w:cs="Arial"/>
          <w:color w:val="000000"/>
          <w:rPrChange w:id="1039" w:author="EUDERLAN FREIRE DA SILVA ABREU" w:date="2025-07-17T18:34:00Z">
            <w:rPr>
              <w:ins w:id="1040" w:author="EUDERLAN FREIRE DA SILVA ABREU" w:date="2025-06-30T16:15:00Z"/>
              <w:rFonts w:ascii="Arial" w:hAnsi="Arial" w:cs="Arial"/>
              <w:color w:val="000000"/>
            </w:rPr>
          </w:rPrChange>
        </w:rPr>
        <w:pPrChange w:id="1041" w:author="EUDERLAN FREIRE DA SILVA ABREU" w:date="2025-07-17T19:26:00Z">
          <w:pPr>
            <w:pStyle w:val="NormalWeb"/>
            <w:numPr>
              <w:numId w:val="12"/>
            </w:numPr>
            <w:tabs>
              <w:tab w:val="num" w:pos="720"/>
            </w:tabs>
            <w:spacing w:before="240" w:beforeAutospacing="0" w:after="0" w:afterAutospacing="0"/>
            <w:ind w:left="720" w:hanging="360"/>
            <w:jc w:val="both"/>
            <w:textAlignment w:val="baseline"/>
          </w:pPr>
        </w:pPrChange>
      </w:pPr>
      <w:ins w:id="1042" w:author="EUDERLAN FREIRE DA SILVA ABREU" w:date="2025-06-30T16:02:00Z">
        <w:r w:rsidRPr="00E554AF">
          <w:rPr>
            <w:rFonts w:ascii="Arial" w:hAnsi="Arial" w:cs="Arial"/>
            <w:color w:val="000000"/>
            <w:rPrChange w:id="1043" w:author="EUDERLAN FREIRE DA SILVA ABREU" w:date="2025-07-17T18:34:00Z">
              <w:rPr>
                <w:rFonts w:ascii="Arial" w:hAnsi="Arial" w:cs="Arial"/>
                <w:color w:val="000000"/>
                <w:sz w:val="22"/>
                <w:szCs w:val="22"/>
              </w:rPr>
            </w:rPrChange>
          </w:rPr>
          <w:t xml:space="preserve">Cole </w:t>
        </w:r>
        <w:proofErr w:type="gramStart"/>
        <w:r w:rsidRPr="00E554AF">
          <w:rPr>
            <w:rFonts w:ascii="Arial" w:hAnsi="Arial" w:cs="Arial"/>
            <w:color w:val="000000"/>
            <w:rPrChange w:id="1044" w:author="EUDERLAN FREIRE DA SILVA ABREU" w:date="2025-07-17T18:34:00Z">
              <w:rPr>
                <w:rFonts w:ascii="Arial" w:hAnsi="Arial" w:cs="Arial"/>
                <w:color w:val="000000"/>
                <w:sz w:val="22"/>
                <w:szCs w:val="22"/>
              </w:rPr>
            </w:rPrChange>
          </w:rPr>
          <w:t xml:space="preserve">no </w:t>
        </w:r>
        <w:r w:rsidRPr="00E554AF">
          <w:rPr>
            <w:rFonts w:ascii="Arial" w:hAnsi="Arial" w:cs="Arial"/>
            <w:color w:val="188038"/>
            <w:rPrChange w:id="1045" w:author="EUDERLAN FREIRE DA SILVA ABREU" w:date="2025-07-17T18:34:00Z">
              <w:rPr>
                <w:rFonts w:ascii="Courier New" w:hAnsi="Courier New" w:cs="Courier New"/>
                <w:color w:val="188038"/>
                <w:sz w:val="22"/>
                <w:szCs w:val="22"/>
              </w:rPr>
            </w:rPrChange>
          </w:rPr>
          <w:t>.</w:t>
        </w:r>
        <w:proofErr w:type="spellStart"/>
        <w:r w:rsidRPr="00E554AF">
          <w:rPr>
            <w:rFonts w:ascii="Arial" w:hAnsi="Arial" w:cs="Arial"/>
            <w:color w:val="188038"/>
            <w:rPrChange w:id="1046" w:author="EUDERLAN FREIRE DA SILVA ABREU" w:date="2025-07-17T18:34:00Z">
              <w:rPr>
                <w:rFonts w:ascii="Courier New" w:hAnsi="Courier New" w:cs="Courier New"/>
                <w:color w:val="188038"/>
                <w:sz w:val="22"/>
                <w:szCs w:val="22"/>
              </w:rPr>
            </w:rPrChange>
          </w:rPr>
          <w:t>env</w:t>
        </w:r>
        <w:proofErr w:type="spellEnd"/>
        <w:proofErr w:type="gramEnd"/>
        <w:r w:rsidRPr="00E554AF">
          <w:rPr>
            <w:rFonts w:ascii="Arial" w:hAnsi="Arial" w:cs="Arial"/>
            <w:color w:val="000000"/>
            <w:rPrChange w:id="1047" w:author="EUDERLAN FREIRE DA SILVA ABREU" w:date="2025-07-17T18:34:00Z">
              <w:rPr>
                <w:rFonts w:ascii="Arial" w:hAnsi="Arial" w:cs="Arial"/>
                <w:color w:val="000000"/>
                <w:sz w:val="22"/>
                <w:szCs w:val="22"/>
              </w:rPr>
            </w:rPrChange>
          </w:rPr>
          <w:t xml:space="preserve">: </w:t>
        </w:r>
        <w:r w:rsidRPr="00E554AF">
          <w:rPr>
            <w:rFonts w:ascii="Arial" w:hAnsi="Arial" w:cs="Arial"/>
            <w:color w:val="188038"/>
            <w:rPrChange w:id="1048" w:author="EUDERLAN FREIRE DA SILVA ABREU" w:date="2025-07-17T18:34:00Z">
              <w:rPr>
                <w:rFonts w:ascii="Courier New" w:hAnsi="Courier New" w:cs="Courier New"/>
                <w:color w:val="188038"/>
                <w:sz w:val="22"/>
                <w:szCs w:val="22"/>
              </w:rPr>
            </w:rPrChange>
          </w:rPr>
          <w:t>GROQ_API_KEY=</w:t>
        </w:r>
        <w:proofErr w:type="spellStart"/>
        <w:r w:rsidRPr="00E554AF">
          <w:rPr>
            <w:rFonts w:ascii="Arial" w:hAnsi="Arial" w:cs="Arial"/>
            <w:color w:val="188038"/>
            <w:rPrChange w:id="1049" w:author="EUDERLAN FREIRE DA SILVA ABREU" w:date="2025-07-17T18:34:00Z">
              <w:rPr>
                <w:rFonts w:ascii="Courier New" w:hAnsi="Courier New" w:cs="Courier New"/>
                <w:color w:val="188038"/>
                <w:sz w:val="22"/>
                <w:szCs w:val="22"/>
              </w:rPr>
            </w:rPrChange>
          </w:rPr>
          <w:t>sua_chave_aqui</w:t>
        </w:r>
      </w:ins>
      <w:proofErr w:type="spellEnd"/>
    </w:p>
    <w:p w14:paraId="7260C521" w14:textId="3DFDE5EE" w:rsidR="00EA36DE" w:rsidRPr="00E554AF" w:rsidRDefault="00EA36DE" w:rsidP="00D13F28">
      <w:pPr>
        <w:pStyle w:val="NormalWeb"/>
        <w:numPr>
          <w:ilvl w:val="0"/>
          <w:numId w:val="12"/>
        </w:numPr>
        <w:spacing w:before="240" w:beforeAutospacing="0" w:after="0" w:afterAutospacing="0"/>
        <w:jc w:val="both"/>
        <w:textAlignment w:val="baseline"/>
        <w:rPr>
          <w:ins w:id="1050" w:author="EUDERLAN FREIRE DA SILVA ABREU" w:date="2025-06-30T16:02:00Z"/>
          <w:rFonts w:ascii="Arial" w:hAnsi="Arial" w:cs="Arial"/>
          <w:color w:val="000000"/>
          <w:rPrChange w:id="1051" w:author="EUDERLAN FREIRE DA SILVA ABREU" w:date="2025-07-17T18:34:00Z">
            <w:rPr>
              <w:ins w:id="1052" w:author="EUDERLAN FREIRE DA SILVA ABREU" w:date="2025-06-30T16:02:00Z"/>
              <w:rFonts w:ascii="Arial" w:hAnsi="Arial" w:cs="Arial"/>
              <w:color w:val="000000"/>
              <w:sz w:val="22"/>
              <w:szCs w:val="22"/>
            </w:rPr>
          </w:rPrChange>
        </w:rPr>
        <w:pPrChange w:id="1053" w:author="EUDERLAN FREIRE DA SILVA ABREU" w:date="2025-07-17T19:26:00Z">
          <w:pPr>
            <w:pStyle w:val="NormalWeb"/>
            <w:numPr>
              <w:numId w:val="13"/>
            </w:numPr>
            <w:tabs>
              <w:tab w:val="num" w:pos="720"/>
            </w:tabs>
            <w:spacing w:before="0" w:beforeAutospacing="0" w:after="240" w:afterAutospacing="0"/>
            <w:ind w:left="720" w:hanging="360"/>
            <w:textAlignment w:val="baseline"/>
          </w:pPr>
        </w:pPrChange>
      </w:pPr>
      <w:ins w:id="1054" w:author="EUDERLAN FREIRE DA SILVA ABREU" w:date="2025-06-30T16:02:00Z">
        <w:r w:rsidRPr="00E554AF">
          <w:rPr>
            <w:rFonts w:ascii="Arial" w:hAnsi="Arial" w:cs="Arial"/>
            <w:color w:val="000000"/>
            <w:rPrChange w:id="1055" w:author="EUDERLAN FREIRE DA SILVA ABREU" w:date="2025-07-17T18:34:00Z">
              <w:rPr>
                <w:rFonts w:ascii="Arial" w:hAnsi="Arial" w:cs="Arial"/>
                <w:color w:val="000000"/>
                <w:sz w:val="22"/>
                <w:szCs w:val="22"/>
              </w:rPr>
            </w:rPrChange>
          </w:rPr>
          <w:t xml:space="preserve">Configure </w:t>
        </w:r>
        <w:proofErr w:type="gramStart"/>
        <w:r w:rsidRPr="00E554AF">
          <w:rPr>
            <w:rFonts w:ascii="Arial" w:hAnsi="Arial" w:cs="Arial"/>
            <w:color w:val="000000"/>
            <w:rPrChange w:id="1056" w:author="EUDERLAN FREIRE DA SILVA ABREU" w:date="2025-07-17T18:34:00Z">
              <w:rPr>
                <w:rFonts w:ascii="Arial" w:hAnsi="Arial" w:cs="Arial"/>
                <w:color w:val="000000"/>
                <w:sz w:val="22"/>
                <w:szCs w:val="22"/>
              </w:rPr>
            </w:rPrChange>
          </w:rPr>
          <w:t xml:space="preserve">no </w:t>
        </w:r>
        <w:r w:rsidRPr="00E554AF">
          <w:rPr>
            <w:rFonts w:ascii="Arial" w:hAnsi="Arial" w:cs="Arial"/>
            <w:color w:val="188038"/>
            <w:rPrChange w:id="1057" w:author="EUDERLAN FREIRE DA SILVA ABREU" w:date="2025-07-17T18:34:00Z">
              <w:rPr>
                <w:rFonts w:ascii="Courier New" w:hAnsi="Courier New" w:cs="Courier New"/>
                <w:color w:val="188038"/>
                <w:sz w:val="22"/>
                <w:szCs w:val="22"/>
              </w:rPr>
            </w:rPrChange>
          </w:rPr>
          <w:t>.</w:t>
        </w:r>
        <w:proofErr w:type="spellStart"/>
        <w:r w:rsidRPr="00E554AF">
          <w:rPr>
            <w:rFonts w:ascii="Arial" w:hAnsi="Arial" w:cs="Arial"/>
            <w:color w:val="188038"/>
            <w:rPrChange w:id="1058" w:author="EUDERLAN FREIRE DA SILVA ABREU" w:date="2025-07-17T18:34:00Z">
              <w:rPr>
                <w:rFonts w:ascii="Courier New" w:hAnsi="Courier New" w:cs="Courier New"/>
                <w:color w:val="188038"/>
                <w:sz w:val="22"/>
                <w:szCs w:val="22"/>
              </w:rPr>
            </w:rPrChange>
          </w:rPr>
          <w:t>env</w:t>
        </w:r>
        <w:proofErr w:type="spellEnd"/>
        <w:proofErr w:type="gramEnd"/>
      </w:ins>
    </w:p>
    <w:p w14:paraId="04DEBB4E" w14:textId="58C0F1B5" w:rsidR="00EA36DE" w:rsidRPr="00E554AF" w:rsidRDefault="00EA36DE" w:rsidP="00D13F28">
      <w:pPr>
        <w:pStyle w:val="Ttulo1"/>
        <w:rPr>
          <w:ins w:id="1059" w:author="EUDERLAN FREIRE DA SILVA ABREU" w:date="2025-06-30T16:03:00Z"/>
          <w:rFonts w:ascii="Arial" w:hAnsi="Arial" w:cs="Arial"/>
          <w:b/>
          <w:bCs/>
          <w:rPrChange w:id="1060" w:author="EUDERLAN FREIRE DA SILVA ABREU" w:date="2025-07-17T18:36:00Z">
            <w:rPr>
              <w:ins w:id="1061" w:author="EUDERLAN FREIRE DA SILVA ABREU" w:date="2025-06-30T16:03:00Z"/>
              <w:rFonts w:ascii="Arial" w:hAnsi="Arial" w:cs="Arial"/>
              <w:color w:val="000000"/>
              <w:sz w:val="34"/>
              <w:szCs w:val="34"/>
            </w:rPr>
          </w:rPrChange>
        </w:rPr>
        <w:pPrChange w:id="1062" w:author="EUDERLAN FREIRE DA SILVA ABREU" w:date="2025-07-17T19:26:00Z">
          <w:pPr>
            <w:pStyle w:val="Ttulo2"/>
            <w:spacing w:before="360" w:after="80"/>
          </w:pPr>
        </w:pPrChange>
      </w:pPr>
      <w:bookmarkStart w:id="1063" w:name="_Toc203669859"/>
      <w:ins w:id="1064" w:author="EUDERLAN FREIRE DA SILVA ABREU" w:date="2025-06-30T16:03:00Z">
        <w:r w:rsidRPr="00E554AF">
          <w:rPr>
            <w:rFonts w:ascii="Segoe UI Emoji" w:hAnsi="Segoe UI Emoji" w:cs="Segoe UI Emoji"/>
            <w:b/>
            <w:bCs/>
            <w:rPrChange w:id="1065" w:author="EUDERLAN FREIRE DA SILVA ABREU" w:date="2025-07-17T18:36:00Z">
              <w:rPr>
                <w:rFonts w:ascii="Segoe UI Emoji" w:hAnsi="Segoe UI Emoji" w:cs="Segoe UI Emoji"/>
                <w:color w:val="000000"/>
                <w:sz w:val="34"/>
                <w:szCs w:val="34"/>
              </w:rPr>
            </w:rPrChange>
          </w:rPr>
          <w:t>📞</w:t>
        </w:r>
        <w:r w:rsidRPr="00E554AF">
          <w:rPr>
            <w:rFonts w:ascii="Arial" w:hAnsi="Arial" w:cs="Arial"/>
            <w:b/>
            <w:bCs/>
            <w:rPrChange w:id="1066" w:author="EUDERLAN FREIRE DA SILVA ABREU" w:date="2025-07-17T18:36:00Z">
              <w:rPr>
                <w:rFonts w:ascii="Arial" w:hAnsi="Arial" w:cs="Arial"/>
                <w:color w:val="000000"/>
                <w:sz w:val="34"/>
                <w:szCs w:val="34"/>
              </w:rPr>
            </w:rPrChange>
          </w:rPr>
          <w:t xml:space="preserve"> Suporte</w:t>
        </w:r>
        <w:bookmarkEnd w:id="1063"/>
      </w:ins>
    </w:p>
    <w:p w14:paraId="40575E45" w14:textId="3B058A20" w:rsidR="00EA36DE" w:rsidRPr="00E554AF" w:rsidRDefault="00EA36DE" w:rsidP="00D13F28">
      <w:pPr>
        <w:spacing w:before="240" w:after="0" w:line="240" w:lineRule="auto"/>
        <w:jc w:val="both"/>
        <w:rPr>
          <w:ins w:id="1067" w:author="EUDERLAN FREIRE DA SILVA ABREU" w:date="2025-06-30T16:04:00Z"/>
          <w:rFonts w:ascii="Arial" w:hAnsi="Arial" w:cs="Arial"/>
          <w:sz w:val="24"/>
          <w:szCs w:val="24"/>
          <w:rPrChange w:id="1068" w:author="EUDERLAN FREIRE DA SILVA ABREU" w:date="2025-07-17T18:34:00Z">
            <w:rPr>
              <w:ins w:id="1069" w:author="EUDERLAN FREIRE DA SILVA ABREU" w:date="2025-06-30T16:04:00Z"/>
            </w:rPr>
          </w:rPrChange>
        </w:rPr>
        <w:pPrChange w:id="1070" w:author="EUDERLAN FREIRE DA SILVA ABREU" w:date="2025-07-17T19:26:00Z">
          <w:pPr/>
        </w:pPrChange>
      </w:pPr>
      <w:ins w:id="1071" w:author="EUDERLAN FREIRE DA SILVA ABREU" w:date="2025-06-30T16:04:00Z">
        <w:r w:rsidRPr="00E554AF">
          <w:rPr>
            <w:rFonts w:ascii="Arial" w:hAnsi="Arial" w:cs="Arial"/>
            <w:sz w:val="24"/>
            <w:szCs w:val="24"/>
            <w:rPrChange w:id="1072" w:author="EUDERLAN FREIRE DA SILVA ABREU" w:date="2025-07-17T18:34:00Z">
              <w:rPr/>
            </w:rPrChange>
          </w:rPr>
          <w:fldChar w:fldCharType="begin"/>
        </w:r>
        <w:r w:rsidRPr="00E554AF">
          <w:rPr>
            <w:rFonts w:ascii="Arial" w:hAnsi="Arial" w:cs="Arial"/>
            <w:sz w:val="24"/>
            <w:szCs w:val="24"/>
            <w:rPrChange w:id="1073" w:author="EUDERLAN FREIRE DA SILVA ABREU" w:date="2025-07-17T18:34:00Z">
              <w:rPr/>
            </w:rPrChange>
          </w:rPr>
          <w:instrText xml:space="preserve"> HYPERLINK "mailto:</w:instrText>
        </w:r>
        <w:r w:rsidRPr="00E554AF">
          <w:rPr>
            <w:rFonts w:ascii="Arial" w:hAnsi="Arial" w:cs="Arial"/>
            <w:sz w:val="24"/>
            <w:szCs w:val="24"/>
            <w:rPrChange w:id="1074" w:author="EUDERLAN FREIRE DA SILVA ABREU" w:date="2025-07-17T18:34:00Z">
              <w:rPr>
                <w:rStyle w:val="Hyperlink"/>
              </w:rPr>
            </w:rPrChange>
          </w:rPr>
          <w:instrText>e</w:instrText>
        </w:r>
      </w:ins>
      <w:ins w:id="1075" w:author="EUDERLAN FREIRE DA SILVA ABREU" w:date="2025-06-30T16:03:00Z">
        <w:r w:rsidRPr="00E554AF">
          <w:rPr>
            <w:rFonts w:ascii="Arial" w:hAnsi="Arial" w:cs="Arial"/>
            <w:sz w:val="24"/>
            <w:szCs w:val="24"/>
            <w:rPrChange w:id="1076" w:author="EUDERLAN FREIRE DA SILVA ABREU" w:date="2025-07-17T18:34:00Z">
              <w:rPr>
                <w:rStyle w:val="Hyperlink"/>
              </w:rPr>
            </w:rPrChange>
          </w:rPr>
          <w:instrText>uderla.freire@discente.ufma.br</w:instrText>
        </w:r>
      </w:ins>
      <w:ins w:id="1077" w:author="EUDERLAN FREIRE DA SILVA ABREU" w:date="2025-06-30T16:04:00Z">
        <w:r w:rsidRPr="00E554AF">
          <w:rPr>
            <w:rFonts w:ascii="Arial" w:hAnsi="Arial" w:cs="Arial"/>
            <w:sz w:val="24"/>
            <w:szCs w:val="24"/>
            <w:rPrChange w:id="1078" w:author="EUDERLAN FREIRE DA SILVA ABREU" w:date="2025-07-17T18:34:00Z">
              <w:rPr/>
            </w:rPrChange>
          </w:rPr>
          <w:instrText xml:space="preserve">" </w:instrText>
        </w:r>
        <w:r w:rsidRPr="00E554AF">
          <w:rPr>
            <w:rFonts w:ascii="Arial" w:hAnsi="Arial" w:cs="Arial"/>
            <w:sz w:val="24"/>
            <w:szCs w:val="24"/>
            <w:rPrChange w:id="1079" w:author="EUDERLAN FREIRE DA SILVA ABREU" w:date="2025-07-17T18:34:00Z">
              <w:rPr/>
            </w:rPrChange>
          </w:rPr>
          <w:fldChar w:fldCharType="separate"/>
        </w:r>
        <w:r w:rsidRPr="00E554AF">
          <w:rPr>
            <w:rStyle w:val="Hyperlink"/>
            <w:rFonts w:ascii="Arial" w:hAnsi="Arial" w:cs="Arial"/>
            <w:sz w:val="24"/>
            <w:szCs w:val="24"/>
            <w:rPrChange w:id="1080" w:author="EUDERLAN FREIRE DA SILVA ABREU" w:date="2025-07-17T18:34:00Z">
              <w:rPr>
                <w:rStyle w:val="Hyperlink"/>
              </w:rPr>
            </w:rPrChange>
          </w:rPr>
          <w:t>e</w:t>
        </w:r>
      </w:ins>
      <w:ins w:id="1081" w:author="EUDERLAN FREIRE DA SILVA ABREU" w:date="2025-06-30T16:03:00Z">
        <w:r w:rsidRPr="00E554AF">
          <w:rPr>
            <w:rStyle w:val="Hyperlink"/>
            <w:rFonts w:ascii="Arial" w:hAnsi="Arial" w:cs="Arial"/>
            <w:sz w:val="24"/>
            <w:szCs w:val="24"/>
            <w:rPrChange w:id="1082" w:author="EUDERLAN FREIRE DA SILVA ABREU" w:date="2025-07-17T18:34:00Z">
              <w:rPr>
                <w:rStyle w:val="Hyperlink"/>
              </w:rPr>
            </w:rPrChange>
          </w:rPr>
          <w:t>uderla.freire@discente.ufma.br</w:t>
        </w:r>
      </w:ins>
      <w:ins w:id="1083" w:author="EUDERLAN FREIRE DA SILVA ABREU" w:date="2025-06-30T16:04:00Z">
        <w:r w:rsidRPr="00E554AF">
          <w:rPr>
            <w:rFonts w:ascii="Arial" w:hAnsi="Arial" w:cs="Arial"/>
            <w:sz w:val="24"/>
            <w:szCs w:val="24"/>
            <w:rPrChange w:id="1084" w:author="EUDERLAN FREIRE DA SILVA ABREU" w:date="2025-07-17T18:34:00Z">
              <w:rPr/>
            </w:rPrChange>
          </w:rPr>
          <w:fldChar w:fldCharType="end"/>
        </w:r>
      </w:ins>
      <w:ins w:id="1085" w:author="EUDERLAN FREIRE DA SILVA ABREU" w:date="2025-06-30T16:03:00Z">
        <w:r w:rsidRPr="00E554AF">
          <w:rPr>
            <w:rFonts w:ascii="Arial" w:hAnsi="Arial" w:cs="Arial"/>
            <w:sz w:val="24"/>
            <w:szCs w:val="24"/>
            <w:rPrChange w:id="1086" w:author="EUDERLAN FREIRE DA SILVA ABREU" w:date="2025-07-17T18:34:00Z">
              <w:rPr/>
            </w:rPrChange>
          </w:rPr>
          <w:t xml:space="preserve">, </w:t>
        </w:r>
      </w:ins>
      <w:ins w:id="1087" w:author="EUDERLAN FREIRE DA SILVA ABREU" w:date="2025-06-30T16:04:00Z">
        <w:r w:rsidRPr="00E554AF">
          <w:rPr>
            <w:rFonts w:ascii="Arial" w:hAnsi="Arial" w:cs="Arial"/>
            <w:sz w:val="24"/>
            <w:szCs w:val="24"/>
            <w:rPrChange w:id="1088" w:author="EUDERLAN FREIRE DA SILVA ABREU" w:date="2025-07-17T18:34:00Z">
              <w:rPr/>
            </w:rPrChange>
          </w:rPr>
          <w:fldChar w:fldCharType="begin"/>
        </w:r>
        <w:r w:rsidRPr="00E554AF">
          <w:rPr>
            <w:rFonts w:ascii="Arial" w:hAnsi="Arial" w:cs="Arial"/>
            <w:sz w:val="24"/>
            <w:szCs w:val="24"/>
            <w:rPrChange w:id="1089" w:author="EUDERLAN FREIRE DA SILVA ABREU" w:date="2025-07-17T18:34:00Z">
              <w:rPr/>
            </w:rPrChange>
          </w:rPr>
          <w:instrText xml:space="preserve"> HYPERLINK "mailto:hi</w:instrText>
        </w:r>
        <w:r w:rsidRPr="00E554AF">
          <w:rPr>
            <w:rFonts w:ascii="Arial" w:hAnsi="Arial" w:cs="Arial"/>
            <w:sz w:val="24"/>
            <w:szCs w:val="24"/>
            <w:rPrChange w:id="1090" w:author="EUDERLAN FREIRE DA SILVA ABREU" w:date="2025-07-17T18:34:00Z">
              <w:rPr>
                <w:lang w:val="en-US"/>
              </w:rPr>
            </w:rPrChange>
          </w:rPr>
          <w:instrText>ssa</w:instrText>
        </w:r>
        <w:r w:rsidRPr="00E554AF">
          <w:rPr>
            <w:rFonts w:ascii="Arial" w:hAnsi="Arial" w:cs="Arial"/>
            <w:sz w:val="24"/>
            <w:szCs w:val="24"/>
            <w:rPrChange w:id="1091" w:author="EUDERLAN FREIRE DA SILVA ABREU" w:date="2025-07-17T18:34:00Z">
              <w:rPr/>
            </w:rPrChange>
          </w:rPr>
          <w:instrText xml:space="preserve">.barbara@discente.ufma.br" </w:instrText>
        </w:r>
        <w:r w:rsidRPr="00E554AF">
          <w:rPr>
            <w:rFonts w:ascii="Arial" w:hAnsi="Arial" w:cs="Arial"/>
            <w:sz w:val="24"/>
            <w:szCs w:val="24"/>
            <w:rPrChange w:id="1092" w:author="EUDERLAN FREIRE DA SILVA ABREU" w:date="2025-07-17T18:34:00Z">
              <w:rPr/>
            </w:rPrChange>
          </w:rPr>
          <w:fldChar w:fldCharType="separate"/>
        </w:r>
        <w:r w:rsidRPr="00E554AF">
          <w:rPr>
            <w:rStyle w:val="Hyperlink"/>
            <w:rFonts w:ascii="Arial" w:hAnsi="Arial" w:cs="Arial"/>
            <w:sz w:val="24"/>
            <w:szCs w:val="24"/>
            <w:rPrChange w:id="1093" w:author="EUDERLAN FREIRE DA SILVA ABREU" w:date="2025-07-17T18:34:00Z">
              <w:rPr/>
            </w:rPrChange>
          </w:rPr>
          <w:t>hi</w:t>
        </w:r>
        <w:r w:rsidRPr="00E554AF">
          <w:rPr>
            <w:rStyle w:val="Hyperlink"/>
            <w:rFonts w:ascii="Arial" w:hAnsi="Arial" w:cs="Arial"/>
            <w:sz w:val="24"/>
            <w:szCs w:val="24"/>
            <w:rPrChange w:id="1094" w:author="EUDERLAN FREIRE DA SILVA ABREU" w:date="2025-07-17T18:34:00Z">
              <w:rPr>
                <w:lang w:val="en-US"/>
              </w:rPr>
            </w:rPrChange>
          </w:rPr>
          <w:t>ssa</w:t>
        </w:r>
        <w:r w:rsidRPr="00E554AF">
          <w:rPr>
            <w:rStyle w:val="Hyperlink"/>
            <w:rFonts w:ascii="Arial" w:hAnsi="Arial" w:cs="Arial"/>
            <w:sz w:val="24"/>
            <w:szCs w:val="24"/>
            <w:rPrChange w:id="1095" w:author="EUDERLAN FREIRE DA SILVA ABREU" w:date="2025-07-17T18:34:00Z">
              <w:rPr>
                <w:rStyle w:val="Hyperlink"/>
              </w:rPr>
            </w:rPrChange>
          </w:rPr>
          <w:t>.barbara@discente.ufma.br</w:t>
        </w:r>
        <w:r w:rsidRPr="00E554AF">
          <w:rPr>
            <w:rFonts w:ascii="Arial" w:hAnsi="Arial" w:cs="Arial"/>
            <w:sz w:val="24"/>
            <w:szCs w:val="24"/>
            <w:rPrChange w:id="1096" w:author="EUDERLAN FREIRE DA SILVA ABREU" w:date="2025-07-17T18:34:00Z">
              <w:rPr/>
            </w:rPrChange>
          </w:rPr>
          <w:fldChar w:fldCharType="end"/>
        </w:r>
        <w:r w:rsidRPr="00E554AF">
          <w:rPr>
            <w:rFonts w:ascii="Arial" w:hAnsi="Arial" w:cs="Arial"/>
            <w:sz w:val="24"/>
            <w:szCs w:val="24"/>
            <w:rPrChange w:id="1097" w:author="EUDERLAN FREIRE DA SILVA ABREU" w:date="2025-07-17T18:34:00Z">
              <w:rPr/>
            </w:rPrChange>
          </w:rPr>
          <w:t xml:space="preserve"> </w:t>
        </w:r>
      </w:ins>
    </w:p>
    <w:p w14:paraId="5E90BCAC" w14:textId="77777777" w:rsidR="00EA36DE" w:rsidRPr="00E554AF" w:rsidRDefault="00EA36DE" w:rsidP="00D13F28">
      <w:pPr>
        <w:spacing w:before="240" w:after="0" w:line="240" w:lineRule="auto"/>
        <w:jc w:val="both"/>
        <w:rPr>
          <w:ins w:id="1098" w:author="EUDERLAN FREIRE DA SILVA ABREU" w:date="2025-06-30T16:03:00Z"/>
          <w:rFonts w:ascii="Arial" w:hAnsi="Arial" w:cs="Arial"/>
          <w:sz w:val="24"/>
          <w:szCs w:val="24"/>
          <w:rPrChange w:id="1099" w:author="EUDERLAN FREIRE DA SILVA ABREU" w:date="2025-07-17T18:34:00Z">
            <w:rPr>
              <w:ins w:id="1100" w:author="EUDERLAN FREIRE DA SILVA ABREU" w:date="2025-06-30T16:03:00Z"/>
            </w:rPr>
          </w:rPrChange>
        </w:rPr>
        <w:pPrChange w:id="1101" w:author="EUDERLAN FREIRE DA SILVA ABREU" w:date="2025-07-17T19:26:00Z">
          <w:pPr/>
        </w:pPrChange>
      </w:pPr>
    </w:p>
    <w:p w14:paraId="72C855A1" w14:textId="77777777" w:rsidR="00EA36DE" w:rsidRPr="00E554AF" w:rsidRDefault="00EA36DE" w:rsidP="00D13F28">
      <w:pPr>
        <w:pStyle w:val="Ttulo3"/>
        <w:spacing w:before="240" w:line="240" w:lineRule="auto"/>
        <w:jc w:val="both"/>
        <w:rPr>
          <w:ins w:id="1102" w:author="EUDERLAN FREIRE DA SILVA ABREU" w:date="2025-06-30T16:03:00Z"/>
          <w:rFonts w:ascii="Arial" w:hAnsi="Arial" w:cs="Arial"/>
          <w:b/>
          <w:bCs/>
          <w:rPrChange w:id="1103" w:author="EUDERLAN FREIRE DA SILVA ABREU" w:date="2025-07-17T18:34:00Z">
            <w:rPr>
              <w:ins w:id="1104" w:author="EUDERLAN FREIRE DA SILVA ABREU" w:date="2025-06-30T16:03:00Z"/>
            </w:rPr>
          </w:rPrChange>
        </w:rPr>
        <w:pPrChange w:id="1105" w:author="EUDERLAN FREIRE DA SILVA ABREU" w:date="2025-07-17T19:26:00Z">
          <w:pPr>
            <w:pStyle w:val="Ttulo3"/>
            <w:spacing w:before="280" w:after="80"/>
          </w:pPr>
        </w:pPrChange>
      </w:pPr>
      <w:bookmarkStart w:id="1106" w:name="_Toc203669860"/>
      <w:ins w:id="1107" w:author="EUDERLAN FREIRE DA SILVA ABREU" w:date="2025-06-30T16:03:00Z">
        <w:r w:rsidRPr="00E554AF">
          <w:rPr>
            <w:rFonts w:ascii="Arial" w:hAnsi="Arial" w:cs="Arial"/>
            <w:b/>
            <w:bCs/>
            <w:color w:val="000000"/>
            <w:rPrChange w:id="1108" w:author="EUDERLAN FREIRE DA SILVA ABREU" w:date="2025-07-17T18:34:00Z">
              <w:rPr>
                <w:rFonts w:ascii="Arial" w:hAnsi="Arial" w:cs="Arial"/>
                <w:color w:val="000000"/>
                <w:sz w:val="26"/>
                <w:szCs w:val="26"/>
              </w:rPr>
            </w:rPrChange>
          </w:rPr>
          <w:t>Verificações de Saúde</w:t>
        </w:r>
        <w:bookmarkEnd w:id="1106"/>
      </w:ins>
    </w:p>
    <w:p w14:paraId="0A89F628" w14:textId="77777777" w:rsidR="00EA36DE" w:rsidRPr="00E554AF" w:rsidRDefault="00EA36DE" w:rsidP="00D13F28">
      <w:pPr>
        <w:pStyle w:val="NormalWeb"/>
        <w:numPr>
          <w:ilvl w:val="0"/>
          <w:numId w:val="15"/>
        </w:numPr>
        <w:spacing w:before="240" w:beforeAutospacing="0" w:after="0" w:afterAutospacing="0"/>
        <w:jc w:val="both"/>
        <w:textAlignment w:val="baseline"/>
        <w:rPr>
          <w:ins w:id="1109" w:author="EUDERLAN FREIRE DA SILVA ABREU" w:date="2025-06-30T16:03:00Z"/>
          <w:rFonts w:ascii="Arial" w:hAnsi="Arial" w:cs="Arial"/>
          <w:color w:val="000000"/>
          <w:rPrChange w:id="1110" w:author="EUDERLAN FREIRE DA SILVA ABREU" w:date="2025-07-17T18:34:00Z">
            <w:rPr>
              <w:ins w:id="1111" w:author="EUDERLAN FREIRE DA SILVA ABREU" w:date="2025-06-30T16:03:00Z"/>
              <w:rFonts w:ascii="Arial" w:hAnsi="Arial" w:cs="Arial"/>
              <w:color w:val="000000"/>
              <w:sz w:val="22"/>
              <w:szCs w:val="22"/>
            </w:rPr>
          </w:rPrChange>
        </w:rPr>
        <w:pPrChange w:id="1112" w:author="EUDERLAN FREIRE DA SILVA ABREU" w:date="2025-07-17T19:26:00Z">
          <w:pPr>
            <w:pStyle w:val="NormalWeb"/>
            <w:numPr>
              <w:numId w:val="15"/>
            </w:numPr>
            <w:tabs>
              <w:tab w:val="num" w:pos="720"/>
            </w:tabs>
            <w:spacing w:before="240" w:beforeAutospacing="0" w:after="0" w:afterAutospacing="0"/>
            <w:ind w:left="720" w:hanging="360"/>
            <w:textAlignment w:val="baseline"/>
          </w:pPr>
        </w:pPrChange>
      </w:pPr>
      <w:proofErr w:type="spellStart"/>
      <w:ins w:id="1113" w:author="EUDERLAN FREIRE DA SILVA ABREU" w:date="2025-06-30T16:03:00Z">
        <w:r w:rsidRPr="00E554AF">
          <w:rPr>
            <w:rFonts w:ascii="Arial" w:hAnsi="Arial" w:cs="Arial"/>
            <w:color w:val="000000"/>
            <w:rPrChange w:id="1114" w:author="EUDERLAN FREIRE DA SILVA ABREU" w:date="2025-07-17T18:34:00Z">
              <w:rPr>
                <w:rFonts w:ascii="Arial" w:hAnsi="Arial" w:cs="Arial"/>
                <w:color w:val="000000"/>
                <w:sz w:val="22"/>
                <w:szCs w:val="22"/>
              </w:rPr>
            </w:rPrChange>
          </w:rPr>
          <w:t>Backend</w:t>
        </w:r>
        <w:proofErr w:type="spellEnd"/>
        <w:r w:rsidRPr="00E554AF">
          <w:rPr>
            <w:rFonts w:ascii="Arial" w:hAnsi="Arial" w:cs="Arial"/>
            <w:color w:val="000000"/>
            <w:rPrChange w:id="1115" w:author="EUDERLAN FREIRE DA SILVA ABREU" w:date="2025-07-17T18:34:00Z">
              <w:rPr>
                <w:rFonts w:ascii="Arial" w:hAnsi="Arial" w:cs="Arial"/>
                <w:color w:val="000000"/>
                <w:sz w:val="22"/>
                <w:szCs w:val="22"/>
              </w:rPr>
            </w:rPrChange>
          </w:rPr>
          <w:t>: http://localhost:8000</w:t>
        </w:r>
      </w:ins>
    </w:p>
    <w:p w14:paraId="69B508F6" w14:textId="77777777" w:rsidR="00EA36DE" w:rsidRPr="00E554AF" w:rsidRDefault="00EA36DE" w:rsidP="00D13F28">
      <w:pPr>
        <w:pStyle w:val="NormalWeb"/>
        <w:numPr>
          <w:ilvl w:val="0"/>
          <w:numId w:val="15"/>
        </w:numPr>
        <w:spacing w:before="240" w:beforeAutospacing="0" w:after="0" w:afterAutospacing="0"/>
        <w:jc w:val="both"/>
        <w:textAlignment w:val="baseline"/>
        <w:rPr>
          <w:ins w:id="1116" w:author="EUDERLAN FREIRE DA SILVA ABREU" w:date="2025-06-30T16:03:00Z"/>
          <w:rFonts w:ascii="Arial" w:hAnsi="Arial" w:cs="Arial"/>
          <w:color w:val="000000"/>
          <w:rPrChange w:id="1117" w:author="EUDERLAN FREIRE DA SILVA ABREU" w:date="2025-07-17T18:34:00Z">
            <w:rPr>
              <w:ins w:id="1118" w:author="EUDERLAN FREIRE DA SILVA ABREU" w:date="2025-06-30T16:03:00Z"/>
              <w:rFonts w:ascii="Arial" w:hAnsi="Arial" w:cs="Arial"/>
              <w:color w:val="000000"/>
              <w:sz w:val="22"/>
              <w:szCs w:val="22"/>
            </w:rPr>
          </w:rPrChange>
        </w:rPr>
        <w:pPrChange w:id="1119" w:author="EUDERLAN FREIRE DA SILVA ABREU" w:date="2025-07-17T19:26:00Z">
          <w:pPr>
            <w:pStyle w:val="NormalWeb"/>
            <w:numPr>
              <w:numId w:val="15"/>
            </w:numPr>
            <w:tabs>
              <w:tab w:val="num" w:pos="720"/>
            </w:tabs>
            <w:spacing w:before="0" w:beforeAutospacing="0" w:after="240" w:afterAutospacing="0"/>
            <w:ind w:left="720" w:hanging="360"/>
            <w:textAlignment w:val="baseline"/>
          </w:pPr>
        </w:pPrChange>
      </w:pPr>
      <w:proofErr w:type="spellStart"/>
      <w:ins w:id="1120" w:author="EUDERLAN FREIRE DA SILVA ABREU" w:date="2025-06-30T16:03:00Z">
        <w:r w:rsidRPr="00E554AF">
          <w:rPr>
            <w:rFonts w:ascii="Arial" w:hAnsi="Arial" w:cs="Arial"/>
            <w:color w:val="000000"/>
            <w:rPrChange w:id="1121" w:author="EUDERLAN FREIRE DA SILVA ABREU" w:date="2025-07-17T18:34:00Z">
              <w:rPr>
                <w:rFonts w:ascii="Arial" w:hAnsi="Arial" w:cs="Arial"/>
                <w:color w:val="000000"/>
                <w:sz w:val="22"/>
                <w:szCs w:val="22"/>
              </w:rPr>
            </w:rPrChange>
          </w:rPr>
          <w:t>Frontend</w:t>
        </w:r>
        <w:proofErr w:type="spellEnd"/>
        <w:r w:rsidRPr="00E554AF">
          <w:rPr>
            <w:rFonts w:ascii="Arial" w:hAnsi="Arial" w:cs="Arial"/>
            <w:color w:val="000000"/>
            <w:rPrChange w:id="1122" w:author="EUDERLAN FREIRE DA SILVA ABREU" w:date="2025-07-17T18:34:00Z">
              <w:rPr>
                <w:rFonts w:ascii="Arial" w:hAnsi="Arial" w:cs="Arial"/>
                <w:color w:val="000000"/>
                <w:sz w:val="22"/>
                <w:szCs w:val="22"/>
              </w:rPr>
            </w:rPrChange>
          </w:rPr>
          <w:t>: http://localhost:3000</w:t>
        </w:r>
      </w:ins>
    </w:p>
    <w:p w14:paraId="6125BA8E" w14:textId="77777777" w:rsidR="00EA36DE" w:rsidRPr="00E554AF" w:rsidRDefault="00EA36DE" w:rsidP="00D13F28">
      <w:pPr>
        <w:pStyle w:val="NormalWeb"/>
        <w:numPr>
          <w:ilvl w:val="0"/>
          <w:numId w:val="15"/>
        </w:numPr>
        <w:spacing w:before="240" w:beforeAutospacing="0" w:after="0" w:afterAutospacing="0"/>
        <w:jc w:val="both"/>
        <w:textAlignment w:val="baseline"/>
        <w:rPr>
          <w:ins w:id="1123" w:author="EUDERLAN FREIRE DA SILVA ABREU" w:date="2025-06-30T16:03:00Z"/>
          <w:rFonts w:ascii="Arial" w:hAnsi="Arial" w:cs="Arial"/>
          <w:color w:val="000000"/>
          <w:rPrChange w:id="1124" w:author="EUDERLAN FREIRE DA SILVA ABREU" w:date="2025-07-17T18:34:00Z">
            <w:rPr>
              <w:ins w:id="1125" w:author="EUDERLAN FREIRE DA SILVA ABREU" w:date="2025-06-30T16:03:00Z"/>
              <w:rFonts w:ascii="Arial" w:hAnsi="Arial" w:cs="Arial"/>
              <w:color w:val="000000"/>
              <w:sz w:val="22"/>
              <w:szCs w:val="22"/>
            </w:rPr>
          </w:rPrChange>
        </w:rPr>
        <w:pPrChange w:id="1126" w:author="EUDERLAN FREIRE DA SILVA ABREU" w:date="2025-07-17T19:26:00Z">
          <w:pPr>
            <w:pStyle w:val="NormalWeb"/>
            <w:numPr>
              <w:numId w:val="15"/>
            </w:numPr>
            <w:tabs>
              <w:tab w:val="num" w:pos="720"/>
            </w:tabs>
            <w:spacing w:before="240" w:beforeAutospacing="0" w:after="240" w:afterAutospacing="0"/>
            <w:ind w:left="720" w:hanging="360"/>
            <w:textAlignment w:val="baseline"/>
          </w:pPr>
        </w:pPrChange>
      </w:pPr>
      <w:ins w:id="1127" w:author="EUDERLAN FREIRE DA SILVA ABREU" w:date="2025-06-30T16:03:00Z">
        <w:r w:rsidRPr="00E554AF">
          <w:rPr>
            <w:rFonts w:ascii="Arial" w:hAnsi="Arial" w:cs="Arial"/>
            <w:color w:val="000000"/>
            <w:rPrChange w:id="1128" w:author="EUDERLAN FREIRE DA SILVA ABREU" w:date="2025-07-17T18:34:00Z">
              <w:rPr>
                <w:rFonts w:ascii="Arial" w:hAnsi="Arial" w:cs="Arial"/>
                <w:color w:val="000000"/>
                <w:sz w:val="22"/>
                <w:szCs w:val="22"/>
              </w:rPr>
            </w:rPrChange>
          </w:rPr>
          <w:t xml:space="preserve">API </w:t>
        </w:r>
        <w:proofErr w:type="spellStart"/>
        <w:r w:rsidRPr="00E554AF">
          <w:rPr>
            <w:rFonts w:ascii="Arial" w:hAnsi="Arial" w:cs="Arial"/>
            <w:color w:val="000000"/>
            <w:rPrChange w:id="1129" w:author="EUDERLAN FREIRE DA SILVA ABREU" w:date="2025-07-17T18:34:00Z">
              <w:rPr>
                <w:rFonts w:ascii="Arial" w:hAnsi="Arial" w:cs="Arial"/>
                <w:color w:val="000000"/>
                <w:sz w:val="22"/>
                <w:szCs w:val="22"/>
              </w:rPr>
            </w:rPrChange>
          </w:rPr>
          <w:t>Docs</w:t>
        </w:r>
        <w:proofErr w:type="spellEnd"/>
        <w:r w:rsidRPr="00E554AF">
          <w:rPr>
            <w:rFonts w:ascii="Arial" w:hAnsi="Arial" w:cs="Arial"/>
            <w:color w:val="000000"/>
            <w:rPrChange w:id="1130" w:author="EUDERLAN FREIRE DA SILVA ABREU" w:date="2025-07-17T18:34:00Z">
              <w:rPr>
                <w:rFonts w:ascii="Arial" w:hAnsi="Arial" w:cs="Arial"/>
                <w:color w:val="000000"/>
                <w:sz w:val="22"/>
                <w:szCs w:val="22"/>
              </w:rPr>
            </w:rPrChange>
          </w:rPr>
          <w:t>: http://localhost:8000/docs</w:t>
        </w:r>
      </w:ins>
    </w:p>
    <w:p w14:paraId="178730B5" w14:textId="77777777" w:rsidR="00EA36DE" w:rsidRPr="00E554AF" w:rsidRDefault="00EA36DE" w:rsidP="00D13F28">
      <w:pPr>
        <w:pStyle w:val="Ttulo1"/>
        <w:rPr>
          <w:ins w:id="1131" w:author="EUDERLAN FREIRE DA SILVA ABREU" w:date="2025-06-30T16:05:00Z"/>
          <w:rFonts w:ascii="Arial" w:hAnsi="Arial" w:cs="Arial"/>
          <w:b/>
          <w:bCs/>
          <w:rPrChange w:id="1132" w:author="EUDERLAN FREIRE DA SILVA ABREU" w:date="2025-07-17T18:36:00Z">
            <w:rPr>
              <w:ins w:id="1133" w:author="EUDERLAN FREIRE DA SILVA ABREU" w:date="2025-06-30T16:05:00Z"/>
            </w:rPr>
          </w:rPrChange>
        </w:rPr>
        <w:pPrChange w:id="1134" w:author="EUDERLAN FREIRE DA SILVA ABREU" w:date="2025-07-17T19:26:00Z">
          <w:pPr>
            <w:pStyle w:val="Ttulo2"/>
            <w:spacing w:before="360" w:after="80"/>
          </w:pPr>
        </w:pPrChange>
      </w:pPr>
      <w:bookmarkStart w:id="1135" w:name="_Toc203669861"/>
      <w:ins w:id="1136" w:author="EUDERLAN FREIRE DA SILVA ABREU" w:date="2025-06-30T16:05:00Z">
        <w:r w:rsidRPr="00E554AF">
          <w:rPr>
            <w:rFonts w:ascii="Segoe UI Emoji" w:hAnsi="Segoe UI Emoji" w:cs="Segoe UI Emoji"/>
            <w:b/>
            <w:bCs/>
            <w:rPrChange w:id="1137" w:author="EUDERLAN FREIRE DA SILVA ABREU" w:date="2025-07-17T18:36:00Z">
              <w:rPr>
                <w:rFonts w:ascii="Segoe UI Emoji" w:hAnsi="Segoe UI Emoji" w:cs="Segoe UI Emoji"/>
                <w:color w:val="000000"/>
                <w:sz w:val="34"/>
                <w:szCs w:val="34"/>
              </w:rPr>
            </w:rPrChange>
          </w:rPr>
          <w:t>✅</w:t>
        </w:r>
        <w:r w:rsidRPr="00E554AF">
          <w:rPr>
            <w:rFonts w:ascii="Arial" w:hAnsi="Arial" w:cs="Arial"/>
            <w:b/>
            <w:bCs/>
            <w:rPrChange w:id="1138" w:author="EUDERLAN FREIRE DA SILVA ABREU" w:date="2025-07-17T18:36:00Z">
              <w:rPr>
                <w:rFonts w:ascii="Arial" w:hAnsi="Arial" w:cs="Arial"/>
                <w:color w:val="000000"/>
                <w:sz w:val="34"/>
                <w:szCs w:val="34"/>
              </w:rPr>
            </w:rPrChange>
          </w:rPr>
          <w:t xml:space="preserve"> Lista de Verificação</w:t>
        </w:r>
        <w:bookmarkEnd w:id="1135"/>
      </w:ins>
    </w:p>
    <w:p w14:paraId="38645729" w14:textId="77777777" w:rsidR="00EA36DE" w:rsidRPr="00E554AF" w:rsidRDefault="00EA36DE" w:rsidP="00D13F28">
      <w:pPr>
        <w:pStyle w:val="NormalWeb"/>
        <w:numPr>
          <w:ilvl w:val="0"/>
          <w:numId w:val="16"/>
        </w:numPr>
        <w:spacing w:before="240" w:beforeAutospacing="0" w:after="0" w:afterAutospacing="0"/>
        <w:jc w:val="both"/>
        <w:textAlignment w:val="baseline"/>
        <w:rPr>
          <w:ins w:id="1139" w:author="EUDERLAN FREIRE DA SILVA ABREU" w:date="2025-06-30T16:05:00Z"/>
          <w:rFonts w:ascii="Arial" w:hAnsi="Arial" w:cs="Arial"/>
          <w:color w:val="000000"/>
          <w:rPrChange w:id="1140" w:author="EUDERLAN FREIRE DA SILVA ABREU" w:date="2025-07-17T18:34:00Z">
            <w:rPr>
              <w:ins w:id="1141" w:author="EUDERLAN FREIRE DA SILVA ABREU" w:date="2025-06-30T16:05:00Z"/>
              <w:rFonts w:ascii="Arial" w:hAnsi="Arial" w:cs="Arial"/>
              <w:color w:val="000000"/>
              <w:sz w:val="22"/>
              <w:szCs w:val="22"/>
            </w:rPr>
          </w:rPrChange>
        </w:rPr>
        <w:pPrChange w:id="1142" w:author="EUDERLAN FREIRE DA SILVA ABREU" w:date="2025-07-17T19:26:00Z">
          <w:pPr>
            <w:pStyle w:val="NormalWeb"/>
            <w:numPr>
              <w:numId w:val="16"/>
            </w:numPr>
            <w:tabs>
              <w:tab w:val="num" w:pos="720"/>
            </w:tabs>
            <w:spacing w:before="240" w:beforeAutospacing="0" w:after="0" w:afterAutospacing="0"/>
            <w:ind w:left="720" w:hanging="360"/>
            <w:textAlignment w:val="baseline"/>
          </w:pPr>
        </w:pPrChange>
      </w:pPr>
      <w:proofErr w:type="gramStart"/>
      <w:ins w:id="1143" w:author="EUDERLAN FREIRE DA SILVA ABREU" w:date="2025-06-30T16:05:00Z">
        <w:r w:rsidRPr="00E554AF">
          <w:rPr>
            <w:rFonts w:ascii="Arial" w:hAnsi="Arial" w:cs="Arial"/>
            <w:color w:val="000000"/>
            <w:rPrChange w:id="1144"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145" w:author="EUDERLAN FREIRE DA SILVA ABREU" w:date="2025-07-17T18:34:00Z">
              <w:rPr>
                <w:rFonts w:ascii="Arial" w:hAnsi="Arial" w:cs="Arial"/>
                <w:color w:val="000000"/>
                <w:sz w:val="22"/>
                <w:szCs w:val="22"/>
              </w:rPr>
            </w:rPrChange>
          </w:rPr>
          <w:t xml:space="preserve"> Python 3.11+ instalado</w:t>
        </w:r>
      </w:ins>
    </w:p>
    <w:p w14:paraId="7C709DB4" w14:textId="77777777" w:rsidR="00EA36DE" w:rsidRPr="00E554AF" w:rsidRDefault="00EA36DE" w:rsidP="00D13F28">
      <w:pPr>
        <w:pStyle w:val="NormalWeb"/>
        <w:numPr>
          <w:ilvl w:val="0"/>
          <w:numId w:val="16"/>
        </w:numPr>
        <w:spacing w:before="240" w:beforeAutospacing="0" w:after="0" w:afterAutospacing="0"/>
        <w:jc w:val="both"/>
        <w:textAlignment w:val="baseline"/>
        <w:rPr>
          <w:ins w:id="1146" w:author="EUDERLAN FREIRE DA SILVA ABREU" w:date="2025-06-30T16:05:00Z"/>
          <w:rFonts w:ascii="Arial" w:hAnsi="Arial" w:cs="Arial"/>
          <w:color w:val="000000"/>
          <w:rPrChange w:id="1147" w:author="EUDERLAN FREIRE DA SILVA ABREU" w:date="2025-07-17T18:34:00Z">
            <w:rPr>
              <w:ins w:id="1148" w:author="EUDERLAN FREIRE DA SILVA ABREU" w:date="2025-06-30T16:05:00Z"/>
              <w:rFonts w:ascii="Arial" w:hAnsi="Arial" w:cs="Arial"/>
              <w:color w:val="000000"/>
              <w:sz w:val="22"/>
              <w:szCs w:val="22"/>
            </w:rPr>
          </w:rPrChange>
        </w:rPr>
        <w:pPrChange w:id="1149"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150" w:author="EUDERLAN FREIRE DA SILVA ABREU" w:date="2025-06-30T16:05:00Z">
        <w:r w:rsidRPr="00E554AF">
          <w:rPr>
            <w:rFonts w:ascii="Arial" w:hAnsi="Arial" w:cs="Arial"/>
            <w:color w:val="000000"/>
            <w:rPrChange w:id="1151"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152" w:author="EUDERLAN FREIRE DA SILVA ABREU" w:date="2025-07-17T18:34:00Z">
              <w:rPr>
                <w:rFonts w:ascii="Arial" w:hAnsi="Arial" w:cs="Arial"/>
                <w:color w:val="000000"/>
                <w:sz w:val="22"/>
                <w:szCs w:val="22"/>
              </w:rPr>
            </w:rPrChange>
          </w:rPr>
          <w:t xml:space="preserve"> Node.js 16+ instalado</w:t>
        </w:r>
      </w:ins>
    </w:p>
    <w:p w14:paraId="075EEC1E" w14:textId="77777777" w:rsidR="00EA36DE" w:rsidRPr="00E554AF" w:rsidRDefault="00EA36DE" w:rsidP="00D13F28">
      <w:pPr>
        <w:pStyle w:val="NormalWeb"/>
        <w:numPr>
          <w:ilvl w:val="0"/>
          <w:numId w:val="16"/>
        </w:numPr>
        <w:spacing w:before="240" w:beforeAutospacing="0" w:after="0" w:afterAutospacing="0"/>
        <w:jc w:val="both"/>
        <w:textAlignment w:val="baseline"/>
        <w:rPr>
          <w:ins w:id="1153" w:author="EUDERLAN FREIRE DA SILVA ABREU" w:date="2025-06-30T16:05:00Z"/>
          <w:rFonts w:ascii="Arial" w:hAnsi="Arial" w:cs="Arial"/>
          <w:color w:val="000000"/>
          <w:rPrChange w:id="1154" w:author="EUDERLAN FREIRE DA SILVA ABREU" w:date="2025-07-17T18:34:00Z">
            <w:rPr>
              <w:ins w:id="1155" w:author="EUDERLAN FREIRE DA SILVA ABREU" w:date="2025-06-30T16:05:00Z"/>
              <w:rFonts w:ascii="Arial" w:hAnsi="Arial" w:cs="Arial"/>
              <w:color w:val="000000"/>
              <w:sz w:val="22"/>
              <w:szCs w:val="22"/>
            </w:rPr>
          </w:rPrChange>
        </w:rPr>
        <w:pPrChange w:id="1156"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157" w:author="EUDERLAN FREIRE DA SILVA ABREU" w:date="2025-06-30T16:05:00Z">
        <w:r w:rsidRPr="00E554AF">
          <w:rPr>
            <w:rFonts w:ascii="Arial" w:hAnsi="Arial" w:cs="Arial"/>
            <w:color w:val="000000"/>
            <w:rPrChange w:id="1158"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159" w:author="EUDERLAN FREIRE DA SILVA ABREU" w:date="2025-07-17T18:34:00Z">
              <w:rPr>
                <w:rFonts w:ascii="Arial" w:hAnsi="Arial" w:cs="Arial"/>
                <w:color w:val="000000"/>
                <w:sz w:val="22"/>
                <w:szCs w:val="22"/>
              </w:rPr>
            </w:rPrChange>
          </w:rPr>
          <w:t xml:space="preserve"> Dependências do </w:t>
        </w:r>
        <w:proofErr w:type="spellStart"/>
        <w:r w:rsidRPr="00E554AF">
          <w:rPr>
            <w:rFonts w:ascii="Arial" w:hAnsi="Arial" w:cs="Arial"/>
            <w:color w:val="000000"/>
            <w:rPrChange w:id="1160" w:author="EUDERLAN FREIRE DA SILVA ABREU" w:date="2025-07-17T18:34:00Z">
              <w:rPr>
                <w:rFonts w:ascii="Arial" w:hAnsi="Arial" w:cs="Arial"/>
                <w:color w:val="000000"/>
                <w:sz w:val="22"/>
                <w:szCs w:val="22"/>
              </w:rPr>
            </w:rPrChange>
          </w:rPr>
          <w:t>backend</w:t>
        </w:r>
        <w:proofErr w:type="spellEnd"/>
        <w:r w:rsidRPr="00E554AF">
          <w:rPr>
            <w:rFonts w:ascii="Arial" w:hAnsi="Arial" w:cs="Arial"/>
            <w:color w:val="000000"/>
            <w:rPrChange w:id="1161" w:author="EUDERLAN FREIRE DA SILVA ABREU" w:date="2025-07-17T18:34:00Z">
              <w:rPr>
                <w:rFonts w:ascii="Arial" w:hAnsi="Arial" w:cs="Arial"/>
                <w:color w:val="000000"/>
                <w:sz w:val="22"/>
                <w:szCs w:val="22"/>
              </w:rPr>
            </w:rPrChange>
          </w:rPr>
          <w:t xml:space="preserve"> instaladas</w:t>
        </w:r>
      </w:ins>
    </w:p>
    <w:p w14:paraId="5F94F9C3" w14:textId="77777777" w:rsidR="00EA36DE" w:rsidRPr="00E554AF" w:rsidRDefault="00EA36DE" w:rsidP="00D13F28">
      <w:pPr>
        <w:pStyle w:val="NormalWeb"/>
        <w:numPr>
          <w:ilvl w:val="0"/>
          <w:numId w:val="16"/>
        </w:numPr>
        <w:spacing w:before="240" w:beforeAutospacing="0" w:after="0" w:afterAutospacing="0"/>
        <w:jc w:val="both"/>
        <w:textAlignment w:val="baseline"/>
        <w:rPr>
          <w:ins w:id="1162" w:author="EUDERLAN FREIRE DA SILVA ABREU" w:date="2025-06-30T16:05:00Z"/>
          <w:rFonts w:ascii="Arial" w:hAnsi="Arial" w:cs="Arial"/>
          <w:color w:val="000000"/>
          <w:rPrChange w:id="1163" w:author="EUDERLAN FREIRE DA SILVA ABREU" w:date="2025-07-17T18:34:00Z">
            <w:rPr>
              <w:ins w:id="1164" w:author="EUDERLAN FREIRE DA SILVA ABREU" w:date="2025-06-30T16:05:00Z"/>
              <w:rFonts w:ascii="Arial" w:hAnsi="Arial" w:cs="Arial"/>
              <w:color w:val="000000"/>
              <w:sz w:val="22"/>
              <w:szCs w:val="22"/>
            </w:rPr>
          </w:rPrChange>
        </w:rPr>
        <w:pPrChange w:id="1165"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166" w:author="EUDERLAN FREIRE DA SILVA ABREU" w:date="2025-06-30T16:05:00Z">
        <w:r w:rsidRPr="00E554AF">
          <w:rPr>
            <w:rFonts w:ascii="Arial" w:hAnsi="Arial" w:cs="Arial"/>
            <w:color w:val="000000"/>
            <w:rPrChange w:id="1167"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168" w:author="EUDERLAN FREIRE DA SILVA ABREU" w:date="2025-07-17T18:34:00Z">
              <w:rPr>
                <w:rFonts w:ascii="Arial" w:hAnsi="Arial" w:cs="Arial"/>
                <w:color w:val="000000"/>
                <w:sz w:val="22"/>
                <w:szCs w:val="22"/>
              </w:rPr>
            </w:rPrChange>
          </w:rPr>
          <w:t xml:space="preserve"> Dependências do </w:t>
        </w:r>
        <w:proofErr w:type="spellStart"/>
        <w:r w:rsidRPr="00E554AF">
          <w:rPr>
            <w:rFonts w:ascii="Arial" w:hAnsi="Arial" w:cs="Arial"/>
            <w:color w:val="000000"/>
            <w:rPrChange w:id="1169" w:author="EUDERLAN FREIRE DA SILVA ABREU" w:date="2025-07-17T18:34:00Z">
              <w:rPr>
                <w:rFonts w:ascii="Arial" w:hAnsi="Arial" w:cs="Arial"/>
                <w:color w:val="000000"/>
                <w:sz w:val="22"/>
                <w:szCs w:val="22"/>
              </w:rPr>
            </w:rPrChange>
          </w:rPr>
          <w:t>frontend</w:t>
        </w:r>
        <w:proofErr w:type="spellEnd"/>
        <w:r w:rsidRPr="00E554AF">
          <w:rPr>
            <w:rFonts w:ascii="Arial" w:hAnsi="Arial" w:cs="Arial"/>
            <w:color w:val="000000"/>
            <w:rPrChange w:id="1170" w:author="EUDERLAN FREIRE DA SILVA ABREU" w:date="2025-07-17T18:34:00Z">
              <w:rPr>
                <w:rFonts w:ascii="Arial" w:hAnsi="Arial" w:cs="Arial"/>
                <w:color w:val="000000"/>
                <w:sz w:val="22"/>
                <w:szCs w:val="22"/>
              </w:rPr>
            </w:rPrChange>
          </w:rPr>
          <w:t xml:space="preserve"> instaladas</w:t>
        </w:r>
      </w:ins>
    </w:p>
    <w:p w14:paraId="713E96E3" w14:textId="77777777" w:rsidR="00EA36DE" w:rsidRPr="00E554AF" w:rsidRDefault="00EA36DE" w:rsidP="00D13F28">
      <w:pPr>
        <w:pStyle w:val="NormalWeb"/>
        <w:numPr>
          <w:ilvl w:val="0"/>
          <w:numId w:val="16"/>
        </w:numPr>
        <w:spacing w:before="240" w:beforeAutospacing="0" w:after="0" w:afterAutospacing="0"/>
        <w:jc w:val="both"/>
        <w:textAlignment w:val="baseline"/>
        <w:rPr>
          <w:ins w:id="1171" w:author="EUDERLAN FREIRE DA SILVA ABREU" w:date="2025-06-30T16:05:00Z"/>
          <w:rFonts w:ascii="Arial" w:hAnsi="Arial" w:cs="Arial"/>
          <w:color w:val="000000"/>
          <w:rPrChange w:id="1172" w:author="EUDERLAN FREIRE DA SILVA ABREU" w:date="2025-07-17T18:34:00Z">
            <w:rPr>
              <w:ins w:id="1173" w:author="EUDERLAN FREIRE DA SILVA ABREU" w:date="2025-06-30T16:05:00Z"/>
              <w:rFonts w:ascii="Arial" w:hAnsi="Arial" w:cs="Arial"/>
              <w:color w:val="000000"/>
              <w:sz w:val="22"/>
              <w:szCs w:val="22"/>
            </w:rPr>
          </w:rPrChange>
        </w:rPr>
        <w:pPrChange w:id="1174"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175" w:author="EUDERLAN FREIRE DA SILVA ABREU" w:date="2025-06-30T16:05:00Z">
        <w:r w:rsidRPr="00E554AF">
          <w:rPr>
            <w:rFonts w:ascii="Arial" w:hAnsi="Arial" w:cs="Arial"/>
            <w:color w:val="000000"/>
            <w:rPrChange w:id="1176"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177" w:author="EUDERLAN FREIRE DA SILVA ABREU" w:date="2025-07-17T18:34:00Z">
              <w:rPr>
                <w:rFonts w:ascii="Arial" w:hAnsi="Arial" w:cs="Arial"/>
                <w:color w:val="000000"/>
                <w:sz w:val="22"/>
                <w:szCs w:val="22"/>
              </w:rPr>
            </w:rPrChange>
          </w:rPr>
          <w:t xml:space="preserve"> Chave </w:t>
        </w:r>
        <w:proofErr w:type="spellStart"/>
        <w:r w:rsidRPr="00E554AF">
          <w:rPr>
            <w:rFonts w:ascii="Arial" w:hAnsi="Arial" w:cs="Arial"/>
            <w:color w:val="000000"/>
            <w:rPrChange w:id="1178" w:author="EUDERLAN FREIRE DA SILVA ABREU" w:date="2025-07-17T18:34:00Z">
              <w:rPr>
                <w:rFonts w:ascii="Arial" w:hAnsi="Arial" w:cs="Arial"/>
                <w:color w:val="000000"/>
                <w:sz w:val="22"/>
                <w:szCs w:val="22"/>
              </w:rPr>
            </w:rPrChange>
          </w:rPr>
          <w:t>Groq</w:t>
        </w:r>
        <w:proofErr w:type="spellEnd"/>
        <w:r w:rsidRPr="00E554AF">
          <w:rPr>
            <w:rFonts w:ascii="Arial" w:hAnsi="Arial" w:cs="Arial"/>
            <w:color w:val="000000"/>
            <w:rPrChange w:id="1179" w:author="EUDERLAN FREIRE DA SILVA ABREU" w:date="2025-07-17T18:34:00Z">
              <w:rPr>
                <w:rFonts w:ascii="Arial" w:hAnsi="Arial" w:cs="Arial"/>
                <w:color w:val="000000"/>
                <w:sz w:val="22"/>
                <w:szCs w:val="22"/>
              </w:rPr>
            </w:rPrChange>
          </w:rPr>
          <w:t xml:space="preserve"> configurada</w:t>
        </w:r>
      </w:ins>
    </w:p>
    <w:p w14:paraId="092F75A2" w14:textId="77777777" w:rsidR="00EA36DE" w:rsidRPr="00E554AF" w:rsidRDefault="00EA36DE" w:rsidP="00D13F28">
      <w:pPr>
        <w:pStyle w:val="NormalWeb"/>
        <w:numPr>
          <w:ilvl w:val="0"/>
          <w:numId w:val="16"/>
        </w:numPr>
        <w:spacing w:before="240" w:beforeAutospacing="0" w:after="0" w:afterAutospacing="0"/>
        <w:jc w:val="both"/>
        <w:textAlignment w:val="baseline"/>
        <w:rPr>
          <w:ins w:id="1180" w:author="EUDERLAN FREIRE DA SILVA ABREU" w:date="2025-06-30T16:05:00Z"/>
          <w:rFonts w:ascii="Arial" w:hAnsi="Arial" w:cs="Arial"/>
          <w:color w:val="000000"/>
          <w:rPrChange w:id="1181" w:author="EUDERLAN FREIRE DA SILVA ABREU" w:date="2025-07-17T18:34:00Z">
            <w:rPr>
              <w:ins w:id="1182" w:author="EUDERLAN FREIRE DA SILVA ABREU" w:date="2025-06-30T16:05:00Z"/>
              <w:rFonts w:ascii="Arial" w:hAnsi="Arial" w:cs="Arial"/>
              <w:color w:val="000000"/>
              <w:sz w:val="22"/>
              <w:szCs w:val="22"/>
            </w:rPr>
          </w:rPrChange>
        </w:rPr>
        <w:pPrChange w:id="1183"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184" w:author="EUDERLAN FREIRE DA SILVA ABREU" w:date="2025-06-30T16:05:00Z">
        <w:r w:rsidRPr="00E554AF">
          <w:rPr>
            <w:rFonts w:ascii="Arial" w:hAnsi="Arial" w:cs="Arial"/>
            <w:color w:val="000000"/>
            <w:rPrChange w:id="1185"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186" w:author="EUDERLAN FREIRE DA SILVA ABREU" w:date="2025-07-17T18:34:00Z">
              <w:rPr>
                <w:rFonts w:ascii="Arial" w:hAnsi="Arial" w:cs="Arial"/>
                <w:color w:val="000000"/>
                <w:sz w:val="22"/>
                <w:szCs w:val="22"/>
              </w:rPr>
            </w:rPrChange>
          </w:rPr>
          <w:t xml:space="preserve"> Chave </w:t>
        </w:r>
        <w:proofErr w:type="spellStart"/>
        <w:r w:rsidRPr="00E554AF">
          <w:rPr>
            <w:rFonts w:ascii="Arial" w:hAnsi="Arial" w:cs="Arial"/>
            <w:color w:val="000000"/>
            <w:rPrChange w:id="1187" w:author="EUDERLAN FREIRE DA SILVA ABREU" w:date="2025-07-17T18:34:00Z">
              <w:rPr>
                <w:rFonts w:ascii="Arial" w:hAnsi="Arial" w:cs="Arial"/>
                <w:color w:val="000000"/>
                <w:sz w:val="22"/>
                <w:szCs w:val="22"/>
              </w:rPr>
            </w:rPrChange>
          </w:rPr>
          <w:t>Pinecone</w:t>
        </w:r>
        <w:proofErr w:type="spellEnd"/>
        <w:r w:rsidRPr="00E554AF">
          <w:rPr>
            <w:rFonts w:ascii="Arial" w:hAnsi="Arial" w:cs="Arial"/>
            <w:color w:val="000000"/>
            <w:rPrChange w:id="1188" w:author="EUDERLAN FREIRE DA SILVA ABREU" w:date="2025-07-17T18:34:00Z">
              <w:rPr>
                <w:rFonts w:ascii="Arial" w:hAnsi="Arial" w:cs="Arial"/>
                <w:color w:val="000000"/>
                <w:sz w:val="22"/>
                <w:szCs w:val="22"/>
              </w:rPr>
            </w:rPrChange>
          </w:rPr>
          <w:t xml:space="preserve"> configurada</w:t>
        </w:r>
      </w:ins>
    </w:p>
    <w:p w14:paraId="7CC0825E" w14:textId="77777777" w:rsidR="00EA36DE" w:rsidRPr="00E554AF" w:rsidRDefault="00EA36DE" w:rsidP="00D13F28">
      <w:pPr>
        <w:pStyle w:val="NormalWeb"/>
        <w:numPr>
          <w:ilvl w:val="0"/>
          <w:numId w:val="16"/>
        </w:numPr>
        <w:spacing w:before="240" w:beforeAutospacing="0" w:after="0" w:afterAutospacing="0"/>
        <w:jc w:val="both"/>
        <w:textAlignment w:val="baseline"/>
        <w:rPr>
          <w:ins w:id="1189" w:author="EUDERLAN FREIRE DA SILVA ABREU" w:date="2025-06-30T16:05:00Z"/>
          <w:rFonts w:ascii="Arial" w:hAnsi="Arial" w:cs="Arial"/>
          <w:color w:val="000000"/>
          <w:rPrChange w:id="1190" w:author="EUDERLAN FREIRE DA SILVA ABREU" w:date="2025-07-17T18:34:00Z">
            <w:rPr>
              <w:ins w:id="1191" w:author="EUDERLAN FREIRE DA SILVA ABREU" w:date="2025-06-30T16:05:00Z"/>
              <w:rFonts w:ascii="Arial" w:hAnsi="Arial" w:cs="Arial"/>
              <w:color w:val="000000"/>
              <w:sz w:val="22"/>
              <w:szCs w:val="22"/>
            </w:rPr>
          </w:rPrChange>
        </w:rPr>
        <w:pPrChange w:id="1192"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193" w:author="EUDERLAN FREIRE DA SILVA ABREU" w:date="2025-06-30T16:05:00Z">
        <w:r w:rsidRPr="00E554AF">
          <w:rPr>
            <w:rFonts w:ascii="Arial" w:hAnsi="Arial" w:cs="Arial"/>
            <w:color w:val="000000"/>
            <w:rPrChange w:id="1194"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195" w:author="EUDERLAN FREIRE DA SILVA ABREU" w:date="2025-07-17T18:34:00Z">
              <w:rPr>
                <w:rFonts w:ascii="Arial" w:hAnsi="Arial" w:cs="Arial"/>
                <w:color w:val="000000"/>
                <w:sz w:val="22"/>
                <w:szCs w:val="22"/>
              </w:rPr>
            </w:rPrChange>
          </w:rPr>
          <w:t xml:space="preserve"> Arquivo .</w:t>
        </w:r>
        <w:proofErr w:type="spellStart"/>
        <w:r w:rsidRPr="00E554AF">
          <w:rPr>
            <w:rFonts w:ascii="Arial" w:hAnsi="Arial" w:cs="Arial"/>
            <w:color w:val="000000"/>
            <w:rPrChange w:id="1196" w:author="EUDERLAN FREIRE DA SILVA ABREU" w:date="2025-07-17T18:34:00Z">
              <w:rPr>
                <w:rFonts w:ascii="Arial" w:hAnsi="Arial" w:cs="Arial"/>
                <w:color w:val="000000"/>
                <w:sz w:val="22"/>
                <w:szCs w:val="22"/>
              </w:rPr>
            </w:rPrChange>
          </w:rPr>
          <w:t>env</w:t>
        </w:r>
        <w:proofErr w:type="spellEnd"/>
        <w:r w:rsidRPr="00E554AF">
          <w:rPr>
            <w:rFonts w:ascii="Arial" w:hAnsi="Arial" w:cs="Arial"/>
            <w:color w:val="000000"/>
            <w:rPrChange w:id="1197" w:author="EUDERLAN FREIRE DA SILVA ABREU" w:date="2025-07-17T18:34:00Z">
              <w:rPr>
                <w:rFonts w:ascii="Arial" w:hAnsi="Arial" w:cs="Arial"/>
                <w:color w:val="000000"/>
                <w:sz w:val="22"/>
                <w:szCs w:val="22"/>
              </w:rPr>
            </w:rPrChange>
          </w:rPr>
          <w:t xml:space="preserve"> do </w:t>
        </w:r>
        <w:proofErr w:type="spellStart"/>
        <w:r w:rsidRPr="00E554AF">
          <w:rPr>
            <w:rFonts w:ascii="Arial" w:hAnsi="Arial" w:cs="Arial"/>
            <w:color w:val="000000"/>
            <w:rPrChange w:id="1198" w:author="EUDERLAN FREIRE DA SILVA ABREU" w:date="2025-07-17T18:34:00Z">
              <w:rPr>
                <w:rFonts w:ascii="Arial" w:hAnsi="Arial" w:cs="Arial"/>
                <w:color w:val="000000"/>
                <w:sz w:val="22"/>
                <w:szCs w:val="22"/>
              </w:rPr>
            </w:rPrChange>
          </w:rPr>
          <w:t>backend</w:t>
        </w:r>
        <w:proofErr w:type="spellEnd"/>
        <w:r w:rsidRPr="00E554AF">
          <w:rPr>
            <w:rFonts w:ascii="Arial" w:hAnsi="Arial" w:cs="Arial"/>
            <w:color w:val="000000"/>
            <w:rPrChange w:id="1199" w:author="EUDERLAN FREIRE DA SILVA ABREU" w:date="2025-07-17T18:34:00Z">
              <w:rPr>
                <w:rFonts w:ascii="Arial" w:hAnsi="Arial" w:cs="Arial"/>
                <w:color w:val="000000"/>
                <w:sz w:val="22"/>
                <w:szCs w:val="22"/>
              </w:rPr>
            </w:rPrChange>
          </w:rPr>
          <w:t xml:space="preserve"> configurado</w:t>
        </w:r>
      </w:ins>
    </w:p>
    <w:p w14:paraId="00564B09" w14:textId="77777777" w:rsidR="00EA36DE" w:rsidRPr="00E554AF" w:rsidRDefault="00EA36DE" w:rsidP="00D13F28">
      <w:pPr>
        <w:pStyle w:val="NormalWeb"/>
        <w:numPr>
          <w:ilvl w:val="0"/>
          <w:numId w:val="16"/>
        </w:numPr>
        <w:spacing w:before="240" w:beforeAutospacing="0" w:after="0" w:afterAutospacing="0"/>
        <w:jc w:val="both"/>
        <w:textAlignment w:val="baseline"/>
        <w:rPr>
          <w:ins w:id="1200" w:author="EUDERLAN FREIRE DA SILVA ABREU" w:date="2025-06-30T16:05:00Z"/>
          <w:rFonts w:ascii="Arial" w:hAnsi="Arial" w:cs="Arial"/>
          <w:color w:val="000000"/>
          <w:rPrChange w:id="1201" w:author="EUDERLAN FREIRE DA SILVA ABREU" w:date="2025-07-17T18:34:00Z">
            <w:rPr>
              <w:ins w:id="1202" w:author="EUDERLAN FREIRE DA SILVA ABREU" w:date="2025-06-30T16:05:00Z"/>
              <w:rFonts w:ascii="Arial" w:hAnsi="Arial" w:cs="Arial"/>
              <w:color w:val="000000"/>
              <w:sz w:val="22"/>
              <w:szCs w:val="22"/>
            </w:rPr>
          </w:rPrChange>
        </w:rPr>
        <w:pPrChange w:id="1203"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204" w:author="EUDERLAN FREIRE DA SILVA ABREU" w:date="2025-06-30T16:05:00Z">
        <w:r w:rsidRPr="00E554AF">
          <w:rPr>
            <w:rFonts w:ascii="Arial" w:hAnsi="Arial" w:cs="Arial"/>
            <w:color w:val="000000"/>
            <w:rPrChange w:id="1205"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206" w:author="EUDERLAN FREIRE DA SILVA ABREU" w:date="2025-07-17T18:34:00Z">
              <w:rPr>
                <w:rFonts w:ascii="Arial" w:hAnsi="Arial" w:cs="Arial"/>
                <w:color w:val="000000"/>
                <w:sz w:val="22"/>
                <w:szCs w:val="22"/>
              </w:rPr>
            </w:rPrChange>
          </w:rPr>
          <w:t xml:space="preserve"> Arquivo .</w:t>
        </w:r>
        <w:proofErr w:type="spellStart"/>
        <w:r w:rsidRPr="00E554AF">
          <w:rPr>
            <w:rFonts w:ascii="Arial" w:hAnsi="Arial" w:cs="Arial"/>
            <w:color w:val="000000"/>
            <w:rPrChange w:id="1207" w:author="EUDERLAN FREIRE DA SILVA ABREU" w:date="2025-07-17T18:34:00Z">
              <w:rPr>
                <w:rFonts w:ascii="Arial" w:hAnsi="Arial" w:cs="Arial"/>
                <w:color w:val="000000"/>
                <w:sz w:val="22"/>
                <w:szCs w:val="22"/>
              </w:rPr>
            </w:rPrChange>
          </w:rPr>
          <w:t>env</w:t>
        </w:r>
        <w:proofErr w:type="spellEnd"/>
        <w:r w:rsidRPr="00E554AF">
          <w:rPr>
            <w:rFonts w:ascii="Arial" w:hAnsi="Arial" w:cs="Arial"/>
            <w:color w:val="000000"/>
            <w:rPrChange w:id="1208" w:author="EUDERLAN FREIRE DA SILVA ABREU" w:date="2025-07-17T18:34:00Z">
              <w:rPr>
                <w:rFonts w:ascii="Arial" w:hAnsi="Arial" w:cs="Arial"/>
                <w:color w:val="000000"/>
                <w:sz w:val="22"/>
                <w:szCs w:val="22"/>
              </w:rPr>
            </w:rPrChange>
          </w:rPr>
          <w:t xml:space="preserve"> do </w:t>
        </w:r>
        <w:proofErr w:type="spellStart"/>
        <w:r w:rsidRPr="00E554AF">
          <w:rPr>
            <w:rFonts w:ascii="Arial" w:hAnsi="Arial" w:cs="Arial"/>
            <w:color w:val="000000"/>
            <w:rPrChange w:id="1209" w:author="EUDERLAN FREIRE DA SILVA ABREU" w:date="2025-07-17T18:34:00Z">
              <w:rPr>
                <w:rFonts w:ascii="Arial" w:hAnsi="Arial" w:cs="Arial"/>
                <w:color w:val="000000"/>
                <w:sz w:val="22"/>
                <w:szCs w:val="22"/>
              </w:rPr>
            </w:rPrChange>
          </w:rPr>
          <w:t>frontend</w:t>
        </w:r>
        <w:proofErr w:type="spellEnd"/>
        <w:r w:rsidRPr="00E554AF">
          <w:rPr>
            <w:rFonts w:ascii="Arial" w:hAnsi="Arial" w:cs="Arial"/>
            <w:color w:val="000000"/>
            <w:rPrChange w:id="1210" w:author="EUDERLAN FREIRE DA SILVA ABREU" w:date="2025-07-17T18:34:00Z">
              <w:rPr>
                <w:rFonts w:ascii="Arial" w:hAnsi="Arial" w:cs="Arial"/>
                <w:color w:val="000000"/>
                <w:sz w:val="22"/>
                <w:szCs w:val="22"/>
              </w:rPr>
            </w:rPrChange>
          </w:rPr>
          <w:t xml:space="preserve"> configurado</w:t>
        </w:r>
      </w:ins>
    </w:p>
    <w:p w14:paraId="0989478E" w14:textId="77777777" w:rsidR="00EA36DE" w:rsidRPr="00E554AF" w:rsidRDefault="00EA36DE" w:rsidP="00D13F28">
      <w:pPr>
        <w:pStyle w:val="NormalWeb"/>
        <w:numPr>
          <w:ilvl w:val="0"/>
          <w:numId w:val="16"/>
        </w:numPr>
        <w:spacing w:before="240" w:beforeAutospacing="0" w:after="0" w:afterAutospacing="0"/>
        <w:jc w:val="both"/>
        <w:textAlignment w:val="baseline"/>
        <w:rPr>
          <w:ins w:id="1211" w:author="EUDERLAN FREIRE DA SILVA ABREU" w:date="2025-06-30T16:05:00Z"/>
          <w:rFonts w:ascii="Arial" w:hAnsi="Arial" w:cs="Arial"/>
          <w:color w:val="000000"/>
          <w:rPrChange w:id="1212" w:author="EUDERLAN FREIRE DA SILVA ABREU" w:date="2025-07-17T18:34:00Z">
            <w:rPr>
              <w:ins w:id="1213" w:author="EUDERLAN FREIRE DA SILVA ABREU" w:date="2025-06-30T16:05:00Z"/>
              <w:rFonts w:ascii="Arial" w:hAnsi="Arial" w:cs="Arial"/>
              <w:color w:val="000000"/>
              <w:sz w:val="22"/>
              <w:szCs w:val="22"/>
            </w:rPr>
          </w:rPrChange>
        </w:rPr>
        <w:pPrChange w:id="1214"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215" w:author="EUDERLAN FREIRE DA SILVA ABREU" w:date="2025-06-30T16:05:00Z">
        <w:r w:rsidRPr="00E554AF">
          <w:rPr>
            <w:rFonts w:ascii="Arial" w:hAnsi="Arial" w:cs="Arial"/>
            <w:color w:val="000000"/>
            <w:rPrChange w:id="1216" w:author="EUDERLAN FREIRE DA SILVA ABREU" w:date="2025-07-17T18:34:00Z">
              <w:rPr>
                <w:rFonts w:ascii="Arial" w:hAnsi="Arial" w:cs="Arial"/>
                <w:color w:val="000000"/>
                <w:sz w:val="22"/>
                <w:szCs w:val="22"/>
              </w:rPr>
            </w:rPrChange>
          </w:rPr>
          <w:lastRenderedPageBreak/>
          <w:t>[ ]</w:t>
        </w:r>
        <w:proofErr w:type="gramEnd"/>
        <w:r w:rsidRPr="00E554AF">
          <w:rPr>
            <w:rFonts w:ascii="Arial" w:hAnsi="Arial" w:cs="Arial"/>
            <w:color w:val="000000"/>
            <w:rPrChange w:id="1217" w:author="EUDERLAN FREIRE DA SILVA ABREU" w:date="2025-07-17T18:34:00Z">
              <w:rPr>
                <w:rFonts w:ascii="Arial" w:hAnsi="Arial" w:cs="Arial"/>
                <w:color w:val="000000"/>
                <w:sz w:val="22"/>
                <w:szCs w:val="22"/>
              </w:rPr>
            </w:rPrChange>
          </w:rPr>
          <w:t xml:space="preserve"> </w:t>
        </w:r>
        <w:proofErr w:type="spellStart"/>
        <w:r w:rsidRPr="00E554AF">
          <w:rPr>
            <w:rFonts w:ascii="Arial" w:hAnsi="Arial" w:cs="Arial"/>
            <w:color w:val="000000"/>
            <w:rPrChange w:id="1218" w:author="EUDERLAN FREIRE DA SILVA ABREU" w:date="2025-07-17T18:34:00Z">
              <w:rPr>
                <w:rFonts w:ascii="Arial" w:hAnsi="Arial" w:cs="Arial"/>
                <w:color w:val="000000"/>
                <w:sz w:val="22"/>
                <w:szCs w:val="22"/>
              </w:rPr>
            </w:rPrChange>
          </w:rPr>
          <w:t>Backend</w:t>
        </w:r>
        <w:proofErr w:type="spellEnd"/>
        <w:r w:rsidRPr="00E554AF">
          <w:rPr>
            <w:rFonts w:ascii="Arial" w:hAnsi="Arial" w:cs="Arial"/>
            <w:color w:val="000000"/>
            <w:rPrChange w:id="1219" w:author="EUDERLAN FREIRE DA SILVA ABREU" w:date="2025-07-17T18:34:00Z">
              <w:rPr>
                <w:rFonts w:ascii="Arial" w:hAnsi="Arial" w:cs="Arial"/>
                <w:color w:val="000000"/>
                <w:sz w:val="22"/>
                <w:szCs w:val="22"/>
              </w:rPr>
            </w:rPrChange>
          </w:rPr>
          <w:t xml:space="preserve"> rodando na porta 8000</w:t>
        </w:r>
      </w:ins>
    </w:p>
    <w:p w14:paraId="728AB74D" w14:textId="77777777" w:rsidR="00EA36DE" w:rsidRPr="00E554AF" w:rsidRDefault="00EA36DE" w:rsidP="00D13F28">
      <w:pPr>
        <w:pStyle w:val="NormalWeb"/>
        <w:numPr>
          <w:ilvl w:val="0"/>
          <w:numId w:val="16"/>
        </w:numPr>
        <w:spacing w:before="240" w:beforeAutospacing="0" w:after="0" w:afterAutospacing="0"/>
        <w:jc w:val="both"/>
        <w:textAlignment w:val="baseline"/>
        <w:rPr>
          <w:ins w:id="1220" w:author="EUDERLAN FREIRE DA SILVA ABREU" w:date="2025-06-30T16:05:00Z"/>
          <w:rFonts w:ascii="Arial" w:hAnsi="Arial" w:cs="Arial"/>
          <w:color w:val="000000"/>
          <w:rPrChange w:id="1221" w:author="EUDERLAN FREIRE DA SILVA ABREU" w:date="2025-07-17T18:34:00Z">
            <w:rPr>
              <w:ins w:id="1222" w:author="EUDERLAN FREIRE DA SILVA ABREU" w:date="2025-06-30T16:05:00Z"/>
              <w:rFonts w:ascii="Arial" w:hAnsi="Arial" w:cs="Arial"/>
              <w:color w:val="000000"/>
              <w:sz w:val="22"/>
              <w:szCs w:val="22"/>
            </w:rPr>
          </w:rPrChange>
        </w:rPr>
        <w:pPrChange w:id="1223"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224" w:author="EUDERLAN FREIRE DA SILVA ABREU" w:date="2025-06-30T16:05:00Z">
        <w:r w:rsidRPr="00E554AF">
          <w:rPr>
            <w:rFonts w:ascii="Arial" w:hAnsi="Arial" w:cs="Arial"/>
            <w:color w:val="000000"/>
            <w:rPrChange w:id="1225"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226" w:author="EUDERLAN FREIRE DA SILVA ABREU" w:date="2025-07-17T18:34:00Z">
              <w:rPr>
                <w:rFonts w:ascii="Arial" w:hAnsi="Arial" w:cs="Arial"/>
                <w:color w:val="000000"/>
                <w:sz w:val="22"/>
                <w:szCs w:val="22"/>
              </w:rPr>
            </w:rPrChange>
          </w:rPr>
          <w:t xml:space="preserve"> </w:t>
        </w:r>
        <w:proofErr w:type="spellStart"/>
        <w:r w:rsidRPr="00E554AF">
          <w:rPr>
            <w:rFonts w:ascii="Arial" w:hAnsi="Arial" w:cs="Arial"/>
            <w:color w:val="000000"/>
            <w:rPrChange w:id="1227" w:author="EUDERLAN FREIRE DA SILVA ABREU" w:date="2025-07-17T18:34:00Z">
              <w:rPr>
                <w:rFonts w:ascii="Arial" w:hAnsi="Arial" w:cs="Arial"/>
                <w:color w:val="000000"/>
                <w:sz w:val="22"/>
                <w:szCs w:val="22"/>
              </w:rPr>
            </w:rPrChange>
          </w:rPr>
          <w:t>Frontend</w:t>
        </w:r>
        <w:proofErr w:type="spellEnd"/>
        <w:r w:rsidRPr="00E554AF">
          <w:rPr>
            <w:rFonts w:ascii="Arial" w:hAnsi="Arial" w:cs="Arial"/>
            <w:color w:val="000000"/>
            <w:rPrChange w:id="1228" w:author="EUDERLAN FREIRE DA SILVA ABREU" w:date="2025-07-17T18:34:00Z">
              <w:rPr>
                <w:rFonts w:ascii="Arial" w:hAnsi="Arial" w:cs="Arial"/>
                <w:color w:val="000000"/>
                <w:sz w:val="22"/>
                <w:szCs w:val="22"/>
              </w:rPr>
            </w:rPrChange>
          </w:rPr>
          <w:t xml:space="preserve"> rodando na porta 3000</w:t>
        </w:r>
      </w:ins>
    </w:p>
    <w:p w14:paraId="4EA6ED56" w14:textId="77777777" w:rsidR="00EA36DE" w:rsidRPr="00E554AF" w:rsidRDefault="00EA36DE" w:rsidP="00D13F28">
      <w:pPr>
        <w:pStyle w:val="NormalWeb"/>
        <w:numPr>
          <w:ilvl w:val="0"/>
          <w:numId w:val="16"/>
        </w:numPr>
        <w:spacing w:before="240" w:beforeAutospacing="0" w:after="0" w:afterAutospacing="0"/>
        <w:jc w:val="both"/>
        <w:textAlignment w:val="baseline"/>
        <w:rPr>
          <w:ins w:id="1229" w:author="EUDERLAN FREIRE DA SILVA ABREU" w:date="2025-06-30T16:05:00Z"/>
          <w:rFonts w:ascii="Arial" w:hAnsi="Arial" w:cs="Arial"/>
          <w:color w:val="000000"/>
          <w:rPrChange w:id="1230" w:author="EUDERLAN FREIRE DA SILVA ABREU" w:date="2025-07-17T18:34:00Z">
            <w:rPr>
              <w:ins w:id="1231" w:author="EUDERLAN FREIRE DA SILVA ABREU" w:date="2025-06-30T16:05:00Z"/>
              <w:rFonts w:ascii="Arial" w:hAnsi="Arial" w:cs="Arial"/>
              <w:color w:val="000000"/>
              <w:sz w:val="22"/>
              <w:szCs w:val="22"/>
            </w:rPr>
          </w:rPrChange>
        </w:rPr>
        <w:pPrChange w:id="1232"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233" w:author="EUDERLAN FREIRE DA SILVA ABREU" w:date="2025-06-30T16:05:00Z">
        <w:r w:rsidRPr="00E554AF">
          <w:rPr>
            <w:rFonts w:ascii="Arial" w:hAnsi="Arial" w:cs="Arial"/>
            <w:color w:val="000000"/>
            <w:rPrChange w:id="1234"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235" w:author="EUDERLAN FREIRE DA SILVA ABREU" w:date="2025-07-17T18:34:00Z">
              <w:rPr>
                <w:rFonts w:ascii="Arial" w:hAnsi="Arial" w:cs="Arial"/>
                <w:color w:val="000000"/>
                <w:sz w:val="22"/>
                <w:szCs w:val="22"/>
              </w:rPr>
            </w:rPrChange>
          </w:rPr>
          <w:t xml:space="preserve"> Login funcionando</w:t>
        </w:r>
      </w:ins>
    </w:p>
    <w:p w14:paraId="74EBEE35" w14:textId="77777777" w:rsidR="00EA36DE" w:rsidRPr="00E554AF" w:rsidRDefault="00EA36DE" w:rsidP="00D13F28">
      <w:pPr>
        <w:pStyle w:val="NormalWeb"/>
        <w:numPr>
          <w:ilvl w:val="0"/>
          <w:numId w:val="16"/>
        </w:numPr>
        <w:spacing w:before="240" w:beforeAutospacing="0" w:after="0" w:afterAutospacing="0"/>
        <w:jc w:val="both"/>
        <w:textAlignment w:val="baseline"/>
        <w:rPr>
          <w:ins w:id="1236" w:author="EUDERLAN FREIRE DA SILVA ABREU" w:date="2025-06-30T16:05:00Z"/>
          <w:rFonts w:ascii="Arial" w:hAnsi="Arial" w:cs="Arial"/>
          <w:color w:val="000000"/>
          <w:rPrChange w:id="1237" w:author="EUDERLAN FREIRE DA SILVA ABREU" w:date="2025-07-17T18:34:00Z">
            <w:rPr>
              <w:ins w:id="1238" w:author="EUDERLAN FREIRE DA SILVA ABREU" w:date="2025-06-30T16:05:00Z"/>
              <w:rFonts w:ascii="Arial" w:hAnsi="Arial" w:cs="Arial"/>
              <w:color w:val="000000"/>
              <w:sz w:val="22"/>
              <w:szCs w:val="22"/>
            </w:rPr>
          </w:rPrChange>
        </w:rPr>
        <w:pPrChange w:id="1239" w:author="EUDERLAN FREIRE DA SILVA ABREU" w:date="2025-07-17T19:26:00Z">
          <w:pPr>
            <w:pStyle w:val="NormalWeb"/>
            <w:numPr>
              <w:numId w:val="16"/>
            </w:numPr>
            <w:tabs>
              <w:tab w:val="num" w:pos="720"/>
            </w:tabs>
            <w:spacing w:before="0" w:beforeAutospacing="0" w:after="0" w:afterAutospacing="0"/>
            <w:ind w:left="720" w:hanging="360"/>
            <w:textAlignment w:val="baseline"/>
          </w:pPr>
        </w:pPrChange>
      </w:pPr>
      <w:proofErr w:type="gramStart"/>
      <w:ins w:id="1240" w:author="EUDERLAN FREIRE DA SILVA ABREU" w:date="2025-06-30T16:05:00Z">
        <w:r w:rsidRPr="00E554AF">
          <w:rPr>
            <w:rFonts w:ascii="Arial" w:hAnsi="Arial" w:cs="Arial"/>
            <w:color w:val="000000"/>
            <w:rPrChange w:id="1241"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242" w:author="EUDERLAN FREIRE DA SILVA ABREU" w:date="2025-07-17T18:34:00Z">
              <w:rPr>
                <w:rFonts w:ascii="Arial" w:hAnsi="Arial" w:cs="Arial"/>
                <w:color w:val="000000"/>
                <w:sz w:val="22"/>
                <w:szCs w:val="22"/>
              </w:rPr>
            </w:rPrChange>
          </w:rPr>
          <w:t xml:space="preserve"> Upload de PDF funcionando</w:t>
        </w:r>
      </w:ins>
    </w:p>
    <w:p w14:paraId="1A1E4BA9" w14:textId="77777777" w:rsidR="00EA36DE" w:rsidRPr="00E554AF" w:rsidRDefault="00EA36DE" w:rsidP="00D13F28">
      <w:pPr>
        <w:pStyle w:val="NormalWeb"/>
        <w:numPr>
          <w:ilvl w:val="0"/>
          <w:numId w:val="16"/>
        </w:numPr>
        <w:spacing w:before="240" w:beforeAutospacing="0" w:after="0" w:afterAutospacing="0"/>
        <w:jc w:val="both"/>
        <w:textAlignment w:val="baseline"/>
        <w:rPr>
          <w:ins w:id="1243" w:author="EUDERLAN FREIRE DA SILVA ABREU" w:date="2025-06-30T16:05:00Z"/>
          <w:rFonts w:ascii="Arial" w:hAnsi="Arial" w:cs="Arial"/>
          <w:color w:val="000000"/>
          <w:rPrChange w:id="1244" w:author="EUDERLAN FREIRE DA SILVA ABREU" w:date="2025-07-17T18:34:00Z">
            <w:rPr>
              <w:ins w:id="1245" w:author="EUDERLAN FREIRE DA SILVA ABREU" w:date="2025-06-30T16:05:00Z"/>
              <w:rFonts w:ascii="Arial" w:hAnsi="Arial" w:cs="Arial"/>
              <w:color w:val="000000"/>
              <w:sz w:val="22"/>
              <w:szCs w:val="22"/>
            </w:rPr>
          </w:rPrChange>
        </w:rPr>
        <w:pPrChange w:id="1246" w:author="EUDERLAN FREIRE DA SILVA ABREU" w:date="2025-07-17T19:26:00Z">
          <w:pPr>
            <w:pStyle w:val="NormalWeb"/>
            <w:numPr>
              <w:numId w:val="16"/>
            </w:numPr>
            <w:tabs>
              <w:tab w:val="num" w:pos="720"/>
            </w:tabs>
            <w:spacing w:before="0" w:beforeAutospacing="0" w:after="240" w:afterAutospacing="0"/>
            <w:ind w:left="720" w:hanging="360"/>
            <w:textAlignment w:val="baseline"/>
          </w:pPr>
        </w:pPrChange>
      </w:pPr>
      <w:proofErr w:type="gramStart"/>
      <w:ins w:id="1247" w:author="EUDERLAN FREIRE DA SILVA ABREU" w:date="2025-06-30T16:05:00Z">
        <w:r w:rsidRPr="00E554AF">
          <w:rPr>
            <w:rFonts w:ascii="Arial" w:hAnsi="Arial" w:cs="Arial"/>
            <w:color w:val="000000"/>
            <w:rPrChange w:id="1248" w:author="EUDERLAN FREIRE DA SILVA ABREU" w:date="2025-07-17T18:34:00Z">
              <w:rPr>
                <w:rFonts w:ascii="Arial" w:hAnsi="Arial" w:cs="Arial"/>
                <w:color w:val="000000"/>
                <w:sz w:val="22"/>
                <w:szCs w:val="22"/>
              </w:rPr>
            </w:rPrChange>
          </w:rPr>
          <w:t>[ ]</w:t>
        </w:r>
        <w:proofErr w:type="gramEnd"/>
        <w:r w:rsidRPr="00E554AF">
          <w:rPr>
            <w:rFonts w:ascii="Arial" w:hAnsi="Arial" w:cs="Arial"/>
            <w:color w:val="000000"/>
            <w:rPrChange w:id="1249" w:author="EUDERLAN FREIRE DA SILVA ABREU" w:date="2025-07-17T18:34:00Z">
              <w:rPr>
                <w:rFonts w:ascii="Arial" w:hAnsi="Arial" w:cs="Arial"/>
                <w:color w:val="000000"/>
                <w:sz w:val="22"/>
                <w:szCs w:val="22"/>
              </w:rPr>
            </w:rPrChange>
          </w:rPr>
          <w:t xml:space="preserve"> Consultas retornando respostas</w:t>
        </w:r>
      </w:ins>
    </w:p>
    <w:p w14:paraId="17495529" w14:textId="77777777" w:rsidR="00EA36DE" w:rsidRPr="00E554AF" w:rsidRDefault="00902FE2">
      <w:pPr>
        <w:spacing w:before="240" w:after="0" w:line="240" w:lineRule="auto"/>
        <w:jc w:val="both"/>
        <w:rPr>
          <w:ins w:id="1250" w:author="EUDERLAN FREIRE DA SILVA ABREU" w:date="2025-06-30T16:05:00Z"/>
          <w:rFonts w:ascii="Arial" w:hAnsi="Arial" w:cs="Arial"/>
          <w:sz w:val="24"/>
          <w:szCs w:val="24"/>
          <w:rPrChange w:id="1251" w:author="EUDERLAN FREIRE DA SILVA ABREU" w:date="2025-07-17T18:34:00Z">
            <w:rPr>
              <w:ins w:id="1252" w:author="EUDERLAN FREIRE DA SILVA ABREU" w:date="2025-06-30T16:05:00Z"/>
              <w:rFonts w:ascii="Times New Roman" w:hAnsi="Times New Roman" w:cs="Times New Roman"/>
              <w:sz w:val="24"/>
              <w:szCs w:val="24"/>
            </w:rPr>
          </w:rPrChange>
        </w:rPr>
        <w:pPrChange w:id="1253" w:author="EUDERLAN FREIRE DA SILVA ABREU" w:date="2025-06-30T16:06:00Z">
          <w:pPr/>
        </w:pPrChange>
      </w:pPr>
      <w:ins w:id="1254" w:author="EUDERLAN FREIRE DA SILVA ABREU" w:date="2025-06-30T16:05:00Z">
        <w:r w:rsidRPr="00E554AF">
          <w:rPr>
            <w:rFonts w:ascii="Arial" w:hAnsi="Arial" w:cs="Arial"/>
            <w:sz w:val="24"/>
            <w:szCs w:val="24"/>
            <w:rPrChange w:id="1255" w:author="EUDERLAN FREIRE DA SILVA ABREU" w:date="2025-07-17T18:34:00Z">
              <w:rPr>
                <w:rFonts w:ascii="Arial" w:hAnsi="Arial" w:cs="Arial"/>
                <w:sz w:val="24"/>
                <w:szCs w:val="24"/>
              </w:rPr>
            </w:rPrChange>
          </w:rPr>
          <w:pict w14:anchorId="3FBED892">
            <v:rect id="_x0000_i1025" style="width:0;height:1.5pt" o:hralign="center" o:hrstd="t" o:hr="t" fillcolor="#a0a0a0" stroked="f"/>
          </w:pict>
        </w:r>
      </w:ins>
    </w:p>
    <w:p w14:paraId="7354B34C" w14:textId="77777777" w:rsidR="00EA36DE" w:rsidRPr="00E554AF" w:rsidRDefault="00EA36DE">
      <w:pPr>
        <w:pStyle w:val="NormalWeb"/>
        <w:spacing w:before="240" w:beforeAutospacing="0" w:after="0" w:afterAutospacing="0"/>
        <w:jc w:val="both"/>
        <w:rPr>
          <w:ins w:id="1256" w:author="EUDERLAN FREIRE DA SILVA ABREU" w:date="2025-06-30T16:05:00Z"/>
          <w:rFonts w:ascii="Arial" w:hAnsi="Arial" w:cs="Arial"/>
          <w:rPrChange w:id="1257" w:author="EUDERLAN FREIRE DA SILVA ABREU" w:date="2025-07-17T18:34:00Z">
            <w:rPr>
              <w:ins w:id="1258" w:author="EUDERLAN FREIRE DA SILVA ABREU" w:date="2025-06-30T16:05:00Z"/>
            </w:rPr>
          </w:rPrChange>
        </w:rPr>
        <w:pPrChange w:id="1259" w:author="EUDERLAN FREIRE DA SILVA ABREU" w:date="2025-06-30T16:06:00Z">
          <w:pPr>
            <w:pStyle w:val="NormalWeb"/>
            <w:spacing w:before="240" w:beforeAutospacing="0" w:after="240" w:afterAutospacing="0"/>
          </w:pPr>
        </w:pPrChange>
      </w:pPr>
      <w:ins w:id="1260" w:author="EUDERLAN FREIRE DA SILVA ABREU" w:date="2025-06-30T16:05:00Z">
        <w:r w:rsidRPr="00E554AF">
          <w:rPr>
            <w:rFonts w:ascii="Segoe UI Emoji" w:hAnsi="Segoe UI Emoji" w:cs="Segoe UI Emoji"/>
            <w:b/>
            <w:bCs/>
            <w:color w:val="000000"/>
            <w:rPrChange w:id="1261" w:author="EUDERLAN FREIRE DA SILVA ABREU" w:date="2025-07-17T18:34:00Z">
              <w:rPr>
                <w:rFonts w:ascii="Segoe UI Emoji" w:hAnsi="Segoe UI Emoji" w:cs="Segoe UI Emoji"/>
                <w:b/>
                <w:bCs/>
                <w:color w:val="000000"/>
                <w:sz w:val="22"/>
                <w:szCs w:val="22"/>
              </w:rPr>
            </w:rPrChange>
          </w:rPr>
          <w:t>🎉</w:t>
        </w:r>
        <w:r w:rsidRPr="00E554AF">
          <w:rPr>
            <w:rFonts w:ascii="Arial" w:hAnsi="Arial" w:cs="Arial"/>
            <w:b/>
            <w:bCs/>
            <w:color w:val="000000"/>
            <w:rPrChange w:id="1262" w:author="EUDERLAN FREIRE DA SILVA ABREU" w:date="2025-07-17T18:34:00Z">
              <w:rPr>
                <w:rFonts w:ascii="Arial" w:hAnsi="Arial" w:cs="Arial"/>
                <w:b/>
                <w:bCs/>
                <w:color w:val="000000"/>
                <w:sz w:val="22"/>
                <w:szCs w:val="22"/>
              </w:rPr>
            </w:rPrChange>
          </w:rPr>
          <w:t xml:space="preserve"> Parabéns! Seu Sistema de Consultas UFMA está funcionando!</w:t>
        </w:r>
      </w:ins>
    </w:p>
    <w:p w14:paraId="71B23DF0" w14:textId="7B25B782" w:rsidR="003737E4" w:rsidRPr="00E554AF" w:rsidRDefault="00EA36DE" w:rsidP="00EA36DE">
      <w:pPr>
        <w:pStyle w:val="NormalWeb"/>
        <w:spacing w:before="240" w:beforeAutospacing="0" w:after="0" w:afterAutospacing="0"/>
        <w:jc w:val="both"/>
        <w:rPr>
          <w:ins w:id="1263" w:author="EUDERLAN FREIRE DA SILVA ABREU" w:date="2025-06-30T16:11:00Z"/>
          <w:rFonts w:ascii="Arial" w:hAnsi="Arial" w:cs="Arial"/>
          <w:color w:val="000000"/>
          <w:rPrChange w:id="1264" w:author="EUDERLAN FREIRE DA SILVA ABREU" w:date="2025-07-17T18:34:00Z">
            <w:rPr>
              <w:ins w:id="1265" w:author="EUDERLAN FREIRE DA SILVA ABREU" w:date="2025-06-30T16:11:00Z"/>
              <w:rFonts w:ascii="Arial" w:hAnsi="Arial" w:cs="Arial"/>
              <w:color w:val="000000"/>
            </w:rPr>
          </w:rPrChange>
        </w:rPr>
      </w:pPr>
      <w:ins w:id="1266" w:author="EUDERLAN FREIRE DA SILVA ABREU" w:date="2025-06-30T16:05:00Z">
        <w:r w:rsidRPr="00E554AF">
          <w:rPr>
            <w:rFonts w:ascii="Arial" w:hAnsi="Arial" w:cs="Arial"/>
            <w:color w:val="000000"/>
            <w:rPrChange w:id="1267" w:author="EUDERLAN FREIRE DA SILVA ABREU" w:date="2025-07-17T18:34:00Z">
              <w:rPr>
                <w:rFonts w:ascii="Arial" w:hAnsi="Arial" w:cs="Arial"/>
                <w:color w:val="000000"/>
                <w:sz w:val="22"/>
                <w:szCs w:val="22"/>
              </w:rPr>
            </w:rPrChange>
          </w:rPr>
          <w:t xml:space="preserve">Para suporte adicional, consulte os </w:t>
        </w:r>
        <w:proofErr w:type="spellStart"/>
        <w:r w:rsidRPr="00E554AF">
          <w:rPr>
            <w:rFonts w:ascii="Arial" w:hAnsi="Arial" w:cs="Arial"/>
            <w:color w:val="000000"/>
            <w:rPrChange w:id="1268" w:author="EUDERLAN FREIRE DA SILVA ABREU" w:date="2025-07-17T18:34:00Z">
              <w:rPr>
                <w:rFonts w:ascii="Arial" w:hAnsi="Arial" w:cs="Arial"/>
                <w:color w:val="000000"/>
                <w:sz w:val="22"/>
                <w:szCs w:val="22"/>
              </w:rPr>
            </w:rPrChange>
          </w:rPr>
          <w:t>READMEs</w:t>
        </w:r>
        <w:proofErr w:type="spellEnd"/>
        <w:r w:rsidRPr="00E554AF">
          <w:rPr>
            <w:rFonts w:ascii="Arial" w:hAnsi="Arial" w:cs="Arial"/>
            <w:color w:val="000000"/>
            <w:rPrChange w:id="1269" w:author="EUDERLAN FREIRE DA SILVA ABREU" w:date="2025-07-17T18:34:00Z">
              <w:rPr>
                <w:rFonts w:ascii="Arial" w:hAnsi="Arial" w:cs="Arial"/>
                <w:color w:val="000000"/>
                <w:sz w:val="22"/>
                <w:szCs w:val="22"/>
              </w:rPr>
            </w:rPrChange>
          </w:rPr>
          <w:t xml:space="preserve"> específicos de cada componente ou os logs de erro detalhados.</w:t>
        </w:r>
      </w:ins>
    </w:p>
    <w:p w14:paraId="70FDE50B" w14:textId="77777777" w:rsidR="002B205D" w:rsidRPr="00E554AF" w:rsidRDefault="002B205D">
      <w:pPr>
        <w:pStyle w:val="NormalWeb"/>
        <w:spacing w:before="240" w:beforeAutospacing="0" w:after="0" w:afterAutospacing="0"/>
        <w:jc w:val="both"/>
        <w:rPr>
          <w:ins w:id="1270" w:author="EUDERLAN FREIRE DA SILVA ABREU" w:date="2025-06-29T13:38:00Z"/>
          <w:rFonts w:ascii="Arial" w:hAnsi="Arial" w:cs="Arial"/>
          <w:rPrChange w:id="1271" w:author="EUDERLAN FREIRE DA SILVA ABREU" w:date="2025-07-17T18:34:00Z">
            <w:rPr>
              <w:ins w:id="1272" w:author="EUDERLAN FREIRE DA SILVA ABREU" w:date="2025-06-29T13:38:00Z"/>
              <w:rFonts w:ascii="Arial" w:hAnsi="Arial" w:cs="Arial"/>
              <w:sz w:val="24"/>
              <w:szCs w:val="24"/>
            </w:rPr>
          </w:rPrChange>
        </w:rPr>
        <w:pPrChange w:id="1273" w:author="EUDERLAN FREIRE DA SILVA ABREU" w:date="2025-06-30T16:06:00Z">
          <w:pPr>
            <w:jc w:val="right"/>
          </w:pPr>
        </w:pPrChange>
      </w:pPr>
    </w:p>
    <w:p w14:paraId="4E240224" w14:textId="42176B6E" w:rsidR="004C779D" w:rsidRPr="00E554AF" w:rsidRDefault="004C779D" w:rsidP="004C779D">
      <w:pPr>
        <w:spacing w:line="276" w:lineRule="auto"/>
        <w:rPr>
          <w:ins w:id="1274" w:author="EUDERLAN FREIRE DA SILVA ABREU" w:date="2025-06-29T13:38:00Z"/>
          <w:rFonts w:ascii="Arial" w:hAnsi="Arial" w:cs="Arial"/>
          <w:b/>
          <w:bCs/>
          <w:sz w:val="24"/>
          <w:szCs w:val="24"/>
          <w:rPrChange w:id="1275" w:author="EUDERLAN FREIRE DA SILVA ABREU" w:date="2025-07-17T18:34:00Z">
            <w:rPr>
              <w:ins w:id="1276" w:author="EUDERLAN FREIRE DA SILVA ABREU" w:date="2025-06-29T13:38:00Z"/>
              <w:rFonts w:ascii="Arial" w:hAnsi="Arial" w:cs="Arial"/>
              <w:b/>
              <w:bCs/>
              <w:sz w:val="24"/>
              <w:szCs w:val="24"/>
            </w:rPr>
          </w:rPrChange>
        </w:rPr>
      </w:pPr>
      <w:ins w:id="1277" w:author="EUDERLAN FREIRE DA SILVA ABREU" w:date="2025-06-29T13:38:00Z">
        <w:r w:rsidRPr="00E554AF">
          <w:rPr>
            <w:rFonts w:ascii="Arial" w:hAnsi="Arial" w:cs="Arial"/>
            <w:b/>
            <w:bCs/>
            <w:sz w:val="24"/>
            <w:szCs w:val="24"/>
            <w:rPrChange w:id="1278" w:author="EUDERLAN FREIRE DA SILVA ABREU" w:date="2025-07-17T18:34:00Z">
              <w:rPr>
                <w:rFonts w:ascii="Arial" w:hAnsi="Arial" w:cs="Arial"/>
                <w:b/>
                <w:bCs/>
                <w:sz w:val="24"/>
                <w:szCs w:val="24"/>
              </w:rPr>
            </w:rPrChange>
          </w:rPr>
          <w:t xml:space="preserve">Sistema de Consultas de Documentos – </w:t>
        </w:r>
        <w:proofErr w:type="spellStart"/>
        <w:r w:rsidRPr="00E554AF">
          <w:rPr>
            <w:rFonts w:ascii="Arial" w:hAnsi="Arial" w:cs="Arial"/>
            <w:b/>
            <w:bCs/>
            <w:sz w:val="24"/>
            <w:szCs w:val="24"/>
            <w:rPrChange w:id="1279" w:author="EUDERLAN FREIRE DA SILVA ABREU" w:date="2025-07-17T18:34:00Z">
              <w:rPr>
                <w:rFonts w:ascii="Arial" w:hAnsi="Arial" w:cs="Arial"/>
                <w:b/>
                <w:bCs/>
                <w:sz w:val="24"/>
                <w:szCs w:val="24"/>
              </w:rPr>
            </w:rPrChange>
          </w:rPr>
          <w:t>Backend</w:t>
        </w:r>
        <w:proofErr w:type="spellEnd"/>
        <w:r w:rsidRPr="00E554AF">
          <w:rPr>
            <w:rFonts w:ascii="Arial" w:hAnsi="Arial" w:cs="Arial"/>
            <w:b/>
            <w:bCs/>
            <w:sz w:val="24"/>
            <w:szCs w:val="24"/>
            <w:rPrChange w:id="1280" w:author="EUDERLAN FREIRE DA SILVA ABREU" w:date="2025-07-17T18:34:00Z">
              <w:rPr>
                <w:rFonts w:ascii="Arial" w:hAnsi="Arial" w:cs="Arial"/>
                <w:b/>
                <w:bCs/>
                <w:sz w:val="24"/>
                <w:szCs w:val="24"/>
              </w:rPr>
            </w:rPrChange>
          </w:rPr>
          <w:br/>
        </w:r>
        <w:r w:rsidRPr="00E554AF">
          <w:rPr>
            <w:rFonts w:ascii="Arial" w:hAnsi="Arial" w:cs="Arial"/>
            <w:sz w:val="24"/>
            <w:szCs w:val="24"/>
            <w:rPrChange w:id="1281" w:author="EUDERLAN FREIRE DA SILVA ABREU" w:date="2025-07-17T18:34:00Z">
              <w:rPr>
                <w:rFonts w:ascii="Arial" w:hAnsi="Arial" w:cs="Arial"/>
                <w:sz w:val="24"/>
                <w:szCs w:val="24"/>
              </w:rPr>
            </w:rPrChange>
          </w:rPr>
          <w:t>segue o link do README.md</w:t>
        </w:r>
      </w:ins>
    </w:p>
    <w:p w14:paraId="5672F638" w14:textId="77777777" w:rsidR="004C779D" w:rsidRPr="00E554AF" w:rsidRDefault="004C779D" w:rsidP="004C779D">
      <w:pPr>
        <w:spacing w:line="276" w:lineRule="auto"/>
        <w:rPr>
          <w:ins w:id="1282" w:author="EUDERLAN FREIRE DA SILVA ABREU" w:date="2025-06-29T13:38:00Z"/>
          <w:rFonts w:ascii="Arial" w:hAnsi="Arial" w:cs="Arial"/>
          <w:b/>
          <w:bCs/>
          <w:sz w:val="24"/>
          <w:szCs w:val="24"/>
          <w:rPrChange w:id="1283" w:author="EUDERLAN FREIRE DA SILVA ABREU" w:date="2025-07-17T18:34:00Z">
            <w:rPr>
              <w:ins w:id="1284" w:author="EUDERLAN FREIRE DA SILVA ABREU" w:date="2025-06-29T13:38:00Z"/>
              <w:rFonts w:ascii="Arial" w:hAnsi="Arial" w:cs="Arial"/>
              <w:b/>
              <w:bCs/>
              <w:sz w:val="24"/>
              <w:szCs w:val="24"/>
            </w:rPr>
          </w:rPrChange>
        </w:rPr>
      </w:pPr>
      <w:ins w:id="1285" w:author="EUDERLAN FREIRE DA SILVA ABREU" w:date="2025-06-29T13:38:00Z">
        <w:r w:rsidRPr="00E554AF">
          <w:rPr>
            <w:rFonts w:ascii="Arial" w:hAnsi="Arial" w:cs="Arial"/>
            <w:rPrChange w:id="1286" w:author="EUDERLAN FREIRE DA SILVA ABREU" w:date="2025-07-17T18:34:00Z">
              <w:rPr/>
            </w:rPrChange>
          </w:rPr>
          <w:fldChar w:fldCharType="begin"/>
        </w:r>
        <w:r w:rsidRPr="00E554AF">
          <w:rPr>
            <w:rFonts w:ascii="Arial" w:hAnsi="Arial" w:cs="Arial"/>
            <w:rPrChange w:id="1287" w:author="EUDERLAN FREIRE DA SILVA ABREU" w:date="2025-07-17T18:34:00Z">
              <w:rPr/>
            </w:rPrChange>
          </w:rPr>
          <w:instrText xml:space="preserve"> HYPERLINK "https://github.com/Euderlan/G4_CONSULTA_DOCUMENTOS/blob/main/Codigo/BackEnd/README.md" </w:instrText>
        </w:r>
        <w:r w:rsidRPr="00E554AF">
          <w:rPr>
            <w:rFonts w:ascii="Arial" w:hAnsi="Arial" w:cs="Arial"/>
            <w:rPrChange w:id="1288" w:author="EUDERLAN FREIRE DA SILVA ABREU" w:date="2025-07-17T18:34:00Z">
              <w:rPr/>
            </w:rPrChange>
          </w:rPr>
          <w:fldChar w:fldCharType="separate"/>
        </w:r>
        <w:r w:rsidRPr="00E554AF">
          <w:rPr>
            <w:rStyle w:val="Hyperlink"/>
            <w:rFonts w:ascii="Arial" w:hAnsi="Arial" w:cs="Arial"/>
            <w:rPrChange w:id="1289" w:author="EUDERLAN FREIRE DA SILVA ABREU" w:date="2025-07-17T18:34:00Z">
              <w:rPr>
                <w:rStyle w:val="Hyperlink"/>
              </w:rPr>
            </w:rPrChange>
          </w:rPr>
          <w:t>https://github.com/</w:t>
        </w:r>
        <w:r w:rsidRPr="00E554AF">
          <w:rPr>
            <w:rStyle w:val="Hyperlink"/>
            <w:rFonts w:ascii="Arial" w:hAnsi="Arial" w:cs="Arial"/>
            <w:rPrChange w:id="1290" w:author="EUDERLAN FREIRE DA SILVA ABREU" w:date="2025-07-17T18:34:00Z">
              <w:rPr>
                <w:rStyle w:val="Hyperlink"/>
              </w:rPr>
            </w:rPrChange>
          </w:rPr>
          <w:t>E</w:t>
        </w:r>
        <w:r w:rsidRPr="00E554AF">
          <w:rPr>
            <w:rStyle w:val="Hyperlink"/>
            <w:rFonts w:ascii="Arial" w:hAnsi="Arial" w:cs="Arial"/>
            <w:rPrChange w:id="1291" w:author="EUDERLAN FREIRE DA SILVA ABREU" w:date="2025-07-17T18:34:00Z">
              <w:rPr>
                <w:rStyle w:val="Hyperlink"/>
              </w:rPr>
            </w:rPrChange>
          </w:rPr>
          <w:t>uderlan/G4_CONSULTA_DOCUMENTOS/blob/main/Codigo/BackEnd/README.md</w:t>
        </w:r>
        <w:r w:rsidRPr="00E554AF">
          <w:rPr>
            <w:rFonts w:ascii="Arial" w:hAnsi="Arial" w:cs="Arial"/>
            <w:rPrChange w:id="1292" w:author="EUDERLAN FREIRE DA SILVA ABREU" w:date="2025-07-17T18:34:00Z">
              <w:rPr/>
            </w:rPrChange>
          </w:rPr>
          <w:fldChar w:fldCharType="end"/>
        </w:r>
        <w:r w:rsidRPr="00E554AF">
          <w:rPr>
            <w:rFonts w:ascii="Arial" w:hAnsi="Arial" w:cs="Arial"/>
            <w:rPrChange w:id="1293" w:author="EUDERLAN FREIRE DA SILVA ABREU" w:date="2025-07-17T18:34:00Z">
              <w:rPr/>
            </w:rPrChange>
          </w:rPr>
          <w:br/>
        </w:r>
        <w:r w:rsidRPr="00E554AF">
          <w:rPr>
            <w:rFonts w:ascii="Arial" w:hAnsi="Arial" w:cs="Arial"/>
            <w:rPrChange w:id="1294" w:author="EUDERLAN FREIRE DA SILVA ABREU" w:date="2025-07-17T18:34:00Z">
              <w:rPr/>
            </w:rPrChange>
          </w:rPr>
          <w:br/>
        </w:r>
        <w:r w:rsidRPr="00E554AF">
          <w:rPr>
            <w:rFonts w:ascii="Arial" w:hAnsi="Arial" w:cs="Arial"/>
            <w:b/>
            <w:bCs/>
            <w:sz w:val="24"/>
            <w:szCs w:val="24"/>
            <w:rPrChange w:id="1295" w:author="EUDERLAN FREIRE DA SILVA ABREU" w:date="2025-07-17T18:34:00Z">
              <w:rPr>
                <w:rFonts w:ascii="Arial" w:hAnsi="Arial" w:cs="Arial"/>
                <w:b/>
                <w:bCs/>
                <w:sz w:val="24"/>
                <w:szCs w:val="24"/>
              </w:rPr>
            </w:rPrChange>
          </w:rPr>
          <w:t xml:space="preserve">Sistema de Consultas de Documentos - </w:t>
        </w:r>
        <w:proofErr w:type="spellStart"/>
        <w:r w:rsidRPr="00E554AF">
          <w:rPr>
            <w:rFonts w:ascii="Arial" w:hAnsi="Arial" w:cs="Arial"/>
            <w:b/>
            <w:bCs/>
            <w:sz w:val="24"/>
            <w:szCs w:val="24"/>
            <w:rPrChange w:id="1296" w:author="EUDERLAN FREIRE DA SILVA ABREU" w:date="2025-07-17T18:34:00Z">
              <w:rPr>
                <w:rFonts w:ascii="Arial" w:hAnsi="Arial" w:cs="Arial"/>
                <w:b/>
                <w:bCs/>
                <w:sz w:val="24"/>
                <w:szCs w:val="24"/>
              </w:rPr>
            </w:rPrChange>
          </w:rPr>
          <w:t>Frontend</w:t>
        </w:r>
        <w:proofErr w:type="spellEnd"/>
      </w:ins>
    </w:p>
    <w:p w14:paraId="135CA5B4" w14:textId="77777777" w:rsidR="004C779D" w:rsidRPr="00E554AF" w:rsidRDefault="004C779D" w:rsidP="004C779D">
      <w:pPr>
        <w:spacing w:line="276" w:lineRule="auto"/>
        <w:rPr>
          <w:ins w:id="1297" w:author="EUDERLAN FREIRE DA SILVA ABREU" w:date="2025-06-29T13:38:00Z"/>
          <w:rFonts w:ascii="Arial" w:hAnsi="Arial" w:cs="Arial"/>
          <w:b/>
          <w:bCs/>
          <w:sz w:val="24"/>
          <w:szCs w:val="24"/>
          <w:rPrChange w:id="1298" w:author="EUDERLAN FREIRE DA SILVA ABREU" w:date="2025-07-17T18:34:00Z">
            <w:rPr>
              <w:ins w:id="1299" w:author="EUDERLAN FREIRE DA SILVA ABREU" w:date="2025-06-29T13:38:00Z"/>
              <w:rFonts w:ascii="Arial" w:hAnsi="Arial" w:cs="Arial"/>
              <w:b/>
              <w:bCs/>
              <w:sz w:val="24"/>
              <w:szCs w:val="24"/>
            </w:rPr>
          </w:rPrChange>
        </w:rPr>
      </w:pPr>
      <w:ins w:id="1300" w:author="EUDERLAN FREIRE DA SILVA ABREU" w:date="2025-06-29T13:38:00Z">
        <w:r w:rsidRPr="00E554AF">
          <w:rPr>
            <w:rFonts w:ascii="Arial" w:hAnsi="Arial" w:cs="Arial"/>
            <w:sz w:val="24"/>
            <w:szCs w:val="24"/>
            <w:rPrChange w:id="1301" w:author="EUDERLAN FREIRE DA SILVA ABREU" w:date="2025-07-17T18:34:00Z">
              <w:rPr>
                <w:rFonts w:ascii="Arial" w:hAnsi="Arial" w:cs="Arial"/>
                <w:sz w:val="24"/>
                <w:szCs w:val="24"/>
              </w:rPr>
            </w:rPrChange>
          </w:rPr>
          <w:t>segue o link do README.md</w:t>
        </w:r>
      </w:ins>
    </w:p>
    <w:p w14:paraId="6B26A91A" w14:textId="218B1A39" w:rsidR="00A263F0" w:rsidRPr="00E554AF" w:rsidRDefault="004C779D" w:rsidP="002B205D">
      <w:pPr>
        <w:rPr>
          <w:ins w:id="1302" w:author="EUDERLAN FREIRE DA SILVA ABREU" w:date="2025-06-30T16:30:00Z"/>
          <w:rFonts w:ascii="Arial" w:hAnsi="Arial" w:cs="Arial"/>
          <w:rPrChange w:id="1303" w:author="EUDERLAN FREIRE DA SILVA ABREU" w:date="2025-07-17T18:34:00Z">
            <w:rPr>
              <w:ins w:id="1304" w:author="EUDERLAN FREIRE DA SILVA ABREU" w:date="2025-06-30T16:30:00Z"/>
              <w:lang w:val="en-US"/>
            </w:rPr>
          </w:rPrChange>
        </w:rPr>
      </w:pPr>
      <w:ins w:id="1305" w:author="EUDERLAN FREIRE DA SILVA ABREU" w:date="2025-06-29T13:38:00Z">
        <w:r w:rsidRPr="00E554AF">
          <w:rPr>
            <w:rFonts w:ascii="Arial" w:hAnsi="Arial" w:cs="Arial"/>
            <w:lang w:val="en-US"/>
            <w:rPrChange w:id="1306" w:author="EUDERLAN FREIRE DA SILVA ABREU" w:date="2025-07-17T18:34:00Z">
              <w:rPr>
                <w:lang w:val="en-US"/>
              </w:rPr>
            </w:rPrChange>
          </w:rPr>
          <w:fldChar w:fldCharType="begin"/>
        </w:r>
        <w:r w:rsidRPr="00E554AF">
          <w:rPr>
            <w:rFonts w:ascii="Arial" w:hAnsi="Arial" w:cs="Arial"/>
            <w:rPrChange w:id="1307" w:author="EUDERLAN FREIRE DA SILVA ABREU" w:date="2025-07-17T18:34:00Z">
              <w:rPr/>
            </w:rPrChange>
          </w:rPr>
          <w:instrText xml:space="preserve"> HYPERLINK "https://github.com/Euderlan/G4_CONSULTA_DOCUMENTOS/blob/main/Codigo/FrontEnd/README.md" </w:instrText>
        </w:r>
        <w:r w:rsidRPr="00E554AF">
          <w:rPr>
            <w:rFonts w:ascii="Arial" w:hAnsi="Arial" w:cs="Arial"/>
            <w:lang w:val="en-US"/>
            <w:rPrChange w:id="1308" w:author="EUDERLAN FREIRE DA SILVA ABREU" w:date="2025-07-17T18:34:00Z">
              <w:rPr>
                <w:lang w:val="en-US"/>
              </w:rPr>
            </w:rPrChange>
          </w:rPr>
          <w:fldChar w:fldCharType="separate"/>
        </w:r>
        <w:r w:rsidRPr="00E554AF">
          <w:rPr>
            <w:rStyle w:val="Hyperlink"/>
            <w:rFonts w:ascii="Arial" w:hAnsi="Arial" w:cs="Arial"/>
            <w:rPrChange w:id="1309" w:author="EUDERLAN FREIRE DA SILVA ABREU" w:date="2025-07-17T18:34:00Z">
              <w:rPr>
                <w:rStyle w:val="Hyperlink"/>
              </w:rPr>
            </w:rPrChange>
          </w:rPr>
          <w:t>https://github.com/Euderlan/G4_CONSULTA_DOCUMENTOS/blob/main/Codigo/FrontEnd/README.md</w:t>
        </w:r>
        <w:r w:rsidRPr="00E554AF">
          <w:rPr>
            <w:rFonts w:ascii="Arial" w:hAnsi="Arial" w:cs="Arial"/>
            <w:lang w:val="en-US"/>
            <w:rPrChange w:id="1310" w:author="EUDERLAN FREIRE DA SILVA ABREU" w:date="2025-07-17T18:34:00Z">
              <w:rPr>
                <w:lang w:val="en-US"/>
              </w:rPr>
            </w:rPrChange>
          </w:rPr>
          <w:fldChar w:fldCharType="end"/>
        </w:r>
      </w:ins>
    </w:p>
    <w:p w14:paraId="7079C490" w14:textId="0A76A993" w:rsidR="00124F2F" w:rsidRPr="00E554AF" w:rsidRDefault="00124F2F" w:rsidP="002B205D">
      <w:pPr>
        <w:rPr>
          <w:ins w:id="1311" w:author="EUDERLAN FREIRE DA SILVA ABREU" w:date="2025-06-30T16:30:00Z"/>
          <w:rPrChange w:id="1312" w:author="EUDERLAN FREIRE DA SILVA ABREU" w:date="2025-07-17T18:28:00Z">
            <w:rPr>
              <w:ins w:id="1313" w:author="EUDERLAN FREIRE DA SILVA ABREU" w:date="2025-06-30T16:30:00Z"/>
              <w:lang w:val="en-US"/>
            </w:rPr>
          </w:rPrChange>
        </w:rPr>
      </w:pPr>
    </w:p>
    <w:p w14:paraId="05541731" w14:textId="060A5B6A" w:rsidR="00124F2F" w:rsidRPr="00E554AF" w:rsidRDefault="00124F2F" w:rsidP="002B205D">
      <w:pPr>
        <w:rPr>
          <w:ins w:id="1314" w:author="EUDERLAN FREIRE DA SILVA ABREU" w:date="2025-06-30T16:30:00Z"/>
          <w:rPrChange w:id="1315" w:author="EUDERLAN FREIRE DA SILVA ABREU" w:date="2025-07-17T18:28:00Z">
            <w:rPr>
              <w:ins w:id="1316" w:author="EUDERLAN FREIRE DA SILVA ABREU" w:date="2025-06-30T16:30:00Z"/>
              <w:lang w:val="en-US"/>
            </w:rPr>
          </w:rPrChange>
        </w:rPr>
      </w:pPr>
    </w:p>
    <w:p w14:paraId="5661B637" w14:textId="7D984B78" w:rsidR="00124F2F" w:rsidRPr="00E554AF" w:rsidRDefault="00124F2F" w:rsidP="002B205D">
      <w:pPr>
        <w:rPr>
          <w:ins w:id="1317" w:author="EUDERLAN FREIRE DA SILVA ABREU" w:date="2025-06-30T16:30:00Z"/>
          <w:rPrChange w:id="1318" w:author="EUDERLAN FREIRE DA SILVA ABREU" w:date="2025-07-17T18:28:00Z">
            <w:rPr>
              <w:ins w:id="1319" w:author="EUDERLAN FREIRE DA SILVA ABREU" w:date="2025-06-30T16:30:00Z"/>
              <w:lang w:val="en-US"/>
            </w:rPr>
          </w:rPrChange>
        </w:rPr>
      </w:pPr>
    </w:p>
    <w:p w14:paraId="56944596" w14:textId="113E633D" w:rsidR="00124F2F" w:rsidRPr="00E554AF" w:rsidRDefault="00124F2F" w:rsidP="002B205D">
      <w:pPr>
        <w:rPr>
          <w:ins w:id="1320" w:author="EUDERLAN FREIRE DA SILVA ABREU" w:date="2025-06-30T16:30:00Z"/>
          <w:rPrChange w:id="1321" w:author="EUDERLAN FREIRE DA SILVA ABREU" w:date="2025-07-17T18:28:00Z">
            <w:rPr>
              <w:ins w:id="1322" w:author="EUDERLAN FREIRE DA SILVA ABREU" w:date="2025-06-30T16:30:00Z"/>
              <w:lang w:val="en-US"/>
            </w:rPr>
          </w:rPrChange>
        </w:rPr>
      </w:pPr>
    </w:p>
    <w:p w14:paraId="2171C32D" w14:textId="51B60DA8" w:rsidR="00124F2F" w:rsidRPr="00E554AF" w:rsidRDefault="00124F2F" w:rsidP="002B205D">
      <w:pPr>
        <w:rPr>
          <w:ins w:id="1323" w:author="EUDERLAN FREIRE DA SILVA ABREU" w:date="2025-06-30T18:18:00Z"/>
          <w:rPrChange w:id="1324" w:author="EUDERLAN FREIRE DA SILVA ABREU" w:date="2025-07-17T18:28:00Z">
            <w:rPr>
              <w:ins w:id="1325" w:author="EUDERLAN FREIRE DA SILVA ABREU" w:date="2025-06-30T18:18:00Z"/>
              <w:lang w:val="en-US"/>
            </w:rPr>
          </w:rPrChange>
        </w:rPr>
      </w:pPr>
    </w:p>
    <w:p w14:paraId="5036BA40" w14:textId="5E940962" w:rsidR="008F5AEC" w:rsidRPr="00E554AF" w:rsidRDefault="008F5AEC" w:rsidP="002B205D">
      <w:pPr>
        <w:rPr>
          <w:ins w:id="1326" w:author="EUDERLAN FREIRE DA SILVA ABREU" w:date="2025-06-30T18:18:00Z"/>
          <w:rPrChange w:id="1327" w:author="EUDERLAN FREIRE DA SILVA ABREU" w:date="2025-07-17T18:28:00Z">
            <w:rPr>
              <w:ins w:id="1328" w:author="EUDERLAN FREIRE DA SILVA ABREU" w:date="2025-06-30T18:18:00Z"/>
              <w:lang w:val="en-US"/>
            </w:rPr>
          </w:rPrChange>
        </w:rPr>
      </w:pPr>
    </w:p>
    <w:p w14:paraId="7038D029" w14:textId="4E96B3BF" w:rsidR="008F5AEC" w:rsidRPr="00E554AF" w:rsidRDefault="008F5AEC" w:rsidP="002B205D">
      <w:pPr>
        <w:rPr>
          <w:ins w:id="1329" w:author="EUDERLAN FREIRE DA SILVA ABREU" w:date="2025-06-30T18:18:00Z"/>
          <w:rPrChange w:id="1330" w:author="EUDERLAN FREIRE DA SILVA ABREU" w:date="2025-07-17T18:28:00Z">
            <w:rPr>
              <w:ins w:id="1331" w:author="EUDERLAN FREIRE DA SILVA ABREU" w:date="2025-06-30T18:18:00Z"/>
              <w:lang w:val="en-US"/>
            </w:rPr>
          </w:rPrChange>
        </w:rPr>
      </w:pPr>
    </w:p>
    <w:p w14:paraId="067A9429" w14:textId="2792A058" w:rsidR="008F5AEC" w:rsidRPr="00E554AF" w:rsidRDefault="008F5AEC" w:rsidP="002B205D">
      <w:pPr>
        <w:rPr>
          <w:ins w:id="1332" w:author="EUDERLAN FREIRE DA SILVA ABREU" w:date="2025-06-30T18:18:00Z"/>
          <w:rPrChange w:id="1333" w:author="EUDERLAN FREIRE DA SILVA ABREU" w:date="2025-07-17T18:28:00Z">
            <w:rPr>
              <w:ins w:id="1334" w:author="EUDERLAN FREIRE DA SILVA ABREU" w:date="2025-06-30T18:18:00Z"/>
              <w:lang w:val="en-US"/>
            </w:rPr>
          </w:rPrChange>
        </w:rPr>
      </w:pPr>
    </w:p>
    <w:p w14:paraId="3F1E1354" w14:textId="77777777" w:rsidR="008F5AEC" w:rsidRPr="00E554AF" w:rsidRDefault="008F5AEC" w:rsidP="002B205D">
      <w:pPr>
        <w:rPr>
          <w:ins w:id="1335" w:author="EUDERLAN FREIRE DA SILVA ABREU" w:date="2025-06-30T16:30:00Z"/>
          <w:rPrChange w:id="1336" w:author="EUDERLAN FREIRE DA SILVA ABREU" w:date="2025-07-17T18:28:00Z">
            <w:rPr>
              <w:ins w:id="1337" w:author="EUDERLAN FREIRE DA SILVA ABREU" w:date="2025-06-30T16:30:00Z"/>
              <w:lang w:val="en-US"/>
            </w:rPr>
          </w:rPrChange>
        </w:rPr>
      </w:pPr>
    </w:p>
    <w:p w14:paraId="1045D896" w14:textId="1C934D78" w:rsidR="00124F2F" w:rsidRDefault="00124F2F">
      <w:pPr>
        <w:rPr>
          <w:ins w:id="1338" w:author="EUDERLAN FREIRE DA SILVA ABREU" w:date="2025-07-17T18:50:00Z"/>
        </w:rPr>
      </w:pPr>
    </w:p>
    <w:p w14:paraId="5A0FBCC0" w14:textId="6EEDA1E4" w:rsidR="007276B6" w:rsidRDefault="007276B6">
      <w:pPr>
        <w:rPr>
          <w:ins w:id="1339" w:author="EUDERLAN FREIRE DA SILVA ABREU" w:date="2025-07-17T19:27:00Z"/>
        </w:rPr>
      </w:pPr>
    </w:p>
    <w:p w14:paraId="2D68ABEE" w14:textId="239885EE" w:rsidR="00D13F28" w:rsidRDefault="00D13F28">
      <w:pPr>
        <w:rPr>
          <w:ins w:id="1340" w:author="EUDERLAN FREIRE DA SILVA ABREU" w:date="2025-07-17T19:27:00Z"/>
        </w:rPr>
      </w:pPr>
    </w:p>
    <w:p w14:paraId="2D56C557" w14:textId="77777777" w:rsidR="00D13F28" w:rsidRPr="002B205D" w:rsidRDefault="00D13F28">
      <w:pPr>
        <w:rPr>
          <w:ins w:id="1341" w:author="EUDERLAN FREIRE DA SILVA ABREU" w:date="2025-06-29T13:38:00Z"/>
          <w:rPrChange w:id="1342" w:author="EUDERLAN FREIRE DA SILVA ABREU" w:date="2025-06-30T16:15:00Z">
            <w:rPr>
              <w:ins w:id="1343" w:author="EUDERLAN FREIRE DA SILVA ABREU" w:date="2025-06-29T13:38:00Z"/>
              <w:rFonts w:ascii="Arial" w:hAnsi="Arial" w:cs="Arial"/>
              <w:sz w:val="24"/>
              <w:szCs w:val="24"/>
            </w:rPr>
          </w:rPrChange>
        </w:rPr>
        <w:pPrChange w:id="1344" w:author="EUDERLAN FREIRE DA SILVA ABREU" w:date="2025-06-30T16:15:00Z">
          <w:pPr>
            <w:spacing w:line="276" w:lineRule="auto"/>
            <w:jc w:val="both"/>
          </w:pPr>
        </w:pPrChange>
      </w:pPr>
    </w:p>
    <w:p w14:paraId="2299CA46" w14:textId="77777777" w:rsidR="004C779D" w:rsidRDefault="004C779D" w:rsidP="004C779D">
      <w:pPr>
        <w:spacing w:after="0"/>
        <w:jc w:val="both"/>
        <w:rPr>
          <w:ins w:id="1345" w:author="EUDERLAN FREIRE DA SILVA ABREU" w:date="2025-06-29T13:38:00Z"/>
          <w:rFonts w:ascii="Arial" w:hAnsi="Arial" w:cs="Arial"/>
          <w:b/>
          <w:bCs/>
          <w:color w:val="000000" w:themeColor="text1"/>
        </w:rPr>
      </w:pPr>
      <w:ins w:id="1346" w:author="EUDERLAN FREIRE DA SILVA ABREU" w:date="2025-06-29T13:38:00Z">
        <w:r w:rsidRPr="004C779D">
          <w:rPr>
            <w:rFonts w:ascii="Arial" w:hAnsi="Arial" w:cs="Arial"/>
            <w:b/>
            <w:bCs/>
            <w:color w:val="000000" w:themeColor="text1"/>
          </w:rPr>
          <w:lastRenderedPageBreak/>
          <w:t>Reconhecimentos e Direitos Autorais</w:t>
        </w:r>
      </w:ins>
    </w:p>
    <w:p w14:paraId="00F191EF" w14:textId="77777777" w:rsidR="004C779D" w:rsidRPr="004C779D" w:rsidRDefault="004C779D" w:rsidP="004C779D">
      <w:pPr>
        <w:spacing w:after="0"/>
        <w:jc w:val="both"/>
        <w:rPr>
          <w:ins w:id="1347" w:author="EUDERLAN FREIRE DA SILVA ABREU" w:date="2025-06-29T13:38:00Z"/>
          <w:rFonts w:ascii="Arial" w:hAnsi="Arial" w:cs="Arial"/>
          <w:b/>
          <w:bCs/>
          <w:color w:val="000000" w:themeColor="text1"/>
        </w:rPr>
      </w:pPr>
    </w:p>
    <w:p w14:paraId="79B31206" w14:textId="77777777" w:rsidR="00E554AF" w:rsidRPr="00051FB0" w:rsidRDefault="00E554AF" w:rsidP="00E554AF">
      <w:pPr>
        <w:spacing w:after="0"/>
        <w:rPr>
          <w:ins w:id="1348" w:author="EUDERLAN FREIRE DA SILVA ABREU" w:date="2025-07-17T18:29:00Z"/>
          <w:rFonts w:ascii="Arial" w:hAnsi="Arial" w:cs="Arial"/>
          <w:b/>
          <w:bCs/>
          <w:color w:val="000000" w:themeColor="text1"/>
        </w:rPr>
      </w:pPr>
      <w:ins w:id="1349" w:author="EUDERLAN FREIRE DA SILVA ABREU" w:date="2025-07-17T18:29:00Z">
        <w:r w:rsidRPr="00051FB0">
          <w:rPr>
            <w:rFonts w:ascii="Arial" w:hAnsi="Arial" w:cs="Arial"/>
            <w:b/>
            <w:bCs/>
            <w:color w:val="000000" w:themeColor="text1"/>
          </w:rPr>
          <w:t xml:space="preserve">@autor: [Anderson Rodrigo Diniz Oliveira, Euderlan Freire da Silva Abreu, Hissa Bárbara Oliveira, Yasmin </w:t>
        </w:r>
        <w:proofErr w:type="spellStart"/>
        <w:r w:rsidRPr="00051FB0">
          <w:rPr>
            <w:rFonts w:ascii="Arial" w:hAnsi="Arial" w:cs="Arial"/>
            <w:b/>
            <w:bCs/>
            <w:color w:val="000000" w:themeColor="text1"/>
          </w:rPr>
          <w:t>Serejo</w:t>
        </w:r>
        <w:proofErr w:type="spellEnd"/>
        <w:r w:rsidRPr="00051FB0">
          <w:rPr>
            <w:rFonts w:ascii="Arial" w:hAnsi="Arial" w:cs="Arial"/>
            <w:b/>
            <w:bCs/>
            <w:color w:val="000000" w:themeColor="text1"/>
          </w:rPr>
          <w:t xml:space="preserve"> Lima, </w:t>
        </w:r>
        <w:proofErr w:type="spellStart"/>
        <w:r w:rsidRPr="00051FB0">
          <w:rPr>
            <w:rFonts w:ascii="Arial" w:hAnsi="Arial" w:cs="Arial"/>
            <w:b/>
            <w:bCs/>
            <w:color w:val="000000" w:themeColor="text1"/>
          </w:rPr>
          <w:t>Yuram</w:t>
        </w:r>
        <w:proofErr w:type="spellEnd"/>
        <w:r w:rsidRPr="00051FB0">
          <w:rPr>
            <w:rFonts w:ascii="Arial" w:hAnsi="Arial" w:cs="Arial"/>
            <w:b/>
            <w:bCs/>
            <w:color w:val="000000" w:themeColor="text1"/>
          </w:rPr>
          <w:t xml:space="preserve"> Almeida Santos]</w:t>
        </w:r>
      </w:ins>
    </w:p>
    <w:p w14:paraId="65C75CC0" w14:textId="77777777" w:rsidR="00E554AF" w:rsidRPr="00051FB0" w:rsidRDefault="00E554AF" w:rsidP="00E554AF">
      <w:pPr>
        <w:spacing w:after="0"/>
        <w:jc w:val="both"/>
        <w:rPr>
          <w:ins w:id="1350" w:author="EUDERLAN FREIRE DA SILVA ABREU" w:date="2025-07-17T18:29:00Z"/>
          <w:rFonts w:ascii="Times New Roman" w:hAnsi="Times New Roman" w:cs="Times New Roman"/>
          <w:b/>
          <w:bCs/>
          <w:color w:val="000000" w:themeColor="text1"/>
          <w:sz w:val="24"/>
          <w:szCs w:val="24"/>
        </w:rPr>
      </w:pPr>
      <w:bookmarkStart w:id="1351" w:name="_Hlk203672498"/>
      <w:ins w:id="1352" w:author="EUDERLAN FREIRE DA SILVA ABREU" w:date="2025-07-17T18:29:00Z">
        <w:r w:rsidRPr="00051FB0">
          <w:rPr>
            <w:rFonts w:ascii="Arial" w:hAnsi="Arial" w:cs="Arial"/>
            <w:b/>
            <w:bCs/>
            <w:color w:val="000000" w:themeColor="text1"/>
          </w:rPr>
          <w:t>@contato</w:t>
        </w:r>
        <w:proofErr w:type="gramStart"/>
        <w:r w:rsidRPr="00051FB0">
          <w:rPr>
            <w:rFonts w:ascii="Arial" w:hAnsi="Arial" w:cs="Arial"/>
            <w:b/>
            <w:bCs/>
            <w:color w:val="000000" w:themeColor="text1"/>
          </w:rPr>
          <w:t>:[</w:t>
        </w:r>
        <w:proofErr w:type="gramEnd"/>
        <w:r w:rsidRPr="00051FB0">
          <w:rPr>
            <w:rFonts w:ascii="Times New Roman" w:hAnsi="Times New Roman" w:cs="Times New Roman"/>
            <w:b/>
            <w:bCs/>
            <w:color w:val="000000" w:themeColor="text1"/>
            <w:sz w:val="24"/>
            <w:szCs w:val="24"/>
          </w:rPr>
          <w:t>rodrigo.carvalhau@gmail.com,euderlanfeire@gmail.com, hissabarbara@icloud.com, yasminserejo@gmail.com, yura</w:t>
        </w:r>
        <w:r>
          <w:rPr>
            <w:rFonts w:ascii="Times New Roman" w:hAnsi="Times New Roman" w:cs="Times New Roman"/>
            <w:b/>
            <w:bCs/>
            <w:color w:val="000000" w:themeColor="text1"/>
            <w:sz w:val="24"/>
            <w:szCs w:val="24"/>
          </w:rPr>
          <w:t>malmeida1@gmail.com</w:t>
        </w:r>
        <w:r w:rsidRPr="00051FB0">
          <w:rPr>
            <w:rFonts w:ascii="Times New Roman" w:hAnsi="Times New Roman" w:cs="Times New Roman"/>
            <w:b/>
            <w:bCs/>
            <w:color w:val="000000" w:themeColor="text1"/>
            <w:sz w:val="24"/>
            <w:szCs w:val="24"/>
          </w:rPr>
          <w:t>]</w:t>
        </w:r>
      </w:ins>
    </w:p>
    <w:p w14:paraId="2C3E2A29" w14:textId="77777777" w:rsidR="00E554AF" w:rsidRPr="00051FB0" w:rsidRDefault="00E554AF" w:rsidP="00E554AF">
      <w:pPr>
        <w:spacing w:after="0"/>
        <w:jc w:val="both"/>
        <w:rPr>
          <w:ins w:id="1353" w:author="EUDERLAN FREIRE DA SILVA ABREU" w:date="2025-07-17T18:29:00Z"/>
          <w:rFonts w:ascii="Arial" w:hAnsi="Arial" w:cs="Arial"/>
          <w:b/>
          <w:bCs/>
          <w:color w:val="000000" w:themeColor="text1"/>
        </w:rPr>
      </w:pPr>
      <w:ins w:id="1354" w:author="EUDERLAN FREIRE DA SILVA ABREU" w:date="2025-07-17T18:29:00Z">
        <w:r w:rsidRPr="00051FB0">
          <w:rPr>
            <w:rFonts w:ascii="Arial" w:hAnsi="Arial" w:cs="Arial"/>
            <w:b/>
            <w:bCs/>
            <w:color w:val="000000" w:themeColor="text1"/>
          </w:rPr>
          <w:t xml:space="preserve">@data última versão: </w:t>
        </w:r>
        <w:r>
          <w:rPr>
            <w:rFonts w:ascii="Arial" w:hAnsi="Arial" w:cs="Arial"/>
            <w:b/>
            <w:bCs/>
            <w:color w:val="000000" w:themeColor="text1"/>
          </w:rPr>
          <w:t>18</w:t>
        </w:r>
        <w:r w:rsidRPr="00051FB0">
          <w:rPr>
            <w:rFonts w:ascii="Arial" w:hAnsi="Arial" w:cs="Arial"/>
            <w:b/>
            <w:bCs/>
            <w:color w:val="000000" w:themeColor="text1"/>
          </w:rPr>
          <w:t xml:space="preserve"> de ju</w:t>
        </w:r>
        <w:r>
          <w:rPr>
            <w:rFonts w:ascii="Arial" w:hAnsi="Arial" w:cs="Arial"/>
            <w:b/>
            <w:bCs/>
            <w:color w:val="000000" w:themeColor="text1"/>
          </w:rPr>
          <w:t>l</w:t>
        </w:r>
        <w:r w:rsidRPr="00051FB0">
          <w:rPr>
            <w:rFonts w:ascii="Arial" w:hAnsi="Arial" w:cs="Arial"/>
            <w:b/>
            <w:bCs/>
            <w:color w:val="000000" w:themeColor="text1"/>
          </w:rPr>
          <w:t>ho de 2025</w:t>
        </w:r>
      </w:ins>
    </w:p>
    <w:bookmarkEnd w:id="1351"/>
    <w:p w14:paraId="54357285" w14:textId="77777777" w:rsidR="004C779D" w:rsidRPr="004C779D" w:rsidRDefault="004C779D" w:rsidP="004C779D">
      <w:pPr>
        <w:spacing w:after="0"/>
        <w:jc w:val="both"/>
        <w:rPr>
          <w:ins w:id="1355" w:author="EUDERLAN FREIRE DA SILVA ABREU" w:date="2025-06-29T13:38:00Z"/>
          <w:rFonts w:ascii="Arial" w:hAnsi="Arial" w:cs="Arial"/>
          <w:b/>
          <w:bCs/>
          <w:color w:val="000000" w:themeColor="text1"/>
        </w:rPr>
      </w:pPr>
      <w:ins w:id="1356" w:author="EUDERLAN FREIRE DA SILVA ABREU" w:date="2025-06-29T13:38:00Z">
        <w:r w:rsidRPr="004C779D">
          <w:rPr>
            <w:rFonts w:ascii="Arial" w:hAnsi="Arial" w:cs="Arial"/>
            <w:b/>
            <w:bCs/>
            <w:color w:val="000000" w:themeColor="text1"/>
          </w:rPr>
          <w:t>@versão: 1.0</w:t>
        </w:r>
      </w:ins>
    </w:p>
    <w:p w14:paraId="21773947" w14:textId="77777777" w:rsidR="004C779D" w:rsidRPr="004C779D" w:rsidRDefault="004C779D" w:rsidP="004C779D">
      <w:pPr>
        <w:spacing w:after="0"/>
        <w:jc w:val="both"/>
        <w:rPr>
          <w:ins w:id="1357" w:author="EUDERLAN FREIRE DA SILVA ABREU" w:date="2025-06-29T13:38:00Z"/>
          <w:rFonts w:ascii="Arial" w:hAnsi="Arial" w:cs="Arial"/>
          <w:b/>
          <w:bCs/>
          <w:color w:val="000000" w:themeColor="text1"/>
        </w:rPr>
      </w:pPr>
      <w:ins w:id="1358" w:author="EUDERLAN FREIRE DA SILVA ABREU" w:date="2025-06-29T13:38:00Z">
        <w:r w:rsidRPr="004C779D">
          <w:rPr>
            <w:rFonts w:ascii="Arial" w:hAnsi="Arial" w:cs="Arial"/>
            <w:b/>
            <w:bCs/>
            <w:color w:val="000000" w:themeColor="text1"/>
          </w:rPr>
          <w:t>@outros repositórios: [</w:t>
        </w:r>
        <w:proofErr w:type="spellStart"/>
        <w:r w:rsidRPr="004C779D">
          <w:rPr>
            <w:rFonts w:ascii="Arial" w:hAnsi="Arial" w:cs="Arial"/>
            <w:b/>
            <w:bCs/>
            <w:color w:val="000000" w:themeColor="text1"/>
          </w:rPr>
          <w:t>URLs</w:t>
        </w:r>
        <w:proofErr w:type="spellEnd"/>
        <w:r w:rsidRPr="004C779D">
          <w:rPr>
            <w:rFonts w:ascii="Arial" w:hAnsi="Arial" w:cs="Arial"/>
            <w:b/>
            <w:bCs/>
            <w:color w:val="000000" w:themeColor="text1"/>
          </w:rPr>
          <w:t xml:space="preserve"> - apontem para os seus </w:t>
        </w:r>
        <w:proofErr w:type="spellStart"/>
        <w:r w:rsidRPr="004C779D">
          <w:rPr>
            <w:rFonts w:ascii="Arial" w:hAnsi="Arial" w:cs="Arial"/>
            <w:b/>
            <w:bCs/>
            <w:color w:val="000000" w:themeColor="text1"/>
          </w:rPr>
          <w:t>Gits</w:t>
        </w:r>
        <w:proofErr w:type="spellEnd"/>
        <w:r w:rsidRPr="004C779D">
          <w:rPr>
            <w:rFonts w:ascii="Arial" w:hAnsi="Arial" w:cs="Arial"/>
            <w:b/>
            <w:bCs/>
            <w:color w:val="000000" w:themeColor="text1"/>
          </w:rPr>
          <w:t xml:space="preserve"> AQUI]</w:t>
        </w:r>
      </w:ins>
    </w:p>
    <w:p w14:paraId="75DD0DEA" w14:textId="77777777" w:rsidR="004C779D" w:rsidRPr="004C779D" w:rsidRDefault="004C779D" w:rsidP="004C779D">
      <w:pPr>
        <w:spacing w:after="0"/>
        <w:jc w:val="both"/>
        <w:rPr>
          <w:ins w:id="1359" w:author="EUDERLAN FREIRE DA SILVA ABREU" w:date="2025-06-29T13:38:00Z"/>
          <w:rFonts w:ascii="Arial" w:hAnsi="Arial" w:cs="Arial"/>
          <w:b/>
          <w:bCs/>
          <w:color w:val="000000" w:themeColor="text1"/>
        </w:rPr>
      </w:pPr>
      <w:ins w:id="1360" w:author="EUDERLAN FREIRE DA SILVA ABREU" w:date="2025-06-29T13:38:00Z">
        <w:r w:rsidRPr="004C779D">
          <w:rPr>
            <w:rFonts w:ascii="Arial" w:hAnsi="Arial" w:cs="Arial"/>
            <w:b/>
            <w:bCs/>
            <w:color w:val="000000" w:themeColor="text1"/>
          </w:rPr>
          <w:t>@Agradecimentos: Universidade Federal do Maranhão (UFMA), Professor Doutor Thales Levi Azevedo Valente, e colegas de curso.</w:t>
        </w:r>
      </w:ins>
    </w:p>
    <w:p w14:paraId="3C6BC1E5" w14:textId="77777777" w:rsidR="004C779D" w:rsidRPr="004C779D" w:rsidRDefault="004C779D" w:rsidP="004C779D">
      <w:pPr>
        <w:jc w:val="both"/>
        <w:rPr>
          <w:ins w:id="1361" w:author="EUDERLAN FREIRE DA SILVA ABREU" w:date="2025-06-29T13:38:00Z"/>
          <w:rFonts w:ascii="Arial" w:hAnsi="Arial" w:cs="Arial"/>
          <w:b/>
          <w:bCs/>
          <w:color w:val="000000" w:themeColor="text1"/>
        </w:rPr>
      </w:pPr>
      <w:ins w:id="1362" w:author="EUDERLAN FREIRE DA SILVA ABREU" w:date="2025-06-29T13:38:00Z">
        <w:r w:rsidRPr="004C779D">
          <w:rPr>
            <w:rFonts w:ascii="Arial" w:hAnsi="Arial" w:cs="Arial"/>
            <w:b/>
            <w:bCs/>
            <w:color w:val="000000" w:themeColor="text1"/>
          </w:rPr>
          <w:t>Copyright/</w:t>
        </w:r>
        <w:proofErr w:type="spellStart"/>
        <w:r w:rsidRPr="004C779D">
          <w:rPr>
            <w:rFonts w:ascii="Arial" w:hAnsi="Arial" w:cs="Arial"/>
            <w:b/>
            <w:bCs/>
            <w:color w:val="000000" w:themeColor="text1"/>
          </w:rPr>
          <w:t>License</w:t>
        </w:r>
        <w:proofErr w:type="spellEnd"/>
      </w:ins>
    </w:p>
    <w:p w14:paraId="0CFA39A6" w14:textId="77777777" w:rsidR="004C779D" w:rsidRPr="004C779D" w:rsidRDefault="004C779D" w:rsidP="004C779D">
      <w:pPr>
        <w:jc w:val="both"/>
        <w:rPr>
          <w:ins w:id="1363" w:author="EUDERLAN FREIRE DA SILVA ABREU" w:date="2025-06-29T13:38:00Z"/>
          <w:rFonts w:ascii="Arial" w:hAnsi="Arial" w:cs="Arial"/>
          <w:b/>
          <w:bCs/>
          <w:color w:val="000000" w:themeColor="text1"/>
        </w:rPr>
      </w:pPr>
      <w:ins w:id="1364" w:author="EUDERLAN FREIRE DA SILVA ABREU" w:date="2025-06-29T13:38:00Z">
        <w:r w:rsidRPr="004C779D">
          <w:rPr>
            <w:rFonts w:ascii="Arial" w:hAnsi="Arial" w:cs="Arial"/>
            <w:b/>
            <w:bCs/>
            <w:color w:val="000000" w:themeColor="text1"/>
          </w:rPr>
          <w:t>Este material é resultado de um trabalho acadêmico para a disciplina PROJETO DE DESENVOLVIMENTO DE SOFTWARE, sob a orientação do professor Dr. THALES LEVI AZEVEDO VALENTE, semestre letivo 2025.1, curso Engenharia da Computação, na Universidade Federal do Maranhão (UFMA).</w:t>
        </w:r>
      </w:ins>
    </w:p>
    <w:p w14:paraId="76824568" w14:textId="77777777" w:rsidR="004C779D" w:rsidRPr="004C779D" w:rsidRDefault="004C779D" w:rsidP="004C779D">
      <w:pPr>
        <w:jc w:val="both"/>
        <w:rPr>
          <w:ins w:id="1365" w:author="EUDERLAN FREIRE DA SILVA ABREU" w:date="2025-06-29T13:38:00Z"/>
          <w:rFonts w:ascii="Arial" w:hAnsi="Arial" w:cs="Arial"/>
          <w:b/>
          <w:bCs/>
          <w:color w:val="000000" w:themeColor="text1"/>
        </w:rPr>
      </w:pPr>
      <w:ins w:id="1366" w:author="EUDERLAN FREIRE DA SILVA ABREU" w:date="2025-06-29T13:38:00Z">
        <w:r w:rsidRPr="004C779D">
          <w:rPr>
            <w:rFonts w:ascii="Arial" w:hAnsi="Arial" w:cs="Arial"/>
            <w:b/>
            <w:bCs/>
            <w:color w:val="000000" w:themeColor="text1"/>
          </w:rPr>
          <w:t>Todo o material sob esta licença é software livre: pode ser usado para fins acadêmicos e comerciais sem nenhum custo. Não há papelada, nem royalties, nem restrições de "</w:t>
        </w:r>
        <w:proofErr w:type="spellStart"/>
        <w:r w:rsidRPr="004C779D">
          <w:rPr>
            <w:rFonts w:ascii="Arial" w:hAnsi="Arial" w:cs="Arial"/>
            <w:b/>
            <w:bCs/>
            <w:color w:val="000000" w:themeColor="text1"/>
          </w:rPr>
          <w:t>copyleft</w:t>
        </w:r>
        <w:proofErr w:type="spellEnd"/>
        <w:r w:rsidRPr="004C779D">
          <w:rPr>
            <w:rFonts w:ascii="Arial" w:hAnsi="Arial" w:cs="Arial"/>
            <w:b/>
            <w:bCs/>
            <w:color w:val="000000" w:themeColor="text1"/>
          </w:rPr>
          <w:t xml:space="preserve">"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004C779D">
          <w:rPr>
            <w:rFonts w:ascii="Arial" w:hAnsi="Arial" w:cs="Arial"/>
            <w:b/>
            <w:bCs/>
            <w:color w:val="000000" w:themeColor="text1"/>
          </w:rPr>
          <w:t>usá-los</w:t>
        </w:r>
        <w:proofErr w:type="gramEnd"/>
        <w:r w:rsidRPr="004C779D">
          <w:rPr>
            <w:rFonts w:ascii="Arial" w:hAnsi="Arial" w:cs="Arial"/>
            <w:b/>
            <w:bCs/>
            <w:color w:val="000000" w:themeColor="text1"/>
          </w:rPr>
          <w:t>, nos dê crédito.</w:t>
        </w:r>
      </w:ins>
    </w:p>
    <w:p w14:paraId="7EAD9825" w14:textId="77777777" w:rsidR="004C779D" w:rsidRPr="004C779D" w:rsidRDefault="004C779D" w:rsidP="004C779D">
      <w:pPr>
        <w:jc w:val="both"/>
        <w:rPr>
          <w:ins w:id="1367" w:author="EUDERLAN FREIRE DA SILVA ABREU" w:date="2025-06-29T13:38:00Z"/>
          <w:rFonts w:ascii="Arial" w:hAnsi="Arial" w:cs="Arial"/>
          <w:b/>
          <w:bCs/>
          <w:color w:val="000000" w:themeColor="text1"/>
        </w:rPr>
      </w:pPr>
      <w:ins w:id="1368" w:author="EUDERLAN FREIRE DA SILVA ABREU" w:date="2025-06-29T13:38:00Z">
        <w:r w:rsidRPr="004C779D">
          <w:rPr>
            <w:rFonts w:ascii="Arial" w:hAnsi="Arial" w:cs="Arial"/>
            <w:b/>
            <w:bCs/>
            <w:color w:val="000000" w:themeColor="text1"/>
          </w:rPr>
          <w:t>Licença MIT</w:t>
        </w:r>
      </w:ins>
    </w:p>
    <w:p w14:paraId="64B2BCE6" w14:textId="77777777" w:rsidR="004C779D" w:rsidRPr="004C779D" w:rsidRDefault="004C779D" w:rsidP="004C779D">
      <w:pPr>
        <w:jc w:val="both"/>
        <w:rPr>
          <w:ins w:id="1369" w:author="EUDERLAN FREIRE DA SILVA ABREU" w:date="2025-06-29T13:38:00Z"/>
          <w:rFonts w:ascii="Arial" w:hAnsi="Arial" w:cs="Arial"/>
          <w:b/>
          <w:bCs/>
          <w:color w:val="000000" w:themeColor="text1"/>
        </w:rPr>
      </w:pPr>
      <w:ins w:id="1370" w:author="EUDERLAN FREIRE DA SILVA ABREU" w:date="2025-06-29T13:38:00Z">
        <w:r w:rsidRPr="004C779D">
          <w:rPr>
            <w:rFonts w:ascii="Arial" w:hAnsi="Arial" w:cs="Arial"/>
            <w:b/>
            <w:bCs/>
            <w:color w:val="000000" w:themeColor="text1"/>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14:paraId="3805AE54" w14:textId="77777777" w:rsidR="004C779D" w:rsidRPr="004C779D" w:rsidRDefault="004C779D" w:rsidP="004C779D">
      <w:pPr>
        <w:jc w:val="both"/>
        <w:rPr>
          <w:ins w:id="1371" w:author="EUDERLAN FREIRE DA SILVA ABREU" w:date="2025-06-29T13:38:00Z"/>
          <w:rFonts w:ascii="Arial" w:hAnsi="Arial" w:cs="Arial"/>
          <w:b/>
          <w:bCs/>
          <w:color w:val="000000" w:themeColor="text1"/>
        </w:rPr>
      </w:pPr>
      <w:ins w:id="1372" w:author="EUDERLAN FREIRE DA SILVA ABREU" w:date="2025-06-29T13:38:00Z">
        <w:r w:rsidRPr="004C779D">
          <w:rPr>
            <w:rFonts w:ascii="Arial" w:hAnsi="Arial" w:cs="Arial"/>
            <w:b/>
            <w:bCs/>
            <w:color w:val="000000" w:themeColor="text1"/>
          </w:rPr>
          <w:t>Este aviso de direitos autorais e este aviso de permissão devem ser incluídos em todas as cópias ou partes substanciais do Software.</w:t>
        </w:r>
      </w:ins>
    </w:p>
    <w:p w14:paraId="4CFDA023" w14:textId="77777777" w:rsidR="004C779D" w:rsidRPr="004C779D" w:rsidRDefault="004C779D" w:rsidP="004C779D">
      <w:pPr>
        <w:jc w:val="both"/>
        <w:rPr>
          <w:ins w:id="1373" w:author="EUDERLAN FREIRE DA SILVA ABREU" w:date="2025-06-29T13:38:00Z"/>
          <w:rFonts w:ascii="Arial" w:hAnsi="Arial" w:cs="Arial"/>
          <w:b/>
          <w:bCs/>
          <w:color w:val="000000" w:themeColor="text1"/>
        </w:rPr>
      </w:pPr>
      <w:ins w:id="1374" w:author="EUDERLAN FREIRE DA SILVA ABREU" w:date="2025-06-29T13:38:00Z">
        <w:r w:rsidRPr="004C779D">
          <w:rPr>
            <w:rFonts w:ascii="Arial" w:hAnsi="Arial" w:cs="Arial"/>
            <w:b/>
            <w:bCs/>
            <w:color w:val="000000" w:themeColor="text1"/>
          </w:rPr>
          <w:t xml:space="preserve">O SOFTWARE É FORNECIDO "COMO ESTÁ", SEM GARANTIA DE QUALQUER TIPO, EXPRESSA OU IMPLÍCITA, </w:t>
        </w:r>
        <w:proofErr w:type="gramStart"/>
        <w:r w:rsidRPr="004C779D">
          <w:rPr>
            <w:rFonts w:ascii="Arial" w:hAnsi="Arial" w:cs="Arial"/>
            <w:b/>
            <w:bCs/>
            <w:color w:val="000000" w:themeColor="text1"/>
          </w:rPr>
          <w:t>INCLUINDO</w:t>
        </w:r>
        <w:proofErr w:type="gramEnd"/>
        <w:r w:rsidRPr="004C779D">
          <w:rPr>
            <w:rFonts w:ascii="Arial" w:hAnsi="Arial" w:cs="Arial"/>
            <w:b/>
            <w:bCs/>
            <w:color w:val="000000" w:themeColor="text1"/>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14:paraId="38F52D77" w14:textId="77777777" w:rsidR="004C779D" w:rsidRPr="004C779D" w:rsidRDefault="004C779D" w:rsidP="004C779D">
      <w:pPr>
        <w:rPr>
          <w:ins w:id="1375" w:author="EUDERLAN FREIRE DA SILVA ABREU" w:date="2025-06-29T13:38:00Z"/>
          <w:sz w:val="20"/>
          <w:szCs w:val="20"/>
        </w:rPr>
      </w:pPr>
      <w:ins w:id="1376" w:author="EUDERLAN FREIRE DA SILVA ABREU" w:date="2025-06-29T13:38:00Z">
        <w:r w:rsidRPr="004C779D">
          <w:rPr>
            <w:rFonts w:ascii="Arial" w:hAnsi="Arial" w:cs="Arial"/>
            <w:b/>
            <w:bCs/>
            <w:color w:val="000000" w:themeColor="text1"/>
          </w:rPr>
          <w:t>Para mais informações sobre a Licença MIT: https://opensource.org/licenses/MIT</w:t>
        </w:r>
      </w:ins>
    </w:p>
    <w:p w14:paraId="00493591" w14:textId="77777777" w:rsidR="004C779D" w:rsidRPr="004C779D" w:rsidRDefault="004C779D"/>
    <w:sectPr w:rsidR="004C779D" w:rsidRPr="004C77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2B6"/>
    <w:multiLevelType w:val="multilevel"/>
    <w:tmpl w:val="78E0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D513B"/>
    <w:multiLevelType w:val="multilevel"/>
    <w:tmpl w:val="0E16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A21933"/>
    <w:multiLevelType w:val="multilevel"/>
    <w:tmpl w:val="FEF4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A5C4E"/>
    <w:multiLevelType w:val="multilevel"/>
    <w:tmpl w:val="EE82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75DCC"/>
    <w:multiLevelType w:val="multilevel"/>
    <w:tmpl w:val="613E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E3066"/>
    <w:multiLevelType w:val="multilevel"/>
    <w:tmpl w:val="00F4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B416B3"/>
    <w:multiLevelType w:val="multilevel"/>
    <w:tmpl w:val="E976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29217D"/>
    <w:multiLevelType w:val="multilevel"/>
    <w:tmpl w:val="F0D83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EA202F"/>
    <w:multiLevelType w:val="multilevel"/>
    <w:tmpl w:val="B29E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C63DB1"/>
    <w:multiLevelType w:val="multilevel"/>
    <w:tmpl w:val="BC440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F8261F"/>
    <w:multiLevelType w:val="multilevel"/>
    <w:tmpl w:val="5FA2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FD2CB1"/>
    <w:multiLevelType w:val="multilevel"/>
    <w:tmpl w:val="750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0083D"/>
    <w:multiLevelType w:val="hybridMultilevel"/>
    <w:tmpl w:val="63D8C53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3" w15:restartNumberingAfterBreak="0">
    <w:nsid w:val="6D191B81"/>
    <w:multiLevelType w:val="multilevel"/>
    <w:tmpl w:val="A32A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34439C"/>
    <w:multiLevelType w:val="multilevel"/>
    <w:tmpl w:val="DDB8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377054"/>
    <w:multiLevelType w:val="multilevel"/>
    <w:tmpl w:val="3DF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1649E2"/>
    <w:multiLevelType w:val="multilevel"/>
    <w:tmpl w:val="3032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
  </w:num>
  <w:num w:numId="3">
    <w:abstractNumId w:val="0"/>
  </w:num>
  <w:num w:numId="4">
    <w:abstractNumId w:val="15"/>
  </w:num>
  <w:num w:numId="5">
    <w:abstractNumId w:val="13"/>
  </w:num>
  <w:num w:numId="6">
    <w:abstractNumId w:val="4"/>
  </w:num>
  <w:num w:numId="7">
    <w:abstractNumId w:val="14"/>
  </w:num>
  <w:num w:numId="8">
    <w:abstractNumId w:val="1"/>
  </w:num>
  <w:num w:numId="9">
    <w:abstractNumId w:val="10"/>
  </w:num>
  <w:num w:numId="10">
    <w:abstractNumId w:val="5"/>
  </w:num>
  <w:num w:numId="11">
    <w:abstractNumId w:val="3"/>
  </w:num>
  <w:num w:numId="12">
    <w:abstractNumId w:val="7"/>
  </w:num>
  <w:num w:numId="13">
    <w:abstractNumId w:val="9"/>
  </w:num>
  <w:num w:numId="14">
    <w:abstractNumId w:val="2"/>
  </w:num>
  <w:num w:numId="15">
    <w:abstractNumId w:val="8"/>
  </w:num>
  <w:num w:numId="16">
    <w:abstractNumId w:val="11"/>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UDERLAN FREIRE DA SILVA ABREU">
    <w15:presenceInfo w15:providerId="None" w15:userId="EUDERLAN FREIRE DA SILVA ABR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9D"/>
    <w:rsid w:val="000C6A06"/>
    <w:rsid w:val="00124F2F"/>
    <w:rsid w:val="001A2A77"/>
    <w:rsid w:val="001B2406"/>
    <w:rsid w:val="002B205D"/>
    <w:rsid w:val="003737E4"/>
    <w:rsid w:val="00391A62"/>
    <w:rsid w:val="004C779D"/>
    <w:rsid w:val="005D4A9C"/>
    <w:rsid w:val="00626ACC"/>
    <w:rsid w:val="00686853"/>
    <w:rsid w:val="007276B6"/>
    <w:rsid w:val="0089525E"/>
    <w:rsid w:val="008F5AEC"/>
    <w:rsid w:val="00902FE2"/>
    <w:rsid w:val="00936C1A"/>
    <w:rsid w:val="00A263F0"/>
    <w:rsid w:val="00AB6D27"/>
    <w:rsid w:val="00B2344A"/>
    <w:rsid w:val="00BD363B"/>
    <w:rsid w:val="00D13F28"/>
    <w:rsid w:val="00D77790"/>
    <w:rsid w:val="00E47980"/>
    <w:rsid w:val="00E554AF"/>
    <w:rsid w:val="00EA36DE"/>
    <w:rsid w:val="00EE2684"/>
    <w:rsid w:val="00F66A41"/>
    <w:rsid w:val="00FB03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982D8"/>
  <w15:chartTrackingRefBased/>
  <w15:docId w15:val="{07822060-8129-4A49-AE33-FC1099201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79D"/>
  </w:style>
  <w:style w:type="paragraph" w:styleId="Ttulo1">
    <w:name w:val="heading 1"/>
    <w:basedOn w:val="Normal"/>
    <w:next w:val="Normal"/>
    <w:link w:val="Ttulo1Char"/>
    <w:uiPriority w:val="9"/>
    <w:qFormat/>
    <w:rsid w:val="00E5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A36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A36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har"/>
    <w:uiPriority w:val="9"/>
    <w:qFormat/>
    <w:rsid w:val="00EA36DE"/>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C779D"/>
    <w:rPr>
      <w:color w:val="0563C1" w:themeColor="hyperlink"/>
      <w:u w:val="single"/>
    </w:rPr>
  </w:style>
  <w:style w:type="character" w:styleId="MenoPendente">
    <w:name w:val="Unresolved Mention"/>
    <w:basedOn w:val="Fontepargpadro"/>
    <w:uiPriority w:val="99"/>
    <w:semiHidden/>
    <w:unhideWhenUsed/>
    <w:rsid w:val="004C779D"/>
    <w:rPr>
      <w:color w:val="605E5C"/>
      <w:shd w:val="clear" w:color="auto" w:fill="E1DFDD"/>
    </w:rPr>
  </w:style>
  <w:style w:type="character" w:customStyle="1" w:styleId="Ttulo4Char">
    <w:name w:val="Título 4 Char"/>
    <w:basedOn w:val="Fontepargpadro"/>
    <w:link w:val="Ttulo4"/>
    <w:uiPriority w:val="9"/>
    <w:rsid w:val="00EA36DE"/>
    <w:rPr>
      <w:rFonts w:ascii="Times New Roman" w:eastAsia="Times New Roman" w:hAnsi="Times New Roman" w:cs="Times New Roman"/>
      <w:b/>
      <w:bCs/>
      <w:sz w:val="24"/>
      <w:szCs w:val="24"/>
      <w:lang w:eastAsia="pt-BR"/>
    </w:rPr>
  </w:style>
  <w:style w:type="paragraph" w:styleId="NormalWeb">
    <w:name w:val="Normal (Web)"/>
    <w:basedOn w:val="Normal"/>
    <w:uiPriority w:val="99"/>
    <w:unhideWhenUsed/>
    <w:rsid w:val="00EA36D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semiHidden/>
    <w:rsid w:val="00EA36DE"/>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rsid w:val="00EA36DE"/>
    <w:rPr>
      <w:rFonts w:asciiTheme="majorHAnsi" w:eastAsiaTheme="majorEastAsia" w:hAnsiTheme="majorHAnsi" w:cstheme="majorBidi"/>
      <w:color w:val="2F5496" w:themeColor="accent1" w:themeShade="BF"/>
      <w:sz w:val="26"/>
      <w:szCs w:val="26"/>
    </w:rPr>
  </w:style>
  <w:style w:type="paragraph" w:customStyle="1" w:styleId="description">
    <w:name w:val="description"/>
    <w:basedOn w:val="Normal"/>
    <w:rsid w:val="001A2A7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E554A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E554AF"/>
    <w:pPr>
      <w:outlineLvl w:val="9"/>
    </w:pPr>
    <w:rPr>
      <w:lang w:eastAsia="pt-BR"/>
    </w:rPr>
  </w:style>
  <w:style w:type="paragraph" w:styleId="Sumrio1">
    <w:name w:val="toc 1"/>
    <w:basedOn w:val="Normal"/>
    <w:next w:val="Normal"/>
    <w:autoRedefine/>
    <w:uiPriority w:val="39"/>
    <w:unhideWhenUsed/>
    <w:rsid w:val="00E554AF"/>
    <w:pPr>
      <w:spacing w:after="100"/>
    </w:pPr>
  </w:style>
  <w:style w:type="paragraph" w:styleId="Sumrio3">
    <w:name w:val="toc 3"/>
    <w:basedOn w:val="Normal"/>
    <w:next w:val="Normal"/>
    <w:autoRedefine/>
    <w:uiPriority w:val="39"/>
    <w:unhideWhenUsed/>
    <w:rsid w:val="00E554AF"/>
    <w:pPr>
      <w:spacing w:after="100"/>
      <w:ind w:left="440"/>
    </w:pPr>
  </w:style>
  <w:style w:type="character" w:styleId="HiperlinkVisitado">
    <w:name w:val="FollowedHyperlink"/>
    <w:basedOn w:val="Fontepargpadro"/>
    <w:uiPriority w:val="99"/>
    <w:semiHidden/>
    <w:unhideWhenUsed/>
    <w:rsid w:val="00D13F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0477">
      <w:bodyDiv w:val="1"/>
      <w:marLeft w:val="0"/>
      <w:marRight w:val="0"/>
      <w:marTop w:val="0"/>
      <w:marBottom w:val="0"/>
      <w:divBdr>
        <w:top w:val="none" w:sz="0" w:space="0" w:color="auto"/>
        <w:left w:val="none" w:sz="0" w:space="0" w:color="auto"/>
        <w:bottom w:val="none" w:sz="0" w:space="0" w:color="auto"/>
        <w:right w:val="none" w:sz="0" w:space="0" w:color="auto"/>
      </w:divBdr>
    </w:div>
    <w:div w:id="286203562">
      <w:bodyDiv w:val="1"/>
      <w:marLeft w:val="0"/>
      <w:marRight w:val="0"/>
      <w:marTop w:val="0"/>
      <w:marBottom w:val="0"/>
      <w:divBdr>
        <w:top w:val="none" w:sz="0" w:space="0" w:color="auto"/>
        <w:left w:val="none" w:sz="0" w:space="0" w:color="auto"/>
        <w:bottom w:val="none" w:sz="0" w:space="0" w:color="auto"/>
        <w:right w:val="none" w:sz="0" w:space="0" w:color="auto"/>
      </w:divBdr>
    </w:div>
    <w:div w:id="294066465">
      <w:bodyDiv w:val="1"/>
      <w:marLeft w:val="0"/>
      <w:marRight w:val="0"/>
      <w:marTop w:val="0"/>
      <w:marBottom w:val="0"/>
      <w:divBdr>
        <w:top w:val="none" w:sz="0" w:space="0" w:color="auto"/>
        <w:left w:val="none" w:sz="0" w:space="0" w:color="auto"/>
        <w:bottom w:val="none" w:sz="0" w:space="0" w:color="auto"/>
        <w:right w:val="none" w:sz="0" w:space="0" w:color="auto"/>
      </w:divBdr>
    </w:div>
    <w:div w:id="396974640">
      <w:bodyDiv w:val="1"/>
      <w:marLeft w:val="0"/>
      <w:marRight w:val="0"/>
      <w:marTop w:val="0"/>
      <w:marBottom w:val="0"/>
      <w:divBdr>
        <w:top w:val="none" w:sz="0" w:space="0" w:color="auto"/>
        <w:left w:val="none" w:sz="0" w:space="0" w:color="auto"/>
        <w:bottom w:val="none" w:sz="0" w:space="0" w:color="auto"/>
        <w:right w:val="none" w:sz="0" w:space="0" w:color="auto"/>
      </w:divBdr>
    </w:div>
    <w:div w:id="405154318">
      <w:bodyDiv w:val="1"/>
      <w:marLeft w:val="0"/>
      <w:marRight w:val="0"/>
      <w:marTop w:val="0"/>
      <w:marBottom w:val="0"/>
      <w:divBdr>
        <w:top w:val="none" w:sz="0" w:space="0" w:color="auto"/>
        <w:left w:val="none" w:sz="0" w:space="0" w:color="auto"/>
        <w:bottom w:val="none" w:sz="0" w:space="0" w:color="auto"/>
        <w:right w:val="none" w:sz="0" w:space="0" w:color="auto"/>
      </w:divBdr>
    </w:div>
    <w:div w:id="616716285">
      <w:bodyDiv w:val="1"/>
      <w:marLeft w:val="0"/>
      <w:marRight w:val="0"/>
      <w:marTop w:val="0"/>
      <w:marBottom w:val="0"/>
      <w:divBdr>
        <w:top w:val="none" w:sz="0" w:space="0" w:color="auto"/>
        <w:left w:val="none" w:sz="0" w:space="0" w:color="auto"/>
        <w:bottom w:val="none" w:sz="0" w:space="0" w:color="auto"/>
        <w:right w:val="none" w:sz="0" w:space="0" w:color="auto"/>
      </w:divBdr>
    </w:div>
    <w:div w:id="728921592">
      <w:bodyDiv w:val="1"/>
      <w:marLeft w:val="0"/>
      <w:marRight w:val="0"/>
      <w:marTop w:val="0"/>
      <w:marBottom w:val="0"/>
      <w:divBdr>
        <w:top w:val="none" w:sz="0" w:space="0" w:color="auto"/>
        <w:left w:val="none" w:sz="0" w:space="0" w:color="auto"/>
        <w:bottom w:val="none" w:sz="0" w:space="0" w:color="auto"/>
        <w:right w:val="none" w:sz="0" w:space="0" w:color="auto"/>
      </w:divBdr>
    </w:div>
    <w:div w:id="817191915">
      <w:bodyDiv w:val="1"/>
      <w:marLeft w:val="0"/>
      <w:marRight w:val="0"/>
      <w:marTop w:val="0"/>
      <w:marBottom w:val="0"/>
      <w:divBdr>
        <w:top w:val="none" w:sz="0" w:space="0" w:color="auto"/>
        <w:left w:val="none" w:sz="0" w:space="0" w:color="auto"/>
        <w:bottom w:val="none" w:sz="0" w:space="0" w:color="auto"/>
        <w:right w:val="none" w:sz="0" w:space="0" w:color="auto"/>
      </w:divBdr>
    </w:div>
    <w:div w:id="922031962">
      <w:bodyDiv w:val="1"/>
      <w:marLeft w:val="0"/>
      <w:marRight w:val="0"/>
      <w:marTop w:val="0"/>
      <w:marBottom w:val="0"/>
      <w:divBdr>
        <w:top w:val="none" w:sz="0" w:space="0" w:color="auto"/>
        <w:left w:val="none" w:sz="0" w:space="0" w:color="auto"/>
        <w:bottom w:val="none" w:sz="0" w:space="0" w:color="auto"/>
        <w:right w:val="none" w:sz="0" w:space="0" w:color="auto"/>
      </w:divBdr>
    </w:div>
    <w:div w:id="935865116">
      <w:bodyDiv w:val="1"/>
      <w:marLeft w:val="0"/>
      <w:marRight w:val="0"/>
      <w:marTop w:val="0"/>
      <w:marBottom w:val="0"/>
      <w:divBdr>
        <w:top w:val="none" w:sz="0" w:space="0" w:color="auto"/>
        <w:left w:val="none" w:sz="0" w:space="0" w:color="auto"/>
        <w:bottom w:val="none" w:sz="0" w:space="0" w:color="auto"/>
        <w:right w:val="none" w:sz="0" w:space="0" w:color="auto"/>
      </w:divBdr>
    </w:div>
    <w:div w:id="942298955">
      <w:bodyDiv w:val="1"/>
      <w:marLeft w:val="0"/>
      <w:marRight w:val="0"/>
      <w:marTop w:val="0"/>
      <w:marBottom w:val="0"/>
      <w:divBdr>
        <w:top w:val="none" w:sz="0" w:space="0" w:color="auto"/>
        <w:left w:val="none" w:sz="0" w:space="0" w:color="auto"/>
        <w:bottom w:val="none" w:sz="0" w:space="0" w:color="auto"/>
        <w:right w:val="none" w:sz="0" w:space="0" w:color="auto"/>
      </w:divBdr>
    </w:div>
    <w:div w:id="996570443">
      <w:bodyDiv w:val="1"/>
      <w:marLeft w:val="0"/>
      <w:marRight w:val="0"/>
      <w:marTop w:val="0"/>
      <w:marBottom w:val="0"/>
      <w:divBdr>
        <w:top w:val="none" w:sz="0" w:space="0" w:color="auto"/>
        <w:left w:val="none" w:sz="0" w:space="0" w:color="auto"/>
        <w:bottom w:val="none" w:sz="0" w:space="0" w:color="auto"/>
        <w:right w:val="none" w:sz="0" w:space="0" w:color="auto"/>
      </w:divBdr>
    </w:div>
    <w:div w:id="1077288042">
      <w:bodyDiv w:val="1"/>
      <w:marLeft w:val="0"/>
      <w:marRight w:val="0"/>
      <w:marTop w:val="0"/>
      <w:marBottom w:val="0"/>
      <w:divBdr>
        <w:top w:val="none" w:sz="0" w:space="0" w:color="auto"/>
        <w:left w:val="none" w:sz="0" w:space="0" w:color="auto"/>
        <w:bottom w:val="none" w:sz="0" w:space="0" w:color="auto"/>
        <w:right w:val="none" w:sz="0" w:space="0" w:color="auto"/>
      </w:divBdr>
    </w:div>
    <w:div w:id="1159005300">
      <w:bodyDiv w:val="1"/>
      <w:marLeft w:val="0"/>
      <w:marRight w:val="0"/>
      <w:marTop w:val="0"/>
      <w:marBottom w:val="0"/>
      <w:divBdr>
        <w:top w:val="none" w:sz="0" w:space="0" w:color="auto"/>
        <w:left w:val="none" w:sz="0" w:space="0" w:color="auto"/>
        <w:bottom w:val="none" w:sz="0" w:space="0" w:color="auto"/>
        <w:right w:val="none" w:sz="0" w:space="0" w:color="auto"/>
      </w:divBdr>
    </w:div>
    <w:div w:id="1357658751">
      <w:bodyDiv w:val="1"/>
      <w:marLeft w:val="0"/>
      <w:marRight w:val="0"/>
      <w:marTop w:val="0"/>
      <w:marBottom w:val="0"/>
      <w:divBdr>
        <w:top w:val="none" w:sz="0" w:space="0" w:color="auto"/>
        <w:left w:val="none" w:sz="0" w:space="0" w:color="auto"/>
        <w:bottom w:val="none" w:sz="0" w:space="0" w:color="auto"/>
        <w:right w:val="none" w:sz="0" w:space="0" w:color="auto"/>
      </w:divBdr>
    </w:div>
    <w:div w:id="1372995802">
      <w:bodyDiv w:val="1"/>
      <w:marLeft w:val="0"/>
      <w:marRight w:val="0"/>
      <w:marTop w:val="0"/>
      <w:marBottom w:val="0"/>
      <w:divBdr>
        <w:top w:val="none" w:sz="0" w:space="0" w:color="auto"/>
        <w:left w:val="none" w:sz="0" w:space="0" w:color="auto"/>
        <w:bottom w:val="none" w:sz="0" w:space="0" w:color="auto"/>
        <w:right w:val="none" w:sz="0" w:space="0" w:color="auto"/>
      </w:divBdr>
    </w:div>
    <w:div w:id="1396659966">
      <w:bodyDiv w:val="1"/>
      <w:marLeft w:val="0"/>
      <w:marRight w:val="0"/>
      <w:marTop w:val="0"/>
      <w:marBottom w:val="0"/>
      <w:divBdr>
        <w:top w:val="none" w:sz="0" w:space="0" w:color="auto"/>
        <w:left w:val="none" w:sz="0" w:space="0" w:color="auto"/>
        <w:bottom w:val="none" w:sz="0" w:space="0" w:color="auto"/>
        <w:right w:val="none" w:sz="0" w:space="0" w:color="auto"/>
      </w:divBdr>
    </w:div>
    <w:div w:id="1526560504">
      <w:bodyDiv w:val="1"/>
      <w:marLeft w:val="0"/>
      <w:marRight w:val="0"/>
      <w:marTop w:val="0"/>
      <w:marBottom w:val="0"/>
      <w:divBdr>
        <w:top w:val="none" w:sz="0" w:space="0" w:color="auto"/>
        <w:left w:val="none" w:sz="0" w:space="0" w:color="auto"/>
        <w:bottom w:val="none" w:sz="0" w:space="0" w:color="auto"/>
        <w:right w:val="none" w:sz="0" w:space="0" w:color="auto"/>
      </w:divBdr>
    </w:div>
    <w:div w:id="1576238355">
      <w:bodyDiv w:val="1"/>
      <w:marLeft w:val="0"/>
      <w:marRight w:val="0"/>
      <w:marTop w:val="0"/>
      <w:marBottom w:val="0"/>
      <w:divBdr>
        <w:top w:val="none" w:sz="0" w:space="0" w:color="auto"/>
        <w:left w:val="none" w:sz="0" w:space="0" w:color="auto"/>
        <w:bottom w:val="none" w:sz="0" w:space="0" w:color="auto"/>
        <w:right w:val="none" w:sz="0" w:space="0" w:color="auto"/>
      </w:divBdr>
    </w:div>
    <w:div w:id="1638753512">
      <w:bodyDiv w:val="1"/>
      <w:marLeft w:val="0"/>
      <w:marRight w:val="0"/>
      <w:marTop w:val="0"/>
      <w:marBottom w:val="0"/>
      <w:divBdr>
        <w:top w:val="none" w:sz="0" w:space="0" w:color="auto"/>
        <w:left w:val="none" w:sz="0" w:space="0" w:color="auto"/>
        <w:bottom w:val="none" w:sz="0" w:space="0" w:color="auto"/>
        <w:right w:val="none" w:sz="0" w:space="0" w:color="auto"/>
      </w:divBdr>
    </w:div>
    <w:div w:id="1668555986">
      <w:bodyDiv w:val="1"/>
      <w:marLeft w:val="0"/>
      <w:marRight w:val="0"/>
      <w:marTop w:val="0"/>
      <w:marBottom w:val="0"/>
      <w:divBdr>
        <w:top w:val="none" w:sz="0" w:space="0" w:color="auto"/>
        <w:left w:val="none" w:sz="0" w:space="0" w:color="auto"/>
        <w:bottom w:val="none" w:sz="0" w:space="0" w:color="auto"/>
        <w:right w:val="none" w:sz="0" w:space="0" w:color="auto"/>
      </w:divBdr>
    </w:div>
    <w:div w:id="1700663596">
      <w:bodyDiv w:val="1"/>
      <w:marLeft w:val="0"/>
      <w:marRight w:val="0"/>
      <w:marTop w:val="0"/>
      <w:marBottom w:val="0"/>
      <w:divBdr>
        <w:top w:val="none" w:sz="0" w:space="0" w:color="auto"/>
        <w:left w:val="none" w:sz="0" w:space="0" w:color="auto"/>
        <w:bottom w:val="none" w:sz="0" w:space="0" w:color="auto"/>
        <w:right w:val="none" w:sz="0" w:space="0" w:color="auto"/>
      </w:divBdr>
    </w:div>
    <w:div w:id="172290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FF5CB-EEDB-4B65-B09E-8618883F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1594</Words>
  <Characters>8610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EUDERLAN FREIRE DA SILVA ABREU</dc:creator>
  <cp:keywords/>
  <dc:description/>
  <cp:lastModifiedBy>EUDERLAN FREIRE DA SILVA ABREU</cp:lastModifiedBy>
  <cp:revision>5</cp:revision>
  <cp:lastPrinted>2025-07-17T22:29:00Z</cp:lastPrinted>
  <dcterms:created xsi:type="dcterms:W3CDTF">2025-06-30T21:20:00Z</dcterms:created>
  <dcterms:modified xsi:type="dcterms:W3CDTF">2025-07-17T23:04:00Z</dcterms:modified>
</cp:coreProperties>
</file>