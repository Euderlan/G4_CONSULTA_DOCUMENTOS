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0F42C" w14:textId="4BB65A11" w:rsidR="00FB03F9" w:rsidRPr="00E203A3" w:rsidRDefault="00A45C67" w:rsidP="00E203A3">
      <w:pPr>
        <w:jc w:val="center"/>
        <w:rPr>
          <w:ins w:id="0" w:author="EUDERLAN FREIRE DA SILVA ABREU" w:date="2025-05-28T17:37:00Z"/>
          <w:rFonts w:ascii="Times New Roman" w:hAnsi="Times New Roman" w:cs="Times New Roman"/>
          <w:color w:val="000000" w:themeColor="text1"/>
          <w:sz w:val="24"/>
          <w:szCs w:val="24"/>
          <w:rPrChange w:id="1" w:author="Euderlan Freire" w:date="2025-06-13T19:09:00Z">
            <w:rPr>
              <w:ins w:id="2" w:author="EUDERLAN FREIRE DA SILVA ABREU" w:date="2025-05-28T17:37:00Z"/>
            </w:rPr>
          </w:rPrChange>
        </w:rPr>
      </w:pPr>
      <w:ins w:id="3" w:author="EUDERLAN FREIRE DA SILVA ABREU" w:date="2025-05-28T17:37:00Z">
        <w:r w:rsidRPr="00E203A3">
          <w:rPr>
            <w:rFonts w:ascii="Times New Roman" w:hAnsi="Times New Roman" w:cs="Times New Roman"/>
            <w:noProof/>
            <w:color w:val="000000" w:themeColor="text1"/>
            <w:sz w:val="24"/>
            <w:szCs w:val="24"/>
            <w:bdr w:val="none" w:sz="0" w:space="0" w:color="auto" w:frame="1"/>
            <w:rPrChange w:id="4" w:author="Euderlan Freire" w:date="2025-06-13T19:09:00Z">
              <w:rPr>
                <w:noProof/>
                <w:color w:val="000000"/>
                <w:bdr w:val="none" w:sz="0" w:space="0" w:color="auto" w:frame="1"/>
              </w:rPr>
            </w:rPrChange>
          </w:rPr>
          <w:drawing>
            <wp:inline distT="0" distB="0" distL="0" distR="0" wp14:anchorId="7B231906" wp14:editId="4A23C110">
              <wp:extent cx="1051560" cy="10515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inline>
          </w:drawing>
        </w:r>
      </w:ins>
    </w:p>
    <w:p w14:paraId="68238F57" w14:textId="77777777" w:rsidR="00A45C67" w:rsidRPr="00E203A3" w:rsidRDefault="00A45C67">
      <w:pPr>
        <w:pStyle w:val="NormalWeb"/>
        <w:spacing w:before="0" w:beforeAutospacing="0" w:after="0" w:afterAutospacing="0"/>
        <w:ind w:left="850"/>
        <w:jc w:val="center"/>
        <w:rPr>
          <w:ins w:id="5" w:author="EUDERLAN FREIRE DA SILVA ABREU" w:date="2025-05-28T17:38:00Z"/>
          <w:color w:val="000000" w:themeColor="text1"/>
          <w:rPrChange w:id="6" w:author="Euderlan Freire" w:date="2025-06-13T19:09:00Z">
            <w:rPr>
              <w:ins w:id="7" w:author="EUDERLAN FREIRE DA SILVA ABREU" w:date="2025-05-28T17:38:00Z"/>
            </w:rPr>
          </w:rPrChange>
        </w:rPr>
      </w:pPr>
      <w:ins w:id="8" w:author="EUDERLAN FREIRE DA SILVA ABREU" w:date="2025-05-28T17:38:00Z">
        <w:r w:rsidRPr="00E203A3">
          <w:rPr>
            <w:color w:val="000000" w:themeColor="text1"/>
            <w:rPrChange w:id="9" w:author="Euderlan Freire" w:date="2025-06-13T19:09:00Z">
              <w:rPr>
                <w:color w:val="000000"/>
              </w:rPr>
            </w:rPrChange>
          </w:rPr>
          <w:t>UNIVERSIDADE FEDERAL DO MARANHÃO</w:t>
        </w:r>
      </w:ins>
    </w:p>
    <w:p w14:paraId="373EDF96" w14:textId="77777777" w:rsidR="00A45C67" w:rsidRPr="00E203A3" w:rsidRDefault="00A45C67">
      <w:pPr>
        <w:pStyle w:val="NormalWeb"/>
        <w:spacing w:before="0" w:beforeAutospacing="0" w:after="0" w:afterAutospacing="0"/>
        <w:ind w:left="850"/>
        <w:jc w:val="center"/>
        <w:rPr>
          <w:ins w:id="10" w:author="EUDERLAN FREIRE DA SILVA ABREU" w:date="2025-05-28T17:38:00Z"/>
          <w:color w:val="000000" w:themeColor="text1"/>
          <w:rPrChange w:id="11" w:author="Euderlan Freire" w:date="2025-06-13T19:09:00Z">
            <w:rPr>
              <w:ins w:id="12" w:author="EUDERLAN FREIRE DA SILVA ABREU" w:date="2025-05-28T17:38:00Z"/>
            </w:rPr>
          </w:rPrChange>
        </w:rPr>
      </w:pPr>
      <w:ins w:id="13" w:author="EUDERLAN FREIRE DA SILVA ABREU" w:date="2025-05-28T17:38:00Z">
        <w:r w:rsidRPr="00E203A3">
          <w:rPr>
            <w:color w:val="000000" w:themeColor="text1"/>
            <w:rPrChange w:id="14" w:author="Euderlan Freire" w:date="2025-06-13T19:09:00Z">
              <w:rPr>
                <w:color w:val="000000"/>
              </w:rPr>
            </w:rPrChange>
          </w:rPr>
          <w:t>CAMPUS DE SÃO LUÍS - CIDADE UNIVERSITÁRIA</w:t>
        </w:r>
      </w:ins>
    </w:p>
    <w:p w14:paraId="02145550" w14:textId="77777777" w:rsidR="00A45C67" w:rsidRPr="00E203A3" w:rsidRDefault="00A45C67">
      <w:pPr>
        <w:pStyle w:val="NormalWeb"/>
        <w:spacing w:before="0" w:beforeAutospacing="0" w:after="0" w:afterAutospacing="0"/>
        <w:ind w:left="850"/>
        <w:jc w:val="center"/>
        <w:rPr>
          <w:ins w:id="15" w:author="EUDERLAN FREIRE DA SILVA ABREU" w:date="2025-05-28T17:38:00Z"/>
          <w:color w:val="000000" w:themeColor="text1"/>
          <w:rPrChange w:id="16" w:author="Euderlan Freire" w:date="2025-06-13T19:09:00Z">
            <w:rPr>
              <w:ins w:id="17" w:author="EUDERLAN FREIRE DA SILVA ABREU" w:date="2025-05-28T17:38:00Z"/>
            </w:rPr>
          </w:rPrChange>
        </w:rPr>
      </w:pPr>
      <w:ins w:id="18" w:author="EUDERLAN FREIRE DA SILVA ABREU" w:date="2025-05-28T17:38:00Z">
        <w:r w:rsidRPr="00E203A3">
          <w:rPr>
            <w:color w:val="000000" w:themeColor="text1"/>
            <w:rPrChange w:id="19" w:author="Euderlan Freire" w:date="2025-06-13T19:09:00Z">
              <w:rPr>
                <w:color w:val="000000"/>
              </w:rPr>
            </w:rPrChange>
          </w:rPr>
          <w:t>ENGENHARIA DA COMPUTAÇÃO</w:t>
        </w:r>
      </w:ins>
    </w:p>
    <w:p w14:paraId="2DAA195D" w14:textId="61195A72" w:rsidR="00A45C67" w:rsidRPr="00E203A3" w:rsidRDefault="00A45C67">
      <w:pPr>
        <w:jc w:val="center"/>
        <w:rPr>
          <w:ins w:id="20" w:author="EUDERLAN FREIRE DA SILVA ABREU" w:date="2025-05-28T17:38:00Z"/>
          <w:rFonts w:ascii="Times New Roman" w:hAnsi="Times New Roman" w:cs="Times New Roman"/>
          <w:color w:val="000000" w:themeColor="text1"/>
          <w:sz w:val="24"/>
          <w:szCs w:val="24"/>
          <w:rPrChange w:id="21" w:author="Euderlan Freire" w:date="2025-06-13T19:09:00Z">
            <w:rPr>
              <w:ins w:id="22" w:author="EUDERLAN FREIRE DA SILVA ABREU" w:date="2025-05-28T17:38:00Z"/>
            </w:rPr>
          </w:rPrChange>
        </w:rPr>
      </w:pPr>
    </w:p>
    <w:p w14:paraId="24AFB4A9" w14:textId="346514EE" w:rsidR="00A45C67" w:rsidRPr="00E203A3" w:rsidRDefault="00A45C67">
      <w:pPr>
        <w:jc w:val="center"/>
        <w:rPr>
          <w:ins w:id="23" w:author="EUDERLAN FREIRE DA SILVA ABREU" w:date="2025-05-28T17:39:00Z"/>
          <w:rFonts w:ascii="Times New Roman" w:hAnsi="Times New Roman" w:cs="Times New Roman"/>
          <w:color w:val="000000" w:themeColor="text1"/>
          <w:sz w:val="24"/>
          <w:szCs w:val="24"/>
          <w:rPrChange w:id="24" w:author="Euderlan Freire" w:date="2025-06-13T19:09:00Z">
            <w:rPr>
              <w:ins w:id="25" w:author="EUDERLAN FREIRE DA SILVA ABREU" w:date="2025-05-28T17:39:00Z"/>
              <w:rFonts w:ascii="Times New Roman" w:hAnsi="Times New Roman" w:cs="Times New Roman"/>
              <w:color w:val="000000"/>
              <w:sz w:val="24"/>
              <w:szCs w:val="24"/>
            </w:rPr>
          </w:rPrChange>
        </w:rPr>
      </w:pPr>
      <w:ins w:id="26" w:author="EUDERLAN FREIRE DA SILVA ABREU" w:date="2025-05-28T17:38:00Z">
        <w:r w:rsidRPr="00E203A3">
          <w:rPr>
            <w:rFonts w:ascii="Times New Roman" w:hAnsi="Times New Roman" w:cs="Times New Roman"/>
            <w:color w:val="000000" w:themeColor="text1"/>
            <w:sz w:val="24"/>
            <w:szCs w:val="24"/>
            <w:rPrChange w:id="27" w:author="Euderlan Freire" w:date="2025-06-13T19:09:00Z">
              <w:rPr>
                <w:color w:val="000000"/>
              </w:rPr>
            </w:rPrChange>
          </w:rPr>
          <w:t>PROJETO E DESENVOLVIMENTO DE SOFTWARE</w:t>
        </w:r>
      </w:ins>
    </w:p>
    <w:p w14:paraId="24E0B7AB" w14:textId="7F7FE3B5" w:rsidR="00712572" w:rsidRPr="00E203A3" w:rsidRDefault="00712572">
      <w:pPr>
        <w:jc w:val="center"/>
        <w:rPr>
          <w:ins w:id="28" w:author="EUDERLAN FREIRE DA SILVA ABREU" w:date="2025-05-28T17:47:00Z"/>
          <w:rFonts w:ascii="Times New Roman" w:hAnsi="Times New Roman" w:cs="Times New Roman"/>
          <w:color w:val="000000" w:themeColor="text1"/>
          <w:sz w:val="24"/>
          <w:szCs w:val="24"/>
          <w:rPrChange w:id="29" w:author="Euderlan Freire" w:date="2025-06-13T19:09:00Z">
            <w:rPr>
              <w:ins w:id="30" w:author="EUDERLAN FREIRE DA SILVA ABREU" w:date="2025-05-28T17:47:00Z"/>
              <w:rFonts w:ascii="Times New Roman" w:hAnsi="Times New Roman" w:cs="Times New Roman"/>
              <w:color w:val="000000"/>
              <w:sz w:val="24"/>
              <w:szCs w:val="24"/>
            </w:rPr>
          </w:rPrChange>
        </w:rPr>
      </w:pPr>
    </w:p>
    <w:p w14:paraId="684F9322" w14:textId="77777777" w:rsidR="00712572" w:rsidRPr="00E203A3" w:rsidRDefault="00712572">
      <w:pPr>
        <w:jc w:val="center"/>
        <w:rPr>
          <w:ins w:id="31" w:author="EUDERLAN FREIRE DA SILVA ABREU" w:date="2025-05-28T17:39:00Z"/>
          <w:rFonts w:ascii="Times New Roman" w:hAnsi="Times New Roman" w:cs="Times New Roman"/>
          <w:color w:val="000000" w:themeColor="text1"/>
          <w:sz w:val="24"/>
          <w:szCs w:val="24"/>
          <w:rPrChange w:id="32" w:author="Euderlan Freire" w:date="2025-06-13T19:09:00Z">
            <w:rPr>
              <w:ins w:id="33" w:author="EUDERLAN FREIRE DA SILVA ABREU" w:date="2025-05-28T17:39:00Z"/>
              <w:rFonts w:ascii="Times New Roman" w:hAnsi="Times New Roman" w:cs="Times New Roman"/>
              <w:color w:val="000000"/>
              <w:sz w:val="24"/>
              <w:szCs w:val="24"/>
            </w:rPr>
          </w:rPrChange>
        </w:rPr>
      </w:pPr>
    </w:p>
    <w:p w14:paraId="0F95D69B" w14:textId="0256C018" w:rsidR="00712572" w:rsidRPr="00E203A3" w:rsidRDefault="00712572">
      <w:pPr>
        <w:jc w:val="center"/>
        <w:rPr>
          <w:ins w:id="34" w:author="EUDERLAN FREIRE DA SILVA ABREU" w:date="2025-05-28T17:39:00Z"/>
          <w:rFonts w:ascii="Times New Roman" w:hAnsi="Times New Roman" w:cs="Times New Roman"/>
          <w:color w:val="000000" w:themeColor="text1"/>
          <w:sz w:val="24"/>
          <w:szCs w:val="24"/>
          <w:rPrChange w:id="35" w:author="Euderlan Freire" w:date="2025-06-13T19:09:00Z">
            <w:rPr>
              <w:ins w:id="36" w:author="EUDERLAN FREIRE DA SILVA ABREU" w:date="2025-05-28T17:39:00Z"/>
              <w:rFonts w:ascii="Times New Roman" w:hAnsi="Times New Roman" w:cs="Times New Roman"/>
              <w:color w:val="000000"/>
              <w:sz w:val="24"/>
              <w:szCs w:val="24"/>
            </w:rPr>
          </w:rPrChange>
        </w:rPr>
      </w:pPr>
    </w:p>
    <w:p w14:paraId="55140CA5" w14:textId="0C8D534D" w:rsidR="00712572" w:rsidRPr="00E203A3" w:rsidRDefault="00712572">
      <w:pPr>
        <w:jc w:val="center"/>
        <w:rPr>
          <w:ins w:id="37" w:author="EUDERLAN FREIRE DA SILVA ABREU" w:date="2025-05-28T17:43:00Z"/>
          <w:rFonts w:ascii="Times New Roman" w:hAnsi="Times New Roman" w:cs="Times New Roman"/>
          <w:color w:val="000000" w:themeColor="text1"/>
          <w:sz w:val="24"/>
          <w:szCs w:val="24"/>
          <w:rPrChange w:id="38" w:author="Euderlan Freire" w:date="2025-06-13T19:09:00Z">
            <w:rPr>
              <w:ins w:id="39" w:author="EUDERLAN FREIRE DA SILVA ABREU" w:date="2025-05-28T17:43:00Z"/>
              <w:rFonts w:ascii="Times New Roman" w:hAnsi="Times New Roman" w:cs="Times New Roman"/>
              <w:color w:val="000000"/>
              <w:sz w:val="24"/>
              <w:szCs w:val="24"/>
            </w:rPr>
          </w:rPrChange>
        </w:rPr>
      </w:pPr>
      <w:ins w:id="40" w:author="EUDERLAN FREIRE DA SILVA ABREU" w:date="2025-05-28T17:41:00Z">
        <w:r w:rsidRPr="00E203A3">
          <w:rPr>
            <w:rFonts w:ascii="Times New Roman" w:hAnsi="Times New Roman" w:cs="Times New Roman"/>
            <w:color w:val="000000" w:themeColor="text1"/>
            <w:sz w:val="24"/>
            <w:szCs w:val="24"/>
            <w:rPrChange w:id="41" w:author="Euderlan Freire" w:date="2025-06-13T19:09:00Z">
              <w:rPr>
                <w:rFonts w:ascii="Times New Roman" w:hAnsi="Times New Roman" w:cs="Times New Roman"/>
                <w:color w:val="000000"/>
                <w:sz w:val="24"/>
                <w:szCs w:val="24"/>
              </w:rPr>
            </w:rPrChange>
          </w:rPr>
          <w:t>SISTEMA INTELIGENTE DE CONSULTA A DOCUMENTOS</w:t>
        </w:r>
      </w:ins>
      <w:ins w:id="42" w:author="EUDERLAN FREIRE DA SILVA ABREU" w:date="2025-05-28T17:42:00Z">
        <w:r w:rsidRPr="00E203A3">
          <w:rPr>
            <w:rFonts w:ascii="Times New Roman" w:hAnsi="Times New Roman" w:cs="Times New Roman"/>
            <w:color w:val="000000" w:themeColor="text1"/>
            <w:sz w:val="24"/>
            <w:szCs w:val="24"/>
            <w:rPrChange w:id="43" w:author="Euderlan Freire" w:date="2025-06-13T19:09:00Z">
              <w:rPr>
                <w:rFonts w:ascii="Times New Roman" w:hAnsi="Times New Roman" w:cs="Times New Roman"/>
                <w:color w:val="000000"/>
                <w:sz w:val="24"/>
                <w:szCs w:val="24"/>
              </w:rPr>
            </w:rPrChange>
          </w:rPr>
          <w:t xml:space="preserve"> VIA LLM – RESOLUÇÃO DA UFMA</w:t>
        </w:r>
      </w:ins>
    </w:p>
    <w:p w14:paraId="7847AE1E" w14:textId="4FCC6D45" w:rsidR="00712572" w:rsidRPr="00E203A3" w:rsidRDefault="00712572">
      <w:pPr>
        <w:jc w:val="center"/>
        <w:rPr>
          <w:ins w:id="44" w:author="EUDERLAN FREIRE DA SILVA ABREU" w:date="2025-05-28T17:47:00Z"/>
          <w:rFonts w:ascii="Times New Roman" w:hAnsi="Times New Roman" w:cs="Times New Roman"/>
          <w:color w:val="000000" w:themeColor="text1"/>
          <w:sz w:val="24"/>
          <w:szCs w:val="24"/>
          <w:rPrChange w:id="45" w:author="Euderlan Freire" w:date="2025-06-13T19:09:00Z">
            <w:rPr>
              <w:ins w:id="46" w:author="EUDERLAN FREIRE DA SILVA ABREU" w:date="2025-05-28T17:47:00Z"/>
              <w:rFonts w:ascii="Times New Roman" w:hAnsi="Times New Roman" w:cs="Times New Roman"/>
              <w:color w:val="000000"/>
              <w:sz w:val="24"/>
              <w:szCs w:val="24"/>
            </w:rPr>
          </w:rPrChange>
        </w:rPr>
      </w:pPr>
    </w:p>
    <w:p w14:paraId="7088DBD0" w14:textId="77777777" w:rsidR="00712572" w:rsidRPr="00E203A3" w:rsidRDefault="00712572">
      <w:pPr>
        <w:jc w:val="center"/>
        <w:rPr>
          <w:ins w:id="47" w:author="EUDERLAN FREIRE DA SILVA ABREU" w:date="2025-05-28T17:43:00Z"/>
          <w:rFonts w:ascii="Times New Roman" w:hAnsi="Times New Roman" w:cs="Times New Roman"/>
          <w:color w:val="000000" w:themeColor="text1"/>
          <w:sz w:val="24"/>
          <w:szCs w:val="24"/>
          <w:rPrChange w:id="48" w:author="Euderlan Freire" w:date="2025-06-13T19:09:00Z">
            <w:rPr>
              <w:ins w:id="49" w:author="EUDERLAN FREIRE DA SILVA ABREU" w:date="2025-05-28T17:43:00Z"/>
              <w:rFonts w:ascii="Times New Roman" w:hAnsi="Times New Roman" w:cs="Times New Roman"/>
              <w:color w:val="000000"/>
              <w:sz w:val="24"/>
              <w:szCs w:val="24"/>
            </w:rPr>
          </w:rPrChange>
        </w:rPr>
      </w:pPr>
    </w:p>
    <w:p w14:paraId="3753F492" w14:textId="037E5684" w:rsidR="00712572" w:rsidRPr="00E203A3" w:rsidRDefault="00712572">
      <w:pPr>
        <w:jc w:val="center"/>
        <w:rPr>
          <w:ins w:id="50" w:author="EUDERLAN FREIRE DA SILVA ABREU" w:date="2025-05-28T17:43:00Z"/>
          <w:rFonts w:ascii="Times New Roman" w:hAnsi="Times New Roman" w:cs="Times New Roman"/>
          <w:color w:val="000000" w:themeColor="text1"/>
          <w:sz w:val="24"/>
          <w:szCs w:val="24"/>
          <w:rPrChange w:id="51" w:author="Euderlan Freire" w:date="2025-06-13T19:09:00Z">
            <w:rPr>
              <w:ins w:id="52" w:author="EUDERLAN FREIRE DA SILVA ABREU" w:date="2025-05-28T17:43:00Z"/>
              <w:rFonts w:ascii="Times New Roman" w:hAnsi="Times New Roman" w:cs="Times New Roman"/>
              <w:color w:val="000000"/>
              <w:sz w:val="24"/>
              <w:szCs w:val="24"/>
            </w:rPr>
          </w:rPrChange>
        </w:rPr>
      </w:pPr>
      <w:ins w:id="53" w:author="EUDERLAN FREIRE DA SILVA ABREU" w:date="2025-05-28T17:43:00Z">
        <w:r w:rsidRPr="00E203A3">
          <w:rPr>
            <w:rFonts w:ascii="Times New Roman" w:hAnsi="Times New Roman" w:cs="Times New Roman"/>
            <w:color w:val="000000" w:themeColor="text1"/>
            <w:sz w:val="24"/>
            <w:szCs w:val="24"/>
            <w:rPrChange w:id="54" w:author="Euderlan Freire" w:date="2025-06-13T19:09:00Z">
              <w:rPr>
                <w:color w:val="000000"/>
              </w:rPr>
            </w:rPrChange>
          </w:rPr>
          <w:t>PROFESSOR:THALES LEVI AZEVEDO VALENTE</w:t>
        </w:r>
      </w:ins>
    </w:p>
    <w:p w14:paraId="20C9B1CA" w14:textId="4D659C0B" w:rsidR="00712572" w:rsidRPr="00E203A3" w:rsidRDefault="00712572">
      <w:pPr>
        <w:jc w:val="center"/>
        <w:rPr>
          <w:ins w:id="55" w:author="EUDERLAN FREIRE DA SILVA ABREU" w:date="2025-05-28T17:47:00Z"/>
          <w:rFonts w:ascii="Times New Roman" w:hAnsi="Times New Roman" w:cs="Times New Roman"/>
          <w:color w:val="000000" w:themeColor="text1"/>
          <w:sz w:val="24"/>
          <w:szCs w:val="24"/>
          <w:rPrChange w:id="56" w:author="Euderlan Freire" w:date="2025-06-13T19:09:00Z">
            <w:rPr>
              <w:ins w:id="57" w:author="EUDERLAN FREIRE DA SILVA ABREU" w:date="2025-05-28T17:47:00Z"/>
              <w:rFonts w:ascii="Times New Roman" w:hAnsi="Times New Roman" w:cs="Times New Roman"/>
              <w:color w:val="000000"/>
              <w:sz w:val="24"/>
              <w:szCs w:val="24"/>
            </w:rPr>
          </w:rPrChange>
        </w:rPr>
      </w:pPr>
    </w:p>
    <w:p w14:paraId="4E2037F9" w14:textId="45102D77" w:rsidR="00712572" w:rsidRPr="00E203A3" w:rsidRDefault="00712572">
      <w:pPr>
        <w:jc w:val="center"/>
        <w:rPr>
          <w:ins w:id="58" w:author="EUDERLAN FREIRE DA SILVA ABREU" w:date="2025-05-28T17:47:00Z"/>
          <w:rFonts w:ascii="Times New Roman" w:hAnsi="Times New Roman" w:cs="Times New Roman"/>
          <w:color w:val="000000" w:themeColor="text1"/>
          <w:sz w:val="24"/>
          <w:szCs w:val="24"/>
          <w:rPrChange w:id="59" w:author="Euderlan Freire" w:date="2025-06-13T19:09:00Z">
            <w:rPr>
              <w:ins w:id="60" w:author="EUDERLAN FREIRE DA SILVA ABREU" w:date="2025-05-28T17:47:00Z"/>
              <w:rFonts w:ascii="Times New Roman" w:hAnsi="Times New Roman" w:cs="Times New Roman"/>
              <w:color w:val="000000"/>
              <w:sz w:val="24"/>
              <w:szCs w:val="24"/>
            </w:rPr>
          </w:rPrChange>
        </w:rPr>
      </w:pPr>
    </w:p>
    <w:p w14:paraId="18ACF830" w14:textId="77777777" w:rsidR="00712572" w:rsidRPr="00E203A3" w:rsidRDefault="00712572">
      <w:pPr>
        <w:jc w:val="center"/>
        <w:rPr>
          <w:ins w:id="61" w:author="EUDERLAN FREIRE DA SILVA ABREU" w:date="2025-05-28T17:43:00Z"/>
          <w:rFonts w:ascii="Times New Roman" w:hAnsi="Times New Roman" w:cs="Times New Roman"/>
          <w:color w:val="000000" w:themeColor="text1"/>
          <w:sz w:val="24"/>
          <w:szCs w:val="24"/>
          <w:rPrChange w:id="62" w:author="Euderlan Freire" w:date="2025-06-13T19:09:00Z">
            <w:rPr>
              <w:ins w:id="63" w:author="EUDERLAN FREIRE DA SILVA ABREU" w:date="2025-05-28T17:43:00Z"/>
              <w:rFonts w:ascii="Times New Roman" w:hAnsi="Times New Roman" w:cs="Times New Roman"/>
              <w:color w:val="000000"/>
              <w:sz w:val="24"/>
              <w:szCs w:val="24"/>
            </w:rPr>
          </w:rPrChange>
        </w:rPr>
      </w:pPr>
    </w:p>
    <w:p w14:paraId="11212966" w14:textId="0A0AB43F" w:rsidR="00712572" w:rsidRPr="00E203A3" w:rsidRDefault="00712572">
      <w:pPr>
        <w:jc w:val="center"/>
        <w:rPr>
          <w:ins w:id="64" w:author="carvalhal carvalhal" w:date="2025-06-13T13:22:00Z"/>
          <w:rFonts w:ascii="Times New Roman" w:hAnsi="Times New Roman" w:cs="Times New Roman"/>
          <w:color w:val="000000" w:themeColor="text1"/>
          <w:sz w:val="24"/>
          <w:szCs w:val="24"/>
          <w:rPrChange w:id="65" w:author="Euderlan Freire" w:date="2025-06-13T19:09:00Z">
            <w:rPr>
              <w:ins w:id="66" w:author="carvalhal carvalhal" w:date="2025-06-13T13:22:00Z"/>
              <w:rFonts w:ascii="Times New Roman" w:hAnsi="Times New Roman" w:cs="Times New Roman"/>
              <w:color w:val="000000"/>
              <w:sz w:val="24"/>
              <w:szCs w:val="24"/>
            </w:rPr>
          </w:rPrChange>
        </w:rPr>
      </w:pPr>
      <w:ins w:id="67" w:author="EUDERLAN FREIRE DA SILVA ABREU" w:date="2025-05-28T17:43:00Z">
        <w:r w:rsidRPr="00E203A3">
          <w:rPr>
            <w:rFonts w:ascii="Times New Roman" w:hAnsi="Times New Roman" w:cs="Times New Roman"/>
            <w:color w:val="000000" w:themeColor="text1"/>
            <w:sz w:val="24"/>
            <w:szCs w:val="24"/>
          </w:rPr>
          <w:t>ALUNOS:</w:t>
        </w:r>
      </w:ins>
    </w:p>
    <w:p w14:paraId="4CE83ED0" w14:textId="0B0B946F" w:rsidR="30B3E784" w:rsidRPr="00E203A3" w:rsidRDefault="30B3E784">
      <w:pPr>
        <w:jc w:val="center"/>
        <w:rPr>
          <w:ins w:id="68" w:author="EUDERLAN FREIRE DA SILVA ABREU" w:date="2025-05-28T17:43:00Z"/>
          <w:rFonts w:ascii="Times New Roman" w:hAnsi="Times New Roman" w:cs="Times New Roman"/>
          <w:color w:val="000000" w:themeColor="text1"/>
          <w:sz w:val="24"/>
          <w:szCs w:val="24"/>
        </w:rPr>
      </w:pPr>
      <w:ins w:id="69" w:author="carvalhal carvalhal" w:date="2025-06-13T13:22:00Z">
        <w:r w:rsidRPr="00E203A3">
          <w:rPr>
            <w:rFonts w:ascii="Times New Roman" w:hAnsi="Times New Roman" w:cs="Times New Roman"/>
            <w:color w:val="000000" w:themeColor="text1"/>
            <w:sz w:val="24"/>
            <w:szCs w:val="24"/>
          </w:rPr>
          <w:t>ANDERSON RODRIGO DINIZ OLIVEIRA</w:t>
        </w:r>
      </w:ins>
      <w:ins w:id="70" w:author="Euderlan Freire" w:date="2025-06-13T19:11:00Z">
        <w:r w:rsidR="00FC7655">
          <w:rPr>
            <w:rFonts w:ascii="Times New Roman" w:hAnsi="Times New Roman" w:cs="Times New Roman"/>
            <w:color w:val="000000" w:themeColor="text1"/>
            <w:sz w:val="24"/>
            <w:szCs w:val="24"/>
          </w:rPr>
          <w:t xml:space="preserve"> - 2021052666</w:t>
        </w:r>
      </w:ins>
    </w:p>
    <w:p w14:paraId="745FE9AF" w14:textId="155C2AC9" w:rsidR="00712572" w:rsidRDefault="20B32F77" w:rsidP="00E203A3">
      <w:pPr>
        <w:jc w:val="center"/>
        <w:rPr>
          <w:ins w:id="71" w:author="Euderlan Freire" w:date="2025-06-13T19:10:00Z"/>
          <w:rFonts w:ascii="Times New Roman" w:hAnsi="Times New Roman" w:cs="Times New Roman"/>
          <w:color w:val="000000" w:themeColor="text1"/>
          <w:sz w:val="24"/>
          <w:szCs w:val="24"/>
        </w:rPr>
      </w:pPr>
      <w:ins w:id="72" w:author="EUDERLAN FREIRE DA SILVA ABREU" w:date="2025-05-28T17:44:00Z">
        <w:r w:rsidRPr="00E203A3">
          <w:rPr>
            <w:rFonts w:ascii="Times New Roman" w:hAnsi="Times New Roman" w:cs="Times New Roman"/>
            <w:color w:val="000000" w:themeColor="text1"/>
            <w:sz w:val="24"/>
            <w:szCs w:val="24"/>
          </w:rPr>
          <w:t>EUDERLAN FREIRE DA SILVA ABREU -2021</w:t>
        </w:r>
      </w:ins>
      <w:ins w:id="73" w:author="EUDERLAN FREIRE DA SILVA ABREU" w:date="2025-05-28T17:45:00Z">
        <w:r w:rsidRPr="00E203A3">
          <w:rPr>
            <w:rFonts w:ascii="Times New Roman" w:hAnsi="Times New Roman" w:cs="Times New Roman"/>
            <w:color w:val="000000" w:themeColor="text1"/>
            <w:sz w:val="24"/>
            <w:szCs w:val="24"/>
          </w:rPr>
          <w:t>052460</w:t>
        </w:r>
      </w:ins>
    </w:p>
    <w:p w14:paraId="626D64BA" w14:textId="6F49D2A9" w:rsidR="00E203A3" w:rsidRPr="00E203A3" w:rsidRDefault="00E203A3">
      <w:pPr>
        <w:jc w:val="center"/>
        <w:rPr>
          <w:ins w:id="74" w:author="Yasmin Serejo" w:date="2025-06-12T12:50:00Z"/>
          <w:rFonts w:ascii="Times New Roman" w:hAnsi="Times New Roman" w:cs="Times New Roman"/>
          <w:color w:val="000000" w:themeColor="text1"/>
          <w:sz w:val="24"/>
          <w:szCs w:val="24"/>
          <w:rPrChange w:id="75" w:author="Euderlan Freire" w:date="2025-06-13T19:09:00Z">
            <w:rPr>
              <w:ins w:id="76" w:author="Yasmin Serejo" w:date="2025-06-12T12:50:00Z"/>
              <w:rFonts w:ascii="Times New Roman" w:hAnsi="Times New Roman" w:cs="Times New Roman"/>
              <w:color w:val="000000"/>
              <w:sz w:val="24"/>
              <w:szCs w:val="24"/>
            </w:rPr>
          </w:rPrChange>
        </w:rPr>
      </w:pPr>
      <w:ins w:id="77" w:author="Euderlan Freire" w:date="2025-06-13T19:10:00Z">
        <w:r>
          <w:rPr>
            <w:rFonts w:ascii="Times New Roman" w:hAnsi="Times New Roman" w:cs="Times New Roman"/>
            <w:color w:val="000000" w:themeColor="text1"/>
            <w:sz w:val="24"/>
            <w:szCs w:val="24"/>
          </w:rPr>
          <w:t xml:space="preserve">HISSA BÁRBARA OLIVEIRA - </w:t>
        </w:r>
      </w:ins>
      <w:ins w:id="78" w:author="Euderlan Freire" w:date="2025-06-13T19:11:00Z">
        <w:r w:rsidR="00FC7655">
          <w:rPr>
            <w:rFonts w:ascii="Times New Roman" w:hAnsi="Times New Roman" w:cs="Times New Roman"/>
            <w:color w:val="000000" w:themeColor="text1"/>
            <w:sz w:val="24"/>
            <w:szCs w:val="24"/>
          </w:rPr>
          <w:t>2021</w:t>
        </w:r>
        <w:r w:rsidR="00AF0AD7">
          <w:rPr>
            <w:rFonts w:ascii="Times New Roman" w:hAnsi="Times New Roman" w:cs="Times New Roman"/>
            <w:color w:val="000000" w:themeColor="text1"/>
            <w:sz w:val="24"/>
            <w:szCs w:val="24"/>
          </w:rPr>
          <w:t>052405</w:t>
        </w:r>
      </w:ins>
    </w:p>
    <w:p w14:paraId="6B19E5BA" w14:textId="3E3D3AD7" w:rsidR="20B32F77" w:rsidRPr="00E203A3" w:rsidRDefault="7F02286E">
      <w:pPr>
        <w:jc w:val="center"/>
        <w:rPr>
          <w:ins w:id="79" w:author="yuram almeida santos" w:date="2025-06-13T20:17:00Z"/>
          <w:rFonts w:ascii="Times New Roman" w:hAnsi="Times New Roman" w:cs="Times New Roman"/>
          <w:color w:val="000000" w:themeColor="text1"/>
          <w:sz w:val="24"/>
          <w:szCs w:val="24"/>
        </w:rPr>
      </w:pPr>
      <w:ins w:id="80" w:author="Yasmin Serejo" w:date="2025-06-12T12:50:00Z">
        <w:r w:rsidRPr="00E203A3">
          <w:rPr>
            <w:rFonts w:ascii="Times New Roman" w:hAnsi="Times New Roman" w:cs="Times New Roman"/>
            <w:color w:val="000000" w:themeColor="text1"/>
            <w:sz w:val="24"/>
            <w:szCs w:val="24"/>
          </w:rPr>
          <w:t>YASMIN SEREJO LIMA</w:t>
        </w:r>
        <w:del w:id="81" w:author="yuram almeida santos" w:date="2025-06-13T20:17:00Z">
          <w:r w:rsidR="20B32F77" w:rsidRPr="00E203A3" w:rsidDel="7F02286E">
            <w:rPr>
              <w:rFonts w:ascii="Times New Roman" w:hAnsi="Times New Roman" w:cs="Times New Roman"/>
              <w:color w:val="000000" w:themeColor="text1"/>
              <w:sz w:val="24"/>
              <w:szCs w:val="24"/>
            </w:rPr>
            <w:delText xml:space="preserve"> - </w:delText>
          </w:r>
        </w:del>
      </w:ins>
      <w:ins w:id="82" w:author="yuram almeida santos" w:date="2025-06-13T20:17:00Z">
        <w:r w:rsidR="73623F77" w:rsidRPr="00E203A3">
          <w:rPr>
            <w:rFonts w:ascii="Times New Roman" w:hAnsi="Times New Roman" w:cs="Times New Roman"/>
            <w:color w:val="000000" w:themeColor="text1"/>
            <w:sz w:val="24"/>
            <w:szCs w:val="24"/>
          </w:rPr>
          <w:t xml:space="preserve"> – </w:t>
        </w:r>
      </w:ins>
      <w:ins w:id="83" w:author="Yasmin Serejo" w:date="2025-06-12T12:50:00Z">
        <w:r w:rsidRPr="00E203A3">
          <w:rPr>
            <w:rFonts w:ascii="Times New Roman" w:hAnsi="Times New Roman" w:cs="Times New Roman"/>
            <w:color w:val="000000" w:themeColor="text1"/>
            <w:sz w:val="24"/>
            <w:szCs w:val="24"/>
          </w:rPr>
          <w:t>2021018163</w:t>
        </w:r>
      </w:ins>
    </w:p>
    <w:p w14:paraId="6A3E4125" w14:textId="6110449B" w:rsidR="71ED5606" w:rsidRPr="00E203A3" w:rsidRDefault="71ED5606">
      <w:pPr>
        <w:jc w:val="center"/>
        <w:rPr>
          <w:ins w:id="84" w:author="carvalhal carvalhal" w:date="2025-06-12T09:49:00Z"/>
          <w:rFonts w:ascii="Times New Roman" w:hAnsi="Times New Roman" w:cs="Times New Roman"/>
          <w:color w:val="000000" w:themeColor="text1"/>
          <w:sz w:val="24"/>
          <w:szCs w:val="24"/>
        </w:rPr>
      </w:pPr>
      <w:ins w:id="85" w:author="yuram almeida santos" w:date="2025-06-13T20:17:00Z">
        <w:r w:rsidRPr="00E203A3">
          <w:rPr>
            <w:rFonts w:ascii="Times New Roman" w:hAnsi="Times New Roman" w:cs="Times New Roman"/>
            <w:color w:val="000000" w:themeColor="text1"/>
            <w:sz w:val="24"/>
            <w:szCs w:val="24"/>
          </w:rPr>
          <w:t>YURAM ALMEIDA SANTOS - 2021052094</w:t>
        </w:r>
      </w:ins>
    </w:p>
    <w:p w14:paraId="736989DE" w14:textId="77777777" w:rsidR="00117D6F" w:rsidRPr="00E203A3" w:rsidRDefault="00117D6F">
      <w:pPr>
        <w:jc w:val="center"/>
        <w:rPr>
          <w:ins w:id="86" w:author="carvalhal carvalhal" w:date="2025-06-12T09:49:00Z"/>
          <w:rFonts w:ascii="Times New Roman" w:hAnsi="Times New Roman" w:cs="Times New Roman"/>
          <w:color w:val="000000" w:themeColor="text1"/>
          <w:sz w:val="24"/>
          <w:szCs w:val="24"/>
          <w:rPrChange w:id="87" w:author="Euderlan Freire" w:date="2025-06-13T19:09:00Z">
            <w:rPr>
              <w:ins w:id="88" w:author="carvalhal carvalhal" w:date="2025-06-12T09:49:00Z"/>
              <w:rFonts w:ascii="Times New Roman" w:hAnsi="Times New Roman" w:cs="Times New Roman"/>
              <w:color w:val="000000"/>
              <w:sz w:val="24"/>
              <w:szCs w:val="24"/>
            </w:rPr>
          </w:rPrChange>
        </w:rPr>
      </w:pPr>
    </w:p>
    <w:p w14:paraId="1410B03E" w14:textId="530864CA" w:rsidR="00117D6F" w:rsidRPr="00E203A3" w:rsidDel="00E203A3" w:rsidRDefault="00117D6F">
      <w:pPr>
        <w:jc w:val="center"/>
        <w:rPr>
          <w:ins w:id="89" w:author="EUDERLAN FREIRE DA SILVA ABREU" w:date="2025-05-28T17:45:00Z"/>
          <w:del w:id="90" w:author="Euderlan Freire" w:date="2025-06-13T19:10:00Z"/>
          <w:rFonts w:ascii="Times New Roman" w:hAnsi="Times New Roman" w:cs="Times New Roman"/>
          <w:color w:val="000000" w:themeColor="text1"/>
          <w:sz w:val="24"/>
          <w:szCs w:val="24"/>
          <w:rPrChange w:id="91" w:author="Euderlan Freire" w:date="2025-06-13T19:09:00Z">
            <w:rPr>
              <w:ins w:id="92" w:author="EUDERLAN FREIRE DA SILVA ABREU" w:date="2025-05-28T17:45:00Z"/>
              <w:del w:id="93" w:author="Euderlan Freire" w:date="2025-06-13T19:10:00Z"/>
              <w:rFonts w:ascii="Times New Roman" w:hAnsi="Times New Roman" w:cs="Times New Roman"/>
              <w:color w:val="000000"/>
              <w:sz w:val="24"/>
              <w:szCs w:val="24"/>
            </w:rPr>
          </w:rPrChange>
        </w:rPr>
      </w:pPr>
      <w:ins w:id="94" w:author="carvalhal carvalhal" w:date="2025-06-12T09:49:00Z">
        <w:del w:id="95" w:author="Euderlan Freire" w:date="2025-06-13T19:10:00Z">
          <w:r w:rsidRPr="00E203A3" w:rsidDel="00E203A3">
            <w:rPr>
              <w:rFonts w:ascii="Times New Roman" w:hAnsi="Times New Roman" w:cs="Times New Roman"/>
              <w:color w:val="000000" w:themeColor="text1"/>
              <w:sz w:val="24"/>
              <w:szCs w:val="24"/>
              <w:rPrChange w:id="96" w:author="Euderlan Freire" w:date="2025-06-13T19:09:00Z">
                <w:rPr>
                  <w:rFonts w:ascii="Times New Roman" w:hAnsi="Times New Roman" w:cs="Times New Roman"/>
                  <w:color w:val="000000"/>
                  <w:sz w:val="24"/>
                  <w:szCs w:val="24"/>
                </w:rPr>
              </w:rPrChange>
            </w:rPr>
            <w:delText>Addd</w:delText>
          </w:r>
        </w:del>
      </w:ins>
    </w:p>
    <w:p w14:paraId="632928F2" w14:textId="3D14A8C0" w:rsidR="00712572" w:rsidRPr="00E203A3" w:rsidRDefault="00712572">
      <w:pPr>
        <w:jc w:val="center"/>
        <w:rPr>
          <w:ins w:id="97" w:author="EUDERLAN FREIRE DA SILVA ABREU" w:date="2025-05-28T17:45:00Z"/>
          <w:rFonts w:ascii="Times New Roman" w:hAnsi="Times New Roman" w:cs="Times New Roman"/>
          <w:color w:val="000000" w:themeColor="text1"/>
          <w:sz w:val="24"/>
          <w:szCs w:val="24"/>
          <w:rPrChange w:id="98" w:author="Euderlan Freire" w:date="2025-06-13T19:09:00Z">
            <w:rPr>
              <w:ins w:id="99" w:author="EUDERLAN FREIRE DA SILVA ABREU" w:date="2025-05-28T17:45:00Z"/>
              <w:rFonts w:ascii="Times New Roman" w:hAnsi="Times New Roman" w:cs="Times New Roman"/>
              <w:color w:val="000000"/>
              <w:sz w:val="24"/>
              <w:szCs w:val="24"/>
            </w:rPr>
          </w:rPrChange>
        </w:rPr>
      </w:pPr>
    </w:p>
    <w:p w14:paraId="5C9AA99C" w14:textId="3469BA09" w:rsidR="00712572" w:rsidRPr="00E203A3" w:rsidRDefault="00712572">
      <w:pPr>
        <w:jc w:val="center"/>
        <w:rPr>
          <w:ins w:id="100" w:author="EUDERLAN FREIRE DA SILVA ABREU" w:date="2025-05-28T17:45:00Z"/>
          <w:rFonts w:ascii="Times New Roman" w:hAnsi="Times New Roman" w:cs="Times New Roman"/>
          <w:color w:val="000000" w:themeColor="text1"/>
          <w:sz w:val="24"/>
          <w:szCs w:val="24"/>
          <w:rPrChange w:id="101" w:author="Euderlan Freire" w:date="2025-06-13T19:09:00Z">
            <w:rPr>
              <w:ins w:id="102" w:author="EUDERLAN FREIRE DA SILVA ABREU" w:date="2025-05-28T17:45:00Z"/>
              <w:rFonts w:ascii="Times New Roman" w:hAnsi="Times New Roman" w:cs="Times New Roman"/>
              <w:color w:val="000000"/>
              <w:sz w:val="24"/>
              <w:szCs w:val="24"/>
            </w:rPr>
          </w:rPrChange>
        </w:rPr>
      </w:pPr>
    </w:p>
    <w:p w14:paraId="5712C87B" w14:textId="1CC05975" w:rsidR="00712572" w:rsidRPr="00E203A3" w:rsidRDefault="00712572">
      <w:pPr>
        <w:jc w:val="center"/>
        <w:rPr>
          <w:ins w:id="103" w:author="EUDERLAN FREIRE DA SILVA ABREU" w:date="2025-05-28T17:45:00Z"/>
          <w:rFonts w:ascii="Times New Roman" w:hAnsi="Times New Roman" w:cs="Times New Roman"/>
          <w:color w:val="000000" w:themeColor="text1"/>
          <w:sz w:val="24"/>
          <w:szCs w:val="24"/>
          <w:rPrChange w:id="104" w:author="Euderlan Freire" w:date="2025-06-13T19:09:00Z">
            <w:rPr>
              <w:ins w:id="105" w:author="EUDERLAN FREIRE DA SILVA ABREU" w:date="2025-05-28T17:45:00Z"/>
              <w:rFonts w:ascii="Times New Roman" w:hAnsi="Times New Roman" w:cs="Times New Roman"/>
              <w:color w:val="000000"/>
              <w:sz w:val="24"/>
              <w:szCs w:val="24"/>
            </w:rPr>
          </w:rPrChange>
        </w:rPr>
      </w:pPr>
      <w:ins w:id="106" w:author="EUDERLAN FREIRE DA SILVA ABREU" w:date="2025-05-28T17:45:00Z">
        <w:r w:rsidRPr="00E203A3">
          <w:rPr>
            <w:rFonts w:ascii="Times New Roman" w:hAnsi="Times New Roman" w:cs="Times New Roman"/>
            <w:color w:val="000000" w:themeColor="text1"/>
            <w:sz w:val="24"/>
            <w:szCs w:val="24"/>
          </w:rPr>
          <w:t xml:space="preserve">São </w:t>
        </w:r>
        <w:proofErr w:type="spellStart"/>
        <w:r w:rsidRPr="00E203A3">
          <w:rPr>
            <w:rFonts w:ascii="Times New Roman" w:hAnsi="Times New Roman" w:cs="Times New Roman"/>
            <w:color w:val="000000" w:themeColor="text1"/>
            <w:sz w:val="24"/>
            <w:szCs w:val="24"/>
          </w:rPr>
          <w:t>Luis</w:t>
        </w:r>
        <w:proofErr w:type="spellEnd"/>
        <w:r w:rsidRPr="00E203A3">
          <w:rPr>
            <w:rFonts w:ascii="Times New Roman" w:hAnsi="Times New Roman" w:cs="Times New Roman"/>
            <w:color w:val="000000" w:themeColor="text1"/>
            <w:sz w:val="24"/>
            <w:szCs w:val="24"/>
          </w:rPr>
          <w:t xml:space="preserve"> -MA</w:t>
        </w:r>
      </w:ins>
    </w:p>
    <w:p w14:paraId="1A34A0A4" w14:textId="3EBA07A1" w:rsidR="00712572" w:rsidRPr="00E203A3" w:rsidRDefault="00712572">
      <w:pPr>
        <w:jc w:val="center"/>
        <w:rPr>
          <w:ins w:id="107" w:author="EUDERLAN FREIRE DA SILVA ABREU" w:date="2025-05-28T17:47:00Z"/>
          <w:rFonts w:ascii="Times New Roman" w:hAnsi="Times New Roman" w:cs="Times New Roman"/>
          <w:color w:val="000000" w:themeColor="text1"/>
          <w:sz w:val="24"/>
          <w:szCs w:val="24"/>
          <w:rPrChange w:id="108" w:author="Euderlan Freire" w:date="2025-06-13T19:09:00Z">
            <w:rPr>
              <w:ins w:id="109" w:author="EUDERLAN FREIRE DA SILVA ABREU" w:date="2025-05-28T17:47:00Z"/>
              <w:rFonts w:ascii="Times New Roman" w:hAnsi="Times New Roman" w:cs="Times New Roman"/>
              <w:color w:val="000000"/>
              <w:sz w:val="24"/>
              <w:szCs w:val="24"/>
            </w:rPr>
          </w:rPrChange>
        </w:rPr>
      </w:pPr>
      <w:ins w:id="110" w:author="EUDERLAN FREIRE DA SILVA ABREU" w:date="2025-05-28T17:46:00Z">
        <w:r w:rsidRPr="00E203A3">
          <w:rPr>
            <w:rFonts w:ascii="Times New Roman" w:hAnsi="Times New Roman" w:cs="Times New Roman"/>
            <w:color w:val="000000" w:themeColor="text1"/>
            <w:sz w:val="24"/>
            <w:szCs w:val="24"/>
            <w:rPrChange w:id="111" w:author="Euderlan Freire" w:date="2025-06-13T19:09:00Z">
              <w:rPr>
                <w:rFonts w:ascii="Times New Roman" w:hAnsi="Times New Roman" w:cs="Times New Roman"/>
                <w:color w:val="000000"/>
                <w:sz w:val="24"/>
                <w:szCs w:val="24"/>
              </w:rPr>
            </w:rPrChange>
          </w:rPr>
          <w:t>05/06/2025</w:t>
        </w:r>
      </w:ins>
    </w:p>
    <w:p w14:paraId="01C37C31" w14:textId="438008F7" w:rsidR="00712572" w:rsidDel="008F3CC1" w:rsidRDefault="00712572" w:rsidP="00E203A3">
      <w:pPr>
        <w:jc w:val="both"/>
        <w:rPr>
          <w:del w:id="112" w:author="Euderlan Freire" w:date="2025-06-13T19:11:00Z"/>
          <w:rFonts w:ascii="Times New Roman" w:hAnsi="Times New Roman" w:cs="Times New Roman"/>
          <w:color w:val="000000" w:themeColor="text1"/>
          <w:sz w:val="24"/>
          <w:szCs w:val="24"/>
        </w:rPr>
      </w:pPr>
    </w:p>
    <w:p w14:paraId="5E44753E" w14:textId="77777777" w:rsidR="008F3CC1" w:rsidRDefault="008F3CC1" w:rsidP="00E203A3">
      <w:pPr>
        <w:jc w:val="both"/>
        <w:rPr>
          <w:ins w:id="113" w:author="Euderlan Freire" w:date="2025-06-13T19:38:00Z"/>
          <w:rFonts w:ascii="Times New Roman" w:hAnsi="Times New Roman" w:cs="Times New Roman"/>
          <w:color w:val="000000" w:themeColor="text1"/>
          <w:sz w:val="24"/>
          <w:szCs w:val="24"/>
        </w:rPr>
      </w:pPr>
    </w:p>
    <w:sdt>
      <w:sdtPr>
        <w:rPr>
          <w:rFonts w:asciiTheme="minorHAnsi" w:eastAsiaTheme="minorEastAsia" w:hAnsiTheme="minorHAnsi" w:cstheme="minorBidi"/>
          <w:color w:val="auto"/>
          <w:sz w:val="22"/>
          <w:szCs w:val="22"/>
          <w:lang w:eastAsia="en-US"/>
        </w:rPr>
        <w:id w:val="735062170"/>
        <w:docPartObj>
          <w:docPartGallery w:val="Table of Contents"/>
          <w:docPartUnique/>
        </w:docPartObj>
      </w:sdtPr>
      <w:sdtEndPr>
        <w:rPr>
          <w:b/>
          <w:bCs/>
        </w:rPr>
      </w:sdtEndPr>
      <w:sdtContent>
        <w:p w14:paraId="5F482CC2" w14:textId="55C23142" w:rsidR="008A69FD" w:rsidRPr="000D0F7B" w:rsidRDefault="008A69FD">
          <w:pPr>
            <w:pStyle w:val="CabealhodoSumrio"/>
            <w:spacing w:before="0" w:line="240" w:lineRule="auto"/>
            <w:jc w:val="center"/>
            <w:rPr>
              <w:ins w:id="114" w:author="Euderlan Freire" w:date="2025-06-13T19:39:00Z"/>
              <w:color w:val="000000" w:themeColor="text1"/>
              <w:rPrChange w:id="115" w:author="Euderlan Freire" w:date="2025-06-13T19:46:00Z">
                <w:rPr>
                  <w:ins w:id="116" w:author="Euderlan Freire" w:date="2025-06-13T19:39:00Z"/>
                </w:rPr>
              </w:rPrChange>
            </w:rPr>
            <w:pPrChange w:id="117" w:author="Euderlan Freire" w:date="2025-06-13T20:18:00Z">
              <w:pPr>
                <w:pStyle w:val="CabealhodoSumrio"/>
              </w:pPr>
            </w:pPrChange>
          </w:pPr>
          <w:ins w:id="118" w:author="Euderlan Freire" w:date="2025-06-13T19:39:00Z">
            <w:r w:rsidRPr="000D0F7B">
              <w:rPr>
                <w:color w:val="000000" w:themeColor="text1"/>
                <w:rPrChange w:id="119" w:author="Euderlan Freire" w:date="2025-06-13T19:46:00Z">
                  <w:rPr/>
                </w:rPrChange>
              </w:rPr>
              <w:t>Sumário</w:t>
            </w:r>
          </w:ins>
        </w:p>
        <w:p w14:paraId="0F4D20CC" w14:textId="0CA39647" w:rsidR="001E6645" w:rsidRDefault="008A69FD">
          <w:pPr>
            <w:pStyle w:val="Sumrio2"/>
            <w:tabs>
              <w:tab w:val="right" w:leader="dot" w:pos="9061"/>
            </w:tabs>
            <w:rPr>
              <w:ins w:id="120" w:author="EUDERLAN FREIRE DA SILVA ABREU" w:date="2025-07-19T22:57:00Z"/>
              <w:rFonts w:eastAsiaTheme="minorEastAsia"/>
              <w:noProof/>
              <w:lang w:eastAsia="pt-BR"/>
            </w:rPr>
          </w:pPr>
          <w:ins w:id="121" w:author="Euderlan Freire" w:date="2025-06-13T19:39:00Z">
            <w:r w:rsidRPr="000D0F7B">
              <w:rPr>
                <w:color w:val="000000" w:themeColor="text1"/>
              </w:rPr>
              <w:fldChar w:fldCharType="begin"/>
            </w:r>
            <w:r w:rsidRPr="000D0F7B">
              <w:rPr>
                <w:color w:val="000000" w:themeColor="text1"/>
                <w:rPrChange w:id="122" w:author="Euderlan Freire" w:date="2025-06-13T19:46:00Z">
                  <w:rPr/>
                </w:rPrChange>
              </w:rPr>
              <w:instrText xml:space="preserve"> TOC \o "1-3" \h \z \u </w:instrText>
            </w:r>
            <w:r w:rsidRPr="000D0F7B">
              <w:rPr>
                <w:color w:val="000000" w:themeColor="text1"/>
              </w:rPr>
              <w:fldChar w:fldCharType="separate"/>
            </w:r>
          </w:ins>
          <w:ins w:id="123" w:author="EUDERLAN FREIRE DA SILVA ABREU" w:date="2025-07-19T22:57:00Z">
            <w:r w:rsidR="001E6645" w:rsidRPr="000716B0">
              <w:rPr>
                <w:rStyle w:val="Hyperlink"/>
                <w:noProof/>
              </w:rPr>
              <w:fldChar w:fldCharType="begin"/>
            </w:r>
            <w:r w:rsidR="001E6645" w:rsidRPr="000716B0">
              <w:rPr>
                <w:rStyle w:val="Hyperlink"/>
                <w:noProof/>
              </w:rPr>
              <w:instrText xml:space="preserve"> </w:instrText>
            </w:r>
            <w:r w:rsidR="001E6645">
              <w:rPr>
                <w:noProof/>
              </w:rPr>
              <w:instrText>HYPERLINK \l "_Toc203858278"</w:instrText>
            </w:r>
            <w:r w:rsidR="001E6645" w:rsidRPr="000716B0">
              <w:rPr>
                <w:rStyle w:val="Hyperlink"/>
                <w:noProof/>
              </w:rPr>
              <w:instrText xml:space="preserve"> </w:instrText>
            </w:r>
            <w:r w:rsidR="001E6645" w:rsidRPr="000716B0">
              <w:rPr>
                <w:rStyle w:val="Hyperlink"/>
                <w:noProof/>
              </w:rPr>
            </w:r>
            <w:r w:rsidR="001E6645" w:rsidRPr="000716B0">
              <w:rPr>
                <w:rStyle w:val="Hyperlink"/>
                <w:noProof/>
              </w:rPr>
              <w:fldChar w:fldCharType="separate"/>
            </w:r>
            <w:r w:rsidR="001E6645" w:rsidRPr="000716B0">
              <w:rPr>
                <w:rStyle w:val="Hyperlink"/>
                <w:rFonts w:ascii="Times New Roman" w:hAnsi="Times New Roman" w:cs="Times New Roman"/>
                <w:b/>
                <w:bCs/>
                <w:noProof/>
              </w:rPr>
              <w:t>1.</w:t>
            </w:r>
            <w:r w:rsidR="001E6645" w:rsidRPr="000716B0">
              <w:rPr>
                <w:rStyle w:val="Hyperlink"/>
                <w:rFonts w:ascii="Times New Roman" w:eastAsia="Times New Roman" w:hAnsi="Times New Roman" w:cs="Times New Roman"/>
                <w:b/>
                <w:bCs/>
                <w:noProof/>
              </w:rPr>
              <w:t xml:space="preserve"> INTRODUÇÃO</w:t>
            </w:r>
            <w:r w:rsidR="001E6645">
              <w:rPr>
                <w:noProof/>
                <w:webHidden/>
              </w:rPr>
              <w:tab/>
            </w:r>
            <w:r w:rsidR="001E6645">
              <w:rPr>
                <w:noProof/>
                <w:webHidden/>
              </w:rPr>
              <w:fldChar w:fldCharType="begin"/>
            </w:r>
            <w:r w:rsidR="001E6645">
              <w:rPr>
                <w:noProof/>
                <w:webHidden/>
              </w:rPr>
              <w:instrText xml:space="preserve"> PAGEREF _Toc203858278 \h </w:instrText>
            </w:r>
            <w:r w:rsidR="001E6645">
              <w:rPr>
                <w:noProof/>
                <w:webHidden/>
              </w:rPr>
            </w:r>
          </w:ins>
          <w:r w:rsidR="001E6645">
            <w:rPr>
              <w:noProof/>
              <w:webHidden/>
            </w:rPr>
            <w:fldChar w:fldCharType="separate"/>
          </w:r>
          <w:ins w:id="124" w:author="EUDERLAN FREIRE DA SILVA ABREU" w:date="2025-07-19T22:58:00Z">
            <w:r w:rsidR="00660B60">
              <w:rPr>
                <w:noProof/>
                <w:webHidden/>
              </w:rPr>
              <w:t>4</w:t>
            </w:r>
          </w:ins>
          <w:ins w:id="125" w:author="EUDERLAN FREIRE DA SILVA ABREU" w:date="2025-07-19T22:57:00Z">
            <w:r w:rsidR="001E6645">
              <w:rPr>
                <w:noProof/>
                <w:webHidden/>
              </w:rPr>
              <w:fldChar w:fldCharType="end"/>
            </w:r>
            <w:r w:rsidR="001E6645" w:rsidRPr="000716B0">
              <w:rPr>
                <w:rStyle w:val="Hyperlink"/>
                <w:noProof/>
              </w:rPr>
              <w:fldChar w:fldCharType="end"/>
            </w:r>
          </w:ins>
        </w:p>
        <w:p w14:paraId="1CEFEC55" w14:textId="0EF67497" w:rsidR="001E6645" w:rsidRDefault="001E6645">
          <w:pPr>
            <w:pStyle w:val="Sumrio2"/>
            <w:tabs>
              <w:tab w:val="left" w:pos="880"/>
              <w:tab w:val="right" w:leader="dot" w:pos="9061"/>
            </w:tabs>
            <w:rPr>
              <w:ins w:id="126" w:author="EUDERLAN FREIRE DA SILVA ABREU" w:date="2025-07-19T22:57:00Z"/>
              <w:rFonts w:eastAsiaTheme="minorEastAsia"/>
              <w:noProof/>
              <w:lang w:eastAsia="pt-BR"/>
            </w:rPr>
          </w:pPr>
          <w:ins w:id="12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"_Toc203858279"</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1.1</w:t>
            </w:r>
            <w:r>
              <w:rPr>
                <w:rFonts w:eastAsiaTheme="minorEastAsia"/>
                <w:noProof/>
                <w:lang w:eastAsia="pt-BR"/>
              </w:rPr>
              <w:tab/>
            </w:r>
            <w:r w:rsidRPr="000716B0">
              <w:rPr>
                <w:rStyle w:val="Hyperlink"/>
                <w:rFonts w:ascii="Times New Roman" w:eastAsia="Times New Roman" w:hAnsi="Times New Roman" w:cs="Times New Roman"/>
                <w:noProof/>
              </w:rPr>
              <w:t>VISÃO GERAL DO PROJETO</w:t>
            </w:r>
            <w:r>
              <w:rPr>
                <w:noProof/>
                <w:webHidden/>
              </w:rPr>
              <w:tab/>
            </w:r>
            <w:r>
              <w:rPr>
                <w:noProof/>
                <w:webHidden/>
              </w:rPr>
              <w:fldChar w:fldCharType="begin"/>
            </w:r>
            <w:r>
              <w:rPr>
                <w:noProof/>
                <w:webHidden/>
              </w:rPr>
              <w:instrText xml:space="preserve"> PAGEREF _Toc203858279 \h </w:instrText>
            </w:r>
            <w:r>
              <w:rPr>
                <w:noProof/>
                <w:webHidden/>
              </w:rPr>
            </w:r>
          </w:ins>
          <w:r>
            <w:rPr>
              <w:noProof/>
              <w:webHidden/>
            </w:rPr>
            <w:fldChar w:fldCharType="separate"/>
          </w:r>
          <w:ins w:id="128" w:author="EUDERLAN FREIRE DA SILVA ABREU" w:date="2025-07-19T22:58:00Z">
            <w:r w:rsidR="00660B60">
              <w:rPr>
                <w:noProof/>
                <w:webHidden/>
              </w:rPr>
              <w:t>4</w:t>
            </w:r>
          </w:ins>
          <w:ins w:id="129" w:author="EUDERLAN FREIRE DA SILVA ABREU" w:date="2025-07-19T22:57:00Z">
            <w:r>
              <w:rPr>
                <w:noProof/>
                <w:webHidden/>
              </w:rPr>
              <w:fldChar w:fldCharType="end"/>
            </w:r>
            <w:r w:rsidRPr="000716B0">
              <w:rPr>
                <w:rStyle w:val="Hyperlink"/>
                <w:noProof/>
              </w:rPr>
              <w:fldChar w:fldCharType="end"/>
            </w:r>
          </w:ins>
        </w:p>
        <w:p w14:paraId="3B4A3186" w14:textId="7480A711" w:rsidR="001E6645" w:rsidRDefault="001E6645">
          <w:pPr>
            <w:pStyle w:val="Sumrio2"/>
            <w:tabs>
              <w:tab w:val="left" w:pos="880"/>
              <w:tab w:val="right" w:leader="dot" w:pos="9061"/>
            </w:tabs>
            <w:rPr>
              <w:ins w:id="130" w:author="EUDERLAN FREIRE DA SILVA ABREU" w:date="2025-07-19T22:57:00Z"/>
              <w:rFonts w:eastAsiaTheme="minorEastAsia"/>
              <w:noProof/>
              <w:lang w:eastAsia="pt-BR"/>
            </w:rPr>
          </w:pPr>
          <w:ins w:id="13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"_Toc203858280"</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1.2</w:t>
            </w:r>
            <w:r>
              <w:rPr>
                <w:rFonts w:eastAsiaTheme="minorEastAsia"/>
                <w:noProof/>
                <w:lang w:eastAsia="pt-BR"/>
              </w:rPr>
              <w:tab/>
            </w:r>
            <w:r w:rsidRPr="000716B0">
              <w:rPr>
                <w:rStyle w:val="Hyperlink"/>
                <w:rFonts w:ascii="Times New Roman" w:eastAsia="Times New Roman" w:hAnsi="Times New Roman" w:cs="Times New Roman"/>
                <w:noProof/>
              </w:rPr>
              <w:t>ESCOPO DO PROJETO</w:t>
            </w:r>
            <w:r>
              <w:rPr>
                <w:noProof/>
                <w:webHidden/>
              </w:rPr>
              <w:tab/>
            </w:r>
            <w:r>
              <w:rPr>
                <w:noProof/>
                <w:webHidden/>
              </w:rPr>
              <w:fldChar w:fldCharType="begin"/>
            </w:r>
            <w:r>
              <w:rPr>
                <w:noProof/>
                <w:webHidden/>
              </w:rPr>
              <w:instrText xml:space="preserve"> PAGEREF _Toc203858280 \h </w:instrText>
            </w:r>
            <w:r>
              <w:rPr>
                <w:noProof/>
                <w:webHidden/>
              </w:rPr>
            </w:r>
          </w:ins>
          <w:r>
            <w:rPr>
              <w:noProof/>
              <w:webHidden/>
            </w:rPr>
            <w:fldChar w:fldCharType="separate"/>
          </w:r>
          <w:ins w:id="132" w:author="EUDERLAN FREIRE DA SILVA ABREU" w:date="2025-07-19T22:58:00Z">
            <w:r w:rsidR="00660B60">
              <w:rPr>
                <w:noProof/>
                <w:webHidden/>
              </w:rPr>
              <w:t>4</w:t>
            </w:r>
          </w:ins>
          <w:ins w:id="133" w:author="EUDERLAN FREIRE DA SILVA ABREU" w:date="2025-07-19T22:57:00Z">
            <w:r>
              <w:rPr>
                <w:noProof/>
                <w:webHidden/>
              </w:rPr>
              <w:fldChar w:fldCharType="end"/>
            </w:r>
            <w:r w:rsidRPr="000716B0">
              <w:rPr>
                <w:rStyle w:val="Hyperlink"/>
                <w:noProof/>
              </w:rPr>
              <w:fldChar w:fldCharType="end"/>
            </w:r>
          </w:ins>
        </w:p>
        <w:p w14:paraId="285AC7CF" w14:textId="487EBC86" w:rsidR="001E6645" w:rsidRDefault="001E6645">
          <w:pPr>
            <w:pStyle w:val="Sumrio3"/>
            <w:tabs>
              <w:tab w:val="right" w:leader="dot" w:pos="9061"/>
            </w:tabs>
            <w:rPr>
              <w:ins w:id="134" w:author="EUDERLAN FREIRE DA SILVA ABREU" w:date="2025-07-19T22:57:00Z"/>
              <w:rFonts w:eastAsiaTheme="minorEastAsia"/>
              <w:noProof/>
              <w:lang w:eastAsia="pt-BR"/>
            </w:rPr>
          </w:pPr>
          <w:ins w:id="13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"_Toc203858281"</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1.2.1 Problema</w:t>
            </w:r>
            <w:r>
              <w:rPr>
                <w:noProof/>
                <w:webHidden/>
              </w:rPr>
              <w:tab/>
            </w:r>
            <w:r>
              <w:rPr>
                <w:noProof/>
                <w:webHidden/>
              </w:rPr>
              <w:fldChar w:fldCharType="begin"/>
            </w:r>
            <w:r>
              <w:rPr>
                <w:noProof/>
                <w:webHidden/>
              </w:rPr>
              <w:instrText xml:space="preserve"> PAGEREF _Toc203858281 \h </w:instrText>
            </w:r>
            <w:r>
              <w:rPr>
                <w:noProof/>
                <w:webHidden/>
              </w:rPr>
            </w:r>
          </w:ins>
          <w:r>
            <w:rPr>
              <w:noProof/>
              <w:webHidden/>
            </w:rPr>
            <w:fldChar w:fldCharType="separate"/>
          </w:r>
          <w:ins w:id="136" w:author="EUDERLAN FREIRE DA SILVA ABREU" w:date="2025-07-19T22:58:00Z">
            <w:r w:rsidR="00660B60">
              <w:rPr>
                <w:noProof/>
                <w:webHidden/>
              </w:rPr>
              <w:t>4</w:t>
            </w:r>
          </w:ins>
          <w:ins w:id="137" w:author="EUDERLAN FREIRE DA SILVA ABREU" w:date="2025-07-19T22:57:00Z">
            <w:r>
              <w:rPr>
                <w:noProof/>
                <w:webHidden/>
              </w:rPr>
              <w:fldChar w:fldCharType="end"/>
            </w:r>
            <w:r w:rsidRPr="000716B0">
              <w:rPr>
                <w:rStyle w:val="Hyperlink"/>
                <w:noProof/>
              </w:rPr>
              <w:fldChar w:fldCharType="end"/>
            </w:r>
          </w:ins>
        </w:p>
        <w:p w14:paraId="3DB019C7" w14:textId="1AC425F7" w:rsidR="001E6645" w:rsidRDefault="001E6645">
          <w:pPr>
            <w:pStyle w:val="Sumrio3"/>
            <w:tabs>
              <w:tab w:val="right" w:leader="dot" w:pos="9061"/>
            </w:tabs>
            <w:rPr>
              <w:ins w:id="138" w:author="EUDERLAN FREIRE DA SILVA ABREU" w:date="2025-07-19T22:57:00Z"/>
              <w:rFonts w:eastAsiaTheme="minorEastAsia"/>
              <w:noProof/>
              <w:lang w:eastAsia="pt-BR"/>
            </w:rPr>
          </w:pPr>
          <w:ins w:id="13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"_Toc203858282"</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1.2.2 Justificativa</w:t>
            </w:r>
            <w:r>
              <w:rPr>
                <w:noProof/>
                <w:webHidden/>
              </w:rPr>
              <w:tab/>
            </w:r>
            <w:r>
              <w:rPr>
                <w:noProof/>
                <w:webHidden/>
              </w:rPr>
              <w:fldChar w:fldCharType="begin"/>
            </w:r>
            <w:r>
              <w:rPr>
                <w:noProof/>
                <w:webHidden/>
              </w:rPr>
              <w:instrText xml:space="preserve"> PAGEREF _Toc203858282 \h </w:instrText>
            </w:r>
            <w:r>
              <w:rPr>
                <w:noProof/>
                <w:webHidden/>
              </w:rPr>
            </w:r>
          </w:ins>
          <w:r>
            <w:rPr>
              <w:noProof/>
              <w:webHidden/>
            </w:rPr>
            <w:fldChar w:fldCharType="separate"/>
          </w:r>
          <w:ins w:id="140" w:author="EUDERLAN FREIRE DA SILVA ABREU" w:date="2025-07-19T22:58:00Z">
            <w:r w:rsidR="00660B60">
              <w:rPr>
                <w:noProof/>
                <w:webHidden/>
              </w:rPr>
              <w:t>5</w:t>
            </w:r>
          </w:ins>
          <w:ins w:id="141" w:author="EUDERLAN FREIRE DA SILVA ABREU" w:date="2025-07-19T22:57:00Z">
            <w:r>
              <w:rPr>
                <w:noProof/>
                <w:webHidden/>
              </w:rPr>
              <w:fldChar w:fldCharType="end"/>
            </w:r>
            <w:r w:rsidRPr="000716B0">
              <w:rPr>
                <w:rStyle w:val="Hyperlink"/>
                <w:noProof/>
              </w:rPr>
              <w:fldChar w:fldCharType="end"/>
            </w:r>
          </w:ins>
        </w:p>
        <w:p w14:paraId="27D9CF5F" w14:textId="4B9D6B0E" w:rsidR="001E6645" w:rsidRDefault="001E6645">
          <w:pPr>
            <w:pStyle w:val="Sumrio2"/>
            <w:tabs>
              <w:tab w:val="left" w:pos="880"/>
              <w:tab w:val="right" w:leader="dot" w:pos="9061"/>
            </w:tabs>
            <w:rPr>
              <w:ins w:id="142" w:author="EUDERLAN FREIRE DA SILVA ABREU" w:date="2025-07-19T22:57:00Z"/>
              <w:rFonts w:eastAsiaTheme="minorEastAsia"/>
              <w:noProof/>
              <w:lang w:eastAsia="pt-BR"/>
            </w:rPr>
          </w:pPr>
          <w:ins w:id="14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1.3</w:t>
            </w:r>
            <w:r>
              <w:rPr>
                <w:rFonts w:eastAsiaTheme="minorEastAsia"/>
                <w:noProof/>
                <w:lang w:eastAsia="pt-BR"/>
              </w:rPr>
              <w:tab/>
            </w:r>
            <w:r w:rsidRPr="000716B0">
              <w:rPr>
                <w:rStyle w:val="Hyperlink"/>
                <w:rFonts w:ascii="Times New Roman" w:hAnsi="Times New Roman" w:cs="Times New Roman"/>
                <w:noProof/>
              </w:rPr>
              <w:t>OBJETIVO DO PROJETO</w:t>
            </w:r>
            <w:r>
              <w:rPr>
                <w:noProof/>
                <w:webHidden/>
              </w:rPr>
              <w:tab/>
            </w:r>
            <w:r>
              <w:rPr>
                <w:noProof/>
                <w:webHidden/>
              </w:rPr>
              <w:fldChar w:fldCharType="begin"/>
            </w:r>
            <w:r>
              <w:rPr>
                <w:noProof/>
                <w:webHidden/>
              </w:rPr>
              <w:instrText xml:space="preserve"> PAGEREF _Toc203858283 \h </w:instrText>
            </w:r>
            <w:r>
              <w:rPr>
                <w:noProof/>
                <w:webHidden/>
              </w:rPr>
            </w:r>
          </w:ins>
          <w:r>
            <w:rPr>
              <w:noProof/>
              <w:webHidden/>
            </w:rPr>
            <w:fldChar w:fldCharType="separate"/>
          </w:r>
          <w:ins w:id="144" w:author="EUDERLAN FREIRE DA SILVA ABREU" w:date="2025-07-19T22:58:00Z">
            <w:r w:rsidR="00660B60">
              <w:rPr>
                <w:noProof/>
                <w:webHidden/>
              </w:rPr>
              <w:t>6</w:t>
            </w:r>
          </w:ins>
          <w:ins w:id="145" w:author="EUDERLAN FREIRE DA SILVA ABREU" w:date="2025-07-19T22:57:00Z">
            <w:r>
              <w:rPr>
                <w:noProof/>
                <w:webHidden/>
              </w:rPr>
              <w:fldChar w:fldCharType="end"/>
            </w:r>
            <w:r w:rsidRPr="000716B0">
              <w:rPr>
                <w:rStyle w:val="Hyperlink"/>
                <w:noProof/>
              </w:rPr>
              <w:fldChar w:fldCharType="end"/>
            </w:r>
          </w:ins>
        </w:p>
        <w:p w14:paraId="69F52E73" w14:textId="13B1FC4E" w:rsidR="001E6645" w:rsidRDefault="001E6645">
          <w:pPr>
            <w:pStyle w:val="Sumrio1"/>
            <w:tabs>
              <w:tab w:val="left" w:pos="440"/>
              <w:tab w:val="right" w:leader="dot" w:pos="9061"/>
            </w:tabs>
            <w:rPr>
              <w:ins w:id="146" w:author="EUDERLAN FREIRE DA SILVA ABREU" w:date="2025-07-19T22:57:00Z"/>
              <w:rFonts w:eastAsiaTheme="minorEastAsia"/>
              <w:noProof/>
              <w:lang w:eastAsia="pt-BR"/>
            </w:rPr>
          </w:pPr>
          <w:ins w:id="14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noProof/>
              </w:rPr>
              <w:t>2</w:t>
            </w:r>
            <w:r>
              <w:rPr>
                <w:rFonts w:eastAsiaTheme="minorEastAsia"/>
                <w:noProof/>
                <w:lang w:eastAsia="pt-BR"/>
              </w:rPr>
              <w:tab/>
            </w:r>
            <w:r w:rsidRPr="000716B0">
              <w:rPr>
                <w:rStyle w:val="Hyperlink"/>
                <w:rFonts w:ascii="Times New Roman" w:hAnsi="Times New Roman" w:cs="Times New Roman"/>
                <w:b/>
                <w:bCs/>
                <w:noProof/>
              </w:rPr>
              <w:t>DESCRIÇÃO GERAL DO SISTEMA</w:t>
            </w:r>
            <w:r>
              <w:rPr>
                <w:noProof/>
                <w:webHidden/>
              </w:rPr>
              <w:tab/>
            </w:r>
            <w:r>
              <w:rPr>
                <w:noProof/>
                <w:webHidden/>
              </w:rPr>
              <w:fldChar w:fldCharType="begin"/>
            </w:r>
            <w:r>
              <w:rPr>
                <w:noProof/>
                <w:webHidden/>
              </w:rPr>
              <w:instrText xml:space="preserve"> PAGEREF _Toc203858284 \h </w:instrText>
            </w:r>
            <w:r>
              <w:rPr>
                <w:noProof/>
                <w:webHidden/>
              </w:rPr>
            </w:r>
          </w:ins>
          <w:r>
            <w:rPr>
              <w:noProof/>
              <w:webHidden/>
            </w:rPr>
            <w:fldChar w:fldCharType="separate"/>
          </w:r>
          <w:ins w:id="148" w:author="EUDERLAN FREIRE DA SILVA ABREU" w:date="2025-07-19T22:58:00Z">
            <w:r w:rsidR="00660B60">
              <w:rPr>
                <w:noProof/>
                <w:webHidden/>
              </w:rPr>
              <w:t>6</w:t>
            </w:r>
          </w:ins>
          <w:ins w:id="149" w:author="EUDERLAN FREIRE DA SILVA ABREU" w:date="2025-07-19T22:57:00Z">
            <w:r>
              <w:rPr>
                <w:noProof/>
                <w:webHidden/>
              </w:rPr>
              <w:fldChar w:fldCharType="end"/>
            </w:r>
            <w:r w:rsidRPr="000716B0">
              <w:rPr>
                <w:rStyle w:val="Hyperlink"/>
                <w:noProof/>
              </w:rPr>
              <w:fldChar w:fldCharType="end"/>
            </w:r>
          </w:ins>
        </w:p>
        <w:p w14:paraId="7E03E1CB" w14:textId="7711275D" w:rsidR="001E6645" w:rsidRDefault="001E6645">
          <w:pPr>
            <w:pStyle w:val="Sumrio2"/>
            <w:tabs>
              <w:tab w:val="right" w:leader="dot" w:pos="9061"/>
            </w:tabs>
            <w:rPr>
              <w:ins w:id="150" w:author="EUDERLAN FREIRE DA SILVA ABREU" w:date="2025-07-19T22:57:00Z"/>
              <w:rFonts w:eastAsiaTheme="minorEastAsia"/>
              <w:noProof/>
              <w:lang w:eastAsia="pt-BR"/>
            </w:rPr>
          </w:pPr>
          <w:ins w:id="15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"_Toc203858285"</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2.1 ABRANGÊNCIA DO SISTEMA</w:t>
            </w:r>
            <w:r>
              <w:rPr>
                <w:noProof/>
                <w:webHidden/>
              </w:rPr>
              <w:tab/>
            </w:r>
            <w:r>
              <w:rPr>
                <w:noProof/>
                <w:webHidden/>
              </w:rPr>
              <w:fldChar w:fldCharType="begin"/>
            </w:r>
            <w:r>
              <w:rPr>
                <w:noProof/>
                <w:webHidden/>
              </w:rPr>
              <w:instrText xml:space="preserve"> PAGEREF _Toc203858285 \h </w:instrText>
            </w:r>
            <w:r>
              <w:rPr>
                <w:noProof/>
                <w:webHidden/>
              </w:rPr>
            </w:r>
          </w:ins>
          <w:r>
            <w:rPr>
              <w:noProof/>
              <w:webHidden/>
            </w:rPr>
            <w:fldChar w:fldCharType="separate"/>
          </w:r>
          <w:ins w:id="152" w:author="EUDERLAN FREIRE DA SILVA ABREU" w:date="2025-07-19T22:58:00Z">
            <w:r w:rsidR="00660B60">
              <w:rPr>
                <w:noProof/>
                <w:webHidden/>
              </w:rPr>
              <w:t>6</w:t>
            </w:r>
          </w:ins>
          <w:ins w:id="153" w:author="EUDERLAN FREIRE DA SILVA ABREU" w:date="2025-07-19T22:57:00Z">
            <w:r>
              <w:rPr>
                <w:noProof/>
                <w:webHidden/>
              </w:rPr>
              <w:fldChar w:fldCharType="end"/>
            </w:r>
            <w:r w:rsidRPr="000716B0">
              <w:rPr>
                <w:rStyle w:val="Hyperlink"/>
                <w:noProof/>
              </w:rPr>
              <w:fldChar w:fldCharType="end"/>
            </w:r>
          </w:ins>
        </w:p>
        <w:p w14:paraId="75FA17C9" w14:textId="32F76AD0" w:rsidR="001E6645" w:rsidRDefault="001E6645">
          <w:pPr>
            <w:pStyle w:val="Sumrio2"/>
            <w:tabs>
              <w:tab w:val="right" w:leader="dot" w:pos="9061"/>
            </w:tabs>
            <w:rPr>
              <w:ins w:id="154" w:author="EUDERLAN FREIRE DA SILVA ABREU" w:date="2025-07-19T22:57:00Z"/>
              <w:rFonts w:eastAsiaTheme="minorEastAsia"/>
              <w:noProof/>
              <w:lang w:eastAsia="pt-BR"/>
            </w:rPr>
          </w:pPr>
          <w:ins w:id="15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"_Toc203858286"</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2.2 SISTEMAS SIMILARES</w:t>
            </w:r>
            <w:r>
              <w:rPr>
                <w:noProof/>
                <w:webHidden/>
              </w:rPr>
              <w:tab/>
            </w:r>
            <w:r>
              <w:rPr>
                <w:noProof/>
                <w:webHidden/>
              </w:rPr>
              <w:fldChar w:fldCharType="begin"/>
            </w:r>
            <w:r>
              <w:rPr>
                <w:noProof/>
                <w:webHidden/>
              </w:rPr>
              <w:instrText xml:space="preserve"> PAGEREF _Toc203858286 \h </w:instrText>
            </w:r>
            <w:r>
              <w:rPr>
                <w:noProof/>
                <w:webHidden/>
              </w:rPr>
            </w:r>
          </w:ins>
          <w:r>
            <w:rPr>
              <w:noProof/>
              <w:webHidden/>
            </w:rPr>
            <w:fldChar w:fldCharType="separate"/>
          </w:r>
          <w:ins w:id="156" w:author="EUDERLAN FREIRE DA SILVA ABREU" w:date="2025-07-19T22:58:00Z">
            <w:r w:rsidR="00660B60">
              <w:rPr>
                <w:noProof/>
                <w:webHidden/>
              </w:rPr>
              <w:t>7</w:t>
            </w:r>
          </w:ins>
          <w:ins w:id="157" w:author="EUDERLAN FREIRE DA SILVA ABREU" w:date="2025-07-19T22:57:00Z">
            <w:r>
              <w:rPr>
                <w:noProof/>
                <w:webHidden/>
              </w:rPr>
              <w:fldChar w:fldCharType="end"/>
            </w:r>
            <w:r w:rsidRPr="000716B0">
              <w:rPr>
                <w:rStyle w:val="Hyperlink"/>
                <w:noProof/>
              </w:rPr>
              <w:fldChar w:fldCharType="end"/>
            </w:r>
          </w:ins>
        </w:p>
        <w:p w14:paraId="166F81B8" w14:textId="453FB8E5" w:rsidR="001E6645" w:rsidRDefault="001E6645">
          <w:pPr>
            <w:pStyle w:val="Sumrio2"/>
            <w:tabs>
              <w:tab w:val="right" w:leader="dot" w:pos="9061"/>
            </w:tabs>
            <w:rPr>
              <w:ins w:id="158" w:author="EUDERLAN FREIRE DA SILVA ABREU" w:date="2025-07-19T22:57:00Z"/>
              <w:rFonts w:eastAsiaTheme="minorEastAsia"/>
              <w:noProof/>
              <w:lang w:eastAsia="pt-BR"/>
            </w:rPr>
          </w:pPr>
          <w:ins w:id="15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"_Toc203858287"</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2.3 PROJETO DE DESENVOLVIMENTO</w:t>
            </w:r>
            <w:r>
              <w:rPr>
                <w:noProof/>
                <w:webHidden/>
              </w:rPr>
              <w:tab/>
            </w:r>
            <w:r>
              <w:rPr>
                <w:noProof/>
                <w:webHidden/>
              </w:rPr>
              <w:fldChar w:fldCharType="begin"/>
            </w:r>
            <w:r>
              <w:rPr>
                <w:noProof/>
                <w:webHidden/>
              </w:rPr>
              <w:instrText xml:space="preserve"> PAGEREF _Toc203858287 \h </w:instrText>
            </w:r>
            <w:r>
              <w:rPr>
                <w:noProof/>
                <w:webHidden/>
              </w:rPr>
            </w:r>
          </w:ins>
          <w:r>
            <w:rPr>
              <w:noProof/>
              <w:webHidden/>
            </w:rPr>
            <w:fldChar w:fldCharType="separate"/>
          </w:r>
          <w:ins w:id="160" w:author="EUDERLAN FREIRE DA SILVA ABREU" w:date="2025-07-19T22:58:00Z">
            <w:r w:rsidR="00660B60">
              <w:rPr>
                <w:noProof/>
                <w:webHidden/>
              </w:rPr>
              <w:t>7</w:t>
            </w:r>
          </w:ins>
          <w:ins w:id="161" w:author="EUDERLAN FREIRE DA SILVA ABREU" w:date="2025-07-19T22:57:00Z">
            <w:r>
              <w:rPr>
                <w:noProof/>
                <w:webHidden/>
              </w:rPr>
              <w:fldChar w:fldCharType="end"/>
            </w:r>
            <w:r w:rsidRPr="000716B0">
              <w:rPr>
                <w:rStyle w:val="Hyperlink"/>
                <w:noProof/>
              </w:rPr>
              <w:fldChar w:fldCharType="end"/>
            </w:r>
          </w:ins>
        </w:p>
        <w:p w14:paraId="4ED02185" w14:textId="2B47548A" w:rsidR="001E6645" w:rsidRDefault="001E6645">
          <w:pPr>
            <w:pStyle w:val="Sumrio1"/>
            <w:tabs>
              <w:tab w:val="left" w:pos="440"/>
              <w:tab w:val="right" w:leader="dot" w:pos="9061"/>
            </w:tabs>
            <w:rPr>
              <w:ins w:id="162" w:author="EUDERLAN FREIRE DA SILVA ABREU" w:date="2025-07-19T22:57:00Z"/>
              <w:rFonts w:eastAsiaTheme="minorEastAsia"/>
              <w:noProof/>
              <w:lang w:eastAsia="pt-BR"/>
            </w:rPr>
          </w:pPr>
          <w:ins w:id="16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"_Toc203858288"</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3</w:t>
            </w:r>
            <w:r>
              <w:rPr>
                <w:rFonts w:eastAsiaTheme="minorEastAsia"/>
                <w:noProof/>
                <w:lang w:eastAsia="pt-BR"/>
              </w:rPr>
              <w:tab/>
            </w:r>
            <w:r w:rsidRPr="000716B0">
              <w:rPr>
                <w:rStyle w:val="Hyperlink"/>
                <w:rFonts w:ascii="Times New Roman" w:hAnsi="Times New Roman" w:cs="Times New Roman"/>
                <w:b/>
                <w:bCs/>
                <w:noProof/>
              </w:rPr>
              <w:t>REQUISITOS</w:t>
            </w:r>
            <w:r>
              <w:rPr>
                <w:noProof/>
                <w:webHidden/>
              </w:rPr>
              <w:tab/>
            </w:r>
            <w:r>
              <w:rPr>
                <w:noProof/>
                <w:webHidden/>
              </w:rPr>
              <w:fldChar w:fldCharType="begin"/>
            </w:r>
            <w:r>
              <w:rPr>
                <w:noProof/>
                <w:webHidden/>
              </w:rPr>
              <w:instrText xml:space="preserve"> PAGEREF _Toc203858288 \h </w:instrText>
            </w:r>
            <w:r>
              <w:rPr>
                <w:noProof/>
                <w:webHidden/>
              </w:rPr>
            </w:r>
          </w:ins>
          <w:r>
            <w:rPr>
              <w:noProof/>
              <w:webHidden/>
            </w:rPr>
            <w:fldChar w:fldCharType="separate"/>
          </w:r>
          <w:ins w:id="164" w:author="EUDERLAN FREIRE DA SILVA ABREU" w:date="2025-07-19T22:58:00Z">
            <w:r w:rsidR="00660B60">
              <w:rPr>
                <w:noProof/>
                <w:webHidden/>
              </w:rPr>
              <w:t>8</w:t>
            </w:r>
          </w:ins>
          <w:ins w:id="165" w:author="EUDERLAN FREIRE DA SILVA ABREU" w:date="2025-07-19T22:57:00Z">
            <w:r>
              <w:rPr>
                <w:noProof/>
                <w:webHidden/>
              </w:rPr>
              <w:fldChar w:fldCharType="end"/>
            </w:r>
            <w:r w:rsidRPr="000716B0">
              <w:rPr>
                <w:rStyle w:val="Hyperlink"/>
                <w:noProof/>
              </w:rPr>
              <w:fldChar w:fldCharType="end"/>
            </w:r>
          </w:ins>
        </w:p>
        <w:p w14:paraId="21A2D591" w14:textId="3ED4139F" w:rsidR="001E6645" w:rsidRDefault="001E6645">
          <w:pPr>
            <w:pStyle w:val="Sumrio2"/>
            <w:tabs>
              <w:tab w:val="left" w:pos="880"/>
              <w:tab w:val="right" w:leader="dot" w:pos="9061"/>
            </w:tabs>
            <w:rPr>
              <w:ins w:id="166" w:author="EUDERLAN FREIRE DA SILVA ABREU" w:date="2025-07-19T22:57:00Z"/>
              <w:rFonts w:eastAsiaTheme="minorEastAsia"/>
              <w:noProof/>
              <w:lang w:eastAsia="pt-BR"/>
            </w:rPr>
          </w:pPr>
          <w:ins w:id="16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"_Toc203858289"</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3.1</w:t>
            </w:r>
            <w:r>
              <w:rPr>
                <w:rFonts w:eastAsiaTheme="minorEastAsia"/>
                <w:noProof/>
                <w:lang w:eastAsia="pt-BR"/>
              </w:rPr>
              <w:tab/>
            </w:r>
            <w:r w:rsidRPr="000716B0">
              <w:rPr>
                <w:rStyle w:val="Hyperlink"/>
                <w:rFonts w:ascii="Times New Roman" w:hAnsi="Times New Roman" w:cs="Times New Roman"/>
                <w:noProof/>
              </w:rPr>
              <w:t>Requisitos Funcionais</w:t>
            </w:r>
            <w:r>
              <w:rPr>
                <w:noProof/>
                <w:webHidden/>
              </w:rPr>
              <w:tab/>
            </w:r>
            <w:r>
              <w:rPr>
                <w:noProof/>
                <w:webHidden/>
              </w:rPr>
              <w:fldChar w:fldCharType="begin"/>
            </w:r>
            <w:r>
              <w:rPr>
                <w:noProof/>
                <w:webHidden/>
              </w:rPr>
              <w:instrText xml:space="preserve"> PAGEREF _Toc203858289 \h </w:instrText>
            </w:r>
            <w:r>
              <w:rPr>
                <w:noProof/>
                <w:webHidden/>
              </w:rPr>
            </w:r>
          </w:ins>
          <w:r>
            <w:rPr>
              <w:noProof/>
              <w:webHidden/>
            </w:rPr>
            <w:fldChar w:fldCharType="separate"/>
          </w:r>
          <w:ins w:id="168" w:author="EUDERLAN FREIRE DA SILVA ABREU" w:date="2025-07-19T22:58:00Z">
            <w:r w:rsidR="00660B60">
              <w:rPr>
                <w:noProof/>
                <w:webHidden/>
              </w:rPr>
              <w:t>8</w:t>
            </w:r>
          </w:ins>
          <w:ins w:id="169" w:author="EUDERLAN FREIRE DA SILVA ABREU" w:date="2025-07-19T22:57:00Z">
            <w:r>
              <w:rPr>
                <w:noProof/>
                <w:webHidden/>
              </w:rPr>
              <w:fldChar w:fldCharType="end"/>
            </w:r>
            <w:r w:rsidRPr="000716B0">
              <w:rPr>
                <w:rStyle w:val="Hyperlink"/>
                <w:noProof/>
              </w:rPr>
              <w:fldChar w:fldCharType="end"/>
            </w:r>
          </w:ins>
        </w:p>
        <w:p w14:paraId="7EE7E4E1" w14:textId="7EB13277" w:rsidR="001E6645" w:rsidRDefault="001E6645">
          <w:pPr>
            <w:pStyle w:val="Sumrio2"/>
            <w:tabs>
              <w:tab w:val="left" w:pos="880"/>
              <w:tab w:val="right" w:leader="dot" w:pos="9061"/>
            </w:tabs>
            <w:rPr>
              <w:ins w:id="170" w:author="EUDERLAN FREIRE DA SILVA ABREU" w:date="2025-07-19T22:57:00Z"/>
              <w:rFonts w:eastAsiaTheme="minorEastAsia"/>
              <w:noProof/>
              <w:lang w:eastAsia="pt-BR"/>
            </w:rPr>
          </w:pPr>
          <w:ins w:id="17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"_Toc203858292"</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3.2</w:t>
            </w:r>
            <w:r>
              <w:rPr>
                <w:rFonts w:eastAsiaTheme="minorEastAsia"/>
                <w:noProof/>
                <w:lang w:eastAsia="pt-BR"/>
              </w:rPr>
              <w:tab/>
            </w:r>
            <w:r w:rsidRPr="000716B0">
              <w:rPr>
                <w:rStyle w:val="Hyperlink"/>
                <w:rFonts w:ascii="Times New Roman" w:hAnsi="Times New Roman" w:cs="Times New Roman"/>
                <w:noProof/>
              </w:rPr>
              <w:t>Requisitos Não Funcionais</w:t>
            </w:r>
            <w:r>
              <w:rPr>
                <w:noProof/>
                <w:webHidden/>
              </w:rPr>
              <w:tab/>
            </w:r>
            <w:r>
              <w:rPr>
                <w:noProof/>
                <w:webHidden/>
              </w:rPr>
              <w:fldChar w:fldCharType="begin"/>
            </w:r>
            <w:r>
              <w:rPr>
                <w:noProof/>
                <w:webHidden/>
              </w:rPr>
              <w:instrText xml:space="preserve"> PAGEREF _Toc203858292 \h </w:instrText>
            </w:r>
            <w:r>
              <w:rPr>
                <w:noProof/>
                <w:webHidden/>
              </w:rPr>
            </w:r>
          </w:ins>
          <w:r>
            <w:rPr>
              <w:noProof/>
              <w:webHidden/>
            </w:rPr>
            <w:fldChar w:fldCharType="separate"/>
          </w:r>
          <w:ins w:id="172" w:author="EUDERLAN FREIRE DA SILVA ABREU" w:date="2025-07-19T22:58:00Z">
            <w:r w:rsidR="00660B60">
              <w:rPr>
                <w:noProof/>
                <w:webHidden/>
              </w:rPr>
              <w:t>9</w:t>
            </w:r>
          </w:ins>
          <w:ins w:id="173" w:author="EUDERLAN FREIRE DA SILVA ABREU" w:date="2025-07-19T22:57:00Z">
            <w:r>
              <w:rPr>
                <w:noProof/>
                <w:webHidden/>
              </w:rPr>
              <w:fldChar w:fldCharType="end"/>
            </w:r>
            <w:r w:rsidRPr="000716B0">
              <w:rPr>
                <w:rStyle w:val="Hyperlink"/>
                <w:noProof/>
              </w:rPr>
              <w:fldChar w:fldCharType="end"/>
            </w:r>
          </w:ins>
        </w:p>
        <w:p w14:paraId="21447756" w14:textId="209786E8" w:rsidR="001E6645" w:rsidRDefault="001E6645">
          <w:pPr>
            <w:pStyle w:val="Sumrio1"/>
            <w:tabs>
              <w:tab w:val="left" w:pos="440"/>
              <w:tab w:val="right" w:leader="dot" w:pos="9061"/>
            </w:tabs>
            <w:rPr>
              <w:ins w:id="174" w:author="EUDERLAN FREIRE DA SILVA ABREU" w:date="2025-07-19T22:57:00Z"/>
              <w:rFonts w:eastAsiaTheme="minorEastAsia"/>
              <w:noProof/>
              <w:lang w:eastAsia="pt-BR"/>
            </w:rPr>
          </w:pPr>
          <w:ins w:id="17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"_Toc203858293"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4</w:t>
            </w:r>
            <w:r>
              <w:rPr>
                <w:rFonts w:eastAsiaTheme="minorEastAsia"/>
                <w:noProof/>
                <w:lang w:eastAsia="pt-BR"/>
              </w:rPr>
              <w:tab/>
            </w:r>
            <w:r w:rsidRPr="000716B0">
              <w:rPr>
                <w:rStyle w:val="Hyperlink"/>
                <w:rFonts w:ascii="Times New Roman" w:hAnsi="Times New Roman" w:cs="Times New Roman"/>
                <w:b/>
                <w:bCs/>
                <w:noProof/>
              </w:rPr>
              <w:t>DIAGRAMAS DO SISTEMA</w:t>
            </w:r>
            <w:r>
              <w:rPr>
                <w:noProof/>
                <w:webHidden/>
              </w:rPr>
              <w:tab/>
            </w:r>
            <w:r>
              <w:rPr>
                <w:noProof/>
                <w:webHidden/>
              </w:rPr>
              <w:fldChar w:fldCharType="begin"/>
            </w:r>
            <w:r>
              <w:rPr>
                <w:noProof/>
                <w:webHidden/>
              </w:rPr>
              <w:instrText xml:space="preserve"> PAGEREF _Toc203858293 \h </w:instrText>
            </w:r>
            <w:r>
              <w:rPr>
                <w:noProof/>
                <w:webHidden/>
              </w:rPr>
            </w:r>
          </w:ins>
          <w:r>
            <w:rPr>
              <w:noProof/>
              <w:webHidden/>
            </w:rPr>
            <w:fldChar w:fldCharType="separate"/>
          </w:r>
          <w:ins w:id="176" w:author="EUDERLAN FREIRE DA SILVA ABREU" w:date="2025-07-19T22:58:00Z">
            <w:r w:rsidR="00660B60">
              <w:rPr>
                <w:noProof/>
                <w:webHidden/>
              </w:rPr>
              <w:t>10</w:t>
            </w:r>
          </w:ins>
          <w:ins w:id="177" w:author="EUDERLAN FREIRE DA SILVA ABREU" w:date="2025-07-19T22:57:00Z">
            <w:r>
              <w:rPr>
                <w:noProof/>
                <w:webHidden/>
              </w:rPr>
              <w:fldChar w:fldCharType="end"/>
            </w:r>
            <w:r w:rsidRPr="000716B0">
              <w:rPr>
                <w:rStyle w:val="Hyperlink"/>
                <w:noProof/>
              </w:rPr>
              <w:fldChar w:fldCharType="end"/>
            </w:r>
          </w:ins>
        </w:p>
        <w:p w14:paraId="5AA2F1C9" w14:textId="772347B2" w:rsidR="001E6645" w:rsidRDefault="001E6645">
          <w:pPr>
            <w:pStyle w:val="Sumrio2"/>
            <w:tabs>
              <w:tab w:val="left" w:pos="880"/>
              <w:tab w:val="right" w:leader="dot" w:pos="9061"/>
            </w:tabs>
            <w:rPr>
              <w:ins w:id="178" w:author="EUDERLAN FREIRE DA SILVA ABREU" w:date="2025-07-19T22:57:00Z"/>
              <w:rFonts w:eastAsiaTheme="minorEastAsia"/>
              <w:noProof/>
              <w:lang w:eastAsia="pt-BR"/>
            </w:rPr>
          </w:pPr>
          <w:ins w:id="17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"_Toc203858294"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4.1</w:t>
            </w:r>
            <w:r>
              <w:rPr>
                <w:rFonts w:eastAsiaTheme="minorEastAsia"/>
                <w:noProof/>
                <w:lang w:eastAsia="pt-BR"/>
              </w:rPr>
              <w:tab/>
            </w:r>
            <w:r w:rsidRPr="000716B0">
              <w:rPr>
                <w:rStyle w:val="Hyperlink"/>
                <w:rFonts w:ascii="Times New Roman" w:hAnsi="Times New Roman" w:cs="Times New Roman"/>
                <w:b/>
                <w:bCs/>
                <w:noProof/>
              </w:rPr>
              <w:t>Diagramas de Caso de Uso</w:t>
            </w:r>
            <w:r>
              <w:rPr>
                <w:noProof/>
                <w:webHidden/>
              </w:rPr>
              <w:tab/>
            </w:r>
            <w:r>
              <w:rPr>
                <w:noProof/>
                <w:webHidden/>
              </w:rPr>
              <w:fldChar w:fldCharType="begin"/>
            </w:r>
            <w:r>
              <w:rPr>
                <w:noProof/>
                <w:webHidden/>
              </w:rPr>
              <w:instrText xml:space="preserve"> PAGEREF _Toc203858294 \h </w:instrText>
            </w:r>
            <w:r>
              <w:rPr>
                <w:noProof/>
                <w:webHidden/>
              </w:rPr>
            </w:r>
          </w:ins>
          <w:r>
            <w:rPr>
              <w:noProof/>
              <w:webHidden/>
            </w:rPr>
            <w:fldChar w:fldCharType="separate"/>
          </w:r>
          <w:ins w:id="180" w:author="EUDERLAN FREIRE DA SILVA ABREU" w:date="2025-07-19T22:58:00Z">
            <w:r w:rsidR="00660B60">
              <w:rPr>
                <w:noProof/>
                <w:webHidden/>
              </w:rPr>
              <w:t>10</w:t>
            </w:r>
          </w:ins>
          <w:ins w:id="181" w:author="EUDERLAN FREIRE DA SILVA ABREU" w:date="2025-07-19T22:57:00Z">
            <w:r>
              <w:rPr>
                <w:noProof/>
                <w:webHidden/>
              </w:rPr>
              <w:fldChar w:fldCharType="end"/>
            </w:r>
            <w:r w:rsidRPr="000716B0">
              <w:rPr>
                <w:rStyle w:val="Hyperlink"/>
                <w:noProof/>
              </w:rPr>
              <w:fldChar w:fldCharType="end"/>
            </w:r>
          </w:ins>
        </w:p>
        <w:p w14:paraId="38229A2A" w14:textId="6A34DD4A" w:rsidR="001E6645" w:rsidRDefault="001E6645">
          <w:pPr>
            <w:pStyle w:val="Sumrio3"/>
            <w:tabs>
              <w:tab w:val="left" w:pos="1320"/>
              <w:tab w:val="right" w:leader="dot" w:pos="9061"/>
            </w:tabs>
            <w:rPr>
              <w:ins w:id="182" w:author="EUDERLAN FREIRE DA SILVA ABREU" w:date="2025-07-19T22:57:00Z"/>
              <w:rFonts w:eastAsiaTheme="minorEastAsia"/>
              <w:noProof/>
              <w:lang w:eastAsia="pt-BR"/>
            </w:rPr>
          </w:pPr>
          <w:ins w:id="18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"_Toc203858295"</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4.1.1</w:t>
            </w:r>
            <w:r>
              <w:rPr>
                <w:rFonts w:eastAsiaTheme="minorEastAsia"/>
                <w:noProof/>
                <w:lang w:eastAsia="pt-BR"/>
              </w:rPr>
              <w:tab/>
            </w:r>
            <w:r w:rsidRPr="000716B0">
              <w:rPr>
                <w:rStyle w:val="Hyperlink"/>
                <w:rFonts w:ascii="Times New Roman" w:hAnsi="Times New Roman" w:cs="Times New Roman"/>
                <w:noProof/>
              </w:rPr>
              <w:t>Diagramas de Caso de Uso: Consultar Documentos via LLM</w:t>
            </w:r>
            <w:r>
              <w:rPr>
                <w:noProof/>
                <w:webHidden/>
              </w:rPr>
              <w:tab/>
            </w:r>
            <w:r>
              <w:rPr>
                <w:noProof/>
                <w:webHidden/>
              </w:rPr>
              <w:fldChar w:fldCharType="begin"/>
            </w:r>
            <w:r>
              <w:rPr>
                <w:noProof/>
                <w:webHidden/>
              </w:rPr>
              <w:instrText xml:space="preserve"> PAGEREF _Toc203858295 \h </w:instrText>
            </w:r>
            <w:r>
              <w:rPr>
                <w:noProof/>
                <w:webHidden/>
              </w:rPr>
            </w:r>
          </w:ins>
          <w:r>
            <w:rPr>
              <w:noProof/>
              <w:webHidden/>
            </w:rPr>
            <w:fldChar w:fldCharType="separate"/>
          </w:r>
          <w:ins w:id="184" w:author="EUDERLAN FREIRE DA SILVA ABREU" w:date="2025-07-19T22:58:00Z">
            <w:r w:rsidR="00660B60">
              <w:rPr>
                <w:noProof/>
                <w:webHidden/>
              </w:rPr>
              <w:t>10</w:t>
            </w:r>
          </w:ins>
          <w:ins w:id="185" w:author="EUDERLAN FREIRE DA SILVA ABREU" w:date="2025-07-19T22:57:00Z">
            <w:r>
              <w:rPr>
                <w:noProof/>
                <w:webHidden/>
              </w:rPr>
              <w:fldChar w:fldCharType="end"/>
            </w:r>
            <w:r w:rsidRPr="000716B0">
              <w:rPr>
                <w:rStyle w:val="Hyperlink"/>
                <w:noProof/>
              </w:rPr>
              <w:fldChar w:fldCharType="end"/>
            </w:r>
          </w:ins>
        </w:p>
        <w:p w14:paraId="2281178C" w14:textId="54329A2C" w:rsidR="001E6645" w:rsidRDefault="001E6645">
          <w:pPr>
            <w:pStyle w:val="Sumrio3"/>
            <w:tabs>
              <w:tab w:val="left" w:pos="1320"/>
              <w:tab w:val="right" w:leader="dot" w:pos="9061"/>
            </w:tabs>
            <w:rPr>
              <w:ins w:id="186" w:author="EUDERLAN FREIRE DA SILVA ABREU" w:date="2025-07-19T22:57:00Z"/>
              <w:rFonts w:eastAsiaTheme="minorEastAsia"/>
              <w:noProof/>
              <w:lang w:eastAsia="pt-BR"/>
            </w:rPr>
          </w:pPr>
          <w:ins w:id="18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"_Toc203858323"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4.1.2</w:t>
            </w:r>
            <w:r>
              <w:rPr>
                <w:rFonts w:eastAsiaTheme="minorEastAsia"/>
                <w:noProof/>
                <w:lang w:eastAsia="pt-BR"/>
              </w:rPr>
              <w:tab/>
            </w:r>
            <w:r w:rsidRPr="000716B0">
              <w:rPr>
                <w:rStyle w:val="Hyperlink"/>
                <w:rFonts w:ascii="Times New Roman" w:hAnsi="Times New Roman" w:cs="Times New Roman"/>
                <w:noProof/>
              </w:rPr>
              <w:t>Diagramas de Caso de Uso Gerenciar Resoluções (Admin)</w:t>
            </w:r>
            <w:r>
              <w:rPr>
                <w:noProof/>
                <w:webHidden/>
              </w:rPr>
              <w:tab/>
            </w:r>
            <w:r>
              <w:rPr>
                <w:noProof/>
                <w:webHidden/>
              </w:rPr>
              <w:fldChar w:fldCharType="begin"/>
            </w:r>
            <w:r>
              <w:rPr>
                <w:noProof/>
                <w:webHidden/>
              </w:rPr>
              <w:instrText xml:space="preserve"> PAGEREF _Toc203858323 \h </w:instrText>
            </w:r>
            <w:r>
              <w:rPr>
                <w:noProof/>
                <w:webHidden/>
              </w:rPr>
            </w:r>
          </w:ins>
          <w:r>
            <w:rPr>
              <w:noProof/>
              <w:webHidden/>
            </w:rPr>
            <w:fldChar w:fldCharType="separate"/>
          </w:r>
          <w:ins w:id="188" w:author="EUDERLAN FREIRE DA SILVA ABREU" w:date="2025-07-19T22:58:00Z">
            <w:r w:rsidR="00660B60">
              <w:rPr>
                <w:noProof/>
                <w:webHidden/>
              </w:rPr>
              <w:t>11</w:t>
            </w:r>
          </w:ins>
          <w:ins w:id="189" w:author="EUDERLAN FREIRE DA SILVA ABREU" w:date="2025-07-19T22:57:00Z">
            <w:r>
              <w:rPr>
                <w:noProof/>
                <w:webHidden/>
              </w:rPr>
              <w:fldChar w:fldCharType="end"/>
            </w:r>
            <w:r w:rsidRPr="000716B0">
              <w:rPr>
                <w:rStyle w:val="Hyperlink"/>
                <w:noProof/>
              </w:rPr>
              <w:fldChar w:fldCharType="end"/>
            </w:r>
          </w:ins>
        </w:p>
        <w:p w14:paraId="4D712AFA" w14:textId="31F0C181" w:rsidR="001E6645" w:rsidRDefault="001E6645">
          <w:pPr>
            <w:pStyle w:val="Sumrio3"/>
            <w:tabs>
              <w:tab w:val="left" w:pos="1320"/>
              <w:tab w:val="right" w:leader="dot" w:pos="9061"/>
            </w:tabs>
            <w:rPr>
              <w:ins w:id="190" w:author="EUDERLAN FREIRE DA SILVA ABREU" w:date="2025-07-19T22:57:00Z"/>
              <w:rFonts w:eastAsiaTheme="minorEastAsia"/>
              <w:noProof/>
              <w:lang w:eastAsia="pt-BR"/>
            </w:rPr>
          </w:pPr>
          <w:ins w:id="19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"_Toc203858324"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4.1.3</w:t>
            </w:r>
            <w:r>
              <w:rPr>
                <w:rFonts w:eastAsiaTheme="minorEastAsia"/>
                <w:noProof/>
                <w:lang w:eastAsia="pt-BR"/>
              </w:rPr>
              <w:tab/>
            </w:r>
            <w:r w:rsidRPr="000716B0">
              <w:rPr>
                <w:rStyle w:val="Hyperlink"/>
                <w:rFonts w:ascii="Times New Roman" w:eastAsia="Times New Roman" w:hAnsi="Times New Roman" w:cs="Times New Roman"/>
                <w:noProof/>
              </w:rPr>
              <w:t>Diagramas de Caso de Uso de Administração</w:t>
            </w:r>
            <w:r>
              <w:rPr>
                <w:noProof/>
                <w:webHidden/>
              </w:rPr>
              <w:tab/>
            </w:r>
            <w:r>
              <w:rPr>
                <w:noProof/>
                <w:webHidden/>
              </w:rPr>
              <w:fldChar w:fldCharType="begin"/>
            </w:r>
            <w:r>
              <w:rPr>
                <w:noProof/>
                <w:webHidden/>
              </w:rPr>
              <w:instrText xml:space="preserve"> PAGEREF _Toc203858324 \h </w:instrText>
            </w:r>
            <w:r>
              <w:rPr>
                <w:noProof/>
                <w:webHidden/>
              </w:rPr>
            </w:r>
          </w:ins>
          <w:r>
            <w:rPr>
              <w:noProof/>
              <w:webHidden/>
            </w:rPr>
            <w:fldChar w:fldCharType="separate"/>
          </w:r>
          <w:ins w:id="192" w:author="EUDERLAN FREIRE DA SILVA ABREU" w:date="2025-07-19T22:58:00Z">
            <w:r w:rsidR="00660B60">
              <w:rPr>
                <w:noProof/>
                <w:webHidden/>
              </w:rPr>
              <w:t>12</w:t>
            </w:r>
          </w:ins>
          <w:ins w:id="193" w:author="EUDERLAN FREIRE DA SILVA ABREU" w:date="2025-07-19T22:57:00Z">
            <w:r>
              <w:rPr>
                <w:noProof/>
                <w:webHidden/>
              </w:rPr>
              <w:fldChar w:fldCharType="end"/>
            </w:r>
            <w:r w:rsidRPr="000716B0">
              <w:rPr>
                <w:rStyle w:val="Hyperlink"/>
                <w:noProof/>
              </w:rPr>
              <w:fldChar w:fldCharType="end"/>
            </w:r>
          </w:ins>
        </w:p>
        <w:p w14:paraId="098A9FDA" w14:textId="31141FD9" w:rsidR="001E6645" w:rsidRDefault="001E6645">
          <w:pPr>
            <w:pStyle w:val="Sumrio3"/>
            <w:tabs>
              <w:tab w:val="left" w:pos="1320"/>
              <w:tab w:val="right" w:leader="dot" w:pos="9061"/>
            </w:tabs>
            <w:rPr>
              <w:ins w:id="194" w:author="EUDERLAN FREIRE DA SILVA ABREU" w:date="2025-07-19T22:57:00Z"/>
              <w:rFonts w:eastAsiaTheme="minorEastAsia"/>
              <w:noProof/>
              <w:lang w:eastAsia="pt-BR"/>
            </w:rPr>
          </w:pPr>
          <w:ins w:id="19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"_Toc203858329"</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4.1.4</w:t>
            </w:r>
            <w:r>
              <w:rPr>
                <w:rFonts w:eastAsiaTheme="minorEastAsia"/>
                <w:noProof/>
                <w:lang w:eastAsia="pt-BR"/>
              </w:rPr>
              <w:tab/>
            </w:r>
            <w:r w:rsidRPr="000716B0">
              <w:rPr>
                <w:rStyle w:val="Hyperlink"/>
                <w:rFonts w:ascii="Times New Roman" w:hAnsi="Times New Roman" w:cs="Times New Roman"/>
                <w:noProof/>
              </w:rPr>
              <w:t>Diagramas de Caso de Uso Avaliar Resposta</w:t>
            </w:r>
            <w:r>
              <w:rPr>
                <w:noProof/>
                <w:webHidden/>
              </w:rPr>
              <w:tab/>
            </w:r>
            <w:r>
              <w:rPr>
                <w:noProof/>
                <w:webHidden/>
              </w:rPr>
              <w:fldChar w:fldCharType="begin"/>
            </w:r>
            <w:r>
              <w:rPr>
                <w:noProof/>
                <w:webHidden/>
              </w:rPr>
              <w:instrText xml:space="preserve"> PAGEREF _Toc203858329 \h </w:instrText>
            </w:r>
            <w:r>
              <w:rPr>
                <w:noProof/>
                <w:webHidden/>
              </w:rPr>
            </w:r>
          </w:ins>
          <w:r>
            <w:rPr>
              <w:noProof/>
              <w:webHidden/>
            </w:rPr>
            <w:fldChar w:fldCharType="separate"/>
          </w:r>
          <w:ins w:id="196" w:author="EUDERLAN FREIRE DA SILVA ABREU" w:date="2025-07-19T22:58:00Z">
            <w:r w:rsidR="00660B60">
              <w:rPr>
                <w:noProof/>
                <w:webHidden/>
              </w:rPr>
              <w:t>14</w:t>
            </w:r>
          </w:ins>
          <w:ins w:id="197" w:author="EUDERLAN FREIRE DA SILVA ABREU" w:date="2025-07-19T22:57:00Z">
            <w:r>
              <w:rPr>
                <w:noProof/>
                <w:webHidden/>
              </w:rPr>
              <w:fldChar w:fldCharType="end"/>
            </w:r>
            <w:r w:rsidRPr="000716B0">
              <w:rPr>
                <w:rStyle w:val="Hyperlink"/>
                <w:noProof/>
              </w:rPr>
              <w:fldChar w:fldCharType="end"/>
            </w:r>
          </w:ins>
        </w:p>
        <w:p w14:paraId="2623184F" w14:textId="386AF601" w:rsidR="001E6645" w:rsidRDefault="001E6645">
          <w:pPr>
            <w:pStyle w:val="Sumrio3"/>
            <w:tabs>
              <w:tab w:val="left" w:pos="1320"/>
              <w:tab w:val="right" w:leader="dot" w:pos="9061"/>
            </w:tabs>
            <w:rPr>
              <w:ins w:id="198" w:author="EUDERLAN FREIRE DA SILVA ABREU" w:date="2025-07-19T22:57:00Z"/>
              <w:rFonts w:eastAsiaTheme="minorEastAsia"/>
              <w:noProof/>
              <w:lang w:eastAsia="pt-BR"/>
            </w:rPr>
          </w:pPr>
          <w:ins w:id="19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"_Toc203858348"</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4.1.5</w:t>
            </w:r>
            <w:r>
              <w:rPr>
                <w:rFonts w:eastAsiaTheme="minorEastAsia"/>
                <w:noProof/>
                <w:lang w:eastAsia="pt-BR"/>
              </w:rPr>
              <w:tab/>
            </w:r>
            <w:r w:rsidRPr="000716B0">
              <w:rPr>
                <w:rStyle w:val="Hyperlink"/>
                <w:rFonts w:ascii="Times New Roman" w:hAnsi="Times New Roman" w:cs="Times New Roman"/>
                <w:noProof/>
              </w:rPr>
              <w:t>Diagramas de Caso de Uso Gerenciar Histórico</w:t>
            </w:r>
            <w:r>
              <w:rPr>
                <w:noProof/>
                <w:webHidden/>
              </w:rPr>
              <w:tab/>
            </w:r>
            <w:r>
              <w:rPr>
                <w:noProof/>
                <w:webHidden/>
              </w:rPr>
              <w:fldChar w:fldCharType="begin"/>
            </w:r>
            <w:r>
              <w:rPr>
                <w:noProof/>
                <w:webHidden/>
              </w:rPr>
              <w:instrText xml:space="preserve"> PAGEREF _Toc203858348 \h </w:instrText>
            </w:r>
            <w:r>
              <w:rPr>
                <w:noProof/>
                <w:webHidden/>
              </w:rPr>
            </w:r>
          </w:ins>
          <w:r>
            <w:rPr>
              <w:noProof/>
              <w:webHidden/>
            </w:rPr>
            <w:fldChar w:fldCharType="separate"/>
          </w:r>
          <w:ins w:id="200" w:author="EUDERLAN FREIRE DA SILVA ABREU" w:date="2025-07-19T22:58:00Z">
            <w:r w:rsidR="00660B60">
              <w:rPr>
                <w:noProof/>
                <w:webHidden/>
              </w:rPr>
              <w:t>14</w:t>
            </w:r>
          </w:ins>
          <w:ins w:id="201" w:author="EUDERLAN FREIRE DA SILVA ABREU" w:date="2025-07-19T22:57:00Z">
            <w:r>
              <w:rPr>
                <w:noProof/>
                <w:webHidden/>
              </w:rPr>
              <w:fldChar w:fldCharType="end"/>
            </w:r>
            <w:r w:rsidRPr="000716B0">
              <w:rPr>
                <w:rStyle w:val="Hyperlink"/>
                <w:noProof/>
              </w:rPr>
              <w:fldChar w:fldCharType="end"/>
            </w:r>
          </w:ins>
        </w:p>
        <w:p w14:paraId="2B684553" w14:textId="2BF93075" w:rsidR="001E6645" w:rsidRDefault="001E6645">
          <w:pPr>
            <w:pStyle w:val="Sumrio3"/>
            <w:tabs>
              <w:tab w:val="left" w:pos="1320"/>
              <w:tab w:val="right" w:leader="dot" w:pos="9061"/>
            </w:tabs>
            <w:rPr>
              <w:ins w:id="202" w:author="EUDERLAN FREIRE DA SILVA ABREU" w:date="2025-07-19T22:57:00Z"/>
              <w:rFonts w:eastAsiaTheme="minorEastAsia"/>
              <w:noProof/>
              <w:lang w:eastAsia="pt-BR"/>
            </w:rPr>
          </w:pPr>
          <w:ins w:id="20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4.1.6</w:t>
            </w:r>
            <w:r>
              <w:rPr>
                <w:rFonts w:eastAsiaTheme="minorEastAsia"/>
                <w:noProof/>
                <w:lang w:eastAsia="pt-BR"/>
              </w:rPr>
              <w:tab/>
            </w:r>
            <w:r w:rsidRPr="000716B0">
              <w:rPr>
                <w:rStyle w:val="Hyperlink"/>
                <w:rFonts w:ascii="Times New Roman" w:hAnsi="Times New Roman" w:cs="Times New Roman"/>
                <w:noProof/>
              </w:rPr>
              <w:t>Diagramas de Caso de Uso Autenticação (Login/Cadastro)</w:t>
            </w:r>
            <w:r>
              <w:rPr>
                <w:noProof/>
                <w:webHidden/>
              </w:rPr>
              <w:tab/>
            </w:r>
            <w:r>
              <w:rPr>
                <w:noProof/>
                <w:webHidden/>
              </w:rPr>
              <w:fldChar w:fldCharType="begin"/>
            </w:r>
            <w:r>
              <w:rPr>
                <w:noProof/>
                <w:webHidden/>
              </w:rPr>
              <w:instrText xml:space="preserve"> PAGEREF _Toc203858353 \h </w:instrText>
            </w:r>
            <w:r>
              <w:rPr>
                <w:noProof/>
                <w:webHidden/>
              </w:rPr>
            </w:r>
          </w:ins>
          <w:r>
            <w:rPr>
              <w:noProof/>
              <w:webHidden/>
            </w:rPr>
            <w:fldChar w:fldCharType="separate"/>
          </w:r>
          <w:ins w:id="204" w:author="EUDERLAN FREIRE DA SILVA ABREU" w:date="2025-07-19T22:58:00Z">
            <w:r w:rsidR="00660B60">
              <w:rPr>
                <w:noProof/>
                <w:webHidden/>
              </w:rPr>
              <w:t>15</w:t>
            </w:r>
          </w:ins>
          <w:ins w:id="205" w:author="EUDERLAN FREIRE DA SILVA ABREU" w:date="2025-07-19T22:57:00Z">
            <w:r>
              <w:rPr>
                <w:noProof/>
                <w:webHidden/>
              </w:rPr>
              <w:fldChar w:fldCharType="end"/>
            </w:r>
            <w:r w:rsidRPr="000716B0">
              <w:rPr>
                <w:rStyle w:val="Hyperlink"/>
                <w:noProof/>
              </w:rPr>
              <w:fldChar w:fldCharType="end"/>
            </w:r>
          </w:ins>
        </w:p>
        <w:p w14:paraId="5A384496" w14:textId="46814EBF" w:rsidR="001E6645" w:rsidRDefault="001E6645">
          <w:pPr>
            <w:pStyle w:val="Sumrio2"/>
            <w:tabs>
              <w:tab w:val="left" w:pos="880"/>
              <w:tab w:val="right" w:leader="dot" w:pos="9061"/>
            </w:tabs>
            <w:rPr>
              <w:ins w:id="206" w:author="EUDERLAN FREIRE DA SILVA ABREU" w:date="2025-07-19T22:57:00Z"/>
              <w:rFonts w:eastAsiaTheme="minorEastAsia"/>
              <w:noProof/>
              <w:lang w:eastAsia="pt-BR"/>
            </w:rPr>
          </w:pPr>
          <w:ins w:id="20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4.2</w:t>
            </w:r>
            <w:r>
              <w:rPr>
                <w:rFonts w:eastAsiaTheme="minorEastAsia"/>
                <w:noProof/>
                <w:lang w:eastAsia="pt-BR"/>
              </w:rPr>
              <w:tab/>
            </w:r>
            <w:r w:rsidRPr="000716B0">
              <w:rPr>
                <w:rStyle w:val="Hyperlink"/>
                <w:rFonts w:ascii="Times New Roman" w:hAnsi="Times New Roman" w:cs="Times New Roman"/>
                <w:b/>
                <w:bCs/>
                <w:noProof/>
              </w:rPr>
              <w:t>Diagramas de Classe</w:t>
            </w:r>
            <w:r>
              <w:rPr>
                <w:noProof/>
                <w:webHidden/>
              </w:rPr>
              <w:tab/>
            </w:r>
            <w:r>
              <w:rPr>
                <w:noProof/>
                <w:webHidden/>
              </w:rPr>
              <w:fldChar w:fldCharType="begin"/>
            </w:r>
            <w:r>
              <w:rPr>
                <w:noProof/>
                <w:webHidden/>
              </w:rPr>
              <w:instrText xml:space="preserve"> PAGEREF _Toc203858354 \h </w:instrText>
            </w:r>
            <w:r>
              <w:rPr>
                <w:noProof/>
                <w:webHidden/>
              </w:rPr>
            </w:r>
          </w:ins>
          <w:r>
            <w:rPr>
              <w:noProof/>
              <w:webHidden/>
            </w:rPr>
            <w:fldChar w:fldCharType="separate"/>
          </w:r>
          <w:ins w:id="208" w:author="EUDERLAN FREIRE DA SILVA ABREU" w:date="2025-07-19T22:58:00Z">
            <w:r w:rsidR="00660B60">
              <w:rPr>
                <w:noProof/>
                <w:webHidden/>
              </w:rPr>
              <w:t>16</w:t>
            </w:r>
          </w:ins>
          <w:ins w:id="209" w:author="EUDERLAN FREIRE DA SILVA ABREU" w:date="2025-07-19T22:57:00Z">
            <w:r>
              <w:rPr>
                <w:noProof/>
                <w:webHidden/>
              </w:rPr>
              <w:fldChar w:fldCharType="end"/>
            </w:r>
            <w:r w:rsidRPr="000716B0">
              <w:rPr>
                <w:rStyle w:val="Hyperlink"/>
                <w:noProof/>
              </w:rPr>
              <w:fldChar w:fldCharType="end"/>
            </w:r>
          </w:ins>
        </w:p>
        <w:p w14:paraId="3BAC1A9D" w14:textId="22BA9274" w:rsidR="001E6645" w:rsidRDefault="001E6645">
          <w:pPr>
            <w:pStyle w:val="Sumrio3"/>
            <w:tabs>
              <w:tab w:val="left" w:pos="1320"/>
              <w:tab w:val="right" w:leader="dot" w:pos="9061"/>
            </w:tabs>
            <w:rPr>
              <w:ins w:id="210" w:author="EUDERLAN FREIRE DA SILVA ABREU" w:date="2025-07-19T22:57:00Z"/>
              <w:rFonts w:eastAsiaTheme="minorEastAsia"/>
              <w:noProof/>
              <w:lang w:eastAsia="pt-BR"/>
            </w:rPr>
          </w:pPr>
          <w:ins w:id="21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"_Toc203858355"</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4.2.1</w:t>
            </w:r>
            <w:r>
              <w:rPr>
                <w:rFonts w:eastAsiaTheme="minorEastAsia"/>
                <w:noProof/>
                <w:lang w:eastAsia="pt-BR"/>
              </w:rPr>
              <w:tab/>
            </w:r>
            <w:r w:rsidRPr="000716B0">
              <w:rPr>
                <w:rStyle w:val="Hyperlink"/>
                <w:rFonts w:ascii="Times New Roman" w:hAnsi="Times New Roman" w:cs="Times New Roman"/>
                <w:noProof/>
              </w:rPr>
              <w:t>Classe usuários</w:t>
            </w:r>
            <w:r>
              <w:rPr>
                <w:noProof/>
                <w:webHidden/>
              </w:rPr>
              <w:tab/>
            </w:r>
            <w:r>
              <w:rPr>
                <w:noProof/>
                <w:webHidden/>
              </w:rPr>
              <w:fldChar w:fldCharType="begin"/>
            </w:r>
            <w:r>
              <w:rPr>
                <w:noProof/>
                <w:webHidden/>
              </w:rPr>
              <w:instrText xml:space="preserve"> PAGEREF _Toc203858355 \h </w:instrText>
            </w:r>
            <w:r>
              <w:rPr>
                <w:noProof/>
                <w:webHidden/>
              </w:rPr>
            </w:r>
          </w:ins>
          <w:r>
            <w:rPr>
              <w:noProof/>
              <w:webHidden/>
            </w:rPr>
            <w:fldChar w:fldCharType="separate"/>
          </w:r>
          <w:ins w:id="212" w:author="EUDERLAN FREIRE DA SILVA ABREU" w:date="2025-07-19T22:58:00Z">
            <w:r w:rsidR="00660B60">
              <w:rPr>
                <w:noProof/>
                <w:webHidden/>
              </w:rPr>
              <w:t>16</w:t>
            </w:r>
          </w:ins>
          <w:ins w:id="213" w:author="EUDERLAN FREIRE DA SILVA ABREU" w:date="2025-07-19T22:57:00Z">
            <w:r>
              <w:rPr>
                <w:noProof/>
                <w:webHidden/>
              </w:rPr>
              <w:fldChar w:fldCharType="end"/>
            </w:r>
            <w:r w:rsidRPr="000716B0">
              <w:rPr>
                <w:rStyle w:val="Hyperlink"/>
                <w:noProof/>
              </w:rPr>
              <w:fldChar w:fldCharType="end"/>
            </w:r>
          </w:ins>
        </w:p>
        <w:p w14:paraId="5485D6FF" w14:textId="61450AB8" w:rsidR="001E6645" w:rsidRDefault="001E6645">
          <w:pPr>
            <w:pStyle w:val="Sumrio3"/>
            <w:tabs>
              <w:tab w:val="left" w:pos="1320"/>
              <w:tab w:val="right" w:leader="dot" w:pos="9061"/>
            </w:tabs>
            <w:rPr>
              <w:ins w:id="214" w:author="EUDERLAN FREIRE DA SILVA ABREU" w:date="2025-07-19T22:57:00Z"/>
              <w:rFonts w:eastAsiaTheme="minorEastAsia"/>
              <w:noProof/>
              <w:lang w:eastAsia="pt-BR"/>
            </w:rPr>
          </w:pPr>
          <w:ins w:id="21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"_Toc203858356"</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4.2.2</w:t>
            </w:r>
            <w:r>
              <w:rPr>
                <w:rFonts w:eastAsiaTheme="minorEastAsia"/>
                <w:noProof/>
                <w:lang w:eastAsia="pt-BR"/>
              </w:rPr>
              <w:tab/>
            </w:r>
            <w:r w:rsidRPr="000716B0">
              <w:rPr>
                <w:rStyle w:val="Hyperlink"/>
                <w:rFonts w:ascii="Times New Roman" w:hAnsi="Times New Roman" w:cs="Times New Roman"/>
                <w:noProof/>
              </w:rPr>
              <w:t>Classe conta</w:t>
            </w:r>
            <w:r>
              <w:rPr>
                <w:noProof/>
                <w:webHidden/>
              </w:rPr>
              <w:tab/>
            </w:r>
            <w:r>
              <w:rPr>
                <w:noProof/>
                <w:webHidden/>
              </w:rPr>
              <w:fldChar w:fldCharType="begin"/>
            </w:r>
            <w:r>
              <w:rPr>
                <w:noProof/>
                <w:webHidden/>
              </w:rPr>
              <w:instrText xml:space="preserve"> PAGEREF _Toc203858356 \h </w:instrText>
            </w:r>
            <w:r>
              <w:rPr>
                <w:noProof/>
                <w:webHidden/>
              </w:rPr>
            </w:r>
          </w:ins>
          <w:r>
            <w:rPr>
              <w:noProof/>
              <w:webHidden/>
            </w:rPr>
            <w:fldChar w:fldCharType="separate"/>
          </w:r>
          <w:ins w:id="216" w:author="EUDERLAN FREIRE DA SILVA ABREU" w:date="2025-07-19T22:58:00Z">
            <w:r w:rsidR="00660B60">
              <w:rPr>
                <w:noProof/>
                <w:webHidden/>
              </w:rPr>
              <w:t>16</w:t>
            </w:r>
          </w:ins>
          <w:ins w:id="217" w:author="EUDERLAN FREIRE DA SILVA ABREU" w:date="2025-07-19T22:57:00Z">
            <w:r>
              <w:rPr>
                <w:noProof/>
                <w:webHidden/>
              </w:rPr>
              <w:fldChar w:fldCharType="end"/>
            </w:r>
            <w:r w:rsidRPr="000716B0">
              <w:rPr>
                <w:rStyle w:val="Hyperlink"/>
                <w:noProof/>
              </w:rPr>
              <w:fldChar w:fldCharType="end"/>
            </w:r>
          </w:ins>
        </w:p>
        <w:p w14:paraId="2D95C5EF" w14:textId="46866078" w:rsidR="001E6645" w:rsidRDefault="001E6645">
          <w:pPr>
            <w:pStyle w:val="Sumrio3"/>
            <w:tabs>
              <w:tab w:val="left" w:pos="1320"/>
              <w:tab w:val="right" w:leader="dot" w:pos="9061"/>
            </w:tabs>
            <w:rPr>
              <w:ins w:id="218" w:author="EUDERLAN FREIRE DA SILVA ABREU" w:date="2025-07-19T22:57:00Z"/>
              <w:rFonts w:eastAsiaTheme="minorEastAsia"/>
              <w:noProof/>
              <w:lang w:eastAsia="pt-BR"/>
            </w:rPr>
          </w:pPr>
          <w:ins w:id="21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"_Toc203858357"</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4.2.3</w:t>
            </w:r>
            <w:r>
              <w:rPr>
                <w:rFonts w:eastAsiaTheme="minorEastAsia"/>
                <w:noProof/>
                <w:lang w:eastAsia="pt-BR"/>
              </w:rPr>
              <w:tab/>
            </w:r>
            <w:r w:rsidRPr="000716B0">
              <w:rPr>
                <w:rStyle w:val="Hyperlink"/>
                <w:rFonts w:ascii="Times New Roman" w:hAnsi="Times New Roman" w:cs="Times New Roman"/>
                <w:noProof/>
              </w:rPr>
              <w:t>Classe sessão</w:t>
            </w:r>
            <w:r>
              <w:rPr>
                <w:noProof/>
                <w:webHidden/>
              </w:rPr>
              <w:tab/>
            </w:r>
            <w:r>
              <w:rPr>
                <w:noProof/>
                <w:webHidden/>
              </w:rPr>
              <w:fldChar w:fldCharType="begin"/>
            </w:r>
            <w:r>
              <w:rPr>
                <w:noProof/>
                <w:webHidden/>
              </w:rPr>
              <w:instrText xml:space="preserve"> PAGEREF _Toc203858357 \h </w:instrText>
            </w:r>
            <w:r>
              <w:rPr>
                <w:noProof/>
                <w:webHidden/>
              </w:rPr>
            </w:r>
          </w:ins>
          <w:r>
            <w:rPr>
              <w:noProof/>
              <w:webHidden/>
            </w:rPr>
            <w:fldChar w:fldCharType="separate"/>
          </w:r>
          <w:ins w:id="220" w:author="EUDERLAN FREIRE DA SILVA ABREU" w:date="2025-07-19T22:58:00Z">
            <w:r w:rsidR="00660B60">
              <w:rPr>
                <w:noProof/>
                <w:webHidden/>
              </w:rPr>
              <w:t>16</w:t>
            </w:r>
          </w:ins>
          <w:ins w:id="221" w:author="EUDERLAN FREIRE DA SILVA ABREU" w:date="2025-07-19T22:57:00Z">
            <w:r>
              <w:rPr>
                <w:noProof/>
                <w:webHidden/>
              </w:rPr>
              <w:fldChar w:fldCharType="end"/>
            </w:r>
            <w:r w:rsidRPr="000716B0">
              <w:rPr>
                <w:rStyle w:val="Hyperlink"/>
                <w:noProof/>
              </w:rPr>
              <w:fldChar w:fldCharType="end"/>
            </w:r>
          </w:ins>
        </w:p>
        <w:p w14:paraId="65D73EBC" w14:textId="3F4A1E3C" w:rsidR="001E6645" w:rsidRDefault="001E6645">
          <w:pPr>
            <w:pStyle w:val="Sumrio3"/>
            <w:tabs>
              <w:tab w:val="left" w:pos="1320"/>
              <w:tab w:val="right" w:leader="dot" w:pos="9061"/>
            </w:tabs>
            <w:rPr>
              <w:ins w:id="222" w:author="EUDERLAN FREIRE DA SILVA ABREU" w:date="2025-07-19T22:57:00Z"/>
              <w:rFonts w:eastAsiaTheme="minorEastAsia"/>
              <w:noProof/>
              <w:lang w:eastAsia="pt-BR"/>
            </w:rPr>
          </w:pPr>
          <w:ins w:id="22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"_Toc203858358"</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4.2.4</w:t>
            </w:r>
            <w:r>
              <w:rPr>
                <w:rFonts w:eastAsiaTheme="minorEastAsia"/>
                <w:noProof/>
                <w:lang w:eastAsia="pt-BR"/>
              </w:rPr>
              <w:tab/>
            </w:r>
            <w:r w:rsidRPr="000716B0">
              <w:rPr>
                <w:rStyle w:val="Hyperlink"/>
                <w:rFonts w:ascii="Times New Roman" w:hAnsi="Times New Roman" w:cs="Times New Roman"/>
                <w:noProof/>
              </w:rPr>
              <w:t>Classe conversa</w:t>
            </w:r>
            <w:r>
              <w:rPr>
                <w:noProof/>
                <w:webHidden/>
              </w:rPr>
              <w:tab/>
            </w:r>
            <w:r>
              <w:rPr>
                <w:noProof/>
                <w:webHidden/>
              </w:rPr>
              <w:fldChar w:fldCharType="begin"/>
            </w:r>
            <w:r>
              <w:rPr>
                <w:noProof/>
                <w:webHidden/>
              </w:rPr>
              <w:instrText xml:space="preserve"> PAGEREF _Toc203858358 \h </w:instrText>
            </w:r>
            <w:r>
              <w:rPr>
                <w:noProof/>
                <w:webHidden/>
              </w:rPr>
            </w:r>
          </w:ins>
          <w:r>
            <w:rPr>
              <w:noProof/>
              <w:webHidden/>
            </w:rPr>
            <w:fldChar w:fldCharType="separate"/>
          </w:r>
          <w:ins w:id="224" w:author="EUDERLAN FREIRE DA SILVA ABREU" w:date="2025-07-19T22:58:00Z">
            <w:r w:rsidR="00660B60">
              <w:rPr>
                <w:noProof/>
                <w:webHidden/>
              </w:rPr>
              <w:t>16</w:t>
            </w:r>
          </w:ins>
          <w:ins w:id="225" w:author="EUDERLAN FREIRE DA SILVA ABREU" w:date="2025-07-19T22:57:00Z">
            <w:r>
              <w:rPr>
                <w:noProof/>
                <w:webHidden/>
              </w:rPr>
              <w:fldChar w:fldCharType="end"/>
            </w:r>
            <w:r w:rsidRPr="000716B0">
              <w:rPr>
                <w:rStyle w:val="Hyperlink"/>
                <w:noProof/>
              </w:rPr>
              <w:fldChar w:fldCharType="end"/>
            </w:r>
          </w:ins>
        </w:p>
        <w:p w14:paraId="0D8E9521" w14:textId="7BCEA274" w:rsidR="001E6645" w:rsidRDefault="001E6645">
          <w:pPr>
            <w:pStyle w:val="Sumrio3"/>
            <w:tabs>
              <w:tab w:val="left" w:pos="1320"/>
              <w:tab w:val="right" w:leader="dot" w:pos="9061"/>
            </w:tabs>
            <w:rPr>
              <w:ins w:id="226" w:author="EUDERLAN FREIRE DA SILVA ABREU" w:date="2025-07-19T22:57:00Z"/>
              <w:rFonts w:eastAsiaTheme="minorEastAsia"/>
              <w:noProof/>
              <w:lang w:eastAsia="pt-BR"/>
            </w:rPr>
          </w:pPr>
          <w:ins w:id="22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"_Toc203858359"</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4.2.5</w:t>
            </w:r>
            <w:r>
              <w:rPr>
                <w:rFonts w:eastAsiaTheme="minorEastAsia"/>
                <w:noProof/>
                <w:lang w:eastAsia="pt-BR"/>
              </w:rPr>
              <w:tab/>
            </w:r>
            <w:r w:rsidRPr="000716B0">
              <w:rPr>
                <w:rStyle w:val="Hyperlink"/>
                <w:rFonts w:ascii="Times New Roman" w:hAnsi="Times New Roman" w:cs="Times New Roman"/>
                <w:noProof/>
              </w:rPr>
              <w:t>Classe pergunta</w:t>
            </w:r>
            <w:r>
              <w:rPr>
                <w:noProof/>
                <w:webHidden/>
              </w:rPr>
              <w:tab/>
            </w:r>
            <w:r>
              <w:rPr>
                <w:noProof/>
                <w:webHidden/>
              </w:rPr>
              <w:fldChar w:fldCharType="begin"/>
            </w:r>
            <w:r>
              <w:rPr>
                <w:noProof/>
                <w:webHidden/>
              </w:rPr>
              <w:instrText xml:space="preserve"> PAGEREF _Toc203858359 \h </w:instrText>
            </w:r>
            <w:r>
              <w:rPr>
                <w:noProof/>
                <w:webHidden/>
              </w:rPr>
            </w:r>
          </w:ins>
          <w:r>
            <w:rPr>
              <w:noProof/>
              <w:webHidden/>
            </w:rPr>
            <w:fldChar w:fldCharType="separate"/>
          </w:r>
          <w:ins w:id="228" w:author="EUDERLAN FREIRE DA SILVA ABREU" w:date="2025-07-19T22:58:00Z">
            <w:r w:rsidR="00660B60">
              <w:rPr>
                <w:noProof/>
                <w:webHidden/>
              </w:rPr>
              <w:t>17</w:t>
            </w:r>
          </w:ins>
          <w:ins w:id="229" w:author="EUDERLAN FREIRE DA SILVA ABREU" w:date="2025-07-19T22:57:00Z">
            <w:r>
              <w:rPr>
                <w:noProof/>
                <w:webHidden/>
              </w:rPr>
              <w:fldChar w:fldCharType="end"/>
            </w:r>
            <w:r w:rsidRPr="000716B0">
              <w:rPr>
                <w:rStyle w:val="Hyperlink"/>
                <w:noProof/>
              </w:rPr>
              <w:fldChar w:fldCharType="end"/>
            </w:r>
          </w:ins>
        </w:p>
        <w:p w14:paraId="31FBDCDE" w14:textId="15847061" w:rsidR="001E6645" w:rsidRDefault="001E6645">
          <w:pPr>
            <w:pStyle w:val="Sumrio3"/>
            <w:tabs>
              <w:tab w:val="left" w:pos="1320"/>
              <w:tab w:val="right" w:leader="dot" w:pos="9061"/>
            </w:tabs>
            <w:rPr>
              <w:ins w:id="230" w:author="EUDERLAN FREIRE DA SILVA ABREU" w:date="2025-07-19T22:57:00Z"/>
              <w:rFonts w:eastAsiaTheme="minorEastAsia"/>
              <w:noProof/>
              <w:lang w:eastAsia="pt-BR"/>
            </w:rPr>
          </w:pPr>
          <w:ins w:id="23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"_Toc203858360"</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4.2.6</w:t>
            </w:r>
            <w:r>
              <w:rPr>
                <w:rFonts w:eastAsiaTheme="minorEastAsia"/>
                <w:noProof/>
                <w:lang w:eastAsia="pt-BR"/>
              </w:rPr>
              <w:tab/>
            </w:r>
            <w:r w:rsidRPr="000716B0">
              <w:rPr>
                <w:rStyle w:val="Hyperlink"/>
                <w:rFonts w:ascii="Times New Roman" w:hAnsi="Times New Roman" w:cs="Times New Roman"/>
                <w:noProof/>
              </w:rPr>
              <w:t>Classe resposta</w:t>
            </w:r>
            <w:r>
              <w:rPr>
                <w:noProof/>
                <w:webHidden/>
              </w:rPr>
              <w:tab/>
            </w:r>
            <w:r>
              <w:rPr>
                <w:noProof/>
                <w:webHidden/>
              </w:rPr>
              <w:fldChar w:fldCharType="begin"/>
            </w:r>
            <w:r>
              <w:rPr>
                <w:noProof/>
                <w:webHidden/>
              </w:rPr>
              <w:instrText xml:space="preserve"> PAGEREF _Toc203858360 \h </w:instrText>
            </w:r>
            <w:r>
              <w:rPr>
                <w:noProof/>
                <w:webHidden/>
              </w:rPr>
            </w:r>
          </w:ins>
          <w:r>
            <w:rPr>
              <w:noProof/>
              <w:webHidden/>
            </w:rPr>
            <w:fldChar w:fldCharType="separate"/>
          </w:r>
          <w:ins w:id="232" w:author="EUDERLAN FREIRE DA SILVA ABREU" w:date="2025-07-19T22:58:00Z">
            <w:r w:rsidR="00660B60">
              <w:rPr>
                <w:noProof/>
                <w:webHidden/>
              </w:rPr>
              <w:t>17</w:t>
            </w:r>
          </w:ins>
          <w:ins w:id="233" w:author="EUDERLAN FREIRE DA SILVA ABREU" w:date="2025-07-19T22:57:00Z">
            <w:r>
              <w:rPr>
                <w:noProof/>
                <w:webHidden/>
              </w:rPr>
              <w:fldChar w:fldCharType="end"/>
            </w:r>
            <w:r w:rsidRPr="000716B0">
              <w:rPr>
                <w:rStyle w:val="Hyperlink"/>
                <w:noProof/>
              </w:rPr>
              <w:fldChar w:fldCharType="end"/>
            </w:r>
          </w:ins>
        </w:p>
        <w:p w14:paraId="26550E3C" w14:textId="3A649CDE" w:rsidR="001E6645" w:rsidRDefault="001E6645">
          <w:pPr>
            <w:pStyle w:val="Sumrio3"/>
            <w:tabs>
              <w:tab w:val="left" w:pos="1320"/>
              <w:tab w:val="right" w:leader="dot" w:pos="9061"/>
            </w:tabs>
            <w:rPr>
              <w:ins w:id="234" w:author="EUDERLAN FREIRE DA SILVA ABREU" w:date="2025-07-19T22:57:00Z"/>
              <w:rFonts w:eastAsiaTheme="minorEastAsia"/>
              <w:noProof/>
              <w:lang w:eastAsia="pt-BR"/>
            </w:rPr>
          </w:pPr>
          <w:ins w:id="23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"_Toc203858361"</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4.2.7</w:t>
            </w:r>
            <w:r>
              <w:rPr>
                <w:rFonts w:eastAsiaTheme="minorEastAsia"/>
                <w:noProof/>
                <w:lang w:eastAsia="pt-BR"/>
              </w:rPr>
              <w:tab/>
            </w:r>
            <w:r w:rsidRPr="000716B0">
              <w:rPr>
                <w:rStyle w:val="Hyperlink"/>
                <w:rFonts w:ascii="Times New Roman" w:hAnsi="Times New Roman" w:cs="Times New Roman"/>
                <w:noProof/>
              </w:rPr>
              <w:t>Classe resolução</w:t>
            </w:r>
            <w:r>
              <w:rPr>
                <w:noProof/>
                <w:webHidden/>
              </w:rPr>
              <w:tab/>
            </w:r>
            <w:r>
              <w:rPr>
                <w:noProof/>
                <w:webHidden/>
              </w:rPr>
              <w:fldChar w:fldCharType="begin"/>
            </w:r>
            <w:r>
              <w:rPr>
                <w:noProof/>
                <w:webHidden/>
              </w:rPr>
              <w:instrText xml:space="preserve"> PAGEREF _Toc203858361 \h </w:instrText>
            </w:r>
            <w:r>
              <w:rPr>
                <w:noProof/>
                <w:webHidden/>
              </w:rPr>
            </w:r>
          </w:ins>
          <w:r>
            <w:rPr>
              <w:noProof/>
              <w:webHidden/>
            </w:rPr>
            <w:fldChar w:fldCharType="separate"/>
          </w:r>
          <w:ins w:id="236" w:author="EUDERLAN FREIRE DA SILVA ABREU" w:date="2025-07-19T22:58:00Z">
            <w:r w:rsidR="00660B60">
              <w:rPr>
                <w:noProof/>
                <w:webHidden/>
              </w:rPr>
              <w:t>17</w:t>
            </w:r>
          </w:ins>
          <w:ins w:id="237" w:author="EUDERLAN FREIRE DA SILVA ABREU" w:date="2025-07-19T22:57:00Z">
            <w:r>
              <w:rPr>
                <w:noProof/>
                <w:webHidden/>
              </w:rPr>
              <w:fldChar w:fldCharType="end"/>
            </w:r>
            <w:r w:rsidRPr="000716B0">
              <w:rPr>
                <w:rStyle w:val="Hyperlink"/>
                <w:noProof/>
              </w:rPr>
              <w:fldChar w:fldCharType="end"/>
            </w:r>
          </w:ins>
        </w:p>
        <w:p w14:paraId="280FE89E" w14:textId="58E63EEA" w:rsidR="001E6645" w:rsidRDefault="001E6645">
          <w:pPr>
            <w:pStyle w:val="Sumrio3"/>
            <w:tabs>
              <w:tab w:val="left" w:pos="1320"/>
              <w:tab w:val="right" w:leader="dot" w:pos="9061"/>
            </w:tabs>
            <w:rPr>
              <w:ins w:id="238" w:author="EUDERLAN FREIRE DA SILVA ABREU" w:date="2025-07-19T22:57:00Z"/>
              <w:rFonts w:eastAsiaTheme="minorEastAsia"/>
              <w:noProof/>
              <w:lang w:eastAsia="pt-BR"/>
            </w:rPr>
          </w:pPr>
          <w:ins w:id="23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"_Toc203858362"</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4.2.8</w:t>
            </w:r>
            <w:r>
              <w:rPr>
                <w:rFonts w:eastAsiaTheme="minorEastAsia"/>
                <w:noProof/>
                <w:lang w:eastAsia="pt-BR"/>
              </w:rPr>
              <w:tab/>
            </w:r>
            <w:r w:rsidRPr="000716B0">
              <w:rPr>
                <w:rStyle w:val="Hyperlink"/>
                <w:rFonts w:ascii="Times New Roman" w:hAnsi="Times New Roman" w:cs="Times New Roman"/>
                <w:noProof/>
              </w:rPr>
              <w:t>Classe base vetorial</w:t>
            </w:r>
            <w:r>
              <w:rPr>
                <w:noProof/>
                <w:webHidden/>
              </w:rPr>
              <w:tab/>
            </w:r>
            <w:r>
              <w:rPr>
                <w:noProof/>
                <w:webHidden/>
              </w:rPr>
              <w:fldChar w:fldCharType="begin"/>
            </w:r>
            <w:r>
              <w:rPr>
                <w:noProof/>
                <w:webHidden/>
              </w:rPr>
              <w:instrText xml:space="preserve"> PAGEREF _Toc203858362 \h </w:instrText>
            </w:r>
            <w:r>
              <w:rPr>
                <w:noProof/>
                <w:webHidden/>
              </w:rPr>
            </w:r>
          </w:ins>
          <w:r>
            <w:rPr>
              <w:noProof/>
              <w:webHidden/>
            </w:rPr>
            <w:fldChar w:fldCharType="separate"/>
          </w:r>
          <w:ins w:id="240" w:author="EUDERLAN FREIRE DA SILVA ABREU" w:date="2025-07-19T22:58:00Z">
            <w:r w:rsidR="00660B60">
              <w:rPr>
                <w:noProof/>
                <w:webHidden/>
              </w:rPr>
              <w:t>17</w:t>
            </w:r>
          </w:ins>
          <w:ins w:id="241" w:author="EUDERLAN FREIRE DA SILVA ABREU" w:date="2025-07-19T22:57:00Z">
            <w:r>
              <w:rPr>
                <w:noProof/>
                <w:webHidden/>
              </w:rPr>
              <w:fldChar w:fldCharType="end"/>
            </w:r>
            <w:r w:rsidRPr="000716B0">
              <w:rPr>
                <w:rStyle w:val="Hyperlink"/>
                <w:noProof/>
              </w:rPr>
              <w:fldChar w:fldCharType="end"/>
            </w:r>
          </w:ins>
        </w:p>
        <w:p w14:paraId="055BC08E" w14:textId="26170164" w:rsidR="001E6645" w:rsidRDefault="001E6645">
          <w:pPr>
            <w:pStyle w:val="Sumrio2"/>
            <w:tabs>
              <w:tab w:val="left" w:pos="880"/>
              <w:tab w:val="right" w:leader="dot" w:pos="9061"/>
            </w:tabs>
            <w:rPr>
              <w:ins w:id="242" w:author="EUDERLAN FREIRE DA SILVA ABREU" w:date="2025-07-19T22:57:00Z"/>
              <w:rFonts w:eastAsiaTheme="minorEastAsia"/>
              <w:noProof/>
              <w:lang w:eastAsia="pt-BR"/>
            </w:rPr>
          </w:pPr>
          <w:ins w:id="24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b/>
                <w:bCs/>
                <w:noProof/>
              </w:rPr>
              <w:t>4.3</w:t>
            </w:r>
            <w:r>
              <w:rPr>
                <w:rFonts w:eastAsiaTheme="minorEastAsia"/>
                <w:noProof/>
                <w:lang w:eastAsia="pt-BR"/>
              </w:rPr>
              <w:tab/>
            </w:r>
            <w:r w:rsidRPr="000716B0">
              <w:rPr>
                <w:rStyle w:val="Hyperlink"/>
                <w:rFonts w:ascii="Times New Roman" w:eastAsia="Times New Roman" w:hAnsi="Times New Roman" w:cs="Times New Roman"/>
                <w:b/>
                <w:bCs/>
                <w:noProof/>
              </w:rPr>
              <w:t>Diagramas de Sequência</w:t>
            </w:r>
            <w:r>
              <w:rPr>
                <w:noProof/>
                <w:webHidden/>
              </w:rPr>
              <w:tab/>
            </w:r>
            <w:r>
              <w:rPr>
                <w:noProof/>
                <w:webHidden/>
              </w:rPr>
              <w:fldChar w:fldCharType="begin"/>
            </w:r>
            <w:r>
              <w:rPr>
                <w:noProof/>
                <w:webHidden/>
              </w:rPr>
              <w:instrText xml:space="preserve"> PAGEREF _Toc203858363 \h </w:instrText>
            </w:r>
            <w:r>
              <w:rPr>
                <w:noProof/>
                <w:webHidden/>
              </w:rPr>
            </w:r>
          </w:ins>
          <w:r>
            <w:rPr>
              <w:noProof/>
              <w:webHidden/>
            </w:rPr>
            <w:fldChar w:fldCharType="separate"/>
          </w:r>
          <w:ins w:id="244" w:author="EUDERLAN FREIRE DA SILVA ABREU" w:date="2025-07-19T22:58:00Z">
            <w:r w:rsidR="00660B60">
              <w:rPr>
                <w:noProof/>
                <w:webHidden/>
              </w:rPr>
              <w:t>18</w:t>
            </w:r>
          </w:ins>
          <w:ins w:id="245" w:author="EUDERLAN FREIRE DA SILVA ABREU" w:date="2025-07-19T22:57:00Z">
            <w:r>
              <w:rPr>
                <w:noProof/>
                <w:webHidden/>
              </w:rPr>
              <w:fldChar w:fldCharType="end"/>
            </w:r>
            <w:r w:rsidRPr="000716B0">
              <w:rPr>
                <w:rStyle w:val="Hyperlink"/>
                <w:noProof/>
              </w:rPr>
              <w:fldChar w:fldCharType="end"/>
            </w:r>
          </w:ins>
        </w:p>
        <w:p w14:paraId="2BF6C22E" w14:textId="33E9E209" w:rsidR="001E6645" w:rsidRDefault="001E6645">
          <w:pPr>
            <w:pStyle w:val="Sumrio3"/>
            <w:tabs>
              <w:tab w:val="left" w:pos="1320"/>
              <w:tab w:val="right" w:leader="dot" w:pos="9061"/>
            </w:tabs>
            <w:rPr>
              <w:ins w:id="246" w:author="EUDERLAN FREIRE DA SILVA ABREU" w:date="2025-07-19T22:57:00Z"/>
              <w:rFonts w:eastAsiaTheme="minorEastAsia"/>
              <w:noProof/>
              <w:lang w:eastAsia="pt-BR"/>
            </w:rPr>
          </w:pPr>
          <w:ins w:id="24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4.3.1</w:t>
            </w:r>
            <w:r>
              <w:rPr>
                <w:rFonts w:eastAsiaTheme="minorEastAsia"/>
                <w:noProof/>
                <w:lang w:eastAsia="pt-BR"/>
              </w:rPr>
              <w:tab/>
            </w:r>
            <w:r w:rsidRPr="000716B0">
              <w:rPr>
                <w:rStyle w:val="Hyperlink"/>
                <w:rFonts w:ascii="Times New Roman" w:hAnsi="Times New Roman" w:cs="Times New Roman"/>
                <w:noProof/>
              </w:rPr>
              <w:t>Diagramas de Sequência Cadastro e Login</w:t>
            </w:r>
            <w:r>
              <w:rPr>
                <w:noProof/>
                <w:webHidden/>
              </w:rPr>
              <w:tab/>
            </w:r>
            <w:r>
              <w:rPr>
                <w:noProof/>
                <w:webHidden/>
              </w:rPr>
              <w:fldChar w:fldCharType="begin"/>
            </w:r>
            <w:r>
              <w:rPr>
                <w:noProof/>
                <w:webHidden/>
              </w:rPr>
              <w:instrText xml:space="preserve"> PAGEREF _Toc203858364 \h </w:instrText>
            </w:r>
            <w:r>
              <w:rPr>
                <w:noProof/>
                <w:webHidden/>
              </w:rPr>
            </w:r>
          </w:ins>
          <w:r>
            <w:rPr>
              <w:noProof/>
              <w:webHidden/>
            </w:rPr>
            <w:fldChar w:fldCharType="separate"/>
          </w:r>
          <w:ins w:id="248" w:author="EUDERLAN FREIRE DA SILVA ABREU" w:date="2025-07-19T22:58:00Z">
            <w:r w:rsidR="00660B60">
              <w:rPr>
                <w:noProof/>
                <w:webHidden/>
              </w:rPr>
              <w:t>19</w:t>
            </w:r>
          </w:ins>
          <w:ins w:id="249" w:author="EUDERLAN FREIRE DA SILVA ABREU" w:date="2025-07-19T22:57:00Z">
            <w:r>
              <w:rPr>
                <w:noProof/>
                <w:webHidden/>
              </w:rPr>
              <w:fldChar w:fldCharType="end"/>
            </w:r>
            <w:r w:rsidRPr="000716B0">
              <w:rPr>
                <w:rStyle w:val="Hyperlink"/>
                <w:noProof/>
              </w:rPr>
              <w:fldChar w:fldCharType="end"/>
            </w:r>
          </w:ins>
        </w:p>
        <w:p w14:paraId="34843A33" w14:textId="132ECC0D" w:rsidR="001E6645" w:rsidRDefault="001E6645">
          <w:pPr>
            <w:pStyle w:val="Sumrio3"/>
            <w:tabs>
              <w:tab w:val="left" w:pos="1320"/>
              <w:tab w:val="right" w:leader="dot" w:pos="9061"/>
            </w:tabs>
            <w:rPr>
              <w:ins w:id="250" w:author="EUDERLAN FREIRE DA SILVA ABREU" w:date="2025-07-19T22:57:00Z"/>
              <w:rFonts w:eastAsiaTheme="minorEastAsia"/>
              <w:noProof/>
              <w:lang w:eastAsia="pt-BR"/>
            </w:rPr>
          </w:pPr>
          <w:ins w:id="25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"_Toc203858365"</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4.3.2</w:t>
            </w:r>
            <w:r>
              <w:rPr>
                <w:rFonts w:eastAsiaTheme="minorEastAsia"/>
                <w:noProof/>
                <w:lang w:eastAsia="pt-BR"/>
              </w:rPr>
              <w:tab/>
            </w:r>
            <w:r w:rsidRPr="000716B0">
              <w:rPr>
                <w:rStyle w:val="Hyperlink"/>
                <w:rFonts w:ascii="Times New Roman" w:hAnsi="Times New Roman" w:cs="Times New Roman"/>
                <w:noProof/>
              </w:rPr>
              <w:t>Diagramas de Sequência Fazer Pergunta</w:t>
            </w:r>
            <w:r>
              <w:rPr>
                <w:noProof/>
                <w:webHidden/>
              </w:rPr>
              <w:tab/>
            </w:r>
            <w:r>
              <w:rPr>
                <w:noProof/>
                <w:webHidden/>
              </w:rPr>
              <w:fldChar w:fldCharType="begin"/>
            </w:r>
            <w:r>
              <w:rPr>
                <w:noProof/>
                <w:webHidden/>
              </w:rPr>
              <w:instrText xml:space="preserve"> PAGEREF _Toc203858365 \h </w:instrText>
            </w:r>
            <w:r>
              <w:rPr>
                <w:noProof/>
                <w:webHidden/>
              </w:rPr>
            </w:r>
          </w:ins>
          <w:r>
            <w:rPr>
              <w:noProof/>
              <w:webHidden/>
            </w:rPr>
            <w:fldChar w:fldCharType="separate"/>
          </w:r>
          <w:ins w:id="252" w:author="EUDERLAN FREIRE DA SILVA ABREU" w:date="2025-07-19T22:58:00Z">
            <w:r w:rsidR="00660B60">
              <w:rPr>
                <w:noProof/>
                <w:webHidden/>
              </w:rPr>
              <w:t>20</w:t>
            </w:r>
          </w:ins>
          <w:ins w:id="253" w:author="EUDERLAN FREIRE DA SILVA ABREU" w:date="2025-07-19T22:57:00Z">
            <w:r>
              <w:rPr>
                <w:noProof/>
                <w:webHidden/>
              </w:rPr>
              <w:fldChar w:fldCharType="end"/>
            </w:r>
            <w:r w:rsidRPr="000716B0">
              <w:rPr>
                <w:rStyle w:val="Hyperlink"/>
                <w:noProof/>
              </w:rPr>
              <w:fldChar w:fldCharType="end"/>
            </w:r>
          </w:ins>
        </w:p>
        <w:p w14:paraId="4FB9880C" w14:textId="6D874323" w:rsidR="001E6645" w:rsidRDefault="001E6645">
          <w:pPr>
            <w:pStyle w:val="Sumrio3"/>
            <w:tabs>
              <w:tab w:val="left" w:pos="1320"/>
              <w:tab w:val="right" w:leader="dot" w:pos="9061"/>
            </w:tabs>
            <w:rPr>
              <w:ins w:id="254" w:author="EUDERLAN FREIRE DA SILVA ABREU" w:date="2025-07-19T22:57:00Z"/>
              <w:rFonts w:eastAsiaTheme="minorEastAsia"/>
              <w:noProof/>
              <w:lang w:eastAsia="pt-BR"/>
            </w:rPr>
          </w:pPr>
          <w:ins w:id="25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"_Toc203858366"</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4.3.3</w:t>
            </w:r>
            <w:r>
              <w:rPr>
                <w:rFonts w:eastAsiaTheme="minorEastAsia"/>
                <w:noProof/>
                <w:lang w:eastAsia="pt-BR"/>
              </w:rPr>
              <w:tab/>
            </w:r>
            <w:r w:rsidRPr="000716B0">
              <w:rPr>
                <w:rStyle w:val="Hyperlink"/>
                <w:rFonts w:ascii="Times New Roman" w:hAnsi="Times New Roman" w:cs="Times New Roman"/>
                <w:noProof/>
              </w:rPr>
              <w:t>Diagrama de Sequência Avaliar Resposta</w:t>
            </w:r>
            <w:r>
              <w:rPr>
                <w:noProof/>
                <w:webHidden/>
              </w:rPr>
              <w:tab/>
            </w:r>
            <w:r>
              <w:rPr>
                <w:noProof/>
                <w:webHidden/>
              </w:rPr>
              <w:fldChar w:fldCharType="begin"/>
            </w:r>
            <w:r>
              <w:rPr>
                <w:noProof/>
                <w:webHidden/>
              </w:rPr>
              <w:instrText xml:space="preserve"> PAGEREF _Toc203858366 \h </w:instrText>
            </w:r>
            <w:r>
              <w:rPr>
                <w:noProof/>
                <w:webHidden/>
              </w:rPr>
            </w:r>
          </w:ins>
          <w:r>
            <w:rPr>
              <w:noProof/>
              <w:webHidden/>
            </w:rPr>
            <w:fldChar w:fldCharType="separate"/>
          </w:r>
          <w:ins w:id="256" w:author="EUDERLAN FREIRE DA SILVA ABREU" w:date="2025-07-19T22:58:00Z">
            <w:r w:rsidR="00660B60">
              <w:rPr>
                <w:noProof/>
                <w:webHidden/>
              </w:rPr>
              <w:t>21</w:t>
            </w:r>
          </w:ins>
          <w:ins w:id="257" w:author="EUDERLAN FREIRE DA SILVA ABREU" w:date="2025-07-19T22:57:00Z">
            <w:r>
              <w:rPr>
                <w:noProof/>
                <w:webHidden/>
              </w:rPr>
              <w:fldChar w:fldCharType="end"/>
            </w:r>
            <w:r w:rsidRPr="000716B0">
              <w:rPr>
                <w:rStyle w:val="Hyperlink"/>
                <w:noProof/>
              </w:rPr>
              <w:fldChar w:fldCharType="end"/>
            </w:r>
          </w:ins>
        </w:p>
        <w:p w14:paraId="1BA5262E" w14:textId="79BB8339" w:rsidR="001E6645" w:rsidRDefault="001E6645">
          <w:pPr>
            <w:pStyle w:val="Sumrio3"/>
            <w:tabs>
              <w:tab w:val="left" w:pos="1320"/>
              <w:tab w:val="right" w:leader="dot" w:pos="9061"/>
            </w:tabs>
            <w:rPr>
              <w:ins w:id="258" w:author="EUDERLAN FREIRE DA SILVA ABREU" w:date="2025-07-19T22:57:00Z"/>
              <w:rFonts w:eastAsiaTheme="minorEastAsia"/>
              <w:noProof/>
              <w:lang w:eastAsia="pt-BR"/>
            </w:rPr>
          </w:pPr>
          <w:ins w:id="25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"_Toc203858367"</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4.3.4</w:t>
            </w:r>
            <w:r>
              <w:rPr>
                <w:rFonts w:eastAsiaTheme="minorEastAsia"/>
                <w:noProof/>
                <w:lang w:eastAsia="pt-BR"/>
              </w:rPr>
              <w:tab/>
            </w:r>
            <w:r w:rsidRPr="000716B0">
              <w:rPr>
                <w:rStyle w:val="Hyperlink"/>
                <w:rFonts w:ascii="Times New Roman" w:hAnsi="Times New Roman" w:cs="Times New Roman"/>
                <w:noProof/>
              </w:rPr>
              <w:t>Diagrama de Sequência Gerenciar Resolução</w:t>
            </w:r>
            <w:r>
              <w:rPr>
                <w:noProof/>
                <w:webHidden/>
              </w:rPr>
              <w:tab/>
            </w:r>
            <w:r>
              <w:rPr>
                <w:noProof/>
                <w:webHidden/>
              </w:rPr>
              <w:fldChar w:fldCharType="begin"/>
            </w:r>
            <w:r>
              <w:rPr>
                <w:noProof/>
                <w:webHidden/>
              </w:rPr>
              <w:instrText xml:space="preserve"> PAGEREF _Toc203858367 \h </w:instrText>
            </w:r>
            <w:r>
              <w:rPr>
                <w:noProof/>
                <w:webHidden/>
              </w:rPr>
            </w:r>
          </w:ins>
          <w:r>
            <w:rPr>
              <w:noProof/>
              <w:webHidden/>
            </w:rPr>
            <w:fldChar w:fldCharType="separate"/>
          </w:r>
          <w:ins w:id="260" w:author="EUDERLAN FREIRE DA SILVA ABREU" w:date="2025-07-19T22:58:00Z">
            <w:r w:rsidR="00660B60">
              <w:rPr>
                <w:noProof/>
                <w:webHidden/>
              </w:rPr>
              <w:t>22</w:t>
            </w:r>
          </w:ins>
          <w:ins w:id="261" w:author="EUDERLAN FREIRE DA SILVA ABREU" w:date="2025-07-19T22:57:00Z">
            <w:r>
              <w:rPr>
                <w:noProof/>
                <w:webHidden/>
              </w:rPr>
              <w:fldChar w:fldCharType="end"/>
            </w:r>
            <w:r w:rsidRPr="000716B0">
              <w:rPr>
                <w:rStyle w:val="Hyperlink"/>
                <w:noProof/>
              </w:rPr>
              <w:fldChar w:fldCharType="end"/>
            </w:r>
          </w:ins>
        </w:p>
        <w:p w14:paraId="29B662D1" w14:textId="63DD4B7F" w:rsidR="001E6645" w:rsidRDefault="001E6645">
          <w:pPr>
            <w:pStyle w:val="Sumrio3"/>
            <w:tabs>
              <w:tab w:val="left" w:pos="1320"/>
              <w:tab w:val="right" w:leader="dot" w:pos="9061"/>
            </w:tabs>
            <w:rPr>
              <w:ins w:id="262" w:author="EUDERLAN FREIRE DA SILVA ABREU" w:date="2025-07-19T22:57:00Z"/>
              <w:rFonts w:eastAsiaTheme="minorEastAsia"/>
              <w:noProof/>
              <w:lang w:eastAsia="pt-BR"/>
            </w:rPr>
          </w:pPr>
          <w:ins w:id="263" w:author="EUDERLAN FREIRE DA SILVA ABREU" w:date="2025-07-19T22:57:00Z">
            <w:r w:rsidRPr="000716B0">
              <w:rPr>
                <w:rStyle w:val="Hyperlink"/>
                <w:noProof/>
              </w:rPr>
              <w:lastRenderedPageBreak/>
              <w:fldChar w:fldCharType="begin"/>
            </w:r>
            <w:r w:rsidRPr="000716B0">
              <w:rPr>
                <w:rStyle w:val="Hyperlink"/>
                <w:noProof/>
              </w:rPr>
              <w:instrText xml:space="preserve"> </w:instrText>
            </w:r>
            <w:r>
              <w:rPr>
                <w:noProof/>
              </w:rPr>
              <w:instrText>HYPERLINK \l "_Toc203858368"</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4.3.5</w:t>
            </w:r>
            <w:r>
              <w:rPr>
                <w:rFonts w:eastAsiaTheme="minorEastAsia"/>
                <w:noProof/>
                <w:lang w:eastAsia="pt-BR"/>
              </w:rPr>
              <w:tab/>
            </w:r>
            <w:r w:rsidRPr="000716B0">
              <w:rPr>
                <w:rStyle w:val="Hyperlink"/>
                <w:rFonts w:ascii="Times New Roman" w:hAnsi="Times New Roman" w:cs="Times New Roman"/>
                <w:noProof/>
              </w:rPr>
              <w:t>Diagrama de Sequência Painel Administrativo Admin</w:t>
            </w:r>
            <w:r>
              <w:rPr>
                <w:noProof/>
                <w:webHidden/>
              </w:rPr>
              <w:tab/>
            </w:r>
            <w:r>
              <w:rPr>
                <w:noProof/>
                <w:webHidden/>
              </w:rPr>
              <w:fldChar w:fldCharType="begin"/>
            </w:r>
            <w:r>
              <w:rPr>
                <w:noProof/>
                <w:webHidden/>
              </w:rPr>
              <w:instrText xml:space="preserve"> PAGEREF _Toc203858368 \h </w:instrText>
            </w:r>
            <w:r>
              <w:rPr>
                <w:noProof/>
                <w:webHidden/>
              </w:rPr>
            </w:r>
          </w:ins>
          <w:r>
            <w:rPr>
              <w:noProof/>
              <w:webHidden/>
            </w:rPr>
            <w:fldChar w:fldCharType="separate"/>
          </w:r>
          <w:ins w:id="264" w:author="EUDERLAN FREIRE DA SILVA ABREU" w:date="2025-07-19T22:58:00Z">
            <w:r w:rsidR="00660B60">
              <w:rPr>
                <w:noProof/>
                <w:webHidden/>
              </w:rPr>
              <w:t>23</w:t>
            </w:r>
          </w:ins>
          <w:ins w:id="265" w:author="EUDERLAN FREIRE DA SILVA ABREU" w:date="2025-07-19T22:57:00Z">
            <w:r>
              <w:rPr>
                <w:noProof/>
                <w:webHidden/>
              </w:rPr>
              <w:fldChar w:fldCharType="end"/>
            </w:r>
            <w:r w:rsidRPr="000716B0">
              <w:rPr>
                <w:rStyle w:val="Hyperlink"/>
                <w:noProof/>
              </w:rPr>
              <w:fldChar w:fldCharType="end"/>
            </w:r>
          </w:ins>
        </w:p>
        <w:p w14:paraId="54F9B6EE" w14:textId="707F7AA7" w:rsidR="001E6645" w:rsidRDefault="001E6645">
          <w:pPr>
            <w:pStyle w:val="Sumrio3"/>
            <w:tabs>
              <w:tab w:val="left" w:pos="1320"/>
              <w:tab w:val="right" w:leader="dot" w:pos="9061"/>
            </w:tabs>
            <w:rPr>
              <w:ins w:id="266" w:author="EUDERLAN FREIRE DA SILVA ABREU" w:date="2025-07-19T22:57:00Z"/>
              <w:rFonts w:eastAsiaTheme="minorEastAsia"/>
              <w:noProof/>
              <w:lang w:eastAsia="pt-BR"/>
            </w:rPr>
          </w:pPr>
          <w:ins w:id="26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"_Toc203858369"</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4.3.6</w:t>
            </w:r>
            <w:r>
              <w:rPr>
                <w:rFonts w:eastAsiaTheme="minorEastAsia"/>
                <w:noProof/>
                <w:lang w:eastAsia="pt-BR"/>
              </w:rPr>
              <w:tab/>
            </w:r>
            <w:r w:rsidRPr="000716B0">
              <w:rPr>
                <w:rStyle w:val="Hyperlink"/>
                <w:rFonts w:ascii="Times New Roman" w:hAnsi="Times New Roman" w:cs="Times New Roman"/>
                <w:noProof/>
              </w:rPr>
              <w:t>Diagrama de Sequência Painel Administrativo Solicitações</w:t>
            </w:r>
            <w:r>
              <w:rPr>
                <w:noProof/>
                <w:webHidden/>
              </w:rPr>
              <w:tab/>
            </w:r>
            <w:r>
              <w:rPr>
                <w:noProof/>
                <w:webHidden/>
              </w:rPr>
              <w:fldChar w:fldCharType="begin"/>
            </w:r>
            <w:r>
              <w:rPr>
                <w:noProof/>
                <w:webHidden/>
              </w:rPr>
              <w:instrText xml:space="preserve"> PAGEREF _Toc203858369 \h </w:instrText>
            </w:r>
            <w:r>
              <w:rPr>
                <w:noProof/>
                <w:webHidden/>
              </w:rPr>
            </w:r>
          </w:ins>
          <w:r>
            <w:rPr>
              <w:noProof/>
              <w:webHidden/>
            </w:rPr>
            <w:fldChar w:fldCharType="separate"/>
          </w:r>
          <w:ins w:id="268" w:author="EUDERLAN FREIRE DA SILVA ABREU" w:date="2025-07-19T22:58:00Z">
            <w:r w:rsidR="00660B60">
              <w:rPr>
                <w:noProof/>
                <w:webHidden/>
              </w:rPr>
              <w:t>24</w:t>
            </w:r>
          </w:ins>
          <w:ins w:id="269" w:author="EUDERLAN FREIRE DA SILVA ABREU" w:date="2025-07-19T22:57:00Z">
            <w:r>
              <w:rPr>
                <w:noProof/>
                <w:webHidden/>
              </w:rPr>
              <w:fldChar w:fldCharType="end"/>
            </w:r>
            <w:r w:rsidRPr="000716B0">
              <w:rPr>
                <w:rStyle w:val="Hyperlink"/>
                <w:noProof/>
              </w:rPr>
              <w:fldChar w:fldCharType="end"/>
            </w:r>
          </w:ins>
        </w:p>
        <w:p w14:paraId="0AEB9B7C" w14:textId="1122B62F" w:rsidR="001E6645" w:rsidRDefault="001E6645">
          <w:pPr>
            <w:pStyle w:val="Sumrio3"/>
            <w:tabs>
              <w:tab w:val="left" w:pos="1320"/>
              <w:tab w:val="right" w:leader="dot" w:pos="9061"/>
            </w:tabs>
            <w:rPr>
              <w:ins w:id="270" w:author="EUDERLAN FREIRE DA SILVA ABREU" w:date="2025-07-19T22:57:00Z"/>
              <w:rFonts w:eastAsiaTheme="minorEastAsia"/>
              <w:noProof/>
              <w:lang w:eastAsia="pt-BR"/>
            </w:rPr>
          </w:pPr>
          <w:ins w:id="27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"_Toc203858371"</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4.3.7</w:t>
            </w:r>
            <w:r>
              <w:rPr>
                <w:rFonts w:eastAsiaTheme="minorEastAsia"/>
                <w:noProof/>
                <w:lang w:eastAsia="pt-BR"/>
              </w:rPr>
              <w:tab/>
            </w:r>
            <w:r w:rsidRPr="000716B0">
              <w:rPr>
                <w:rStyle w:val="Hyperlink"/>
                <w:rFonts w:ascii="Times New Roman" w:eastAsia="Times New Roman" w:hAnsi="Times New Roman" w:cs="Times New Roman"/>
                <w:noProof/>
              </w:rPr>
              <w:t>Diagrama de Sequência Solicitar Admin</w:t>
            </w:r>
            <w:r>
              <w:rPr>
                <w:noProof/>
                <w:webHidden/>
              </w:rPr>
              <w:tab/>
            </w:r>
            <w:r>
              <w:rPr>
                <w:noProof/>
                <w:webHidden/>
              </w:rPr>
              <w:fldChar w:fldCharType="begin"/>
            </w:r>
            <w:r>
              <w:rPr>
                <w:noProof/>
                <w:webHidden/>
              </w:rPr>
              <w:instrText xml:space="preserve"> PAGEREF _Toc203858371 \h </w:instrText>
            </w:r>
            <w:r>
              <w:rPr>
                <w:noProof/>
                <w:webHidden/>
              </w:rPr>
            </w:r>
          </w:ins>
          <w:r>
            <w:rPr>
              <w:noProof/>
              <w:webHidden/>
            </w:rPr>
            <w:fldChar w:fldCharType="separate"/>
          </w:r>
          <w:ins w:id="272" w:author="EUDERLAN FREIRE DA SILVA ABREU" w:date="2025-07-19T22:58:00Z">
            <w:r w:rsidR="00660B60">
              <w:rPr>
                <w:noProof/>
                <w:webHidden/>
              </w:rPr>
              <w:t>25</w:t>
            </w:r>
          </w:ins>
          <w:ins w:id="273" w:author="EUDERLAN FREIRE DA SILVA ABREU" w:date="2025-07-19T22:57:00Z">
            <w:r>
              <w:rPr>
                <w:noProof/>
                <w:webHidden/>
              </w:rPr>
              <w:fldChar w:fldCharType="end"/>
            </w:r>
            <w:r w:rsidRPr="000716B0">
              <w:rPr>
                <w:rStyle w:val="Hyperlink"/>
                <w:noProof/>
              </w:rPr>
              <w:fldChar w:fldCharType="end"/>
            </w:r>
          </w:ins>
        </w:p>
        <w:p w14:paraId="0BB8A16B" w14:textId="3D0A0B71" w:rsidR="001E6645" w:rsidRDefault="001E6645">
          <w:pPr>
            <w:pStyle w:val="Sumrio3"/>
            <w:tabs>
              <w:tab w:val="left" w:pos="1320"/>
              <w:tab w:val="right" w:leader="dot" w:pos="9061"/>
            </w:tabs>
            <w:rPr>
              <w:ins w:id="274" w:author="EUDERLAN FREIRE DA SILVA ABREU" w:date="2025-07-19T22:57:00Z"/>
              <w:rFonts w:eastAsiaTheme="minorEastAsia"/>
              <w:noProof/>
              <w:lang w:eastAsia="pt-BR"/>
            </w:rPr>
          </w:pPr>
          <w:ins w:id="27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"_Toc203858382"</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eastAsia="Times New Roman" w:hAnsi="Times New Roman" w:cs="Times New Roman"/>
                <w:noProof/>
              </w:rPr>
              <w:t>4.3.8</w:t>
            </w:r>
            <w:r>
              <w:rPr>
                <w:rFonts w:eastAsiaTheme="minorEastAsia"/>
                <w:noProof/>
                <w:lang w:eastAsia="pt-BR"/>
              </w:rPr>
              <w:tab/>
            </w:r>
            <w:r w:rsidRPr="000716B0">
              <w:rPr>
                <w:rStyle w:val="Hyperlink"/>
                <w:rFonts w:ascii="Times New Roman" w:eastAsia="Times New Roman" w:hAnsi="Times New Roman" w:cs="Times New Roman"/>
                <w:noProof/>
              </w:rPr>
              <w:t>Diagrama de Sequência Histórico</w:t>
            </w:r>
            <w:r>
              <w:rPr>
                <w:noProof/>
                <w:webHidden/>
              </w:rPr>
              <w:tab/>
            </w:r>
            <w:r>
              <w:rPr>
                <w:noProof/>
                <w:webHidden/>
              </w:rPr>
              <w:fldChar w:fldCharType="begin"/>
            </w:r>
            <w:r>
              <w:rPr>
                <w:noProof/>
                <w:webHidden/>
              </w:rPr>
              <w:instrText xml:space="preserve"> PAGEREF _Toc203858382 \h </w:instrText>
            </w:r>
            <w:r>
              <w:rPr>
                <w:noProof/>
                <w:webHidden/>
              </w:rPr>
            </w:r>
          </w:ins>
          <w:r>
            <w:rPr>
              <w:noProof/>
              <w:webHidden/>
            </w:rPr>
            <w:fldChar w:fldCharType="separate"/>
          </w:r>
          <w:ins w:id="276" w:author="EUDERLAN FREIRE DA SILVA ABREU" w:date="2025-07-19T22:58:00Z">
            <w:r w:rsidR="00660B60">
              <w:rPr>
                <w:noProof/>
                <w:webHidden/>
              </w:rPr>
              <w:t>26</w:t>
            </w:r>
          </w:ins>
          <w:ins w:id="277" w:author="EUDERLAN FREIRE DA SILVA ABREU" w:date="2025-07-19T22:57:00Z">
            <w:r>
              <w:rPr>
                <w:noProof/>
                <w:webHidden/>
              </w:rPr>
              <w:fldChar w:fldCharType="end"/>
            </w:r>
            <w:r w:rsidRPr="000716B0">
              <w:rPr>
                <w:rStyle w:val="Hyperlink"/>
                <w:noProof/>
              </w:rPr>
              <w:fldChar w:fldCharType="end"/>
            </w:r>
          </w:ins>
        </w:p>
        <w:p w14:paraId="45153048" w14:textId="694E2E8E" w:rsidR="001E6645" w:rsidRDefault="001E6645">
          <w:pPr>
            <w:pStyle w:val="Sumrio3"/>
            <w:tabs>
              <w:tab w:val="left" w:pos="1320"/>
              <w:tab w:val="right" w:leader="dot" w:pos="9061"/>
            </w:tabs>
            <w:rPr>
              <w:ins w:id="278" w:author="EUDERLAN FREIRE DA SILVA ABREU" w:date="2025-07-19T22:57:00Z"/>
              <w:rFonts w:eastAsiaTheme="minorEastAsia"/>
              <w:noProof/>
              <w:lang w:eastAsia="pt-BR"/>
            </w:rPr>
          </w:pPr>
          <w:ins w:id="27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"_Toc203858383"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4.3.9</w:t>
            </w:r>
            <w:r>
              <w:rPr>
                <w:rFonts w:eastAsiaTheme="minorEastAsia"/>
                <w:noProof/>
                <w:lang w:eastAsia="pt-BR"/>
              </w:rPr>
              <w:tab/>
            </w:r>
            <w:r w:rsidRPr="000716B0">
              <w:rPr>
                <w:rStyle w:val="Hyperlink"/>
                <w:rFonts w:ascii="Times New Roman" w:hAnsi="Times New Roman" w:cs="Times New Roman"/>
                <w:noProof/>
              </w:rPr>
              <w:t>Diagrama de Sequência Logout</w:t>
            </w:r>
            <w:r>
              <w:rPr>
                <w:noProof/>
                <w:webHidden/>
              </w:rPr>
              <w:tab/>
            </w:r>
            <w:r>
              <w:rPr>
                <w:noProof/>
                <w:webHidden/>
              </w:rPr>
              <w:fldChar w:fldCharType="begin"/>
            </w:r>
            <w:r>
              <w:rPr>
                <w:noProof/>
                <w:webHidden/>
              </w:rPr>
              <w:instrText xml:space="preserve"> PAGEREF _Toc203858383 \h </w:instrText>
            </w:r>
            <w:r>
              <w:rPr>
                <w:noProof/>
                <w:webHidden/>
              </w:rPr>
            </w:r>
          </w:ins>
          <w:r>
            <w:rPr>
              <w:noProof/>
              <w:webHidden/>
            </w:rPr>
            <w:fldChar w:fldCharType="separate"/>
          </w:r>
          <w:ins w:id="280" w:author="EUDERLAN FREIRE DA SILVA ABREU" w:date="2025-07-19T22:58:00Z">
            <w:r w:rsidR="00660B60">
              <w:rPr>
                <w:noProof/>
                <w:webHidden/>
              </w:rPr>
              <w:t>27</w:t>
            </w:r>
          </w:ins>
          <w:ins w:id="281" w:author="EUDERLAN FREIRE DA SILVA ABREU" w:date="2025-07-19T22:57:00Z">
            <w:r>
              <w:rPr>
                <w:noProof/>
                <w:webHidden/>
              </w:rPr>
              <w:fldChar w:fldCharType="end"/>
            </w:r>
            <w:r w:rsidRPr="000716B0">
              <w:rPr>
                <w:rStyle w:val="Hyperlink"/>
                <w:noProof/>
              </w:rPr>
              <w:fldChar w:fldCharType="end"/>
            </w:r>
          </w:ins>
        </w:p>
        <w:p w14:paraId="58EA0CA7" w14:textId="4239A5D1" w:rsidR="001E6645" w:rsidRDefault="001E6645">
          <w:pPr>
            <w:pStyle w:val="Sumrio2"/>
            <w:tabs>
              <w:tab w:val="left" w:pos="880"/>
              <w:tab w:val="right" w:leader="dot" w:pos="9061"/>
            </w:tabs>
            <w:rPr>
              <w:ins w:id="282" w:author="EUDERLAN FREIRE DA SILVA ABREU" w:date="2025-07-19T22:57:00Z"/>
              <w:rFonts w:eastAsiaTheme="minorEastAsia"/>
              <w:noProof/>
              <w:lang w:eastAsia="pt-BR"/>
            </w:rPr>
          </w:pPr>
          <w:ins w:id="28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4.4</w:t>
            </w:r>
            <w:r>
              <w:rPr>
                <w:rFonts w:eastAsiaTheme="minorEastAsia"/>
                <w:noProof/>
                <w:lang w:eastAsia="pt-BR"/>
              </w:rPr>
              <w:tab/>
            </w:r>
            <w:r w:rsidRPr="000716B0">
              <w:rPr>
                <w:rStyle w:val="Hyperlink"/>
                <w:rFonts w:ascii="Times New Roman" w:hAnsi="Times New Roman" w:cs="Times New Roman"/>
                <w:b/>
                <w:bCs/>
                <w:noProof/>
              </w:rPr>
              <w:t>Diagramas de Atividade</w:t>
            </w:r>
            <w:r>
              <w:rPr>
                <w:noProof/>
                <w:webHidden/>
              </w:rPr>
              <w:tab/>
            </w:r>
            <w:r>
              <w:rPr>
                <w:noProof/>
                <w:webHidden/>
              </w:rPr>
              <w:fldChar w:fldCharType="begin"/>
            </w:r>
            <w:r>
              <w:rPr>
                <w:noProof/>
                <w:webHidden/>
              </w:rPr>
              <w:instrText xml:space="preserve"> PAGEREF _Toc203858393 \h </w:instrText>
            </w:r>
            <w:r>
              <w:rPr>
                <w:noProof/>
                <w:webHidden/>
              </w:rPr>
            </w:r>
          </w:ins>
          <w:r>
            <w:rPr>
              <w:noProof/>
              <w:webHidden/>
            </w:rPr>
            <w:fldChar w:fldCharType="separate"/>
          </w:r>
          <w:ins w:id="284" w:author="EUDERLAN FREIRE DA SILVA ABREU" w:date="2025-07-19T22:58:00Z">
            <w:r w:rsidR="00660B60">
              <w:rPr>
                <w:noProof/>
                <w:webHidden/>
              </w:rPr>
              <w:t>28</w:t>
            </w:r>
          </w:ins>
          <w:ins w:id="285" w:author="EUDERLAN FREIRE DA SILVA ABREU" w:date="2025-07-19T22:57:00Z">
            <w:r>
              <w:rPr>
                <w:noProof/>
                <w:webHidden/>
              </w:rPr>
              <w:fldChar w:fldCharType="end"/>
            </w:r>
            <w:r w:rsidRPr="000716B0">
              <w:rPr>
                <w:rStyle w:val="Hyperlink"/>
                <w:noProof/>
              </w:rPr>
              <w:fldChar w:fldCharType="end"/>
            </w:r>
          </w:ins>
        </w:p>
        <w:p w14:paraId="25F43BFC" w14:textId="33BC4515" w:rsidR="001E6645" w:rsidRDefault="001E6645">
          <w:pPr>
            <w:pStyle w:val="Sumrio3"/>
            <w:tabs>
              <w:tab w:val="left" w:pos="1320"/>
              <w:tab w:val="right" w:leader="dot" w:pos="9061"/>
            </w:tabs>
            <w:rPr>
              <w:ins w:id="286" w:author="EUDERLAN FREIRE DA SILVA ABREU" w:date="2025-07-19T22:57:00Z"/>
              <w:rFonts w:eastAsiaTheme="minorEastAsia"/>
              <w:noProof/>
              <w:lang w:eastAsia="pt-BR"/>
            </w:rPr>
          </w:pPr>
          <w:ins w:id="28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4.4.1</w:t>
            </w:r>
            <w:r>
              <w:rPr>
                <w:rFonts w:eastAsiaTheme="minorEastAsia"/>
                <w:noProof/>
                <w:lang w:eastAsia="pt-BR"/>
              </w:rPr>
              <w:tab/>
            </w:r>
            <w:r w:rsidRPr="000716B0">
              <w:rPr>
                <w:rStyle w:val="Hyperlink"/>
                <w:rFonts w:ascii="Times New Roman" w:hAnsi="Times New Roman" w:cs="Times New Roman"/>
                <w:noProof/>
              </w:rPr>
              <w:t>Diagramas de Atividade Cadastro e Login</w:t>
            </w:r>
            <w:r>
              <w:rPr>
                <w:noProof/>
                <w:webHidden/>
              </w:rPr>
              <w:tab/>
            </w:r>
            <w:r>
              <w:rPr>
                <w:noProof/>
                <w:webHidden/>
              </w:rPr>
              <w:fldChar w:fldCharType="begin"/>
            </w:r>
            <w:r>
              <w:rPr>
                <w:noProof/>
                <w:webHidden/>
              </w:rPr>
              <w:instrText xml:space="preserve"> PAGEREF _Toc203858394 \h </w:instrText>
            </w:r>
            <w:r>
              <w:rPr>
                <w:noProof/>
                <w:webHidden/>
              </w:rPr>
            </w:r>
          </w:ins>
          <w:r>
            <w:rPr>
              <w:noProof/>
              <w:webHidden/>
            </w:rPr>
            <w:fldChar w:fldCharType="separate"/>
          </w:r>
          <w:ins w:id="288" w:author="EUDERLAN FREIRE DA SILVA ABREU" w:date="2025-07-19T22:58:00Z">
            <w:r w:rsidR="00660B60">
              <w:rPr>
                <w:noProof/>
                <w:webHidden/>
              </w:rPr>
              <w:t>28</w:t>
            </w:r>
          </w:ins>
          <w:ins w:id="289" w:author="EUDERLAN FREIRE DA SILVA ABREU" w:date="2025-07-19T22:57:00Z">
            <w:r>
              <w:rPr>
                <w:noProof/>
                <w:webHidden/>
              </w:rPr>
              <w:fldChar w:fldCharType="end"/>
            </w:r>
            <w:r w:rsidRPr="000716B0">
              <w:rPr>
                <w:rStyle w:val="Hyperlink"/>
                <w:noProof/>
              </w:rPr>
              <w:fldChar w:fldCharType="end"/>
            </w:r>
          </w:ins>
        </w:p>
        <w:p w14:paraId="25ADF9CE" w14:textId="641390BC" w:rsidR="001E6645" w:rsidRDefault="001E6645">
          <w:pPr>
            <w:pStyle w:val="Sumrio3"/>
            <w:tabs>
              <w:tab w:val="left" w:pos="1320"/>
              <w:tab w:val="right" w:leader="dot" w:pos="9061"/>
            </w:tabs>
            <w:rPr>
              <w:ins w:id="290" w:author="EUDERLAN FREIRE DA SILVA ABREU" w:date="2025-07-19T22:57:00Z"/>
              <w:rFonts w:eastAsiaTheme="minorEastAsia"/>
              <w:noProof/>
              <w:lang w:eastAsia="pt-BR"/>
            </w:rPr>
          </w:pPr>
          <w:ins w:id="29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"_Toc203858395"</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4.4.2</w:t>
            </w:r>
            <w:r>
              <w:rPr>
                <w:rFonts w:eastAsiaTheme="minorEastAsia"/>
                <w:noProof/>
                <w:lang w:eastAsia="pt-BR"/>
              </w:rPr>
              <w:tab/>
            </w:r>
            <w:r w:rsidRPr="000716B0">
              <w:rPr>
                <w:rStyle w:val="Hyperlink"/>
                <w:rFonts w:ascii="Times New Roman" w:hAnsi="Times New Roman" w:cs="Times New Roman"/>
                <w:noProof/>
              </w:rPr>
              <w:t>Diagramas de Atividade Fazer Pergunta</w:t>
            </w:r>
            <w:r>
              <w:rPr>
                <w:noProof/>
                <w:webHidden/>
              </w:rPr>
              <w:tab/>
            </w:r>
            <w:r>
              <w:rPr>
                <w:noProof/>
                <w:webHidden/>
              </w:rPr>
              <w:fldChar w:fldCharType="begin"/>
            </w:r>
            <w:r>
              <w:rPr>
                <w:noProof/>
                <w:webHidden/>
              </w:rPr>
              <w:instrText xml:space="preserve"> PAGEREF _Toc203858395 \h </w:instrText>
            </w:r>
            <w:r>
              <w:rPr>
                <w:noProof/>
                <w:webHidden/>
              </w:rPr>
            </w:r>
          </w:ins>
          <w:r>
            <w:rPr>
              <w:noProof/>
              <w:webHidden/>
            </w:rPr>
            <w:fldChar w:fldCharType="separate"/>
          </w:r>
          <w:ins w:id="292" w:author="EUDERLAN FREIRE DA SILVA ABREU" w:date="2025-07-19T22:58:00Z">
            <w:r w:rsidR="00660B60">
              <w:rPr>
                <w:noProof/>
                <w:webHidden/>
              </w:rPr>
              <w:t>29</w:t>
            </w:r>
          </w:ins>
          <w:ins w:id="293" w:author="EUDERLAN FREIRE DA SILVA ABREU" w:date="2025-07-19T22:57:00Z">
            <w:r>
              <w:rPr>
                <w:noProof/>
                <w:webHidden/>
              </w:rPr>
              <w:fldChar w:fldCharType="end"/>
            </w:r>
            <w:r w:rsidRPr="000716B0">
              <w:rPr>
                <w:rStyle w:val="Hyperlink"/>
                <w:noProof/>
              </w:rPr>
              <w:fldChar w:fldCharType="end"/>
            </w:r>
          </w:ins>
        </w:p>
        <w:p w14:paraId="1E5523B6" w14:textId="08CD9D3F" w:rsidR="001E6645" w:rsidRDefault="001E6645">
          <w:pPr>
            <w:pStyle w:val="Sumrio3"/>
            <w:tabs>
              <w:tab w:val="left" w:pos="1320"/>
              <w:tab w:val="right" w:leader="dot" w:pos="9061"/>
            </w:tabs>
            <w:rPr>
              <w:ins w:id="294" w:author="EUDERLAN FREIRE DA SILVA ABREU" w:date="2025-07-19T22:57:00Z"/>
              <w:rFonts w:eastAsiaTheme="minorEastAsia"/>
              <w:noProof/>
              <w:lang w:eastAsia="pt-BR"/>
            </w:rPr>
          </w:pPr>
          <w:ins w:id="29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"_Toc203858396"</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4.4.3</w:t>
            </w:r>
            <w:r>
              <w:rPr>
                <w:rFonts w:eastAsiaTheme="minorEastAsia"/>
                <w:noProof/>
                <w:lang w:eastAsia="pt-BR"/>
              </w:rPr>
              <w:tab/>
            </w:r>
            <w:r w:rsidRPr="000716B0">
              <w:rPr>
                <w:rStyle w:val="Hyperlink"/>
                <w:rFonts w:ascii="Times New Roman" w:hAnsi="Times New Roman" w:cs="Times New Roman"/>
                <w:noProof/>
              </w:rPr>
              <w:t>Diagramas de Atividade Avaliar Resposta</w:t>
            </w:r>
            <w:r>
              <w:rPr>
                <w:noProof/>
                <w:webHidden/>
              </w:rPr>
              <w:tab/>
            </w:r>
            <w:r>
              <w:rPr>
                <w:noProof/>
                <w:webHidden/>
              </w:rPr>
              <w:fldChar w:fldCharType="begin"/>
            </w:r>
            <w:r>
              <w:rPr>
                <w:noProof/>
                <w:webHidden/>
              </w:rPr>
              <w:instrText xml:space="preserve"> PAGEREF _Toc203858396 \h </w:instrText>
            </w:r>
            <w:r>
              <w:rPr>
                <w:noProof/>
                <w:webHidden/>
              </w:rPr>
            </w:r>
          </w:ins>
          <w:r>
            <w:rPr>
              <w:noProof/>
              <w:webHidden/>
            </w:rPr>
            <w:fldChar w:fldCharType="separate"/>
          </w:r>
          <w:ins w:id="296" w:author="EUDERLAN FREIRE DA SILVA ABREU" w:date="2025-07-19T22:58:00Z">
            <w:r w:rsidR="00660B60">
              <w:rPr>
                <w:noProof/>
                <w:webHidden/>
              </w:rPr>
              <w:t>31</w:t>
            </w:r>
          </w:ins>
          <w:ins w:id="297" w:author="EUDERLAN FREIRE DA SILVA ABREU" w:date="2025-07-19T22:57:00Z">
            <w:r>
              <w:rPr>
                <w:noProof/>
                <w:webHidden/>
              </w:rPr>
              <w:fldChar w:fldCharType="end"/>
            </w:r>
            <w:r w:rsidRPr="000716B0">
              <w:rPr>
                <w:rStyle w:val="Hyperlink"/>
                <w:noProof/>
              </w:rPr>
              <w:fldChar w:fldCharType="end"/>
            </w:r>
          </w:ins>
        </w:p>
        <w:p w14:paraId="4347C8B8" w14:textId="15CE4F56" w:rsidR="001E6645" w:rsidRDefault="001E6645">
          <w:pPr>
            <w:pStyle w:val="Sumrio3"/>
            <w:tabs>
              <w:tab w:val="left" w:pos="1320"/>
              <w:tab w:val="right" w:leader="dot" w:pos="9061"/>
            </w:tabs>
            <w:rPr>
              <w:ins w:id="298" w:author="EUDERLAN FREIRE DA SILVA ABREU" w:date="2025-07-19T22:57:00Z"/>
              <w:rFonts w:eastAsiaTheme="minorEastAsia"/>
              <w:noProof/>
              <w:lang w:eastAsia="pt-BR"/>
            </w:rPr>
          </w:pPr>
          <w:ins w:id="29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"_Toc203858397"</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4.4.4</w:t>
            </w:r>
            <w:r>
              <w:rPr>
                <w:rFonts w:eastAsiaTheme="minorEastAsia"/>
                <w:noProof/>
                <w:lang w:eastAsia="pt-BR"/>
              </w:rPr>
              <w:tab/>
            </w:r>
            <w:r w:rsidRPr="000716B0">
              <w:rPr>
                <w:rStyle w:val="Hyperlink"/>
                <w:rFonts w:ascii="Times New Roman" w:hAnsi="Times New Roman" w:cs="Times New Roman"/>
                <w:noProof/>
              </w:rPr>
              <w:t>Diagramas de Atividade Gerenciar Resolução</w:t>
            </w:r>
            <w:r>
              <w:rPr>
                <w:noProof/>
                <w:webHidden/>
              </w:rPr>
              <w:tab/>
            </w:r>
            <w:r>
              <w:rPr>
                <w:noProof/>
                <w:webHidden/>
              </w:rPr>
              <w:fldChar w:fldCharType="begin"/>
            </w:r>
            <w:r>
              <w:rPr>
                <w:noProof/>
                <w:webHidden/>
              </w:rPr>
              <w:instrText xml:space="preserve"> PAGEREF _Toc203858397 \h </w:instrText>
            </w:r>
            <w:r>
              <w:rPr>
                <w:noProof/>
                <w:webHidden/>
              </w:rPr>
            </w:r>
          </w:ins>
          <w:r>
            <w:rPr>
              <w:noProof/>
              <w:webHidden/>
            </w:rPr>
            <w:fldChar w:fldCharType="separate"/>
          </w:r>
          <w:ins w:id="300" w:author="EUDERLAN FREIRE DA SILVA ABREU" w:date="2025-07-19T22:58:00Z">
            <w:r w:rsidR="00660B60">
              <w:rPr>
                <w:noProof/>
                <w:webHidden/>
              </w:rPr>
              <w:t>32</w:t>
            </w:r>
          </w:ins>
          <w:ins w:id="301" w:author="EUDERLAN FREIRE DA SILVA ABREU" w:date="2025-07-19T22:57:00Z">
            <w:r>
              <w:rPr>
                <w:noProof/>
                <w:webHidden/>
              </w:rPr>
              <w:fldChar w:fldCharType="end"/>
            </w:r>
            <w:r w:rsidRPr="000716B0">
              <w:rPr>
                <w:rStyle w:val="Hyperlink"/>
                <w:noProof/>
              </w:rPr>
              <w:fldChar w:fldCharType="end"/>
            </w:r>
          </w:ins>
        </w:p>
        <w:p w14:paraId="33EC1F40" w14:textId="2456B7DB" w:rsidR="001E6645" w:rsidRDefault="001E6645">
          <w:pPr>
            <w:pStyle w:val="Sumrio3"/>
            <w:tabs>
              <w:tab w:val="left" w:pos="1320"/>
              <w:tab w:val="right" w:leader="dot" w:pos="9061"/>
            </w:tabs>
            <w:rPr>
              <w:ins w:id="302" w:author="EUDERLAN FREIRE DA SILVA ABREU" w:date="2025-07-19T22:57:00Z"/>
              <w:rFonts w:eastAsiaTheme="minorEastAsia"/>
              <w:noProof/>
              <w:lang w:eastAsia="pt-BR"/>
            </w:rPr>
          </w:pPr>
          <w:ins w:id="30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"_Toc203858398"</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4.4.5</w:t>
            </w:r>
            <w:r>
              <w:rPr>
                <w:rFonts w:eastAsiaTheme="minorEastAsia"/>
                <w:noProof/>
                <w:lang w:eastAsia="pt-BR"/>
              </w:rPr>
              <w:tab/>
            </w:r>
            <w:r w:rsidRPr="000716B0">
              <w:rPr>
                <w:rStyle w:val="Hyperlink"/>
                <w:rFonts w:ascii="Times New Roman" w:hAnsi="Times New Roman" w:cs="Times New Roman"/>
                <w:noProof/>
              </w:rPr>
              <w:t>Diagramas de Atividade Solicitar Admin</w:t>
            </w:r>
            <w:r>
              <w:rPr>
                <w:noProof/>
                <w:webHidden/>
              </w:rPr>
              <w:tab/>
            </w:r>
            <w:r>
              <w:rPr>
                <w:noProof/>
                <w:webHidden/>
              </w:rPr>
              <w:fldChar w:fldCharType="begin"/>
            </w:r>
            <w:r>
              <w:rPr>
                <w:noProof/>
                <w:webHidden/>
              </w:rPr>
              <w:instrText xml:space="preserve"> PAGEREF _Toc203858398 \h </w:instrText>
            </w:r>
            <w:r>
              <w:rPr>
                <w:noProof/>
                <w:webHidden/>
              </w:rPr>
            </w:r>
          </w:ins>
          <w:r>
            <w:rPr>
              <w:noProof/>
              <w:webHidden/>
            </w:rPr>
            <w:fldChar w:fldCharType="separate"/>
          </w:r>
          <w:ins w:id="304" w:author="EUDERLAN FREIRE DA SILVA ABREU" w:date="2025-07-19T22:58:00Z">
            <w:r w:rsidR="00660B60">
              <w:rPr>
                <w:noProof/>
                <w:webHidden/>
              </w:rPr>
              <w:t>33</w:t>
            </w:r>
          </w:ins>
          <w:ins w:id="305" w:author="EUDERLAN FREIRE DA SILVA ABREU" w:date="2025-07-19T22:57:00Z">
            <w:r>
              <w:rPr>
                <w:noProof/>
                <w:webHidden/>
              </w:rPr>
              <w:fldChar w:fldCharType="end"/>
            </w:r>
            <w:r w:rsidRPr="000716B0">
              <w:rPr>
                <w:rStyle w:val="Hyperlink"/>
                <w:noProof/>
              </w:rPr>
              <w:fldChar w:fldCharType="end"/>
            </w:r>
          </w:ins>
        </w:p>
        <w:p w14:paraId="04779D04" w14:textId="56C4BA0E" w:rsidR="001E6645" w:rsidRDefault="001E6645">
          <w:pPr>
            <w:pStyle w:val="Sumrio3"/>
            <w:tabs>
              <w:tab w:val="left" w:pos="1320"/>
              <w:tab w:val="right" w:leader="dot" w:pos="9061"/>
            </w:tabs>
            <w:rPr>
              <w:ins w:id="306" w:author="EUDERLAN FREIRE DA SILVA ABREU" w:date="2025-07-19T22:57:00Z"/>
              <w:rFonts w:eastAsiaTheme="minorEastAsia"/>
              <w:noProof/>
              <w:lang w:eastAsia="pt-BR"/>
            </w:rPr>
          </w:pPr>
          <w:ins w:id="30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"_Toc203858399"</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4.4.6</w:t>
            </w:r>
            <w:r>
              <w:rPr>
                <w:rFonts w:eastAsiaTheme="minorEastAsia"/>
                <w:noProof/>
                <w:lang w:eastAsia="pt-BR"/>
              </w:rPr>
              <w:tab/>
            </w:r>
            <w:r w:rsidRPr="000716B0">
              <w:rPr>
                <w:rStyle w:val="Hyperlink"/>
                <w:rFonts w:ascii="Times New Roman" w:hAnsi="Times New Roman" w:cs="Times New Roman"/>
                <w:noProof/>
              </w:rPr>
              <w:t>Diagrama de Atividade Painel Administrativo Admins</w:t>
            </w:r>
            <w:r>
              <w:rPr>
                <w:noProof/>
                <w:webHidden/>
              </w:rPr>
              <w:tab/>
            </w:r>
            <w:r>
              <w:rPr>
                <w:noProof/>
                <w:webHidden/>
              </w:rPr>
              <w:fldChar w:fldCharType="begin"/>
            </w:r>
            <w:r>
              <w:rPr>
                <w:noProof/>
                <w:webHidden/>
              </w:rPr>
              <w:instrText xml:space="preserve"> PAGEREF _Toc203858399 \h </w:instrText>
            </w:r>
            <w:r>
              <w:rPr>
                <w:noProof/>
                <w:webHidden/>
              </w:rPr>
            </w:r>
          </w:ins>
          <w:r>
            <w:rPr>
              <w:noProof/>
              <w:webHidden/>
            </w:rPr>
            <w:fldChar w:fldCharType="separate"/>
          </w:r>
          <w:ins w:id="308" w:author="EUDERLAN FREIRE DA SILVA ABREU" w:date="2025-07-19T22:58:00Z">
            <w:r w:rsidR="00660B60">
              <w:rPr>
                <w:noProof/>
                <w:webHidden/>
              </w:rPr>
              <w:t>34</w:t>
            </w:r>
          </w:ins>
          <w:ins w:id="309" w:author="EUDERLAN FREIRE DA SILVA ABREU" w:date="2025-07-19T22:57:00Z">
            <w:r>
              <w:rPr>
                <w:noProof/>
                <w:webHidden/>
              </w:rPr>
              <w:fldChar w:fldCharType="end"/>
            </w:r>
            <w:r w:rsidRPr="000716B0">
              <w:rPr>
                <w:rStyle w:val="Hyperlink"/>
                <w:noProof/>
              </w:rPr>
              <w:fldChar w:fldCharType="end"/>
            </w:r>
          </w:ins>
        </w:p>
        <w:p w14:paraId="7BCF4FDB" w14:textId="4D85B06C" w:rsidR="001E6645" w:rsidRDefault="001E6645">
          <w:pPr>
            <w:pStyle w:val="Sumrio3"/>
            <w:tabs>
              <w:tab w:val="left" w:pos="1320"/>
              <w:tab w:val="right" w:leader="dot" w:pos="9061"/>
            </w:tabs>
            <w:rPr>
              <w:ins w:id="310" w:author="EUDERLAN FREIRE DA SILVA ABREU" w:date="2025-07-19T22:57:00Z"/>
              <w:rFonts w:eastAsiaTheme="minorEastAsia"/>
              <w:noProof/>
              <w:lang w:eastAsia="pt-BR"/>
            </w:rPr>
          </w:pPr>
          <w:ins w:id="31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"_Toc203858400"</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4.4.7</w:t>
            </w:r>
            <w:r>
              <w:rPr>
                <w:rFonts w:eastAsiaTheme="minorEastAsia"/>
                <w:noProof/>
                <w:lang w:eastAsia="pt-BR"/>
              </w:rPr>
              <w:tab/>
            </w:r>
            <w:r w:rsidRPr="000716B0">
              <w:rPr>
                <w:rStyle w:val="Hyperlink"/>
                <w:rFonts w:ascii="Times New Roman" w:hAnsi="Times New Roman" w:cs="Times New Roman"/>
                <w:noProof/>
              </w:rPr>
              <w:t>Diagrama de Atividade Administrativo Solicitações</w:t>
            </w:r>
            <w:r>
              <w:rPr>
                <w:noProof/>
                <w:webHidden/>
              </w:rPr>
              <w:tab/>
            </w:r>
            <w:r>
              <w:rPr>
                <w:noProof/>
                <w:webHidden/>
              </w:rPr>
              <w:fldChar w:fldCharType="begin"/>
            </w:r>
            <w:r>
              <w:rPr>
                <w:noProof/>
                <w:webHidden/>
              </w:rPr>
              <w:instrText xml:space="preserve"> PAGEREF _Toc203858400 \h </w:instrText>
            </w:r>
            <w:r>
              <w:rPr>
                <w:noProof/>
                <w:webHidden/>
              </w:rPr>
            </w:r>
          </w:ins>
          <w:r>
            <w:rPr>
              <w:noProof/>
              <w:webHidden/>
            </w:rPr>
            <w:fldChar w:fldCharType="separate"/>
          </w:r>
          <w:ins w:id="312" w:author="EUDERLAN FREIRE DA SILVA ABREU" w:date="2025-07-19T22:58:00Z">
            <w:r w:rsidR="00660B60">
              <w:rPr>
                <w:noProof/>
                <w:webHidden/>
              </w:rPr>
              <w:t>34</w:t>
            </w:r>
          </w:ins>
          <w:ins w:id="313" w:author="EUDERLAN FREIRE DA SILVA ABREU" w:date="2025-07-19T22:57:00Z">
            <w:r>
              <w:rPr>
                <w:noProof/>
                <w:webHidden/>
              </w:rPr>
              <w:fldChar w:fldCharType="end"/>
            </w:r>
            <w:r w:rsidRPr="000716B0">
              <w:rPr>
                <w:rStyle w:val="Hyperlink"/>
                <w:noProof/>
              </w:rPr>
              <w:fldChar w:fldCharType="end"/>
            </w:r>
          </w:ins>
        </w:p>
        <w:p w14:paraId="5B37879B" w14:textId="247763F9" w:rsidR="001E6645" w:rsidRDefault="001E6645">
          <w:pPr>
            <w:pStyle w:val="Sumrio3"/>
            <w:tabs>
              <w:tab w:val="left" w:pos="1320"/>
              <w:tab w:val="right" w:leader="dot" w:pos="9061"/>
            </w:tabs>
            <w:rPr>
              <w:ins w:id="314" w:author="EUDERLAN FREIRE DA SILVA ABREU" w:date="2025-07-19T22:57:00Z"/>
              <w:rFonts w:eastAsiaTheme="minorEastAsia"/>
              <w:noProof/>
              <w:lang w:eastAsia="pt-BR"/>
            </w:rPr>
          </w:pPr>
          <w:ins w:id="31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"_Toc203858401"</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4.4.8</w:t>
            </w:r>
            <w:r>
              <w:rPr>
                <w:rFonts w:eastAsiaTheme="minorEastAsia"/>
                <w:noProof/>
                <w:lang w:eastAsia="pt-BR"/>
              </w:rPr>
              <w:tab/>
            </w:r>
            <w:r w:rsidRPr="000716B0">
              <w:rPr>
                <w:rStyle w:val="Hyperlink"/>
                <w:rFonts w:ascii="Times New Roman" w:hAnsi="Times New Roman" w:cs="Times New Roman"/>
                <w:noProof/>
              </w:rPr>
              <w:t>Diagrama de Atividade Histórico</w:t>
            </w:r>
            <w:r>
              <w:rPr>
                <w:noProof/>
                <w:webHidden/>
              </w:rPr>
              <w:tab/>
            </w:r>
            <w:r>
              <w:rPr>
                <w:noProof/>
                <w:webHidden/>
              </w:rPr>
              <w:fldChar w:fldCharType="begin"/>
            </w:r>
            <w:r>
              <w:rPr>
                <w:noProof/>
                <w:webHidden/>
              </w:rPr>
              <w:instrText xml:space="preserve"> PAGEREF _Toc203858401 \h </w:instrText>
            </w:r>
            <w:r>
              <w:rPr>
                <w:noProof/>
                <w:webHidden/>
              </w:rPr>
            </w:r>
          </w:ins>
          <w:r>
            <w:rPr>
              <w:noProof/>
              <w:webHidden/>
            </w:rPr>
            <w:fldChar w:fldCharType="separate"/>
          </w:r>
          <w:ins w:id="316" w:author="EUDERLAN FREIRE DA SILVA ABREU" w:date="2025-07-19T22:58:00Z">
            <w:r w:rsidR="00660B60">
              <w:rPr>
                <w:noProof/>
                <w:webHidden/>
              </w:rPr>
              <w:t>35</w:t>
            </w:r>
          </w:ins>
          <w:ins w:id="317" w:author="EUDERLAN FREIRE DA SILVA ABREU" w:date="2025-07-19T22:57:00Z">
            <w:r>
              <w:rPr>
                <w:noProof/>
                <w:webHidden/>
              </w:rPr>
              <w:fldChar w:fldCharType="end"/>
            </w:r>
            <w:r w:rsidRPr="000716B0">
              <w:rPr>
                <w:rStyle w:val="Hyperlink"/>
                <w:noProof/>
              </w:rPr>
              <w:fldChar w:fldCharType="end"/>
            </w:r>
          </w:ins>
        </w:p>
        <w:p w14:paraId="7C5A39AB" w14:textId="0F504A15" w:rsidR="001E6645" w:rsidRDefault="001E6645">
          <w:pPr>
            <w:pStyle w:val="Sumrio3"/>
            <w:tabs>
              <w:tab w:val="left" w:pos="1320"/>
              <w:tab w:val="right" w:leader="dot" w:pos="9061"/>
            </w:tabs>
            <w:rPr>
              <w:ins w:id="318" w:author="EUDERLAN FREIRE DA SILVA ABREU" w:date="2025-07-19T22:57:00Z"/>
              <w:rFonts w:eastAsiaTheme="minorEastAsia"/>
              <w:noProof/>
              <w:lang w:eastAsia="pt-BR"/>
            </w:rPr>
          </w:pPr>
          <w:ins w:id="31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"_Toc203858402"</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4.4.9</w:t>
            </w:r>
            <w:r>
              <w:rPr>
                <w:rFonts w:eastAsiaTheme="minorEastAsia"/>
                <w:noProof/>
                <w:lang w:eastAsia="pt-BR"/>
              </w:rPr>
              <w:tab/>
            </w:r>
            <w:r w:rsidRPr="000716B0">
              <w:rPr>
                <w:rStyle w:val="Hyperlink"/>
                <w:rFonts w:ascii="Times New Roman" w:hAnsi="Times New Roman" w:cs="Times New Roman"/>
                <w:noProof/>
              </w:rPr>
              <w:t>Diagramas de Atividade Logout</w:t>
            </w:r>
            <w:r>
              <w:rPr>
                <w:noProof/>
                <w:webHidden/>
              </w:rPr>
              <w:tab/>
            </w:r>
            <w:r>
              <w:rPr>
                <w:noProof/>
                <w:webHidden/>
              </w:rPr>
              <w:fldChar w:fldCharType="begin"/>
            </w:r>
            <w:r>
              <w:rPr>
                <w:noProof/>
                <w:webHidden/>
              </w:rPr>
              <w:instrText xml:space="preserve"> PAGEREF _Toc203858402 \h </w:instrText>
            </w:r>
            <w:r>
              <w:rPr>
                <w:noProof/>
                <w:webHidden/>
              </w:rPr>
            </w:r>
          </w:ins>
          <w:r>
            <w:rPr>
              <w:noProof/>
              <w:webHidden/>
            </w:rPr>
            <w:fldChar w:fldCharType="separate"/>
          </w:r>
          <w:ins w:id="320" w:author="EUDERLAN FREIRE DA SILVA ABREU" w:date="2025-07-19T22:58:00Z">
            <w:r w:rsidR="00660B60">
              <w:rPr>
                <w:noProof/>
                <w:webHidden/>
              </w:rPr>
              <w:t>37</w:t>
            </w:r>
          </w:ins>
          <w:ins w:id="321" w:author="EUDERLAN FREIRE DA SILVA ABREU" w:date="2025-07-19T22:57:00Z">
            <w:r>
              <w:rPr>
                <w:noProof/>
                <w:webHidden/>
              </w:rPr>
              <w:fldChar w:fldCharType="end"/>
            </w:r>
            <w:r w:rsidRPr="000716B0">
              <w:rPr>
                <w:rStyle w:val="Hyperlink"/>
                <w:noProof/>
              </w:rPr>
              <w:fldChar w:fldCharType="end"/>
            </w:r>
          </w:ins>
        </w:p>
        <w:p w14:paraId="2C6358B2" w14:textId="4B4A9CC6" w:rsidR="001E6645" w:rsidRDefault="001E6645">
          <w:pPr>
            <w:pStyle w:val="Sumrio2"/>
            <w:tabs>
              <w:tab w:val="left" w:pos="880"/>
              <w:tab w:val="right" w:leader="dot" w:pos="9061"/>
            </w:tabs>
            <w:rPr>
              <w:ins w:id="322" w:author="EUDERLAN FREIRE DA SILVA ABREU" w:date="2025-07-19T22:57:00Z"/>
              <w:rFonts w:eastAsiaTheme="minorEastAsia"/>
              <w:noProof/>
              <w:lang w:eastAsia="pt-BR"/>
            </w:rPr>
          </w:pPr>
          <w:ins w:id="32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"_Toc203858403"</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4.5</w:t>
            </w:r>
            <w:r>
              <w:rPr>
                <w:rFonts w:eastAsiaTheme="minorEastAsia"/>
                <w:noProof/>
                <w:lang w:eastAsia="pt-BR"/>
              </w:rPr>
              <w:tab/>
            </w:r>
            <w:r w:rsidRPr="000716B0">
              <w:rPr>
                <w:rStyle w:val="Hyperlink"/>
                <w:rFonts w:ascii="Times New Roman" w:hAnsi="Times New Roman" w:cs="Times New Roman"/>
                <w:b/>
                <w:bCs/>
                <w:noProof/>
              </w:rPr>
              <w:t>Diagramas de Estados</w:t>
            </w:r>
            <w:r>
              <w:rPr>
                <w:noProof/>
                <w:webHidden/>
              </w:rPr>
              <w:tab/>
            </w:r>
            <w:r>
              <w:rPr>
                <w:noProof/>
                <w:webHidden/>
              </w:rPr>
              <w:fldChar w:fldCharType="begin"/>
            </w:r>
            <w:r>
              <w:rPr>
                <w:noProof/>
                <w:webHidden/>
              </w:rPr>
              <w:instrText xml:space="preserve"> PAGEREF _Toc203858403 \h </w:instrText>
            </w:r>
            <w:r>
              <w:rPr>
                <w:noProof/>
                <w:webHidden/>
              </w:rPr>
            </w:r>
          </w:ins>
          <w:r>
            <w:rPr>
              <w:noProof/>
              <w:webHidden/>
            </w:rPr>
            <w:fldChar w:fldCharType="separate"/>
          </w:r>
          <w:ins w:id="324" w:author="EUDERLAN FREIRE DA SILVA ABREU" w:date="2025-07-19T22:58:00Z">
            <w:r w:rsidR="00660B60">
              <w:rPr>
                <w:noProof/>
                <w:webHidden/>
              </w:rPr>
              <w:t>37</w:t>
            </w:r>
          </w:ins>
          <w:ins w:id="325" w:author="EUDERLAN FREIRE DA SILVA ABREU" w:date="2025-07-19T22:57:00Z">
            <w:r>
              <w:rPr>
                <w:noProof/>
                <w:webHidden/>
              </w:rPr>
              <w:fldChar w:fldCharType="end"/>
            </w:r>
            <w:r w:rsidRPr="000716B0">
              <w:rPr>
                <w:rStyle w:val="Hyperlink"/>
                <w:noProof/>
              </w:rPr>
              <w:fldChar w:fldCharType="end"/>
            </w:r>
          </w:ins>
        </w:p>
        <w:p w14:paraId="7A4E7D00" w14:textId="631D8194" w:rsidR="001E6645" w:rsidRDefault="001E6645">
          <w:pPr>
            <w:pStyle w:val="Sumrio3"/>
            <w:tabs>
              <w:tab w:val="left" w:pos="1320"/>
              <w:tab w:val="right" w:leader="dot" w:pos="9061"/>
            </w:tabs>
            <w:rPr>
              <w:ins w:id="326" w:author="EUDERLAN FREIRE DA SILVA ABREU" w:date="2025-07-19T22:57:00Z"/>
              <w:rFonts w:eastAsiaTheme="minorEastAsia"/>
              <w:noProof/>
              <w:lang w:eastAsia="pt-BR"/>
            </w:rPr>
          </w:pPr>
          <w:ins w:id="32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"_Toc203858404"</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4.5.1</w:t>
            </w:r>
            <w:r>
              <w:rPr>
                <w:rFonts w:eastAsiaTheme="minorEastAsia"/>
                <w:noProof/>
                <w:lang w:eastAsia="pt-BR"/>
              </w:rPr>
              <w:tab/>
            </w:r>
            <w:r w:rsidRPr="000716B0">
              <w:rPr>
                <w:rStyle w:val="Hyperlink"/>
                <w:rFonts w:ascii="Times New Roman" w:hAnsi="Times New Roman" w:cs="Times New Roman"/>
                <w:noProof/>
              </w:rPr>
              <w:t>Diagrama de Estado login</w:t>
            </w:r>
            <w:r>
              <w:rPr>
                <w:noProof/>
                <w:webHidden/>
              </w:rPr>
              <w:tab/>
            </w:r>
            <w:r>
              <w:rPr>
                <w:noProof/>
                <w:webHidden/>
              </w:rPr>
              <w:fldChar w:fldCharType="begin"/>
            </w:r>
            <w:r>
              <w:rPr>
                <w:noProof/>
                <w:webHidden/>
              </w:rPr>
              <w:instrText xml:space="preserve"> PAGEREF _Toc203858404 \h </w:instrText>
            </w:r>
            <w:r>
              <w:rPr>
                <w:noProof/>
                <w:webHidden/>
              </w:rPr>
            </w:r>
          </w:ins>
          <w:r>
            <w:rPr>
              <w:noProof/>
              <w:webHidden/>
            </w:rPr>
            <w:fldChar w:fldCharType="separate"/>
          </w:r>
          <w:ins w:id="328" w:author="EUDERLAN FREIRE DA SILVA ABREU" w:date="2025-07-19T22:58:00Z">
            <w:r w:rsidR="00660B60">
              <w:rPr>
                <w:noProof/>
                <w:webHidden/>
              </w:rPr>
              <w:t>37</w:t>
            </w:r>
          </w:ins>
          <w:ins w:id="329" w:author="EUDERLAN FREIRE DA SILVA ABREU" w:date="2025-07-19T22:57:00Z">
            <w:r>
              <w:rPr>
                <w:noProof/>
                <w:webHidden/>
              </w:rPr>
              <w:fldChar w:fldCharType="end"/>
            </w:r>
            <w:r w:rsidRPr="000716B0">
              <w:rPr>
                <w:rStyle w:val="Hyperlink"/>
                <w:noProof/>
              </w:rPr>
              <w:fldChar w:fldCharType="end"/>
            </w:r>
          </w:ins>
        </w:p>
        <w:p w14:paraId="301E6F1F" w14:textId="047412CB" w:rsidR="001E6645" w:rsidRDefault="001E6645">
          <w:pPr>
            <w:pStyle w:val="Sumrio3"/>
            <w:tabs>
              <w:tab w:val="left" w:pos="1320"/>
              <w:tab w:val="right" w:leader="dot" w:pos="9061"/>
            </w:tabs>
            <w:rPr>
              <w:ins w:id="330" w:author="EUDERLAN FREIRE DA SILVA ABREU" w:date="2025-07-19T22:57:00Z"/>
              <w:rFonts w:eastAsiaTheme="minorEastAsia"/>
              <w:noProof/>
              <w:lang w:eastAsia="pt-BR"/>
            </w:rPr>
          </w:pPr>
          <w:ins w:id="33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"_Toc203858405"</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4.5.2</w:t>
            </w:r>
            <w:r>
              <w:rPr>
                <w:rFonts w:eastAsiaTheme="minorEastAsia"/>
                <w:noProof/>
                <w:lang w:eastAsia="pt-BR"/>
              </w:rPr>
              <w:tab/>
            </w:r>
            <w:r w:rsidRPr="000716B0">
              <w:rPr>
                <w:rStyle w:val="Hyperlink"/>
                <w:rFonts w:ascii="Times New Roman" w:hAnsi="Times New Roman" w:cs="Times New Roman"/>
                <w:noProof/>
              </w:rPr>
              <w:t>Diagramas de Estado Fazer Pergunta</w:t>
            </w:r>
            <w:r>
              <w:rPr>
                <w:noProof/>
                <w:webHidden/>
              </w:rPr>
              <w:tab/>
            </w:r>
            <w:r>
              <w:rPr>
                <w:noProof/>
                <w:webHidden/>
              </w:rPr>
              <w:fldChar w:fldCharType="begin"/>
            </w:r>
            <w:r>
              <w:rPr>
                <w:noProof/>
                <w:webHidden/>
              </w:rPr>
              <w:instrText xml:space="preserve"> PAGEREF _Toc203858405 \h </w:instrText>
            </w:r>
            <w:r>
              <w:rPr>
                <w:noProof/>
                <w:webHidden/>
              </w:rPr>
            </w:r>
          </w:ins>
          <w:r>
            <w:rPr>
              <w:noProof/>
              <w:webHidden/>
            </w:rPr>
            <w:fldChar w:fldCharType="separate"/>
          </w:r>
          <w:ins w:id="332" w:author="EUDERLAN FREIRE DA SILVA ABREU" w:date="2025-07-19T22:58:00Z">
            <w:r w:rsidR="00660B60">
              <w:rPr>
                <w:noProof/>
                <w:webHidden/>
              </w:rPr>
              <w:t>38</w:t>
            </w:r>
          </w:ins>
          <w:ins w:id="333" w:author="EUDERLAN FREIRE DA SILVA ABREU" w:date="2025-07-19T22:57:00Z">
            <w:r>
              <w:rPr>
                <w:noProof/>
                <w:webHidden/>
              </w:rPr>
              <w:fldChar w:fldCharType="end"/>
            </w:r>
            <w:r w:rsidRPr="000716B0">
              <w:rPr>
                <w:rStyle w:val="Hyperlink"/>
                <w:noProof/>
              </w:rPr>
              <w:fldChar w:fldCharType="end"/>
            </w:r>
          </w:ins>
        </w:p>
        <w:p w14:paraId="1A99D780" w14:textId="7EF3BF4E" w:rsidR="001E6645" w:rsidRDefault="001E6645">
          <w:pPr>
            <w:pStyle w:val="Sumrio3"/>
            <w:tabs>
              <w:tab w:val="left" w:pos="1320"/>
              <w:tab w:val="right" w:leader="dot" w:pos="9061"/>
            </w:tabs>
            <w:rPr>
              <w:ins w:id="334" w:author="EUDERLAN FREIRE DA SILVA ABREU" w:date="2025-07-19T22:57:00Z"/>
              <w:rFonts w:eastAsiaTheme="minorEastAsia"/>
              <w:noProof/>
              <w:lang w:eastAsia="pt-BR"/>
            </w:rPr>
          </w:pPr>
          <w:ins w:id="335"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"_Toc203858406"</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rPr>
              <w:t>4.5.3</w:t>
            </w:r>
            <w:r>
              <w:rPr>
                <w:rFonts w:eastAsiaTheme="minorEastAsia"/>
                <w:noProof/>
                <w:lang w:eastAsia="pt-BR"/>
              </w:rPr>
              <w:tab/>
            </w:r>
            <w:r w:rsidRPr="000716B0">
              <w:rPr>
                <w:rStyle w:val="Hyperlink"/>
                <w:rFonts w:ascii="Times New Roman" w:hAnsi="Times New Roman" w:cs="Times New Roman"/>
                <w:noProof/>
              </w:rPr>
              <w:t>Diagrama de Estado Gerenciar Resolução</w:t>
            </w:r>
            <w:r>
              <w:rPr>
                <w:noProof/>
                <w:webHidden/>
              </w:rPr>
              <w:tab/>
            </w:r>
            <w:r>
              <w:rPr>
                <w:noProof/>
                <w:webHidden/>
              </w:rPr>
              <w:fldChar w:fldCharType="begin"/>
            </w:r>
            <w:r>
              <w:rPr>
                <w:noProof/>
                <w:webHidden/>
              </w:rPr>
              <w:instrText xml:space="preserve"> PAGEREF _Toc203858406 \h </w:instrText>
            </w:r>
            <w:r>
              <w:rPr>
                <w:noProof/>
                <w:webHidden/>
              </w:rPr>
            </w:r>
          </w:ins>
          <w:r>
            <w:rPr>
              <w:noProof/>
              <w:webHidden/>
            </w:rPr>
            <w:fldChar w:fldCharType="separate"/>
          </w:r>
          <w:ins w:id="336" w:author="EUDERLAN FREIRE DA SILVA ABREU" w:date="2025-07-19T22:58:00Z">
            <w:r w:rsidR="00660B60">
              <w:rPr>
                <w:noProof/>
                <w:webHidden/>
              </w:rPr>
              <w:t>40</w:t>
            </w:r>
          </w:ins>
          <w:ins w:id="337" w:author="EUDERLAN FREIRE DA SILVA ABREU" w:date="2025-07-19T22:57:00Z">
            <w:r>
              <w:rPr>
                <w:noProof/>
                <w:webHidden/>
              </w:rPr>
              <w:fldChar w:fldCharType="end"/>
            </w:r>
            <w:r w:rsidRPr="000716B0">
              <w:rPr>
                <w:rStyle w:val="Hyperlink"/>
                <w:noProof/>
              </w:rPr>
              <w:fldChar w:fldCharType="end"/>
            </w:r>
          </w:ins>
        </w:p>
        <w:p w14:paraId="1AECF7CF" w14:textId="412FD4C6" w:rsidR="001E6645" w:rsidRDefault="001E6645">
          <w:pPr>
            <w:pStyle w:val="Sumrio3"/>
            <w:tabs>
              <w:tab w:val="left" w:pos="1320"/>
              <w:tab w:val="right" w:leader="dot" w:pos="9061"/>
            </w:tabs>
            <w:rPr>
              <w:ins w:id="338" w:author="EUDERLAN FREIRE DA SILVA ABREU" w:date="2025-07-19T22:57:00Z"/>
              <w:rFonts w:eastAsiaTheme="minorEastAsia"/>
              <w:noProof/>
              <w:lang w:eastAsia="pt-BR"/>
            </w:rPr>
          </w:pPr>
          <w:ins w:id="339"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"_Toc203858407"</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lang w:eastAsia="pt-BR"/>
              </w:rPr>
              <w:t>4.5.4</w:t>
            </w:r>
            <w:r>
              <w:rPr>
                <w:rFonts w:eastAsiaTheme="minorEastAsia"/>
                <w:noProof/>
                <w:lang w:eastAsia="pt-BR"/>
              </w:rPr>
              <w:tab/>
            </w:r>
            <w:r w:rsidRPr="000716B0">
              <w:rPr>
                <w:rStyle w:val="Hyperlink"/>
                <w:rFonts w:ascii="Times New Roman" w:hAnsi="Times New Roman" w:cs="Times New Roman"/>
                <w:noProof/>
                <w:lang w:eastAsia="pt-BR"/>
              </w:rPr>
              <w:t>Diagrama de Estado Solicitar Admin</w:t>
            </w:r>
            <w:r>
              <w:rPr>
                <w:noProof/>
                <w:webHidden/>
              </w:rPr>
              <w:tab/>
            </w:r>
            <w:r>
              <w:rPr>
                <w:noProof/>
                <w:webHidden/>
              </w:rPr>
              <w:fldChar w:fldCharType="begin"/>
            </w:r>
            <w:r>
              <w:rPr>
                <w:noProof/>
                <w:webHidden/>
              </w:rPr>
              <w:instrText xml:space="preserve"> PAGEREF _Toc203858407 \h </w:instrText>
            </w:r>
            <w:r>
              <w:rPr>
                <w:noProof/>
                <w:webHidden/>
              </w:rPr>
            </w:r>
          </w:ins>
          <w:r>
            <w:rPr>
              <w:noProof/>
              <w:webHidden/>
            </w:rPr>
            <w:fldChar w:fldCharType="separate"/>
          </w:r>
          <w:ins w:id="340" w:author="EUDERLAN FREIRE DA SILVA ABREU" w:date="2025-07-19T22:58:00Z">
            <w:r w:rsidR="00660B60">
              <w:rPr>
                <w:noProof/>
                <w:webHidden/>
              </w:rPr>
              <w:t>40</w:t>
            </w:r>
          </w:ins>
          <w:ins w:id="341" w:author="EUDERLAN FREIRE DA SILVA ABREU" w:date="2025-07-19T22:57:00Z">
            <w:r>
              <w:rPr>
                <w:noProof/>
                <w:webHidden/>
              </w:rPr>
              <w:fldChar w:fldCharType="end"/>
            </w:r>
            <w:r w:rsidRPr="000716B0">
              <w:rPr>
                <w:rStyle w:val="Hyperlink"/>
                <w:noProof/>
              </w:rPr>
              <w:fldChar w:fldCharType="end"/>
            </w:r>
          </w:ins>
        </w:p>
        <w:p w14:paraId="0FEB7D6B" w14:textId="742CB392" w:rsidR="001E6645" w:rsidRDefault="001E6645">
          <w:pPr>
            <w:pStyle w:val="Sumrio3"/>
            <w:tabs>
              <w:tab w:val="left" w:pos="1320"/>
              <w:tab w:val="right" w:leader="dot" w:pos="9061"/>
            </w:tabs>
            <w:rPr>
              <w:ins w:id="342" w:author="EUDERLAN FREIRE DA SILVA ABREU" w:date="2025-07-19T22:57:00Z"/>
              <w:rFonts w:eastAsiaTheme="minorEastAsia"/>
              <w:noProof/>
              <w:lang w:eastAsia="pt-BR"/>
            </w:rPr>
          </w:pPr>
          <w:ins w:id="343"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"_Toc203858408"</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noProof/>
                <w:lang w:eastAsia="pt-BR"/>
              </w:rPr>
              <w:t>4.5.5</w:t>
            </w:r>
            <w:r>
              <w:rPr>
                <w:rFonts w:eastAsiaTheme="minorEastAsia"/>
                <w:noProof/>
                <w:lang w:eastAsia="pt-BR"/>
              </w:rPr>
              <w:tab/>
            </w:r>
            <w:r w:rsidRPr="000716B0">
              <w:rPr>
                <w:rStyle w:val="Hyperlink"/>
                <w:rFonts w:ascii="Times New Roman" w:hAnsi="Times New Roman" w:cs="Times New Roman"/>
                <w:noProof/>
                <w:lang w:eastAsia="pt-BR"/>
              </w:rPr>
              <w:t>Diagrama de Estado Status do Administrador</w:t>
            </w:r>
            <w:r>
              <w:rPr>
                <w:noProof/>
                <w:webHidden/>
              </w:rPr>
              <w:tab/>
            </w:r>
            <w:r>
              <w:rPr>
                <w:noProof/>
                <w:webHidden/>
              </w:rPr>
              <w:fldChar w:fldCharType="begin"/>
            </w:r>
            <w:r>
              <w:rPr>
                <w:noProof/>
                <w:webHidden/>
              </w:rPr>
              <w:instrText xml:space="preserve"> PAGEREF _Toc203858408 \h </w:instrText>
            </w:r>
            <w:r>
              <w:rPr>
                <w:noProof/>
                <w:webHidden/>
              </w:rPr>
            </w:r>
          </w:ins>
          <w:r>
            <w:rPr>
              <w:noProof/>
              <w:webHidden/>
            </w:rPr>
            <w:fldChar w:fldCharType="separate"/>
          </w:r>
          <w:ins w:id="344" w:author="EUDERLAN FREIRE DA SILVA ABREU" w:date="2025-07-19T22:58:00Z">
            <w:r w:rsidR="00660B60">
              <w:rPr>
                <w:noProof/>
                <w:webHidden/>
              </w:rPr>
              <w:t>41</w:t>
            </w:r>
          </w:ins>
          <w:ins w:id="345" w:author="EUDERLAN FREIRE DA SILVA ABREU" w:date="2025-07-19T22:57:00Z">
            <w:r>
              <w:rPr>
                <w:noProof/>
                <w:webHidden/>
              </w:rPr>
              <w:fldChar w:fldCharType="end"/>
            </w:r>
            <w:r w:rsidRPr="000716B0">
              <w:rPr>
                <w:rStyle w:val="Hyperlink"/>
                <w:noProof/>
              </w:rPr>
              <w:fldChar w:fldCharType="end"/>
            </w:r>
          </w:ins>
        </w:p>
        <w:p w14:paraId="583734B5" w14:textId="6733D208" w:rsidR="001E6645" w:rsidRDefault="001E6645">
          <w:pPr>
            <w:pStyle w:val="Sumrio1"/>
            <w:tabs>
              <w:tab w:val="left" w:pos="440"/>
              <w:tab w:val="right" w:leader="dot" w:pos="9061"/>
            </w:tabs>
            <w:rPr>
              <w:ins w:id="346" w:author="EUDERLAN FREIRE DA SILVA ABREU" w:date="2025-07-19T22:57:00Z"/>
              <w:rFonts w:eastAsiaTheme="minorEastAsia"/>
              <w:noProof/>
              <w:lang w:eastAsia="pt-BR"/>
            </w:rPr>
          </w:pPr>
          <w:ins w:id="347"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"_Toc203858410"</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5</w:t>
            </w:r>
            <w:r>
              <w:rPr>
                <w:rFonts w:eastAsiaTheme="minorEastAsia"/>
                <w:noProof/>
                <w:lang w:eastAsia="pt-BR"/>
              </w:rPr>
              <w:tab/>
            </w:r>
            <w:r w:rsidRPr="000716B0">
              <w:rPr>
                <w:rStyle w:val="Hyperlink"/>
                <w:rFonts w:ascii="Times New Roman" w:hAnsi="Times New Roman" w:cs="Times New Roman"/>
                <w:b/>
                <w:bCs/>
                <w:noProof/>
              </w:rPr>
              <w:t>CONCLUSÃO</w:t>
            </w:r>
            <w:r>
              <w:rPr>
                <w:noProof/>
                <w:webHidden/>
              </w:rPr>
              <w:tab/>
            </w:r>
            <w:r>
              <w:rPr>
                <w:noProof/>
                <w:webHidden/>
              </w:rPr>
              <w:fldChar w:fldCharType="begin"/>
            </w:r>
            <w:r>
              <w:rPr>
                <w:noProof/>
                <w:webHidden/>
              </w:rPr>
              <w:instrText xml:space="preserve"> PAGEREF _Toc203858410 \h </w:instrText>
            </w:r>
            <w:r>
              <w:rPr>
                <w:noProof/>
                <w:webHidden/>
              </w:rPr>
            </w:r>
          </w:ins>
          <w:r>
            <w:rPr>
              <w:noProof/>
              <w:webHidden/>
            </w:rPr>
            <w:fldChar w:fldCharType="separate"/>
          </w:r>
          <w:ins w:id="348" w:author="EUDERLAN FREIRE DA SILVA ABREU" w:date="2025-07-19T22:58:00Z">
            <w:r w:rsidR="00660B60">
              <w:rPr>
                <w:noProof/>
                <w:webHidden/>
              </w:rPr>
              <w:t>42</w:t>
            </w:r>
          </w:ins>
          <w:ins w:id="349" w:author="EUDERLAN FREIRE DA SILVA ABREU" w:date="2025-07-19T22:57:00Z">
            <w:r>
              <w:rPr>
                <w:noProof/>
                <w:webHidden/>
              </w:rPr>
              <w:fldChar w:fldCharType="end"/>
            </w:r>
            <w:r w:rsidRPr="000716B0">
              <w:rPr>
                <w:rStyle w:val="Hyperlink"/>
                <w:noProof/>
              </w:rPr>
              <w:fldChar w:fldCharType="end"/>
            </w:r>
          </w:ins>
        </w:p>
        <w:p w14:paraId="58EDDE7E" w14:textId="7F8E8EFB" w:rsidR="001E6645" w:rsidRDefault="001E6645">
          <w:pPr>
            <w:pStyle w:val="Sumrio1"/>
            <w:tabs>
              <w:tab w:val="left" w:pos="440"/>
              <w:tab w:val="right" w:leader="dot" w:pos="9061"/>
            </w:tabs>
            <w:rPr>
              <w:ins w:id="350" w:author="EUDERLAN FREIRE DA SILVA ABREU" w:date="2025-07-19T22:57:00Z"/>
              <w:rFonts w:eastAsiaTheme="minorEastAsia"/>
              <w:noProof/>
              <w:lang w:eastAsia="pt-BR"/>
            </w:rPr>
          </w:pPr>
          <w:ins w:id="351" w:author="EUDERLAN FREIRE DA SILVA ABREU" w:date="2025-07-19T22:57:00Z">
            <w:r w:rsidRPr="000716B0">
              <w:rPr>
                <w:rStyle w:val="Hyperlink"/>
                <w:noProof/>
              </w:rPr>
              <w:fldChar w:fldCharType="begin"/>
            </w:r>
            <w:r w:rsidRPr="000716B0">
              <w:rPr>
                <w:rStyle w:val="Hyperlink"/>
                <w:noProof/>
              </w:rPr>
              <w:instrText xml:space="preserve"> </w:instrText>
            </w:r>
            <w:r>
              <w:rPr>
                <w:noProof/>
              </w:rPr>
              <w:instrText>HYPERLINK \l "_Toc203858412"</w:instrText>
            </w:r>
            <w:r w:rsidRPr="000716B0">
              <w:rPr>
                <w:rStyle w:val="Hyperlink"/>
                <w:noProof/>
              </w:rPr>
              <w:instrText xml:space="preserve"> </w:instrText>
            </w:r>
            <w:r w:rsidRPr="000716B0">
              <w:rPr>
                <w:rStyle w:val="Hyperlink"/>
                <w:noProof/>
              </w:rPr>
            </w:r>
            <w:r w:rsidRPr="000716B0">
              <w:rPr>
                <w:rStyle w:val="Hyperlink"/>
                <w:noProof/>
              </w:rPr>
              <w:fldChar w:fldCharType="separate"/>
            </w:r>
            <w:r w:rsidRPr="000716B0">
              <w:rPr>
                <w:rStyle w:val="Hyperlink"/>
                <w:rFonts w:ascii="Times New Roman" w:hAnsi="Times New Roman" w:cs="Times New Roman"/>
                <w:b/>
                <w:bCs/>
                <w:noProof/>
              </w:rPr>
              <w:t>6</w:t>
            </w:r>
            <w:r>
              <w:rPr>
                <w:rFonts w:eastAsiaTheme="minorEastAsia"/>
                <w:noProof/>
                <w:lang w:eastAsia="pt-BR"/>
              </w:rPr>
              <w:tab/>
            </w:r>
            <w:r w:rsidRPr="000716B0">
              <w:rPr>
                <w:rStyle w:val="Hyperlink"/>
                <w:rFonts w:ascii="Times New Roman" w:hAnsi="Times New Roman" w:cs="Times New Roman"/>
                <w:b/>
                <w:bCs/>
                <w:noProof/>
              </w:rPr>
              <w:t>REFERÊNCIAS</w:t>
            </w:r>
            <w:r>
              <w:rPr>
                <w:noProof/>
                <w:webHidden/>
              </w:rPr>
              <w:tab/>
            </w:r>
            <w:r>
              <w:rPr>
                <w:noProof/>
                <w:webHidden/>
              </w:rPr>
              <w:fldChar w:fldCharType="begin"/>
            </w:r>
            <w:r>
              <w:rPr>
                <w:noProof/>
                <w:webHidden/>
              </w:rPr>
              <w:instrText xml:space="preserve"> PAGEREF _Toc203858412 \h </w:instrText>
            </w:r>
            <w:r>
              <w:rPr>
                <w:noProof/>
                <w:webHidden/>
              </w:rPr>
            </w:r>
          </w:ins>
          <w:r>
            <w:rPr>
              <w:noProof/>
              <w:webHidden/>
            </w:rPr>
            <w:fldChar w:fldCharType="separate"/>
          </w:r>
          <w:ins w:id="352" w:author="EUDERLAN FREIRE DA SILVA ABREU" w:date="2025-07-19T22:58:00Z">
            <w:r w:rsidR="00660B60">
              <w:rPr>
                <w:noProof/>
                <w:webHidden/>
              </w:rPr>
              <w:t>43</w:t>
            </w:r>
          </w:ins>
          <w:ins w:id="353" w:author="EUDERLAN FREIRE DA SILVA ABREU" w:date="2025-07-19T22:57:00Z">
            <w:r>
              <w:rPr>
                <w:noProof/>
                <w:webHidden/>
              </w:rPr>
              <w:fldChar w:fldCharType="end"/>
            </w:r>
            <w:r w:rsidRPr="000716B0">
              <w:rPr>
                <w:rStyle w:val="Hyperlink"/>
                <w:noProof/>
              </w:rPr>
              <w:fldChar w:fldCharType="end"/>
            </w:r>
          </w:ins>
        </w:p>
        <w:p w14:paraId="6D0E6669" w14:textId="387D6057" w:rsidR="0079488D" w:rsidDel="0088746F" w:rsidRDefault="0079488D">
          <w:pPr>
            <w:pStyle w:val="Sumrio2"/>
            <w:tabs>
              <w:tab w:val="right" w:leader="dot" w:pos="8494"/>
            </w:tabs>
            <w:rPr>
              <w:ins w:id="354" w:author="Euderlan Freire" w:date="2025-06-13T20:42:00Z"/>
              <w:del w:id="355" w:author="EUDERLAN FREIRE DA SILVA ABREU" w:date="2025-07-15T22:43:00Z"/>
              <w:rFonts w:eastAsiaTheme="minorEastAsia"/>
              <w:noProof/>
              <w:lang w:eastAsia="pt-BR"/>
            </w:rPr>
          </w:pPr>
          <w:ins w:id="356" w:author="Euderlan Freire" w:date="2025-06-13T20:42:00Z">
            <w:del w:id="357" w:author="EUDERLAN FREIRE DA SILVA ABREU" w:date="2025-07-15T22:43:00Z">
              <w:r w:rsidRPr="0088746F" w:rsidDel="0088746F">
                <w:rPr>
                  <w:rStyle w:val="Hyperlink"/>
                  <w:rFonts w:ascii="Times New Roman" w:hAnsi="Times New Roman" w:cs="Times New Roman"/>
                  <w:b/>
                  <w:bCs/>
                  <w:noProof/>
                </w:rPr>
                <w:delText>1.</w:delText>
              </w:r>
              <w:r w:rsidRPr="0088746F" w:rsidDel="0088746F">
                <w:rPr>
                  <w:rStyle w:val="Hyperlink"/>
                  <w:rFonts w:ascii="Times New Roman" w:eastAsia="Times New Roman" w:hAnsi="Times New Roman" w:cs="Times New Roman"/>
                  <w:b/>
                  <w:bCs/>
                  <w:noProof/>
                </w:rPr>
                <w:delText xml:space="preserve"> INTRODUÇÃO</w:delText>
              </w:r>
              <w:r w:rsidDel="0088746F">
                <w:rPr>
                  <w:noProof/>
                  <w:webHidden/>
                </w:rPr>
                <w:tab/>
              </w:r>
            </w:del>
          </w:ins>
        </w:p>
        <w:p w14:paraId="5C7BC254" w14:textId="791E8FF6" w:rsidR="0079488D" w:rsidDel="0088746F" w:rsidRDefault="0079488D">
          <w:pPr>
            <w:pStyle w:val="Sumrio2"/>
            <w:tabs>
              <w:tab w:val="left" w:pos="880"/>
              <w:tab w:val="right" w:leader="dot" w:pos="8494"/>
            </w:tabs>
            <w:rPr>
              <w:ins w:id="358" w:author="Euderlan Freire" w:date="2025-06-13T20:42:00Z"/>
              <w:del w:id="359" w:author="EUDERLAN FREIRE DA SILVA ABREU" w:date="2025-07-15T22:43:00Z"/>
              <w:rFonts w:eastAsiaTheme="minorEastAsia"/>
              <w:noProof/>
              <w:lang w:eastAsia="pt-BR"/>
            </w:rPr>
          </w:pPr>
          <w:ins w:id="360" w:author="Euderlan Freire" w:date="2025-06-13T20:42:00Z">
            <w:del w:id="361" w:author="EUDERLAN FREIRE DA SILVA ABREU" w:date="2025-07-15T22:43:00Z">
              <w:r w:rsidRPr="0088746F" w:rsidDel="0088746F">
                <w:rPr>
                  <w:rStyle w:val="Hyperlink"/>
                  <w:rFonts w:ascii="Times New Roman" w:eastAsia="Times New Roman" w:hAnsi="Times New Roman" w:cs="Times New Roman"/>
                  <w:noProof/>
                </w:rPr>
                <w:delText>1.1</w:delText>
              </w:r>
              <w:r w:rsidDel="0088746F">
                <w:rPr>
                  <w:rFonts w:eastAsiaTheme="minorEastAsia"/>
                  <w:noProof/>
                  <w:lang w:eastAsia="pt-BR"/>
                </w:rPr>
                <w:tab/>
              </w:r>
              <w:r w:rsidRPr="0088746F" w:rsidDel="0088746F">
                <w:rPr>
                  <w:rStyle w:val="Hyperlink"/>
                  <w:rFonts w:ascii="Times New Roman" w:eastAsia="Times New Roman" w:hAnsi="Times New Roman" w:cs="Times New Roman"/>
                  <w:noProof/>
                </w:rPr>
                <w:delText>VISÃO GERAL DO PROJETO</w:delText>
              </w:r>
              <w:r w:rsidDel="0088746F">
                <w:rPr>
                  <w:noProof/>
                  <w:webHidden/>
                </w:rPr>
                <w:tab/>
              </w:r>
            </w:del>
          </w:ins>
        </w:p>
        <w:p w14:paraId="12DAF7D8" w14:textId="2485D092" w:rsidR="0079488D" w:rsidDel="0088746F" w:rsidRDefault="0079488D">
          <w:pPr>
            <w:pStyle w:val="Sumrio2"/>
            <w:tabs>
              <w:tab w:val="left" w:pos="880"/>
              <w:tab w:val="right" w:leader="dot" w:pos="8494"/>
            </w:tabs>
            <w:rPr>
              <w:ins w:id="362" w:author="Euderlan Freire" w:date="2025-06-13T20:42:00Z"/>
              <w:del w:id="363" w:author="EUDERLAN FREIRE DA SILVA ABREU" w:date="2025-07-15T22:43:00Z"/>
              <w:rFonts w:eastAsiaTheme="minorEastAsia"/>
              <w:noProof/>
              <w:lang w:eastAsia="pt-BR"/>
            </w:rPr>
          </w:pPr>
          <w:ins w:id="364" w:author="Euderlan Freire" w:date="2025-06-13T20:42:00Z">
            <w:del w:id="365" w:author="EUDERLAN FREIRE DA SILVA ABREU" w:date="2025-07-15T22:43:00Z">
              <w:r w:rsidRPr="0088746F" w:rsidDel="0088746F">
                <w:rPr>
                  <w:rStyle w:val="Hyperlink"/>
                  <w:rFonts w:ascii="Times New Roman" w:eastAsia="Times New Roman" w:hAnsi="Times New Roman" w:cs="Times New Roman"/>
                  <w:noProof/>
                </w:rPr>
                <w:delText>1.2</w:delText>
              </w:r>
              <w:r w:rsidDel="0088746F">
                <w:rPr>
                  <w:rFonts w:eastAsiaTheme="minorEastAsia"/>
                  <w:noProof/>
                  <w:lang w:eastAsia="pt-BR"/>
                </w:rPr>
                <w:tab/>
              </w:r>
              <w:r w:rsidRPr="0088746F" w:rsidDel="0088746F">
                <w:rPr>
                  <w:rStyle w:val="Hyperlink"/>
                  <w:rFonts w:ascii="Times New Roman" w:eastAsia="Times New Roman" w:hAnsi="Times New Roman" w:cs="Times New Roman"/>
                  <w:noProof/>
                </w:rPr>
                <w:delText>ESCOPO DO PROJETO</w:delText>
              </w:r>
              <w:r w:rsidDel="0088746F">
                <w:rPr>
                  <w:noProof/>
                  <w:webHidden/>
                </w:rPr>
                <w:tab/>
              </w:r>
            </w:del>
          </w:ins>
        </w:p>
        <w:p w14:paraId="7562DF73" w14:textId="3C9F42C9" w:rsidR="0079488D" w:rsidDel="0088746F" w:rsidRDefault="0079488D">
          <w:pPr>
            <w:pStyle w:val="Sumrio3"/>
            <w:tabs>
              <w:tab w:val="right" w:leader="dot" w:pos="8494"/>
            </w:tabs>
            <w:rPr>
              <w:ins w:id="366" w:author="Euderlan Freire" w:date="2025-06-13T20:42:00Z"/>
              <w:del w:id="367" w:author="EUDERLAN FREIRE DA SILVA ABREU" w:date="2025-07-15T22:43:00Z"/>
              <w:rFonts w:eastAsiaTheme="minorEastAsia"/>
              <w:noProof/>
              <w:lang w:eastAsia="pt-BR"/>
            </w:rPr>
          </w:pPr>
          <w:ins w:id="368" w:author="Euderlan Freire" w:date="2025-06-13T20:42:00Z">
            <w:del w:id="369" w:author="EUDERLAN FREIRE DA SILVA ABREU" w:date="2025-07-15T22:43:00Z">
              <w:r w:rsidRPr="0088746F" w:rsidDel="0088746F">
                <w:rPr>
                  <w:rStyle w:val="Hyperlink"/>
                  <w:rFonts w:ascii="Times New Roman" w:eastAsia="Times New Roman" w:hAnsi="Times New Roman" w:cs="Times New Roman"/>
                  <w:noProof/>
                </w:rPr>
                <w:delText>1.2.1 Problema</w:delText>
              </w:r>
              <w:r w:rsidDel="0088746F">
                <w:rPr>
                  <w:noProof/>
                  <w:webHidden/>
                </w:rPr>
                <w:tab/>
              </w:r>
            </w:del>
          </w:ins>
        </w:p>
        <w:p w14:paraId="6D2331A4" w14:textId="44D1F961" w:rsidR="0079488D" w:rsidDel="0088746F" w:rsidRDefault="0079488D">
          <w:pPr>
            <w:pStyle w:val="Sumrio3"/>
            <w:tabs>
              <w:tab w:val="right" w:leader="dot" w:pos="8494"/>
            </w:tabs>
            <w:rPr>
              <w:ins w:id="370" w:author="Euderlan Freire" w:date="2025-06-13T20:42:00Z"/>
              <w:del w:id="371" w:author="EUDERLAN FREIRE DA SILVA ABREU" w:date="2025-07-15T22:43:00Z"/>
              <w:rFonts w:eastAsiaTheme="minorEastAsia"/>
              <w:noProof/>
              <w:lang w:eastAsia="pt-BR"/>
            </w:rPr>
          </w:pPr>
          <w:ins w:id="372" w:author="Euderlan Freire" w:date="2025-06-13T20:42:00Z">
            <w:del w:id="373" w:author="EUDERLAN FREIRE DA SILVA ABREU" w:date="2025-07-15T22:43:00Z">
              <w:r w:rsidRPr="0088746F" w:rsidDel="0088746F">
                <w:rPr>
                  <w:rStyle w:val="Hyperlink"/>
                  <w:rFonts w:ascii="Times New Roman" w:eastAsia="Times New Roman" w:hAnsi="Times New Roman" w:cs="Times New Roman"/>
                  <w:noProof/>
                </w:rPr>
                <w:delText>1.2.2 Justificativa</w:delText>
              </w:r>
              <w:r w:rsidDel="0088746F">
                <w:rPr>
                  <w:noProof/>
                  <w:webHidden/>
                </w:rPr>
                <w:tab/>
              </w:r>
            </w:del>
          </w:ins>
        </w:p>
        <w:p w14:paraId="7A344BF2" w14:textId="4658C858" w:rsidR="0079488D" w:rsidDel="0088746F" w:rsidRDefault="0079488D">
          <w:pPr>
            <w:pStyle w:val="Sumrio2"/>
            <w:tabs>
              <w:tab w:val="left" w:pos="880"/>
              <w:tab w:val="right" w:leader="dot" w:pos="8494"/>
            </w:tabs>
            <w:rPr>
              <w:ins w:id="374" w:author="Euderlan Freire" w:date="2025-06-13T20:42:00Z"/>
              <w:del w:id="375" w:author="EUDERLAN FREIRE DA SILVA ABREU" w:date="2025-07-15T22:43:00Z"/>
              <w:rFonts w:eastAsiaTheme="minorEastAsia"/>
              <w:noProof/>
              <w:lang w:eastAsia="pt-BR"/>
            </w:rPr>
          </w:pPr>
          <w:ins w:id="376" w:author="Euderlan Freire" w:date="2025-06-13T20:42:00Z">
            <w:del w:id="377" w:author="EUDERLAN FREIRE DA SILVA ABREU" w:date="2025-07-15T22:43:00Z">
              <w:r w:rsidRPr="0088746F" w:rsidDel="0088746F">
                <w:rPr>
                  <w:rStyle w:val="Hyperlink"/>
                  <w:rFonts w:ascii="Times New Roman" w:hAnsi="Times New Roman" w:cs="Times New Roman"/>
                  <w:noProof/>
                </w:rPr>
                <w:delText>1.3</w:delText>
              </w:r>
              <w:r w:rsidDel="0088746F">
                <w:rPr>
                  <w:rFonts w:eastAsiaTheme="minorEastAsia"/>
                  <w:noProof/>
                  <w:lang w:eastAsia="pt-BR"/>
                </w:rPr>
                <w:tab/>
              </w:r>
              <w:r w:rsidRPr="0088746F" w:rsidDel="0088746F">
                <w:rPr>
                  <w:rStyle w:val="Hyperlink"/>
                  <w:rFonts w:ascii="Times New Roman" w:hAnsi="Times New Roman" w:cs="Times New Roman"/>
                  <w:noProof/>
                </w:rPr>
                <w:delText>OBJETIVO DO PROJETO</w:delText>
              </w:r>
              <w:r w:rsidDel="0088746F">
                <w:rPr>
                  <w:noProof/>
                  <w:webHidden/>
                </w:rPr>
                <w:tab/>
              </w:r>
            </w:del>
          </w:ins>
        </w:p>
        <w:p w14:paraId="43528E5B" w14:textId="570AA418" w:rsidR="0079488D" w:rsidDel="0088746F" w:rsidRDefault="0079488D">
          <w:pPr>
            <w:pStyle w:val="Sumrio1"/>
            <w:tabs>
              <w:tab w:val="left" w:pos="440"/>
              <w:tab w:val="right" w:leader="dot" w:pos="8494"/>
            </w:tabs>
            <w:rPr>
              <w:ins w:id="378" w:author="Euderlan Freire" w:date="2025-06-13T20:42:00Z"/>
              <w:del w:id="379" w:author="EUDERLAN FREIRE DA SILVA ABREU" w:date="2025-07-15T22:43:00Z"/>
              <w:rFonts w:eastAsiaTheme="minorEastAsia"/>
              <w:noProof/>
              <w:lang w:eastAsia="pt-BR"/>
            </w:rPr>
          </w:pPr>
          <w:ins w:id="380" w:author="Euderlan Freire" w:date="2025-06-13T20:42:00Z">
            <w:del w:id="381" w:author="EUDERLAN FREIRE DA SILVA ABREU" w:date="2025-07-15T22:43:00Z">
              <w:r w:rsidRPr="0088746F" w:rsidDel="0088746F">
                <w:rPr>
                  <w:rStyle w:val="Hyperlink"/>
                  <w:rFonts w:ascii="Times New Roman" w:hAnsi="Times New Roman" w:cs="Times New Roman"/>
                  <w:b/>
                  <w:bCs/>
                  <w:noProof/>
                </w:rPr>
                <w:delText>2</w:delText>
              </w:r>
              <w:r w:rsidDel="0088746F">
                <w:rPr>
                  <w:rFonts w:eastAsiaTheme="minorEastAsia"/>
                  <w:noProof/>
                  <w:lang w:eastAsia="pt-BR"/>
                </w:rPr>
                <w:tab/>
              </w:r>
              <w:r w:rsidRPr="0088746F" w:rsidDel="0088746F">
                <w:rPr>
                  <w:rStyle w:val="Hyperlink"/>
                  <w:rFonts w:ascii="Times New Roman" w:hAnsi="Times New Roman" w:cs="Times New Roman"/>
                  <w:b/>
                  <w:bCs/>
                  <w:noProof/>
                </w:rPr>
                <w:delText>DESCRIÇÃO GERAL DO SISTEMA</w:delText>
              </w:r>
              <w:r w:rsidDel="0088746F">
                <w:rPr>
                  <w:noProof/>
                  <w:webHidden/>
                </w:rPr>
                <w:tab/>
              </w:r>
            </w:del>
          </w:ins>
        </w:p>
        <w:p w14:paraId="512C143F" w14:textId="4E461B8A" w:rsidR="0079488D" w:rsidDel="0088746F" w:rsidRDefault="0079488D">
          <w:pPr>
            <w:pStyle w:val="Sumrio2"/>
            <w:tabs>
              <w:tab w:val="right" w:leader="dot" w:pos="8494"/>
            </w:tabs>
            <w:rPr>
              <w:ins w:id="382" w:author="Euderlan Freire" w:date="2025-06-13T20:42:00Z"/>
              <w:del w:id="383" w:author="EUDERLAN FREIRE DA SILVA ABREU" w:date="2025-07-15T22:43:00Z"/>
              <w:rFonts w:eastAsiaTheme="minorEastAsia"/>
              <w:noProof/>
              <w:lang w:eastAsia="pt-BR"/>
            </w:rPr>
          </w:pPr>
          <w:ins w:id="384" w:author="Euderlan Freire" w:date="2025-06-13T20:42:00Z">
            <w:del w:id="385" w:author="EUDERLAN FREIRE DA SILVA ABREU" w:date="2025-07-15T22:43:00Z">
              <w:r w:rsidRPr="0088746F" w:rsidDel="0088746F">
                <w:rPr>
                  <w:rStyle w:val="Hyperlink"/>
                  <w:rFonts w:ascii="Times New Roman" w:hAnsi="Times New Roman" w:cs="Times New Roman"/>
                  <w:noProof/>
                </w:rPr>
                <w:delText>2.1 ABRANGÊNCIA DO SISTEMA</w:delText>
              </w:r>
              <w:r w:rsidDel="0088746F">
                <w:rPr>
                  <w:noProof/>
                  <w:webHidden/>
                </w:rPr>
                <w:tab/>
              </w:r>
            </w:del>
          </w:ins>
        </w:p>
        <w:p w14:paraId="231190E7" w14:textId="729B4968" w:rsidR="0079488D" w:rsidDel="0088746F" w:rsidRDefault="0079488D">
          <w:pPr>
            <w:pStyle w:val="Sumrio2"/>
            <w:tabs>
              <w:tab w:val="right" w:leader="dot" w:pos="8494"/>
            </w:tabs>
            <w:rPr>
              <w:ins w:id="386" w:author="Euderlan Freire" w:date="2025-06-13T20:42:00Z"/>
              <w:del w:id="387" w:author="EUDERLAN FREIRE DA SILVA ABREU" w:date="2025-07-15T22:43:00Z"/>
              <w:rFonts w:eastAsiaTheme="minorEastAsia"/>
              <w:noProof/>
              <w:lang w:eastAsia="pt-BR"/>
            </w:rPr>
          </w:pPr>
          <w:ins w:id="388" w:author="Euderlan Freire" w:date="2025-06-13T20:42:00Z">
            <w:del w:id="389" w:author="EUDERLAN FREIRE DA SILVA ABREU" w:date="2025-07-15T22:43:00Z">
              <w:r w:rsidRPr="0088746F" w:rsidDel="0088746F">
                <w:rPr>
                  <w:rStyle w:val="Hyperlink"/>
                  <w:rFonts w:ascii="Times New Roman" w:hAnsi="Times New Roman" w:cs="Times New Roman"/>
                  <w:noProof/>
                </w:rPr>
                <w:delText>2.2 SISTEMAS SIMILARES</w:delText>
              </w:r>
              <w:r w:rsidDel="0088746F">
                <w:rPr>
                  <w:noProof/>
                  <w:webHidden/>
                </w:rPr>
                <w:tab/>
              </w:r>
            </w:del>
          </w:ins>
        </w:p>
        <w:p w14:paraId="73F0A37D" w14:textId="4A5C1789" w:rsidR="0079488D" w:rsidDel="0088746F" w:rsidRDefault="0079488D">
          <w:pPr>
            <w:pStyle w:val="Sumrio2"/>
            <w:tabs>
              <w:tab w:val="right" w:leader="dot" w:pos="8494"/>
            </w:tabs>
            <w:rPr>
              <w:ins w:id="390" w:author="Euderlan Freire" w:date="2025-06-13T20:42:00Z"/>
              <w:del w:id="391" w:author="EUDERLAN FREIRE DA SILVA ABREU" w:date="2025-07-15T22:43:00Z"/>
              <w:rFonts w:eastAsiaTheme="minorEastAsia"/>
              <w:noProof/>
              <w:lang w:eastAsia="pt-BR"/>
            </w:rPr>
          </w:pPr>
          <w:ins w:id="392" w:author="Euderlan Freire" w:date="2025-06-13T20:42:00Z">
            <w:del w:id="393" w:author="EUDERLAN FREIRE DA SILVA ABREU" w:date="2025-07-15T22:43:00Z">
              <w:r w:rsidRPr="0088746F" w:rsidDel="0088746F">
                <w:rPr>
                  <w:rStyle w:val="Hyperlink"/>
                  <w:rFonts w:ascii="Times New Roman" w:hAnsi="Times New Roman" w:cs="Times New Roman"/>
                  <w:noProof/>
                </w:rPr>
                <w:delText>2.3 PROJETO DE DESENVOLVIMENTO</w:delText>
              </w:r>
              <w:r w:rsidDel="0088746F">
                <w:rPr>
                  <w:noProof/>
                  <w:webHidden/>
                </w:rPr>
                <w:tab/>
              </w:r>
            </w:del>
          </w:ins>
        </w:p>
        <w:p w14:paraId="71BCEDBD" w14:textId="49FFCD3E" w:rsidR="0079488D" w:rsidDel="0088746F" w:rsidRDefault="0079488D">
          <w:pPr>
            <w:pStyle w:val="Sumrio1"/>
            <w:tabs>
              <w:tab w:val="left" w:pos="440"/>
              <w:tab w:val="right" w:leader="dot" w:pos="8494"/>
            </w:tabs>
            <w:rPr>
              <w:ins w:id="394" w:author="Euderlan Freire" w:date="2025-06-13T20:42:00Z"/>
              <w:del w:id="395" w:author="EUDERLAN FREIRE DA SILVA ABREU" w:date="2025-07-15T22:43:00Z"/>
              <w:rFonts w:eastAsiaTheme="minorEastAsia"/>
              <w:noProof/>
              <w:lang w:eastAsia="pt-BR"/>
            </w:rPr>
          </w:pPr>
          <w:ins w:id="396" w:author="Euderlan Freire" w:date="2025-06-13T20:42:00Z">
            <w:del w:id="397" w:author="EUDERLAN FREIRE DA SILVA ABREU" w:date="2025-07-15T22:43:00Z">
              <w:r w:rsidRPr="0088746F" w:rsidDel="0088746F">
                <w:rPr>
                  <w:rStyle w:val="Hyperlink"/>
                  <w:rFonts w:ascii="Times New Roman" w:hAnsi="Times New Roman" w:cs="Times New Roman"/>
                  <w:b/>
                  <w:bCs/>
                  <w:noProof/>
                </w:rPr>
                <w:delText>3</w:delText>
              </w:r>
              <w:r w:rsidDel="0088746F">
                <w:rPr>
                  <w:rFonts w:eastAsiaTheme="minorEastAsia"/>
                  <w:noProof/>
                  <w:lang w:eastAsia="pt-BR"/>
                </w:rPr>
                <w:tab/>
              </w:r>
              <w:r w:rsidRPr="0088746F" w:rsidDel="0088746F">
                <w:rPr>
                  <w:rStyle w:val="Hyperlink"/>
                  <w:rFonts w:ascii="Times New Roman" w:hAnsi="Times New Roman" w:cs="Times New Roman"/>
                  <w:b/>
                  <w:bCs/>
                  <w:noProof/>
                </w:rPr>
                <w:delText>REQUISITOS</w:delText>
              </w:r>
              <w:r w:rsidDel="0088746F">
                <w:rPr>
                  <w:noProof/>
                  <w:webHidden/>
                </w:rPr>
                <w:tab/>
              </w:r>
            </w:del>
          </w:ins>
        </w:p>
        <w:p w14:paraId="77F96B43" w14:textId="7571A1A1" w:rsidR="0079488D" w:rsidDel="0088746F" w:rsidRDefault="0079488D">
          <w:pPr>
            <w:pStyle w:val="Sumrio2"/>
            <w:tabs>
              <w:tab w:val="left" w:pos="880"/>
              <w:tab w:val="right" w:leader="dot" w:pos="8494"/>
            </w:tabs>
            <w:rPr>
              <w:ins w:id="398" w:author="Euderlan Freire" w:date="2025-06-13T20:42:00Z"/>
              <w:del w:id="399" w:author="EUDERLAN FREIRE DA SILVA ABREU" w:date="2025-07-15T22:43:00Z"/>
              <w:rFonts w:eastAsiaTheme="minorEastAsia"/>
              <w:noProof/>
              <w:lang w:eastAsia="pt-BR"/>
            </w:rPr>
          </w:pPr>
          <w:ins w:id="400" w:author="Euderlan Freire" w:date="2025-06-13T20:42:00Z">
            <w:del w:id="401" w:author="EUDERLAN FREIRE DA SILVA ABREU" w:date="2025-07-15T22:43:00Z">
              <w:r w:rsidRPr="0088746F" w:rsidDel="0088746F">
                <w:rPr>
                  <w:rStyle w:val="Hyperlink"/>
                  <w:rFonts w:ascii="Times New Roman" w:hAnsi="Times New Roman" w:cs="Times New Roman"/>
                  <w:noProof/>
                </w:rPr>
                <w:delText>3.1</w:delText>
              </w:r>
              <w:r w:rsidDel="0088746F">
                <w:rPr>
                  <w:rFonts w:eastAsiaTheme="minorEastAsia"/>
                  <w:noProof/>
                  <w:lang w:eastAsia="pt-BR"/>
                </w:rPr>
                <w:tab/>
              </w:r>
              <w:r w:rsidRPr="0088746F" w:rsidDel="0088746F">
                <w:rPr>
                  <w:rStyle w:val="Hyperlink"/>
                  <w:rFonts w:ascii="Times New Roman" w:hAnsi="Times New Roman" w:cs="Times New Roman"/>
                  <w:noProof/>
                </w:rPr>
                <w:delText>Requisitos Funcionais</w:delText>
              </w:r>
              <w:r w:rsidDel="0088746F">
                <w:rPr>
                  <w:noProof/>
                  <w:webHidden/>
                </w:rPr>
                <w:tab/>
              </w:r>
            </w:del>
          </w:ins>
        </w:p>
        <w:p w14:paraId="3694D011" w14:textId="2352A316" w:rsidR="0079488D" w:rsidDel="0088746F" w:rsidRDefault="0079488D">
          <w:pPr>
            <w:pStyle w:val="Sumrio2"/>
            <w:tabs>
              <w:tab w:val="left" w:pos="880"/>
              <w:tab w:val="right" w:leader="dot" w:pos="8494"/>
            </w:tabs>
            <w:rPr>
              <w:ins w:id="402" w:author="Euderlan Freire" w:date="2025-06-13T20:42:00Z"/>
              <w:del w:id="403" w:author="EUDERLAN FREIRE DA SILVA ABREU" w:date="2025-07-15T22:43:00Z"/>
              <w:rFonts w:eastAsiaTheme="minorEastAsia"/>
              <w:noProof/>
              <w:lang w:eastAsia="pt-BR"/>
            </w:rPr>
          </w:pPr>
          <w:ins w:id="404" w:author="Euderlan Freire" w:date="2025-06-13T20:42:00Z">
            <w:del w:id="405" w:author="EUDERLAN FREIRE DA SILVA ABREU" w:date="2025-07-15T22:43:00Z">
              <w:r w:rsidRPr="0088746F" w:rsidDel="0088746F">
                <w:rPr>
                  <w:rStyle w:val="Hyperlink"/>
                  <w:rFonts w:ascii="Times New Roman" w:hAnsi="Times New Roman" w:cs="Times New Roman"/>
                  <w:noProof/>
                </w:rPr>
                <w:delText>3.2</w:delText>
              </w:r>
              <w:r w:rsidDel="0088746F">
                <w:rPr>
                  <w:rFonts w:eastAsiaTheme="minorEastAsia"/>
                  <w:noProof/>
                  <w:lang w:eastAsia="pt-BR"/>
                </w:rPr>
                <w:tab/>
              </w:r>
              <w:r w:rsidRPr="0088746F" w:rsidDel="0088746F">
                <w:rPr>
                  <w:rStyle w:val="Hyperlink"/>
                  <w:rFonts w:ascii="Times New Roman" w:hAnsi="Times New Roman" w:cs="Times New Roman"/>
                  <w:noProof/>
                </w:rPr>
                <w:delText>Requisitos Não Funcionais</w:delText>
              </w:r>
              <w:r w:rsidDel="0088746F">
                <w:rPr>
                  <w:noProof/>
                  <w:webHidden/>
                </w:rPr>
                <w:tab/>
              </w:r>
            </w:del>
          </w:ins>
        </w:p>
        <w:p w14:paraId="05FEF738" w14:textId="344757BD" w:rsidR="0079488D" w:rsidDel="0088746F" w:rsidRDefault="0079488D">
          <w:pPr>
            <w:pStyle w:val="Sumrio1"/>
            <w:tabs>
              <w:tab w:val="left" w:pos="440"/>
              <w:tab w:val="right" w:leader="dot" w:pos="8494"/>
            </w:tabs>
            <w:rPr>
              <w:ins w:id="406" w:author="Euderlan Freire" w:date="2025-06-13T20:42:00Z"/>
              <w:del w:id="407" w:author="EUDERLAN FREIRE DA SILVA ABREU" w:date="2025-07-15T22:43:00Z"/>
              <w:rFonts w:eastAsiaTheme="minorEastAsia"/>
              <w:noProof/>
              <w:lang w:eastAsia="pt-BR"/>
            </w:rPr>
          </w:pPr>
          <w:ins w:id="408" w:author="Euderlan Freire" w:date="2025-06-13T20:42:00Z">
            <w:del w:id="409" w:author="EUDERLAN FREIRE DA SILVA ABREU" w:date="2025-07-15T22:43:00Z">
              <w:r w:rsidRPr="0088746F" w:rsidDel="0088746F">
                <w:rPr>
                  <w:rStyle w:val="Hyperlink"/>
                  <w:rFonts w:ascii="Times New Roman" w:hAnsi="Times New Roman" w:cs="Times New Roman"/>
                  <w:b/>
                  <w:bCs/>
                  <w:noProof/>
                </w:rPr>
                <w:delText>4</w:delText>
              </w:r>
              <w:r w:rsidDel="0088746F">
                <w:rPr>
                  <w:rFonts w:eastAsiaTheme="minorEastAsia"/>
                  <w:noProof/>
                  <w:lang w:eastAsia="pt-BR"/>
                </w:rPr>
                <w:tab/>
              </w:r>
              <w:r w:rsidRPr="0088746F" w:rsidDel="0088746F">
                <w:rPr>
                  <w:rStyle w:val="Hyperlink"/>
                  <w:rFonts w:ascii="Times New Roman" w:hAnsi="Times New Roman" w:cs="Times New Roman"/>
                  <w:b/>
                  <w:bCs/>
                  <w:noProof/>
                </w:rPr>
                <w:delText>DIAGRAMAS DO SISTEMA</w:delText>
              </w:r>
              <w:r w:rsidDel="0088746F">
                <w:rPr>
                  <w:noProof/>
                  <w:webHidden/>
                </w:rPr>
                <w:tab/>
              </w:r>
            </w:del>
          </w:ins>
        </w:p>
        <w:p w14:paraId="215EC70F" w14:textId="2FFDB1D9" w:rsidR="0079488D" w:rsidDel="0088746F" w:rsidRDefault="0079488D">
          <w:pPr>
            <w:pStyle w:val="Sumrio2"/>
            <w:tabs>
              <w:tab w:val="left" w:pos="880"/>
              <w:tab w:val="right" w:leader="dot" w:pos="8494"/>
            </w:tabs>
            <w:rPr>
              <w:ins w:id="410" w:author="Euderlan Freire" w:date="2025-06-13T20:42:00Z"/>
              <w:del w:id="411" w:author="EUDERLAN FREIRE DA SILVA ABREU" w:date="2025-07-15T22:43:00Z"/>
              <w:rFonts w:eastAsiaTheme="minorEastAsia"/>
              <w:noProof/>
              <w:lang w:eastAsia="pt-BR"/>
            </w:rPr>
          </w:pPr>
          <w:ins w:id="412" w:author="Euderlan Freire" w:date="2025-06-13T20:42:00Z">
            <w:del w:id="413" w:author="EUDERLAN FREIRE DA SILVA ABREU" w:date="2025-07-15T22:43:00Z">
              <w:r w:rsidRPr="0088746F" w:rsidDel="0088746F">
                <w:rPr>
                  <w:rStyle w:val="Hyperlink"/>
                  <w:rFonts w:ascii="Times New Roman" w:hAnsi="Times New Roman" w:cs="Times New Roman"/>
                  <w:noProof/>
                </w:rPr>
                <w:delText>4.1</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Caso de Uso</w:delText>
              </w:r>
              <w:r w:rsidDel="0088746F">
                <w:rPr>
                  <w:noProof/>
                  <w:webHidden/>
                </w:rPr>
                <w:tab/>
              </w:r>
            </w:del>
          </w:ins>
        </w:p>
        <w:p w14:paraId="4C074844" w14:textId="329C908C" w:rsidR="0079488D" w:rsidDel="0088746F" w:rsidRDefault="0079488D">
          <w:pPr>
            <w:pStyle w:val="Sumrio3"/>
            <w:tabs>
              <w:tab w:val="left" w:pos="1320"/>
              <w:tab w:val="right" w:leader="dot" w:pos="8494"/>
            </w:tabs>
            <w:rPr>
              <w:ins w:id="414" w:author="Euderlan Freire" w:date="2025-06-13T20:42:00Z"/>
              <w:del w:id="415" w:author="EUDERLAN FREIRE DA SILVA ABREU" w:date="2025-07-15T22:43:00Z"/>
              <w:rFonts w:eastAsiaTheme="minorEastAsia"/>
              <w:noProof/>
              <w:lang w:eastAsia="pt-BR"/>
            </w:rPr>
          </w:pPr>
          <w:ins w:id="416" w:author="Euderlan Freire" w:date="2025-06-13T20:42:00Z">
            <w:del w:id="417" w:author="EUDERLAN FREIRE DA SILVA ABREU" w:date="2025-07-15T22:43:00Z">
              <w:r w:rsidRPr="0088746F" w:rsidDel="0088746F">
                <w:rPr>
                  <w:rStyle w:val="Hyperlink"/>
                  <w:rFonts w:ascii="Times New Roman" w:hAnsi="Times New Roman" w:cs="Times New Roman"/>
                  <w:noProof/>
                </w:rPr>
                <w:delText>4.1.1</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Caso de Uso Consultar Documentos via LLM</w:delText>
              </w:r>
              <w:r w:rsidDel="0088746F">
                <w:rPr>
                  <w:noProof/>
                  <w:webHidden/>
                </w:rPr>
                <w:tab/>
              </w:r>
            </w:del>
          </w:ins>
        </w:p>
        <w:p w14:paraId="4E6C2CEC" w14:textId="3B6225F9" w:rsidR="0079488D" w:rsidDel="0088746F" w:rsidRDefault="0079488D">
          <w:pPr>
            <w:pStyle w:val="Sumrio3"/>
            <w:tabs>
              <w:tab w:val="left" w:pos="1320"/>
              <w:tab w:val="right" w:leader="dot" w:pos="8494"/>
            </w:tabs>
            <w:rPr>
              <w:ins w:id="418" w:author="Euderlan Freire" w:date="2025-06-13T20:42:00Z"/>
              <w:del w:id="419" w:author="EUDERLAN FREIRE DA SILVA ABREU" w:date="2025-07-15T22:43:00Z"/>
              <w:rFonts w:eastAsiaTheme="minorEastAsia"/>
              <w:noProof/>
              <w:lang w:eastAsia="pt-BR"/>
            </w:rPr>
          </w:pPr>
          <w:ins w:id="420" w:author="Euderlan Freire" w:date="2025-06-13T20:42:00Z">
            <w:del w:id="421" w:author="EUDERLAN FREIRE DA SILVA ABREU" w:date="2025-07-15T22:43:00Z">
              <w:r w:rsidRPr="0088746F" w:rsidDel="0088746F">
                <w:rPr>
                  <w:rStyle w:val="Hyperlink"/>
                  <w:rFonts w:ascii="Times New Roman" w:hAnsi="Times New Roman" w:cs="Times New Roman"/>
                  <w:noProof/>
                </w:rPr>
                <w:delText>4.1.2</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Caso de Uso Gerenciar Resoluções (Admin)</w:delText>
              </w:r>
              <w:r w:rsidDel="0088746F">
                <w:rPr>
                  <w:noProof/>
                  <w:webHidden/>
                </w:rPr>
                <w:tab/>
              </w:r>
            </w:del>
          </w:ins>
        </w:p>
        <w:p w14:paraId="270439DF" w14:textId="3F579680" w:rsidR="0079488D" w:rsidDel="0088746F" w:rsidRDefault="0079488D">
          <w:pPr>
            <w:pStyle w:val="Sumrio3"/>
            <w:tabs>
              <w:tab w:val="left" w:pos="1320"/>
              <w:tab w:val="right" w:leader="dot" w:pos="8494"/>
            </w:tabs>
            <w:rPr>
              <w:ins w:id="422" w:author="Euderlan Freire" w:date="2025-06-13T20:42:00Z"/>
              <w:del w:id="423" w:author="EUDERLAN FREIRE DA SILVA ABREU" w:date="2025-07-15T22:43:00Z"/>
              <w:rFonts w:eastAsiaTheme="minorEastAsia"/>
              <w:noProof/>
              <w:lang w:eastAsia="pt-BR"/>
            </w:rPr>
          </w:pPr>
          <w:ins w:id="424" w:author="Euderlan Freire" w:date="2025-06-13T20:42:00Z">
            <w:del w:id="425" w:author="EUDERLAN FREIRE DA SILVA ABREU" w:date="2025-07-15T22:43:00Z">
              <w:r w:rsidRPr="0088746F" w:rsidDel="0088746F">
                <w:rPr>
                  <w:rStyle w:val="Hyperlink"/>
                  <w:rFonts w:ascii="Times New Roman" w:hAnsi="Times New Roman" w:cs="Times New Roman"/>
                  <w:noProof/>
                </w:rPr>
                <w:delText>4.1.3</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Caso de Uso Avaliar Resposta</w:delText>
              </w:r>
              <w:r w:rsidDel="0088746F">
                <w:rPr>
                  <w:noProof/>
                  <w:webHidden/>
                </w:rPr>
                <w:tab/>
              </w:r>
            </w:del>
          </w:ins>
        </w:p>
        <w:p w14:paraId="682CD535" w14:textId="1E358C8F" w:rsidR="0079488D" w:rsidDel="0088746F" w:rsidRDefault="0079488D">
          <w:pPr>
            <w:pStyle w:val="Sumrio3"/>
            <w:tabs>
              <w:tab w:val="left" w:pos="1320"/>
              <w:tab w:val="right" w:leader="dot" w:pos="8494"/>
            </w:tabs>
            <w:rPr>
              <w:ins w:id="426" w:author="Euderlan Freire" w:date="2025-06-13T20:42:00Z"/>
              <w:del w:id="427" w:author="EUDERLAN FREIRE DA SILVA ABREU" w:date="2025-07-15T22:43:00Z"/>
              <w:rFonts w:eastAsiaTheme="minorEastAsia"/>
              <w:noProof/>
              <w:lang w:eastAsia="pt-BR"/>
            </w:rPr>
          </w:pPr>
          <w:ins w:id="428" w:author="Euderlan Freire" w:date="2025-06-13T20:42:00Z">
            <w:del w:id="429" w:author="EUDERLAN FREIRE DA SILVA ABREU" w:date="2025-07-15T22:43:00Z">
              <w:r w:rsidRPr="0088746F" w:rsidDel="0088746F">
                <w:rPr>
                  <w:rStyle w:val="Hyperlink"/>
                  <w:rFonts w:ascii="Times New Roman" w:hAnsi="Times New Roman" w:cs="Times New Roman"/>
                  <w:noProof/>
                </w:rPr>
                <w:delText>4.1.4</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Caso de Uso Gerenciar Histórico</w:delText>
              </w:r>
              <w:r w:rsidDel="0088746F">
                <w:rPr>
                  <w:noProof/>
                  <w:webHidden/>
                </w:rPr>
                <w:tab/>
              </w:r>
            </w:del>
          </w:ins>
        </w:p>
        <w:p w14:paraId="1AFC511C" w14:textId="075E1E8C" w:rsidR="0079488D" w:rsidDel="0088746F" w:rsidRDefault="0079488D">
          <w:pPr>
            <w:pStyle w:val="Sumrio3"/>
            <w:tabs>
              <w:tab w:val="left" w:pos="1320"/>
              <w:tab w:val="right" w:leader="dot" w:pos="8494"/>
            </w:tabs>
            <w:rPr>
              <w:ins w:id="430" w:author="Euderlan Freire" w:date="2025-06-13T20:42:00Z"/>
              <w:del w:id="431" w:author="EUDERLAN FREIRE DA SILVA ABREU" w:date="2025-07-15T22:43:00Z"/>
              <w:rFonts w:eastAsiaTheme="minorEastAsia"/>
              <w:noProof/>
              <w:lang w:eastAsia="pt-BR"/>
            </w:rPr>
          </w:pPr>
          <w:ins w:id="432" w:author="Euderlan Freire" w:date="2025-06-13T20:42:00Z">
            <w:del w:id="433" w:author="EUDERLAN FREIRE DA SILVA ABREU" w:date="2025-07-15T22:43:00Z">
              <w:r w:rsidRPr="0088746F" w:rsidDel="0088746F">
                <w:rPr>
                  <w:rStyle w:val="Hyperlink"/>
                  <w:rFonts w:ascii="Times New Roman" w:hAnsi="Times New Roman" w:cs="Times New Roman"/>
                  <w:noProof/>
                </w:rPr>
                <w:delText>4.1.5</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Caso de Uso Autenticação (Login/Cadastro)</w:delText>
              </w:r>
              <w:r w:rsidDel="0088746F">
                <w:rPr>
                  <w:noProof/>
                  <w:webHidden/>
                </w:rPr>
                <w:tab/>
              </w:r>
            </w:del>
          </w:ins>
        </w:p>
        <w:p w14:paraId="5CC06681" w14:textId="40C6971C" w:rsidR="0079488D" w:rsidDel="0088746F" w:rsidRDefault="0079488D">
          <w:pPr>
            <w:pStyle w:val="Sumrio2"/>
            <w:tabs>
              <w:tab w:val="left" w:pos="880"/>
              <w:tab w:val="right" w:leader="dot" w:pos="8494"/>
            </w:tabs>
            <w:rPr>
              <w:ins w:id="434" w:author="Euderlan Freire" w:date="2025-06-13T20:42:00Z"/>
              <w:del w:id="435" w:author="EUDERLAN FREIRE DA SILVA ABREU" w:date="2025-07-15T22:43:00Z"/>
              <w:rFonts w:eastAsiaTheme="minorEastAsia"/>
              <w:noProof/>
              <w:lang w:eastAsia="pt-BR"/>
            </w:rPr>
          </w:pPr>
          <w:ins w:id="436" w:author="Euderlan Freire" w:date="2025-06-13T20:42:00Z">
            <w:del w:id="437" w:author="EUDERLAN FREIRE DA SILVA ABREU" w:date="2025-07-15T22:43:00Z">
              <w:r w:rsidRPr="0088746F" w:rsidDel="0088746F">
                <w:rPr>
                  <w:rStyle w:val="Hyperlink"/>
                  <w:rFonts w:ascii="Times New Roman" w:hAnsi="Times New Roman" w:cs="Times New Roman"/>
                  <w:noProof/>
                </w:rPr>
                <w:delText>4.2</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Classe</w:delText>
              </w:r>
              <w:r w:rsidDel="0088746F">
                <w:rPr>
                  <w:noProof/>
                  <w:webHidden/>
                </w:rPr>
                <w:tab/>
              </w:r>
            </w:del>
          </w:ins>
        </w:p>
        <w:p w14:paraId="5C2939B4" w14:textId="1D9FD422" w:rsidR="0079488D" w:rsidDel="0088746F" w:rsidRDefault="0079488D">
          <w:pPr>
            <w:pStyle w:val="Sumrio3"/>
            <w:tabs>
              <w:tab w:val="left" w:pos="1320"/>
              <w:tab w:val="right" w:leader="dot" w:pos="8494"/>
            </w:tabs>
            <w:rPr>
              <w:ins w:id="438" w:author="Euderlan Freire" w:date="2025-06-13T20:42:00Z"/>
              <w:del w:id="439" w:author="EUDERLAN FREIRE DA SILVA ABREU" w:date="2025-07-15T22:43:00Z"/>
              <w:rFonts w:eastAsiaTheme="minorEastAsia"/>
              <w:noProof/>
              <w:lang w:eastAsia="pt-BR"/>
            </w:rPr>
          </w:pPr>
          <w:ins w:id="440" w:author="Euderlan Freire" w:date="2025-06-13T20:42:00Z">
            <w:del w:id="441" w:author="EUDERLAN FREIRE DA SILVA ABREU" w:date="2025-07-15T22:43:00Z">
              <w:r w:rsidRPr="0088746F" w:rsidDel="0088746F">
                <w:rPr>
                  <w:rStyle w:val="Hyperlink"/>
                  <w:rFonts w:ascii="Times New Roman" w:hAnsi="Times New Roman" w:cs="Times New Roman"/>
                  <w:noProof/>
                </w:rPr>
                <w:delText>4.2.1</w:delText>
              </w:r>
              <w:r w:rsidDel="0088746F">
                <w:rPr>
                  <w:rFonts w:eastAsiaTheme="minorEastAsia"/>
                  <w:noProof/>
                  <w:lang w:eastAsia="pt-BR"/>
                </w:rPr>
                <w:tab/>
              </w:r>
              <w:r w:rsidRPr="0088746F" w:rsidDel="0088746F">
                <w:rPr>
                  <w:rStyle w:val="Hyperlink"/>
                  <w:rFonts w:ascii="Times New Roman" w:hAnsi="Times New Roman" w:cs="Times New Roman"/>
                  <w:noProof/>
                </w:rPr>
                <w:delText>Classe usuários</w:delText>
              </w:r>
              <w:r w:rsidDel="0088746F">
                <w:rPr>
                  <w:noProof/>
                  <w:webHidden/>
                </w:rPr>
                <w:tab/>
              </w:r>
            </w:del>
          </w:ins>
        </w:p>
        <w:p w14:paraId="34979C3D" w14:textId="1799D05B" w:rsidR="0079488D" w:rsidDel="0088746F" w:rsidRDefault="0079488D">
          <w:pPr>
            <w:pStyle w:val="Sumrio3"/>
            <w:tabs>
              <w:tab w:val="left" w:pos="1320"/>
              <w:tab w:val="right" w:leader="dot" w:pos="8494"/>
            </w:tabs>
            <w:rPr>
              <w:ins w:id="442" w:author="Euderlan Freire" w:date="2025-06-13T20:42:00Z"/>
              <w:del w:id="443" w:author="EUDERLAN FREIRE DA SILVA ABREU" w:date="2025-07-15T22:43:00Z"/>
              <w:rFonts w:eastAsiaTheme="minorEastAsia"/>
              <w:noProof/>
              <w:lang w:eastAsia="pt-BR"/>
            </w:rPr>
          </w:pPr>
          <w:ins w:id="444" w:author="Euderlan Freire" w:date="2025-06-13T20:42:00Z">
            <w:del w:id="445" w:author="EUDERLAN FREIRE DA SILVA ABREU" w:date="2025-07-15T22:43:00Z">
              <w:r w:rsidRPr="0088746F" w:rsidDel="0088746F">
                <w:rPr>
                  <w:rStyle w:val="Hyperlink"/>
                  <w:rFonts w:ascii="Times New Roman" w:hAnsi="Times New Roman" w:cs="Times New Roman"/>
                  <w:noProof/>
                </w:rPr>
                <w:delText>4.2.2</w:delText>
              </w:r>
              <w:r w:rsidDel="0088746F">
                <w:rPr>
                  <w:rFonts w:eastAsiaTheme="minorEastAsia"/>
                  <w:noProof/>
                  <w:lang w:eastAsia="pt-BR"/>
                </w:rPr>
                <w:tab/>
              </w:r>
              <w:r w:rsidRPr="0088746F" w:rsidDel="0088746F">
                <w:rPr>
                  <w:rStyle w:val="Hyperlink"/>
                  <w:rFonts w:ascii="Times New Roman" w:hAnsi="Times New Roman" w:cs="Times New Roman"/>
                  <w:noProof/>
                </w:rPr>
                <w:delText>Classe conta</w:delText>
              </w:r>
              <w:r w:rsidDel="0088746F">
                <w:rPr>
                  <w:noProof/>
                  <w:webHidden/>
                </w:rPr>
                <w:tab/>
              </w:r>
            </w:del>
          </w:ins>
        </w:p>
        <w:p w14:paraId="37518E94" w14:textId="02DAE8C9" w:rsidR="0079488D" w:rsidDel="0088746F" w:rsidRDefault="0079488D">
          <w:pPr>
            <w:pStyle w:val="Sumrio3"/>
            <w:tabs>
              <w:tab w:val="left" w:pos="1320"/>
              <w:tab w:val="right" w:leader="dot" w:pos="8494"/>
            </w:tabs>
            <w:rPr>
              <w:ins w:id="446" w:author="Euderlan Freire" w:date="2025-06-13T20:42:00Z"/>
              <w:del w:id="447" w:author="EUDERLAN FREIRE DA SILVA ABREU" w:date="2025-07-15T22:43:00Z"/>
              <w:rFonts w:eastAsiaTheme="minorEastAsia"/>
              <w:noProof/>
              <w:lang w:eastAsia="pt-BR"/>
            </w:rPr>
          </w:pPr>
          <w:ins w:id="448" w:author="Euderlan Freire" w:date="2025-06-13T20:42:00Z">
            <w:del w:id="449" w:author="EUDERLAN FREIRE DA SILVA ABREU" w:date="2025-07-15T22:43:00Z">
              <w:r w:rsidRPr="0088746F" w:rsidDel="0088746F">
                <w:rPr>
                  <w:rStyle w:val="Hyperlink"/>
                  <w:rFonts w:ascii="Times New Roman" w:hAnsi="Times New Roman" w:cs="Times New Roman"/>
                  <w:noProof/>
                </w:rPr>
                <w:delText>4.2.3</w:delText>
              </w:r>
              <w:r w:rsidDel="0088746F">
                <w:rPr>
                  <w:rFonts w:eastAsiaTheme="minorEastAsia"/>
                  <w:noProof/>
                  <w:lang w:eastAsia="pt-BR"/>
                </w:rPr>
                <w:tab/>
              </w:r>
              <w:r w:rsidRPr="0088746F" w:rsidDel="0088746F">
                <w:rPr>
                  <w:rStyle w:val="Hyperlink"/>
                  <w:rFonts w:ascii="Times New Roman" w:hAnsi="Times New Roman" w:cs="Times New Roman"/>
                  <w:noProof/>
                </w:rPr>
                <w:delText>Classe sessão</w:delText>
              </w:r>
              <w:r w:rsidDel="0088746F">
                <w:rPr>
                  <w:noProof/>
                  <w:webHidden/>
                </w:rPr>
                <w:tab/>
              </w:r>
            </w:del>
          </w:ins>
        </w:p>
        <w:p w14:paraId="4ED78301" w14:textId="23212390" w:rsidR="0079488D" w:rsidDel="0088746F" w:rsidRDefault="0079488D">
          <w:pPr>
            <w:pStyle w:val="Sumrio3"/>
            <w:tabs>
              <w:tab w:val="left" w:pos="1320"/>
              <w:tab w:val="right" w:leader="dot" w:pos="8494"/>
            </w:tabs>
            <w:rPr>
              <w:ins w:id="450" w:author="Euderlan Freire" w:date="2025-06-13T20:42:00Z"/>
              <w:del w:id="451" w:author="EUDERLAN FREIRE DA SILVA ABREU" w:date="2025-07-15T22:43:00Z"/>
              <w:rFonts w:eastAsiaTheme="minorEastAsia"/>
              <w:noProof/>
              <w:lang w:eastAsia="pt-BR"/>
            </w:rPr>
          </w:pPr>
          <w:ins w:id="452" w:author="Euderlan Freire" w:date="2025-06-13T20:42:00Z">
            <w:del w:id="453" w:author="EUDERLAN FREIRE DA SILVA ABREU" w:date="2025-07-15T22:43:00Z">
              <w:r w:rsidRPr="0088746F" w:rsidDel="0088746F">
                <w:rPr>
                  <w:rStyle w:val="Hyperlink"/>
                  <w:rFonts w:ascii="Times New Roman" w:hAnsi="Times New Roman" w:cs="Times New Roman"/>
                  <w:noProof/>
                </w:rPr>
                <w:delText>4.2.4</w:delText>
              </w:r>
              <w:r w:rsidDel="0088746F">
                <w:rPr>
                  <w:rFonts w:eastAsiaTheme="minorEastAsia"/>
                  <w:noProof/>
                  <w:lang w:eastAsia="pt-BR"/>
                </w:rPr>
                <w:tab/>
              </w:r>
              <w:r w:rsidRPr="0088746F" w:rsidDel="0088746F">
                <w:rPr>
                  <w:rStyle w:val="Hyperlink"/>
                  <w:rFonts w:ascii="Times New Roman" w:hAnsi="Times New Roman" w:cs="Times New Roman"/>
                  <w:noProof/>
                </w:rPr>
                <w:delText>Classe conversa</w:delText>
              </w:r>
              <w:r w:rsidDel="0088746F">
                <w:rPr>
                  <w:noProof/>
                  <w:webHidden/>
                </w:rPr>
                <w:tab/>
              </w:r>
            </w:del>
          </w:ins>
        </w:p>
        <w:p w14:paraId="3CC9A2E4" w14:textId="495E1C2A" w:rsidR="0079488D" w:rsidDel="0088746F" w:rsidRDefault="0079488D">
          <w:pPr>
            <w:pStyle w:val="Sumrio3"/>
            <w:tabs>
              <w:tab w:val="left" w:pos="1320"/>
              <w:tab w:val="right" w:leader="dot" w:pos="8494"/>
            </w:tabs>
            <w:rPr>
              <w:ins w:id="454" w:author="Euderlan Freire" w:date="2025-06-13T20:42:00Z"/>
              <w:del w:id="455" w:author="EUDERLAN FREIRE DA SILVA ABREU" w:date="2025-07-15T22:43:00Z"/>
              <w:rFonts w:eastAsiaTheme="minorEastAsia"/>
              <w:noProof/>
              <w:lang w:eastAsia="pt-BR"/>
            </w:rPr>
          </w:pPr>
          <w:ins w:id="456" w:author="Euderlan Freire" w:date="2025-06-13T20:42:00Z">
            <w:del w:id="457" w:author="EUDERLAN FREIRE DA SILVA ABREU" w:date="2025-07-15T22:43:00Z">
              <w:r w:rsidRPr="0088746F" w:rsidDel="0088746F">
                <w:rPr>
                  <w:rStyle w:val="Hyperlink"/>
                  <w:rFonts w:ascii="Times New Roman" w:hAnsi="Times New Roman" w:cs="Times New Roman"/>
                  <w:noProof/>
                </w:rPr>
                <w:delText>4.2.5</w:delText>
              </w:r>
              <w:r w:rsidDel="0088746F">
                <w:rPr>
                  <w:rFonts w:eastAsiaTheme="minorEastAsia"/>
                  <w:noProof/>
                  <w:lang w:eastAsia="pt-BR"/>
                </w:rPr>
                <w:tab/>
              </w:r>
              <w:r w:rsidRPr="0088746F" w:rsidDel="0088746F">
                <w:rPr>
                  <w:rStyle w:val="Hyperlink"/>
                  <w:rFonts w:ascii="Times New Roman" w:hAnsi="Times New Roman" w:cs="Times New Roman"/>
                  <w:noProof/>
                </w:rPr>
                <w:delText>Classe pergunta</w:delText>
              </w:r>
              <w:r w:rsidDel="0088746F">
                <w:rPr>
                  <w:noProof/>
                  <w:webHidden/>
                </w:rPr>
                <w:tab/>
              </w:r>
            </w:del>
          </w:ins>
        </w:p>
        <w:p w14:paraId="1E7AE364" w14:textId="3A6B415D" w:rsidR="0079488D" w:rsidDel="0088746F" w:rsidRDefault="0079488D">
          <w:pPr>
            <w:pStyle w:val="Sumrio3"/>
            <w:tabs>
              <w:tab w:val="left" w:pos="1320"/>
              <w:tab w:val="right" w:leader="dot" w:pos="8494"/>
            </w:tabs>
            <w:rPr>
              <w:ins w:id="458" w:author="Euderlan Freire" w:date="2025-06-13T20:42:00Z"/>
              <w:del w:id="459" w:author="EUDERLAN FREIRE DA SILVA ABREU" w:date="2025-07-15T22:43:00Z"/>
              <w:rFonts w:eastAsiaTheme="minorEastAsia"/>
              <w:noProof/>
              <w:lang w:eastAsia="pt-BR"/>
            </w:rPr>
          </w:pPr>
          <w:ins w:id="460" w:author="Euderlan Freire" w:date="2025-06-13T20:42:00Z">
            <w:del w:id="461" w:author="EUDERLAN FREIRE DA SILVA ABREU" w:date="2025-07-15T22:43:00Z">
              <w:r w:rsidRPr="0088746F" w:rsidDel="0088746F">
                <w:rPr>
                  <w:rStyle w:val="Hyperlink"/>
                  <w:rFonts w:ascii="Times New Roman" w:hAnsi="Times New Roman" w:cs="Times New Roman"/>
                  <w:noProof/>
                </w:rPr>
                <w:delText>4.2.6</w:delText>
              </w:r>
              <w:r w:rsidDel="0088746F">
                <w:rPr>
                  <w:rFonts w:eastAsiaTheme="minorEastAsia"/>
                  <w:noProof/>
                  <w:lang w:eastAsia="pt-BR"/>
                </w:rPr>
                <w:tab/>
              </w:r>
              <w:r w:rsidRPr="0088746F" w:rsidDel="0088746F">
                <w:rPr>
                  <w:rStyle w:val="Hyperlink"/>
                  <w:rFonts w:ascii="Times New Roman" w:hAnsi="Times New Roman" w:cs="Times New Roman"/>
                  <w:noProof/>
                </w:rPr>
                <w:delText>Classe resposta</w:delText>
              </w:r>
              <w:r w:rsidDel="0088746F">
                <w:rPr>
                  <w:noProof/>
                  <w:webHidden/>
                </w:rPr>
                <w:tab/>
              </w:r>
            </w:del>
          </w:ins>
        </w:p>
        <w:p w14:paraId="6B722FA5" w14:textId="3FB758EA" w:rsidR="0079488D" w:rsidDel="0088746F" w:rsidRDefault="0079488D">
          <w:pPr>
            <w:pStyle w:val="Sumrio3"/>
            <w:tabs>
              <w:tab w:val="left" w:pos="1320"/>
              <w:tab w:val="right" w:leader="dot" w:pos="8494"/>
            </w:tabs>
            <w:rPr>
              <w:ins w:id="462" w:author="Euderlan Freire" w:date="2025-06-13T20:42:00Z"/>
              <w:del w:id="463" w:author="EUDERLAN FREIRE DA SILVA ABREU" w:date="2025-07-15T22:43:00Z"/>
              <w:rFonts w:eastAsiaTheme="minorEastAsia"/>
              <w:noProof/>
              <w:lang w:eastAsia="pt-BR"/>
            </w:rPr>
          </w:pPr>
          <w:ins w:id="464" w:author="Euderlan Freire" w:date="2025-06-13T20:42:00Z">
            <w:del w:id="465" w:author="EUDERLAN FREIRE DA SILVA ABREU" w:date="2025-07-15T22:43:00Z">
              <w:r w:rsidRPr="0088746F" w:rsidDel="0088746F">
                <w:rPr>
                  <w:rStyle w:val="Hyperlink"/>
                  <w:rFonts w:ascii="Times New Roman" w:hAnsi="Times New Roman" w:cs="Times New Roman"/>
                  <w:noProof/>
                </w:rPr>
                <w:delText>4.2.7</w:delText>
              </w:r>
              <w:r w:rsidDel="0088746F">
                <w:rPr>
                  <w:rFonts w:eastAsiaTheme="minorEastAsia"/>
                  <w:noProof/>
                  <w:lang w:eastAsia="pt-BR"/>
                </w:rPr>
                <w:tab/>
              </w:r>
              <w:r w:rsidRPr="0088746F" w:rsidDel="0088746F">
                <w:rPr>
                  <w:rStyle w:val="Hyperlink"/>
                  <w:rFonts w:ascii="Times New Roman" w:hAnsi="Times New Roman" w:cs="Times New Roman"/>
                  <w:noProof/>
                </w:rPr>
                <w:delText>Classe resolução</w:delText>
              </w:r>
              <w:r w:rsidDel="0088746F">
                <w:rPr>
                  <w:noProof/>
                  <w:webHidden/>
                </w:rPr>
                <w:tab/>
              </w:r>
            </w:del>
          </w:ins>
        </w:p>
        <w:p w14:paraId="169AAF40" w14:textId="77DAD176" w:rsidR="0079488D" w:rsidDel="0088746F" w:rsidRDefault="0079488D">
          <w:pPr>
            <w:pStyle w:val="Sumrio3"/>
            <w:tabs>
              <w:tab w:val="left" w:pos="1320"/>
              <w:tab w:val="right" w:leader="dot" w:pos="8494"/>
            </w:tabs>
            <w:rPr>
              <w:ins w:id="466" w:author="Euderlan Freire" w:date="2025-06-13T20:42:00Z"/>
              <w:del w:id="467" w:author="EUDERLAN FREIRE DA SILVA ABREU" w:date="2025-07-15T22:43:00Z"/>
              <w:rFonts w:eastAsiaTheme="minorEastAsia"/>
              <w:noProof/>
              <w:lang w:eastAsia="pt-BR"/>
            </w:rPr>
          </w:pPr>
          <w:ins w:id="468" w:author="Euderlan Freire" w:date="2025-06-13T20:42:00Z">
            <w:del w:id="469" w:author="EUDERLAN FREIRE DA SILVA ABREU" w:date="2025-07-15T22:43:00Z">
              <w:r w:rsidRPr="0088746F" w:rsidDel="0088746F">
                <w:rPr>
                  <w:rStyle w:val="Hyperlink"/>
                  <w:rFonts w:ascii="Times New Roman" w:hAnsi="Times New Roman" w:cs="Times New Roman"/>
                  <w:noProof/>
                </w:rPr>
                <w:delText>4.2.8</w:delText>
              </w:r>
              <w:r w:rsidDel="0088746F">
                <w:rPr>
                  <w:rFonts w:eastAsiaTheme="minorEastAsia"/>
                  <w:noProof/>
                  <w:lang w:eastAsia="pt-BR"/>
                </w:rPr>
                <w:tab/>
              </w:r>
              <w:r w:rsidRPr="0088746F" w:rsidDel="0088746F">
                <w:rPr>
                  <w:rStyle w:val="Hyperlink"/>
                  <w:rFonts w:ascii="Times New Roman" w:hAnsi="Times New Roman" w:cs="Times New Roman"/>
                  <w:noProof/>
                </w:rPr>
                <w:delText>Classe base vetorial</w:delText>
              </w:r>
              <w:r w:rsidDel="0088746F">
                <w:rPr>
                  <w:noProof/>
                  <w:webHidden/>
                </w:rPr>
                <w:tab/>
              </w:r>
            </w:del>
          </w:ins>
        </w:p>
        <w:p w14:paraId="4741E9B7" w14:textId="20A28E82" w:rsidR="0079488D" w:rsidDel="0088746F" w:rsidRDefault="0079488D">
          <w:pPr>
            <w:pStyle w:val="Sumrio2"/>
            <w:tabs>
              <w:tab w:val="left" w:pos="880"/>
              <w:tab w:val="right" w:leader="dot" w:pos="8494"/>
            </w:tabs>
            <w:rPr>
              <w:ins w:id="470" w:author="Euderlan Freire" w:date="2025-06-13T20:42:00Z"/>
              <w:del w:id="471" w:author="EUDERLAN FREIRE DA SILVA ABREU" w:date="2025-07-15T22:43:00Z"/>
              <w:rFonts w:eastAsiaTheme="minorEastAsia"/>
              <w:noProof/>
              <w:lang w:eastAsia="pt-BR"/>
            </w:rPr>
          </w:pPr>
          <w:ins w:id="472" w:author="Euderlan Freire" w:date="2025-06-13T20:42:00Z">
            <w:del w:id="473" w:author="EUDERLAN FREIRE DA SILVA ABREU" w:date="2025-07-15T22:43:00Z">
              <w:r w:rsidRPr="0088746F" w:rsidDel="0088746F">
                <w:rPr>
                  <w:rStyle w:val="Hyperlink"/>
                  <w:rFonts w:ascii="Times New Roman" w:eastAsia="Times New Roman" w:hAnsi="Times New Roman" w:cs="Times New Roman"/>
                  <w:noProof/>
                </w:rPr>
                <w:delText>4.3</w:delText>
              </w:r>
              <w:r w:rsidDel="0088746F">
                <w:rPr>
                  <w:rFonts w:eastAsiaTheme="minorEastAsia"/>
                  <w:noProof/>
                  <w:lang w:eastAsia="pt-BR"/>
                </w:rPr>
                <w:tab/>
              </w:r>
              <w:r w:rsidRPr="0088746F" w:rsidDel="0088746F">
                <w:rPr>
                  <w:rStyle w:val="Hyperlink"/>
                  <w:rFonts w:ascii="Times New Roman" w:eastAsia="Times New Roman" w:hAnsi="Times New Roman" w:cs="Times New Roman"/>
                  <w:noProof/>
                </w:rPr>
                <w:delText>Diagramas de Sequência</w:delText>
              </w:r>
              <w:r w:rsidDel="0088746F">
                <w:rPr>
                  <w:noProof/>
                  <w:webHidden/>
                </w:rPr>
                <w:tab/>
              </w:r>
            </w:del>
          </w:ins>
        </w:p>
        <w:p w14:paraId="46AFE58D" w14:textId="1741E7C6" w:rsidR="0079488D" w:rsidDel="0088746F" w:rsidRDefault="0079488D">
          <w:pPr>
            <w:pStyle w:val="Sumrio3"/>
            <w:tabs>
              <w:tab w:val="left" w:pos="1320"/>
              <w:tab w:val="right" w:leader="dot" w:pos="8494"/>
            </w:tabs>
            <w:rPr>
              <w:ins w:id="474" w:author="Euderlan Freire" w:date="2025-06-13T20:42:00Z"/>
              <w:del w:id="475" w:author="EUDERLAN FREIRE DA SILVA ABREU" w:date="2025-07-15T22:43:00Z"/>
              <w:rFonts w:eastAsiaTheme="minorEastAsia"/>
              <w:noProof/>
              <w:lang w:eastAsia="pt-BR"/>
            </w:rPr>
          </w:pPr>
          <w:ins w:id="476" w:author="Euderlan Freire" w:date="2025-06-13T20:42:00Z">
            <w:del w:id="477" w:author="EUDERLAN FREIRE DA SILVA ABREU" w:date="2025-07-15T22:43:00Z">
              <w:r w:rsidRPr="0088746F" w:rsidDel="0088746F">
                <w:rPr>
                  <w:rStyle w:val="Hyperlink"/>
                  <w:rFonts w:ascii="Times New Roman" w:hAnsi="Times New Roman" w:cs="Times New Roman"/>
                  <w:noProof/>
                </w:rPr>
                <w:delText>4.3.1</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Sequência Cadastro e Login</w:delText>
              </w:r>
              <w:r w:rsidDel="0088746F">
                <w:rPr>
                  <w:noProof/>
                  <w:webHidden/>
                </w:rPr>
                <w:tab/>
              </w:r>
            </w:del>
          </w:ins>
        </w:p>
        <w:p w14:paraId="6506246B" w14:textId="56654289" w:rsidR="0079488D" w:rsidDel="0088746F" w:rsidRDefault="0079488D">
          <w:pPr>
            <w:pStyle w:val="Sumrio3"/>
            <w:tabs>
              <w:tab w:val="left" w:pos="1320"/>
              <w:tab w:val="right" w:leader="dot" w:pos="8494"/>
            </w:tabs>
            <w:rPr>
              <w:ins w:id="478" w:author="Euderlan Freire" w:date="2025-06-13T20:42:00Z"/>
              <w:del w:id="479" w:author="EUDERLAN FREIRE DA SILVA ABREU" w:date="2025-07-15T22:43:00Z"/>
              <w:rFonts w:eastAsiaTheme="minorEastAsia"/>
              <w:noProof/>
              <w:lang w:eastAsia="pt-BR"/>
            </w:rPr>
          </w:pPr>
          <w:ins w:id="480" w:author="Euderlan Freire" w:date="2025-06-13T20:42:00Z">
            <w:del w:id="481" w:author="EUDERLAN FREIRE DA SILVA ABREU" w:date="2025-07-15T22:43:00Z">
              <w:r w:rsidRPr="0088746F" w:rsidDel="0088746F">
                <w:rPr>
                  <w:rStyle w:val="Hyperlink"/>
                  <w:rFonts w:ascii="Times New Roman" w:hAnsi="Times New Roman" w:cs="Times New Roman"/>
                  <w:noProof/>
                </w:rPr>
                <w:delText>4.3.2</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Sequência Fazer Pergunta</w:delText>
              </w:r>
              <w:r w:rsidDel="0088746F">
                <w:rPr>
                  <w:noProof/>
                  <w:webHidden/>
                </w:rPr>
                <w:tab/>
              </w:r>
            </w:del>
          </w:ins>
        </w:p>
        <w:p w14:paraId="37B000AD" w14:textId="05B67709" w:rsidR="0079488D" w:rsidDel="0088746F" w:rsidRDefault="0079488D">
          <w:pPr>
            <w:pStyle w:val="Sumrio3"/>
            <w:tabs>
              <w:tab w:val="left" w:pos="1320"/>
              <w:tab w:val="right" w:leader="dot" w:pos="8494"/>
            </w:tabs>
            <w:rPr>
              <w:ins w:id="482" w:author="Euderlan Freire" w:date="2025-06-13T20:42:00Z"/>
              <w:del w:id="483" w:author="EUDERLAN FREIRE DA SILVA ABREU" w:date="2025-07-15T22:43:00Z"/>
              <w:rFonts w:eastAsiaTheme="minorEastAsia"/>
              <w:noProof/>
              <w:lang w:eastAsia="pt-BR"/>
            </w:rPr>
          </w:pPr>
          <w:ins w:id="484" w:author="Euderlan Freire" w:date="2025-06-13T20:42:00Z">
            <w:del w:id="485" w:author="EUDERLAN FREIRE DA SILVA ABREU" w:date="2025-07-15T22:43:00Z">
              <w:r w:rsidRPr="0088746F" w:rsidDel="0088746F">
                <w:rPr>
                  <w:rStyle w:val="Hyperlink"/>
                  <w:rFonts w:ascii="Times New Roman" w:hAnsi="Times New Roman" w:cs="Times New Roman"/>
                  <w:noProof/>
                </w:rPr>
                <w:delText>4.3.3</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 de Sequência Avaliar Resposta</w:delText>
              </w:r>
              <w:r w:rsidDel="0088746F">
                <w:rPr>
                  <w:noProof/>
                  <w:webHidden/>
                </w:rPr>
                <w:tab/>
              </w:r>
            </w:del>
          </w:ins>
        </w:p>
        <w:p w14:paraId="7616C496" w14:textId="44015203" w:rsidR="0079488D" w:rsidDel="0088746F" w:rsidRDefault="0079488D">
          <w:pPr>
            <w:pStyle w:val="Sumrio3"/>
            <w:tabs>
              <w:tab w:val="left" w:pos="1320"/>
              <w:tab w:val="right" w:leader="dot" w:pos="8494"/>
            </w:tabs>
            <w:rPr>
              <w:ins w:id="486" w:author="Euderlan Freire" w:date="2025-06-13T20:42:00Z"/>
              <w:del w:id="487" w:author="EUDERLAN FREIRE DA SILVA ABREU" w:date="2025-07-15T22:43:00Z"/>
              <w:rFonts w:eastAsiaTheme="minorEastAsia"/>
              <w:noProof/>
              <w:lang w:eastAsia="pt-BR"/>
            </w:rPr>
          </w:pPr>
          <w:ins w:id="488" w:author="Euderlan Freire" w:date="2025-06-13T20:42:00Z">
            <w:del w:id="489" w:author="EUDERLAN FREIRE DA SILVA ABREU" w:date="2025-07-15T22:43:00Z">
              <w:r w:rsidRPr="0088746F" w:rsidDel="0088746F">
                <w:rPr>
                  <w:rStyle w:val="Hyperlink"/>
                  <w:rFonts w:ascii="Times New Roman" w:hAnsi="Times New Roman" w:cs="Times New Roman"/>
                  <w:noProof/>
                </w:rPr>
                <w:delText>4.3.4</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 de Sequência Gerenciar Resolução</w:delText>
              </w:r>
              <w:r w:rsidDel="0088746F">
                <w:rPr>
                  <w:noProof/>
                  <w:webHidden/>
                </w:rPr>
                <w:tab/>
              </w:r>
            </w:del>
          </w:ins>
        </w:p>
        <w:p w14:paraId="6280A33B" w14:textId="01B40A58" w:rsidR="0079488D" w:rsidDel="0088746F" w:rsidRDefault="0079488D">
          <w:pPr>
            <w:pStyle w:val="Sumrio3"/>
            <w:tabs>
              <w:tab w:val="left" w:pos="1320"/>
              <w:tab w:val="right" w:leader="dot" w:pos="8494"/>
            </w:tabs>
            <w:rPr>
              <w:ins w:id="490" w:author="Euderlan Freire" w:date="2025-06-13T20:42:00Z"/>
              <w:del w:id="491" w:author="EUDERLAN FREIRE DA SILVA ABREU" w:date="2025-07-15T22:43:00Z"/>
              <w:rFonts w:eastAsiaTheme="minorEastAsia"/>
              <w:noProof/>
              <w:lang w:eastAsia="pt-BR"/>
            </w:rPr>
          </w:pPr>
          <w:ins w:id="492" w:author="Euderlan Freire" w:date="2025-06-13T20:42:00Z">
            <w:del w:id="493" w:author="EUDERLAN FREIRE DA SILVA ABREU" w:date="2025-07-15T22:43:00Z">
              <w:r w:rsidRPr="0088746F" w:rsidDel="0088746F">
                <w:rPr>
                  <w:rStyle w:val="Hyperlink"/>
                  <w:rFonts w:ascii="Times New Roman" w:hAnsi="Times New Roman" w:cs="Times New Roman"/>
                  <w:noProof/>
                </w:rPr>
                <w:delText>4.3.5</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 de Sequência Histórico</w:delText>
              </w:r>
              <w:r w:rsidDel="0088746F">
                <w:rPr>
                  <w:noProof/>
                  <w:webHidden/>
                </w:rPr>
                <w:tab/>
              </w:r>
            </w:del>
          </w:ins>
        </w:p>
        <w:p w14:paraId="7C02E845" w14:textId="72FD8FDB" w:rsidR="0079488D" w:rsidDel="0088746F" w:rsidRDefault="0079488D">
          <w:pPr>
            <w:pStyle w:val="Sumrio3"/>
            <w:tabs>
              <w:tab w:val="left" w:pos="1320"/>
              <w:tab w:val="right" w:leader="dot" w:pos="8494"/>
            </w:tabs>
            <w:rPr>
              <w:ins w:id="494" w:author="Euderlan Freire" w:date="2025-06-13T20:42:00Z"/>
              <w:del w:id="495" w:author="EUDERLAN FREIRE DA SILVA ABREU" w:date="2025-07-15T22:43:00Z"/>
              <w:rFonts w:eastAsiaTheme="minorEastAsia"/>
              <w:noProof/>
              <w:lang w:eastAsia="pt-BR"/>
            </w:rPr>
          </w:pPr>
          <w:ins w:id="496" w:author="Euderlan Freire" w:date="2025-06-13T20:42:00Z">
            <w:del w:id="497" w:author="EUDERLAN FREIRE DA SILVA ABREU" w:date="2025-07-15T22:43:00Z">
              <w:r w:rsidRPr="0088746F" w:rsidDel="0088746F">
                <w:rPr>
                  <w:rStyle w:val="Hyperlink"/>
                  <w:rFonts w:ascii="Times New Roman" w:hAnsi="Times New Roman" w:cs="Times New Roman"/>
                  <w:noProof/>
                </w:rPr>
                <w:delText>4.3.6</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 de Sequência Logout</w:delText>
              </w:r>
              <w:r w:rsidDel="0088746F">
                <w:rPr>
                  <w:noProof/>
                  <w:webHidden/>
                </w:rPr>
                <w:tab/>
              </w:r>
            </w:del>
          </w:ins>
        </w:p>
        <w:p w14:paraId="1695971B" w14:textId="0484C61E" w:rsidR="0079488D" w:rsidDel="0088746F" w:rsidRDefault="0079488D">
          <w:pPr>
            <w:pStyle w:val="Sumrio2"/>
            <w:tabs>
              <w:tab w:val="left" w:pos="880"/>
              <w:tab w:val="right" w:leader="dot" w:pos="8494"/>
            </w:tabs>
            <w:rPr>
              <w:ins w:id="498" w:author="Euderlan Freire" w:date="2025-06-13T20:42:00Z"/>
              <w:del w:id="499" w:author="EUDERLAN FREIRE DA SILVA ABREU" w:date="2025-07-15T22:43:00Z"/>
              <w:rFonts w:eastAsiaTheme="minorEastAsia"/>
              <w:noProof/>
              <w:lang w:eastAsia="pt-BR"/>
            </w:rPr>
          </w:pPr>
          <w:ins w:id="500" w:author="Euderlan Freire" w:date="2025-06-13T20:42:00Z">
            <w:del w:id="501" w:author="EUDERLAN FREIRE DA SILVA ABREU" w:date="2025-07-15T22:43:00Z">
              <w:r w:rsidRPr="0088746F" w:rsidDel="0088746F">
                <w:rPr>
                  <w:rStyle w:val="Hyperlink"/>
                  <w:rFonts w:ascii="Times New Roman" w:hAnsi="Times New Roman" w:cs="Times New Roman"/>
                  <w:noProof/>
                </w:rPr>
                <w:delText>4.4</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w:delText>
              </w:r>
              <w:r w:rsidDel="0088746F">
                <w:rPr>
                  <w:noProof/>
                  <w:webHidden/>
                </w:rPr>
                <w:tab/>
              </w:r>
            </w:del>
          </w:ins>
        </w:p>
        <w:p w14:paraId="03D299FD" w14:textId="74B1132F" w:rsidR="0079488D" w:rsidDel="0088746F" w:rsidRDefault="0079488D">
          <w:pPr>
            <w:pStyle w:val="Sumrio3"/>
            <w:tabs>
              <w:tab w:val="left" w:pos="1320"/>
              <w:tab w:val="right" w:leader="dot" w:pos="8494"/>
            </w:tabs>
            <w:rPr>
              <w:ins w:id="502" w:author="Euderlan Freire" w:date="2025-06-13T20:42:00Z"/>
              <w:del w:id="503" w:author="EUDERLAN FREIRE DA SILVA ABREU" w:date="2025-07-15T22:43:00Z"/>
              <w:rFonts w:eastAsiaTheme="minorEastAsia"/>
              <w:noProof/>
              <w:lang w:eastAsia="pt-BR"/>
            </w:rPr>
          </w:pPr>
          <w:ins w:id="504" w:author="Euderlan Freire" w:date="2025-06-13T20:42:00Z">
            <w:del w:id="505" w:author="EUDERLAN FREIRE DA SILVA ABREU" w:date="2025-07-15T22:43:00Z">
              <w:r w:rsidRPr="0088746F" w:rsidDel="0088746F">
                <w:rPr>
                  <w:rStyle w:val="Hyperlink"/>
                  <w:rFonts w:ascii="Times New Roman" w:hAnsi="Times New Roman" w:cs="Times New Roman"/>
                  <w:noProof/>
                </w:rPr>
                <w:delText>4.4.1</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 Cadastro e Login</w:delText>
              </w:r>
              <w:r w:rsidDel="0088746F">
                <w:rPr>
                  <w:noProof/>
                  <w:webHidden/>
                </w:rPr>
                <w:tab/>
              </w:r>
            </w:del>
          </w:ins>
        </w:p>
        <w:p w14:paraId="416A34B5" w14:textId="4839EB4F" w:rsidR="0079488D" w:rsidDel="0088746F" w:rsidRDefault="0079488D">
          <w:pPr>
            <w:pStyle w:val="Sumrio3"/>
            <w:tabs>
              <w:tab w:val="left" w:pos="1320"/>
              <w:tab w:val="right" w:leader="dot" w:pos="8494"/>
            </w:tabs>
            <w:rPr>
              <w:ins w:id="506" w:author="Euderlan Freire" w:date="2025-06-13T20:42:00Z"/>
              <w:del w:id="507" w:author="EUDERLAN FREIRE DA SILVA ABREU" w:date="2025-07-15T22:43:00Z"/>
              <w:rFonts w:eastAsiaTheme="minorEastAsia"/>
              <w:noProof/>
              <w:lang w:eastAsia="pt-BR"/>
            </w:rPr>
          </w:pPr>
          <w:ins w:id="508" w:author="Euderlan Freire" w:date="2025-06-13T20:42:00Z">
            <w:del w:id="509" w:author="EUDERLAN FREIRE DA SILVA ABREU" w:date="2025-07-15T22:43:00Z">
              <w:r w:rsidRPr="0088746F" w:rsidDel="0088746F">
                <w:rPr>
                  <w:rStyle w:val="Hyperlink"/>
                  <w:rFonts w:ascii="Times New Roman" w:hAnsi="Times New Roman" w:cs="Times New Roman"/>
                  <w:noProof/>
                </w:rPr>
                <w:delText>4.4.2</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 Fazer Pergunta</w:delText>
              </w:r>
              <w:r w:rsidDel="0088746F">
                <w:rPr>
                  <w:noProof/>
                  <w:webHidden/>
                </w:rPr>
                <w:tab/>
              </w:r>
            </w:del>
          </w:ins>
        </w:p>
        <w:p w14:paraId="2274EDA1" w14:textId="71050BA4" w:rsidR="0079488D" w:rsidDel="0088746F" w:rsidRDefault="0079488D">
          <w:pPr>
            <w:pStyle w:val="Sumrio3"/>
            <w:tabs>
              <w:tab w:val="left" w:pos="1320"/>
              <w:tab w:val="right" w:leader="dot" w:pos="8494"/>
            </w:tabs>
            <w:rPr>
              <w:ins w:id="510" w:author="Euderlan Freire" w:date="2025-06-13T20:42:00Z"/>
              <w:del w:id="511" w:author="EUDERLAN FREIRE DA SILVA ABREU" w:date="2025-07-15T22:43:00Z"/>
              <w:rFonts w:eastAsiaTheme="minorEastAsia"/>
              <w:noProof/>
              <w:lang w:eastAsia="pt-BR"/>
            </w:rPr>
          </w:pPr>
          <w:ins w:id="512" w:author="Euderlan Freire" w:date="2025-06-13T20:42:00Z">
            <w:del w:id="513" w:author="EUDERLAN FREIRE DA SILVA ABREU" w:date="2025-07-15T22:43:00Z">
              <w:r w:rsidRPr="0088746F" w:rsidDel="0088746F">
                <w:rPr>
                  <w:rStyle w:val="Hyperlink"/>
                  <w:rFonts w:ascii="Times New Roman" w:hAnsi="Times New Roman" w:cs="Times New Roman"/>
                  <w:noProof/>
                </w:rPr>
                <w:delText>4.4.3</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 Avaliar Resposta</w:delText>
              </w:r>
              <w:r w:rsidDel="0088746F">
                <w:rPr>
                  <w:noProof/>
                  <w:webHidden/>
                </w:rPr>
                <w:tab/>
              </w:r>
            </w:del>
          </w:ins>
        </w:p>
        <w:p w14:paraId="7ACD0636" w14:textId="699C7987" w:rsidR="0079488D" w:rsidDel="0088746F" w:rsidRDefault="0079488D">
          <w:pPr>
            <w:pStyle w:val="Sumrio3"/>
            <w:tabs>
              <w:tab w:val="left" w:pos="1320"/>
              <w:tab w:val="right" w:leader="dot" w:pos="8494"/>
            </w:tabs>
            <w:rPr>
              <w:ins w:id="514" w:author="Euderlan Freire" w:date="2025-06-13T20:42:00Z"/>
              <w:del w:id="515" w:author="EUDERLAN FREIRE DA SILVA ABREU" w:date="2025-07-15T22:43:00Z"/>
              <w:rFonts w:eastAsiaTheme="minorEastAsia"/>
              <w:noProof/>
              <w:lang w:eastAsia="pt-BR"/>
            </w:rPr>
          </w:pPr>
          <w:ins w:id="516" w:author="Euderlan Freire" w:date="2025-06-13T20:42:00Z">
            <w:del w:id="517" w:author="EUDERLAN FREIRE DA SILVA ABREU" w:date="2025-07-15T22:43:00Z">
              <w:r w:rsidRPr="0088746F" w:rsidDel="0088746F">
                <w:rPr>
                  <w:rStyle w:val="Hyperlink"/>
                  <w:rFonts w:ascii="Times New Roman" w:hAnsi="Times New Roman" w:cs="Times New Roman"/>
                  <w:noProof/>
                </w:rPr>
                <w:delText>4.4.4</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 Gerenciar Resolução</w:delText>
              </w:r>
              <w:r w:rsidDel="0088746F">
                <w:rPr>
                  <w:noProof/>
                  <w:webHidden/>
                </w:rPr>
                <w:tab/>
              </w:r>
            </w:del>
          </w:ins>
        </w:p>
        <w:p w14:paraId="267445D2" w14:textId="32EF2010" w:rsidR="0079488D" w:rsidDel="0088746F" w:rsidRDefault="0079488D">
          <w:pPr>
            <w:pStyle w:val="Sumrio3"/>
            <w:tabs>
              <w:tab w:val="left" w:pos="1320"/>
              <w:tab w:val="right" w:leader="dot" w:pos="8494"/>
            </w:tabs>
            <w:rPr>
              <w:ins w:id="518" w:author="Euderlan Freire" w:date="2025-06-13T20:42:00Z"/>
              <w:del w:id="519" w:author="EUDERLAN FREIRE DA SILVA ABREU" w:date="2025-07-15T22:43:00Z"/>
              <w:rFonts w:eastAsiaTheme="minorEastAsia"/>
              <w:noProof/>
              <w:lang w:eastAsia="pt-BR"/>
            </w:rPr>
          </w:pPr>
          <w:ins w:id="520" w:author="Euderlan Freire" w:date="2025-06-13T20:42:00Z">
            <w:del w:id="521" w:author="EUDERLAN FREIRE DA SILVA ABREU" w:date="2025-07-15T22:43:00Z">
              <w:r w:rsidRPr="0088746F" w:rsidDel="0088746F">
                <w:rPr>
                  <w:rStyle w:val="Hyperlink"/>
                  <w:rFonts w:ascii="Times New Roman" w:hAnsi="Times New Roman" w:cs="Times New Roman"/>
                  <w:noProof/>
                </w:rPr>
                <w:delText>4.4.5</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 Histórico</w:delText>
              </w:r>
              <w:r w:rsidDel="0088746F">
                <w:rPr>
                  <w:noProof/>
                  <w:webHidden/>
                </w:rPr>
                <w:tab/>
              </w:r>
            </w:del>
          </w:ins>
        </w:p>
        <w:p w14:paraId="55A75B09" w14:textId="1AADCE7F" w:rsidR="0079488D" w:rsidDel="0088746F" w:rsidRDefault="0079488D">
          <w:pPr>
            <w:pStyle w:val="Sumrio3"/>
            <w:tabs>
              <w:tab w:val="left" w:pos="1320"/>
              <w:tab w:val="right" w:leader="dot" w:pos="8494"/>
            </w:tabs>
            <w:rPr>
              <w:ins w:id="522" w:author="Euderlan Freire" w:date="2025-06-13T20:42:00Z"/>
              <w:del w:id="523" w:author="EUDERLAN FREIRE DA SILVA ABREU" w:date="2025-07-15T22:43:00Z"/>
              <w:rFonts w:eastAsiaTheme="minorEastAsia"/>
              <w:noProof/>
              <w:lang w:eastAsia="pt-BR"/>
            </w:rPr>
          </w:pPr>
          <w:ins w:id="524" w:author="Euderlan Freire" w:date="2025-06-13T20:42:00Z">
            <w:del w:id="525" w:author="EUDERLAN FREIRE DA SILVA ABREU" w:date="2025-07-15T22:43:00Z">
              <w:r w:rsidRPr="0088746F" w:rsidDel="0088746F">
                <w:rPr>
                  <w:rStyle w:val="Hyperlink"/>
                  <w:rFonts w:ascii="Times New Roman" w:hAnsi="Times New Roman" w:cs="Times New Roman"/>
                  <w:noProof/>
                </w:rPr>
                <w:delText>4.4.6</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Atividade Logout</w:delText>
              </w:r>
              <w:r w:rsidDel="0088746F">
                <w:rPr>
                  <w:noProof/>
                  <w:webHidden/>
                </w:rPr>
                <w:tab/>
              </w:r>
            </w:del>
          </w:ins>
        </w:p>
        <w:p w14:paraId="105C48A1" w14:textId="18D798F5" w:rsidR="0079488D" w:rsidDel="0088746F" w:rsidRDefault="0079488D">
          <w:pPr>
            <w:pStyle w:val="Sumrio2"/>
            <w:tabs>
              <w:tab w:val="left" w:pos="880"/>
              <w:tab w:val="right" w:leader="dot" w:pos="8494"/>
            </w:tabs>
            <w:rPr>
              <w:ins w:id="526" w:author="Euderlan Freire" w:date="2025-06-13T20:42:00Z"/>
              <w:del w:id="527" w:author="EUDERLAN FREIRE DA SILVA ABREU" w:date="2025-07-15T22:43:00Z"/>
              <w:rFonts w:eastAsiaTheme="minorEastAsia"/>
              <w:noProof/>
              <w:lang w:eastAsia="pt-BR"/>
            </w:rPr>
          </w:pPr>
          <w:ins w:id="528" w:author="Euderlan Freire" w:date="2025-06-13T20:42:00Z">
            <w:del w:id="529" w:author="EUDERLAN FREIRE DA SILVA ABREU" w:date="2025-07-15T22:43:00Z">
              <w:r w:rsidRPr="0088746F" w:rsidDel="0088746F">
                <w:rPr>
                  <w:rStyle w:val="Hyperlink"/>
                  <w:rFonts w:ascii="Times New Roman" w:hAnsi="Times New Roman" w:cs="Times New Roman"/>
                  <w:noProof/>
                </w:rPr>
                <w:delText>4.5</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Estados</w:delText>
              </w:r>
              <w:r w:rsidDel="0088746F">
                <w:rPr>
                  <w:noProof/>
                  <w:webHidden/>
                </w:rPr>
                <w:tab/>
              </w:r>
            </w:del>
          </w:ins>
        </w:p>
        <w:p w14:paraId="3F5B1298" w14:textId="2213B909" w:rsidR="0079488D" w:rsidDel="0088746F" w:rsidRDefault="0079488D">
          <w:pPr>
            <w:pStyle w:val="Sumrio3"/>
            <w:tabs>
              <w:tab w:val="left" w:pos="1320"/>
              <w:tab w:val="right" w:leader="dot" w:pos="8494"/>
            </w:tabs>
            <w:rPr>
              <w:ins w:id="530" w:author="Euderlan Freire" w:date="2025-06-13T20:42:00Z"/>
              <w:del w:id="531" w:author="EUDERLAN FREIRE DA SILVA ABREU" w:date="2025-07-15T22:43:00Z"/>
              <w:rFonts w:eastAsiaTheme="minorEastAsia"/>
              <w:noProof/>
              <w:lang w:eastAsia="pt-BR"/>
            </w:rPr>
          </w:pPr>
          <w:ins w:id="532" w:author="Euderlan Freire" w:date="2025-06-13T20:42:00Z">
            <w:del w:id="533" w:author="EUDERLAN FREIRE DA SILVA ABREU" w:date="2025-07-15T22:43:00Z">
              <w:r w:rsidRPr="0088746F" w:rsidDel="0088746F">
                <w:rPr>
                  <w:rStyle w:val="Hyperlink"/>
                  <w:rFonts w:ascii="Times New Roman" w:hAnsi="Times New Roman" w:cs="Times New Roman"/>
                  <w:noProof/>
                </w:rPr>
                <w:delText>4.5.1</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Diagramas de Estado Fazer Pergunta</w:delText>
              </w:r>
              <w:r w:rsidDel="0088746F">
                <w:rPr>
                  <w:noProof/>
                  <w:webHidden/>
                </w:rPr>
                <w:tab/>
              </w:r>
            </w:del>
          </w:ins>
        </w:p>
        <w:p w14:paraId="23E51D59" w14:textId="69AE536D" w:rsidR="0079488D" w:rsidDel="0088746F" w:rsidRDefault="0079488D">
          <w:pPr>
            <w:pStyle w:val="Sumrio3"/>
            <w:tabs>
              <w:tab w:val="left" w:pos="1320"/>
              <w:tab w:val="right" w:leader="dot" w:pos="8494"/>
            </w:tabs>
            <w:rPr>
              <w:ins w:id="534" w:author="Euderlan Freire" w:date="2025-06-13T20:42:00Z"/>
              <w:del w:id="535" w:author="EUDERLAN FREIRE DA SILVA ABREU" w:date="2025-07-15T22:43:00Z"/>
              <w:rFonts w:eastAsiaTheme="minorEastAsia"/>
              <w:noProof/>
              <w:lang w:eastAsia="pt-BR"/>
            </w:rPr>
          </w:pPr>
          <w:ins w:id="536" w:author="Euderlan Freire" w:date="2025-06-13T20:42:00Z">
            <w:del w:id="537" w:author="EUDERLAN FREIRE DA SILVA ABREU" w:date="2025-07-15T22:43:00Z">
              <w:r w:rsidRPr="0088746F" w:rsidDel="0088746F">
                <w:rPr>
                  <w:rStyle w:val="Hyperlink"/>
                  <w:rFonts w:ascii="Times New Roman" w:hAnsi="Times New Roman" w:cs="Times New Roman"/>
                  <w:noProof/>
                </w:rPr>
                <w:delText>4.5.2</w:delText>
              </w:r>
              <w:r w:rsidDel="0088746F">
                <w:rPr>
                  <w:rFonts w:eastAsiaTheme="minorEastAsia"/>
                  <w:noProof/>
                  <w:lang w:eastAsia="pt-BR"/>
                </w:rPr>
                <w:tab/>
              </w:r>
              <w:r w:rsidRPr="0088746F" w:rsidDel="0088746F">
                <w:rPr>
                  <w:rStyle w:val="Hyperlink"/>
                  <w:rFonts w:ascii="Times New Roman" w:hAnsi="Times New Roman" w:cs="Times New Roman"/>
                  <w:noProof/>
                </w:rPr>
                <w:delText>Diagrama de Estado Gerenciar Resolução</w:delText>
              </w:r>
              <w:r w:rsidDel="0088746F">
                <w:rPr>
                  <w:noProof/>
                  <w:webHidden/>
                </w:rPr>
                <w:tab/>
              </w:r>
            </w:del>
          </w:ins>
        </w:p>
        <w:p w14:paraId="27A3A7CA" w14:textId="5FC36F89" w:rsidR="0079488D" w:rsidDel="0088746F" w:rsidRDefault="0079488D">
          <w:pPr>
            <w:pStyle w:val="Sumrio1"/>
            <w:tabs>
              <w:tab w:val="left" w:pos="440"/>
              <w:tab w:val="right" w:leader="dot" w:pos="8494"/>
            </w:tabs>
            <w:rPr>
              <w:ins w:id="538" w:author="Euderlan Freire" w:date="2025-06-13T20:42:00Z"/>
              <w:del w:id="539" w:author="EUDERLAN FREIRE DA SILVA ABREU" w:date="2025-07-15T22:43:00Z"/>
              <w:rFonts w:eastAsiaTheme="minorEastAsia"/>
              <w:noProof/>
              <w:lang w:eastAsia="pt-BR"/>
            </w:rPr>
          </w:pPr>
          <w:ins w:id="540" w:author="Euderlan Freire" w:date="2025-06-13T20:42:00Z">
            <w:del w:id="541" w:author="EUDERLAN FREIRE DA SILVA ABREU" w:date="2025-07-15T22:43:00Z">
              <w:r w:rsidRPr="0088746F" w:rsidDel="0088746F">
                <w:rPr>
                  <w:rStyle w:val="Hyperlink"/>
                  <w:rFonts w:ascii="Times New Roman" w:hAnsi="Times New Roman" w:cs="Times New Roman"/>
                  <w:b/>
                  <w:bCs/>
                  <w:noProof/>
                </w:rPr>
                <w:delText>5</w:delText>
              </w:r>
              <w:r w:rsidDel="0088746F">
                <w:rPr>
                  <w:rFonts w:eastAsiaTheme="minorEastAsia"/>
                  <w:noProof/>
                  <w:lang w:eastAsia="pt-BR"/>
                </w:rPr>
                <w:tab/>
              </w:r>
              <w:r w:rsidRPr="0088746F" w:rsidDel="0088746F">
                <w:rPr>
                  <w:rStyle w:val="Hyperlink"/>
                  <w:rFonts w:ascii="Times New Roman" w:hAnsi="Times New Roman" w:cs="Times New Roman"/>
                  <w:b/>
                  <w:bCs/>
                  <w:noProof/>
                </w:rPr>
                <w:delText>CONCLUSÃO</w:delText>
              </w:r>
              <w:r w:rsidDel="0088746F">
                <w:rPr>
                  <w:noProof/>
                  <w:webHidden/>
                </w:rPr>
                <w:tab/>
              </w:r>
            </w:del>
          </w:ins>
        </w:p>
        <w:p w14:paraId="4C68BCA9" w14:textId="679ACD08" w:rsidR="0079488D" w:rsidDel="0088746F" w:rsidRDefault="0079488D">
          <w:pPr>
            <w:pStyle w:val="Sumrio1"/>
            <w:tabs>
              <w:tab w:val="left" w:pos="440"/>
              <w:tab w:val="right" w:leader="dot" w:pos="8494"/>
            </w:tabs>
            <w:rPr>
              <w:ins w:id="542" w:author="Euderlan Freire" w:date="2025-06-13T20:42:00Z"/>
              <w:del w:id="543" w:author="EUDERLAN FREIRE DA SILVA ABREU" w:date="2025-07-15T22:43:00Z"/>
              <w:rFonts w:eastAsiaTheme="minorEastAsia"/>
              <w:noProof/>
              <w:lang w:eastAsia="pt-BR"/>
            </w:rPr>
          </w:pPr>
          <w:ins w:id="544" w:author="Euderlan Freire" w:date="2025-06-13T20:42:00Z">
            <w:del w:id="545" w:author="EUDERLAN FREIRE DA SILVA ABREU" w:date="2025-07-15T22:43:00Z">
              <w:r w:rsidRPr="0088746F" w:rsidDel="0088746F">
                <w:rPr>
                  <w:rStyle w:val="Hyperlink"/>
                  <w:rFonts w:ascii="Times New Roman" w:hAnsi="Times New Roman" w:cs="Times New Roman"/>
                  <w:b/>
                  <w:bCs/>
                  <w:noProof/>
                </w:rPr>
                <w:delText>6</w:delText>
              </w:r>
              <w:r w:rsidDel="0088746F">
                <w:rPr>
                  <w:rFonts w:eastAsiaTheme="minorEastAsia"/>
                  <w:noProof/>
                  <w:lang w:eastAsia="pt-BR"/>
                </w:rPr>
                <w:tab/>
              </w:r>
              <w:r w:rsidRPr="0088746F" w:rsidDel="0088746F">
                <w:rPr>
                  <w:rStyle w:val="Hyperlink"/>
                  <w:rFonts w:ascii="Times New Roman" w:hAnsi="Times New Roman" w:cs="Times New Roman"/>
                  <w:b/>
                  <w:bCs/>
                  <w:noProof/>
                </w:rPr>
                <w:delText>REFERÊNCIAS</w:delText>
              </w:r>
              <w:r w:rsidDel="0088746F">
                <w:rPr>
                  <w:noProof/>
                  <w:webHidden/>
                </w:rPr>
                <w:tab/>
              </w:r>
            </w:del>
          </w:ins>
        </w:p>
        <w:p w14:paraId="2728F60B" w14:textId="691A75C9" w:rsidR="008A69FD" w:rsidRPr="000D0F7B" w:rsidDel="0088746F" w:rsidRDefault="008A69FD">
          <w:pPr>
            <w:pStyle w:val="Sumrio2"/>
            <w:tabs>
              <w:tab w:val="right" w:leader="dot" w:pos="8494"/>
            </w:tabs>
            <w:spacing w:line="240" w:lineRule="auto"/>
            <w:rPr>
              <w:del w:id="546" w:author="EUDERLAN FREIRE DA SILVA ABREU" w:date="2025-07-15T22:43:00Z"/>
              <w:noProof/>
              <w:color w:val="000000" w:themeColor="text1"/>
              <w:rPrChange w:id="547" w:author="Euderlan Freire" w:date="2025-06-13T19:46:00Z">
                <w:rPr>
                  <w:del w:id="548" w:author="EUDERLAN FREIRE DA SILVA ABREU" w:date="2025-07-15T22:43:00Z"/>
                  <w:noProof/>
                </w:rPr>
              </w:rPrChange>
            </w:rPr>
            <w:pPrChange w:id="549" w:author="Euderlan Freire" w:date="2025-06-13T19:46:00Z">
              <w:pPr>
                <w:pStyle w:val="Sumrio2"/>
                <w:tabs>
                  <w:tab w:val="right" w:leader="dot" w:pos="8494"/>
                </w:tabs>
              </w:pPr>
            </w:pPrChange>
          </w:pPr>
          <w:del w:id="550" w:author="EUDERLAN FREIRE DA SILVA ABREU" w:date="2025-07-15T22:43:00Z">
            <w:r w:rsidRPr="000D0F7B" w:rsidDel="0088746F">
              <w:rPr>
                <w:rStyle w:val="Hyperlink"/>
                <w:rFonts w:ascii="Times New Roman" w:hAnsi="Times New Roman" w:cs="Times New Roman"/>
                <w:b/>
                <w:bCs/>
                <w:noProof/>
                <w:color w:val="000000" w:themeColor="text1"/>
                <w:rPrChange w:id="551" w:author="Euderlan Freire" w:date="2025-06-13T19:46:00Z">
                  <w:rPr>
                    <w:rStyle w:val="Hyperlink"/>
                    <w:rFonts w:ascii="Times New Roman" w:hAnsi="Times New Roman" w:cs="Times New Roman"/>
                    <w:b/>
                    <w:bCs/>
                    <w:noProof/>
                  </w:rPr>
                </w:rPrChange>
              </w:rPr>
              <w:delText>1.</w:delText>
            </w:r>
            <w:r w:rsidRPr="000D0F7B" w:rsidDel="0088746F">
              <w:rPr>
                <w:rStyle w:val="Hyperlink"/>
                <w:rFonts w:ascii="Times New Roman" w:eastAsia="Times New Roman" w:hAnsi="Times New Roman" w:cs="Times New Roman"/>
                <w:b/>
                <w:bCs/>
                <w:noProof/>
                <w:color w:val="000000" w:themeColor="text1"/>
                <w:rPrChange w:id="552" w:author="Euderlan Freire" w:date="2025-06-13T19:46:00Z">
                  <w:rPr>
                    <w:rStyle w:val="Hyperlink"/>
                    <w:rFonts w:ascii="Times New Roman" w:eastAsia="Times New Roman" w:hAnsi="Times New Roman" w:cs="Times New Roman"/>
                    <w:b/>
                    <w:bCs/>
                    <w:noProof/>
                  </w:rPr>
                </w:rPrChange>
              </w:rPr>
              <w:delText xml:space="preserve"> INTRODUÇÃO</w:delText>
            </w:r>
            <w:r w:rsidRPr="000D0F7B" w:rsidDel="0088746F">
              <w:rPr>
                <w:noProof/>
                <w:webHidden/>
                <w:color w:val="000000" w:themeColor="text1"/>
                <w:rPrChange w:id="553" w:author="Euderlan Freire" w:date="2025-06-13T19:46:00Z">
                  <w:rPr>
                    <w:noProof/>
                    <w:webHidden/>
                  </w:rPr>
                </w:rPrChange>
              </w:rPr>
              <w:tab/>
              <w:delText>4</w:delText>
            </w:r>
          </w:del>
        </w:p>
        <w:p w14:paraId="6973CA5A" w14:textId="07233C0E" w:rsidR="008A69FD" w:rsidRPr="000D0F7B" w:rsidDel="0088746F" w:rsidRDefault="008A69FD">
          <w:pPr>
            <w:pStyle w:val="Sumrio2"/>
            <w:tabs>
              <w:tab w:val="left" w:pos="880"/>
              <w:tab w:val="right" w:leader="dot" w:pos="8494"/>
            </w:tabs>
            <w:spacing w:line="240" w:lineRule="auto"/>
            <w:rPr>
              <w:del w:id="554" w:author="EUDERLAN FREIRE DA SILVA ABREU" w:date="2025-07-15T22:43:00Z"/>
              <w:noProof/>
              <w:color w:val="000000" w:themeColor="text1"/>
              <w:rPrChange w:id="555" w:author="Euderlan Freire" w:date="2025-06-13T19:46:00Z">
                <w:rPr>
                  <w:del w:id="556" w:author="EUDERLAN FREIRE DA SILVA ABREU" w:date="2025-07-15T22:43:00Z"/>
                  <w:noProof/>
                </w:rPr>
              </w:rPrChange>
            </w:rPr>
            <w:pPrChange w:id="557" w:author="Euderlan Freire" w:date="2025-06-13T19:46:00Z">
              <w:pPr>
                <w:pStyle w:val="Sumrio2"/>
                <w:tabs>
                  <w:tab w:val="left" w:pos="880"/>
                  <w:tab w:val="right" w:leader="dot" w:pos="8494"/>
                </w:tabs>
              </w:pPr>
            </w:pPrChange>
          </w:pPr>
          <w:del w:id="558" w:author="EUDERLAN FREIRE DA SILVA ABREU" w:date="2025-07-15T22:43:00Z">
            <w:r w:rsidRPr="000D0F7B" w:rsidDel="0088746F">
              <w:rPr>
                <w:rStyle w:val="Hyperlink"/>
                <w:rFonts w:ascii="Times New Roman" w:eastAsia="Times New Roman" w:hAnsi="Times New Roman" w:cs="Times New Roman"/>
                <w:noProof/>
                <w:color w:val="000000" w:themeColor="text1"/>
                <w:rPrChange w:id="559" w:author="Euderlan Freire" w:date="2025-06-13T19:46:00Z">
                  <w:rPr>
                    <w:rStyle w:val="Hyperlink"/>
                    <w:rFonts w:ascii="Times New Roman" w:eastAsia="Times New Roman" w:hAnsi="Times New Roman" w:cs="Times New Roman"/>
                    <w:noProof/>
                  </w:rPr>
                </w:rPrChange>
              </w:rPr>
              <w:delText>1.1</w:delText>
            </w:r>
            <w:r w:rsidRPr="000D0F7B" w:rsidDel="0088746F">
              <w:rPr>
                <w:noProof/>
                <w:color w:val="000000" w:themeColor="text1"/>
                <w:rPrChange w:id="560"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561" w:author="Euderlan Freire" w:date="2025-06-13T19:46:00Z">
                  <w:rPr>
                    <w:rStyle w:val="Hyperlink"/>
                    <w:rFonts w:ascii="Times New Roman" w:eastAsia="Times New Roman" w:hAnsi="Times New Roman" w:cs="Times New Roman"/>
                    <w:noProof/>
                  </w:rPr>
                </w:rPrChange>
              </w:rPr>
              <w:delText>VISÃO GERAL DO PROJETO</w:delText>
            </w:r>
            <w:r w:rsidRPr="000D0F7B" w:rsidDel="0088746F">
              <w:rPr>
                <w:noProof/>
                <w:webHidden/>
                <w:color w:val="000000" w:themeColor="text1"/>
                <w:rPrChange w:id="562" w:author="Euderlan Freire" w:date="2025-06-13T19:46:00Z">
                  <w:rPr>
                    <w:noProof/>
                    <w:webHidden/>
                  </w:rPr>
                </w:rPrChange>
              </w:rPr>
              <w:tab/>
              <w:delText>4</w:delText>
            </w:r>
          </w:del>
        </w:p>
        <w:p w14:paraId="1A26CE0B" w14:textId="52A9B8EB" w:rsidR="008A69FD" w:rsidRPr="000D0F7B" w:rsidDel="0088746F" w:rsidRDefault="008A69FD">
          <w:pPr>
            <w:pStyle w:val="Sumrio2"/>
            <w:tabs>
              <w:tab w:val="left" w:pos="880"/>
              <w:tab w:val="right" w:leader="dot" w:pos="8494"/>
            </w:tabs>
            <w:spacing w:line="240" w:lineRule="auto"/>
            <w:rPr>
              <w:del w:id="563" w:author="EUDERLAN FREIRE DA SILVA ABREU" w:date="2025-07-15T22:43:00Z"/>
              <w:noProof/>
              <w:color w:val="000000" w:themeColor="text1"/>
              <w:rPrChange w:id="564" w:author="Euderlan Freire" w:date="2025-06-13T19:46:00Z">
                <w:rPr>
                  <w:del w:id="565" w:author="EUDERLAN FREIRE DA SILVA ABREU" w:date="2025-07-15T22:43:00Z"/>
                  <w:noProof/>
                </w:rPr>
              </w:rPrChange>
            </w:rPr>
            <w:pPrChange w:id="566" w:author="Euderlan Freire" w:date="2025-06-13T19:46:00Z">
              <w:pPr>
                <w:pStyle w:val="Sumrio2"/>
                <w:tabs>
                  <w:tab w:val="left" w:pos="880"/>
                  <w:tab w:val="right" w:leader="dot" w:pos="8494"/>
                </w:tabs>
              </w:pPr>
            </w:pPrChange>
          </w:pPr>
          <w:del w:id="567" w:author="EUDERLAN FREIRE DA SILVA ABREU" w:date="2025-07-15T22:43:00Z">
            <w:r w:rsidRPr="000D0F7B" w:rsidDel="0088746F">
              <w:rPr>
                <w:rStyle w:val="Hyperlink"/>
                <w:rFonts w:ascii="Times New Roman" w:eastAsia="Times New Roman" w:hAnsi="Times New Roman" w:cs="Times New Roman"/>
                <w:noProof/>
                <w:color w:val="000000" w:themeColor="text1"/>
                <w:rPrChange w:id="568" w:author="Euderlan Freire" w:date="2025-06-13T19:46:00Z">
                  <w:rPr>
                    <w:rStyle w:val="Hyperlink"/>
                    <w:rFonts w:ascii="Times New Roman" w:eastAsia="Times New Roman" w:hAnsi="Times New Roman" w:cs="Times New Roman"/>
                    <w:noProof/>
                  </w:rPr>
                </w:rPrChange>
              </w:rPr>
              <w:delText>1.2</w:delText>
            </w:r>
            <w:r w:rsidRPr="000D0F7B" w:rsidDel="0088746F">
              <w:rPr>
                <w:noProof/>
                <w:color w:val="000000" w:themeColor="text1"/>
                <w:rPrChange w:id="569"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570" w:author="Euderlan Freire" w:date="2025-06-13T19:46:00Z">
                  <w:rPr>
                    <w:rStyle w:val="Hyperlink"/>
                    <w:rFonts w:ascii="Times New Roman" w:eastAsia="Times New Roman" w:hAnsi="Times New Roman" w:cs="Times New Roman"/>
                    <w:noProof/>
                  </w:rPr>
                </w:rPrChange>
              </w:rPr>
              <w:delText>ESCOPO DO PROJETO</w:delText>
            </w:r>
            <w:r w:rsidRPr="000D0F7B" w:rsidDel="0088746F">
              <w:rPr>
                <w:noProof/>
                <w:webHidden/>
                <w:color w:val="000000" w:themeColor="text1"/>
                <w:rPrChange w:id="571" w:author="Euderlan Freire" w:date="2025-06-13T19:46:00Z">
                  <w:rPr>
                    <w:noProof/>
                    <w:webHidden/>
                  </w:rPr>
                </w:rPrChange>
              </w:rPr>
              <w:tab/>
              <w:delText>4</w:delText>
            </w:r>
          </w:del>
        </w:p>
        <w:p w14:paraId="5DBB2C53" w14:textId="0ECD3FF2" w:rsidR="008A69FD" w:rsidRPr="000D0F7B" w:rsidDel="0088746F" w:rsidRDefault="008A69FD">
          <w:pPr>
            <w:pStyle w:val="Sumrio3"/>
            <w:tabs>
              <w:tab w:val="right" w:leader="dot" w:pos="8494"/>
            </w:tabs>
            <w:spacing w:line="240" w:lineRule="auto"/>
            <w:rPr>
              <w:del w:id="572" w:author="EUDERLAN FREIRE DA SILVA ABREU" w:date="2025-07-15T22:43:00Z"/>
              <w:noProof/>
              <w:color w:val="000000" w:themeColor="text1"/>
              <w:rPrChange w:id="573" w:author="Euderlan Freire" w:date="2025-06-13T19:46:00Z">
                <w:rPr>
                  <w:del w:id="574" w:author="EUDERLAN FREIRE DA SILVA ABREU" w:date="2025-07-15T22:43:00Z"/>
                  <w:noProof/>
                </w:rPr>
              </w:rPrChange>
            </w:rPr>
            <w:pPrChange w:id="575" w:author="Euderlan Freire" w:date="2025-06-13T19:46:00Z">
              <w:pPr>
                <w:pStyle w:val="Sumrio3"/>
                <w:tabs>
                  <w:tab w:val="right" w:leader="dot" w:pos="8494"/>
                </w:tabs>
              </w:pPr>
            </w:pPrChange>
          </w:pPr>
          <w:del w:id="576" w:author="EUDERLAN FREIRE DA SILVA ABREU" w:date="2025-07-15T22:43:00Z">
            <w:r w:rsidRPr="000D0F7B" w:rsidDel="0088746F">
              <w:rPr>
                <w:rStyle w:val="Hyperlink"/>
                <w:rFonts w:ascii="Times New Roman" w:eastAsia="Times New Roman" w:hAnsi="Times New Roman" w:cs="Times New Roman"/>
                <w:noProof/>
                <w:color w:val="000000" w:themeColor="text1"/>
                <w:rPrChange w:id="577" w:author="Euderlan Freire" w:date="2025-06-13T19:46:00Z">
                  <w:rPr>
                    <w:rStyle w:val="Hyperlink"/>
                    <w:rFonts w:ascii="Times New Roman" w:eastAsia="Times New Roman" w:hAnsi="Times New Roman" w:cs="Times New Roman"/>
                    <w:noProof/>
                  </w:rPr>
                </w:rPrChange>
              </w:rPr>
              <w:delText>1.2.1 Problema</w:delText>
            </w:r>
            <w:r w:rsidRPr="000D0F7B" w:rsidDel="0088746F">
              <w:rPr>
                <w:noProof/>
                <w:webHidden/>
                <w:color w:val="000000" w:themeColor="text1"/>
                <w:rPrChange w:id="578" w:author="Euderlan Freire" w:date="2025-06-13T19:46:00Z">
                  <w:rPr>
                    <w:noProof/>
                    <w:webHidden/>
                  </w:rPr>
                </w:rPrChange>
              </w:rPr>
              <w:tab/>
              <w:delText>4</w:delText>
            </w:r>
          </w:del>
        </w:p>
        <w:p w14:paraId="70A04C0F" w14:textId="585A459A" w:rsidR="008A69FD" w:rsidRPr="000D0F7B" w:rsidDel="0088746F" w:rsidRDefault="008A69FD">
          <w:pPr>
            <w:pStyle w:val="Sumrio3"/>
            <w:tabs>
              <w:tab w:val="right" w:leader="dot" w:pos="8494"/>
            </w:tabs>
            <w:spacing w:line="240" w:lineRule="auto"/>
            <w:rPr>
              <w:del w:id="579" w:author="EUDERLAN FREIRE DA SILVA ABREU" w:date="2025-07-15T22:43:00Z"/>
              <w:noProof/>
              <w:color w:val="000000" w:themeColor="text1"/>
              <w:rPrChange w:id="580" w:author="Euderlan Freire" w:date="2025-06-13T19:46:00Z">
                <w:rPr>
                  <w:del w:id="581" w:author="EUDERLAN FREIRE DA SILVA ABREU" w:date="2025-07-15T22:43:00Z"/>
                  <w:noProof/>
                </w:rPr>
              </w:rPrChange>
            </w:rPr>
            <w:pPrChange w:id="582" w:author="Euderlan Freire" w:date="2025-06-13T19:46:00Z">
              <w:pPr>
                <w:pStyle w:val="Sumrio3"/>
                <w:tabs>
                  <w:tab w:val="right" w:leader="dot" w:pos="8494"/>
                </w:tabs>
              </w:pPr>
            </w:pPrChange>
          </w:pPr>
          <w:del w:id="583" w:author="EUDERLAN FREIRE DA SILVA ABREU" w:date="2025-07-15T22:43:00Z">
            <w:r w:rsidRPr="000D0F7B" w:rsidDel="0088746F">
              <w:rPr>
                <w:rStyle w:val="Hyperlink"/>
                <w:rFonts w:ascii="Times New Roman" w:eastAsia="Times New Roman" w:hAnsi="Times New Roman" w:cs="Times New Roman"/>
                <w:noProof/>
                <w:color w:val="000000" w:themeColor="text1"/>
                <w:rPrChange w:id="584" w:author="Euderlan Freire" w:date="2025-06-13T19:46:00Z">
                  <w:rPr>
                    <w:rStyle w:val="Hyperlink"/>
                    <w:rFonts w:ascii="Times New Roman" w:eastAsia="Times New Roman" w:hAnsi="Times New Roman" w:cs="Times New Roman"/>
                    <w:noProof/>
                  </w:rPr>
                </w:rPrChange>
              </w:rPr>
              <w:delText>1.2.2 Justificativa</w:delText>
            </w:r>
            <w:r w:rsidRPr="000D0F7B" w:rsidDel="0088746F">
              <w:rPr>
                <w:noProof/>
                <w:webHidden/>
                <w:color w:val="000000" w:themeColor="text1"/>
                <w:rPrChange w:id="585" w:author="Euderlan Freire" w:date="2025-06-13T19:46:00Z">
                  <w:rPr>
                    <w:noProof/>
                    <w:webHidden/>
                  </w:rPr>
                </w:rPrChange>
              </w:rPr>
              <w:tab/>
              <w:delText>4</w:delText>
            </w:r>
          </w:del>
        </w:p>
        <w:p w14:paraId="5092C878" w14:textId="6B341CEC" w:rsidR="008A69FD" w:rsidRPr="000D0F7B" w:rsidDel="0088746F" w:rsidRDefault="008A69FD">
          <w:pPr>
            <w:pStyle w:val="Sumrio2"/>
            <w:tabs>
              <w:tab w:val="left" w:pos="880"/>
              <w:tab w:val="right" w:leader="dot" w:pos="8494"/>
            </w:tabs>
            <w:spacing w:line="240" w:lineRule="auto"/>
            <w:rPr>
              <w:del w:id="586" w:author="EUDERLAN FREIRE DA SILVA ABREU" w:date="2025-07-15T22:43:00Z"/>
              <w:noProof/>
              <w:color w:val="000000" w:themeColor="text1"/>
              <w:rPrChange w:id="587" w:author="Euderlan Freire" w:date="2025-06-13T19:46:00Z">
                <w:rPr>
                  <w:del w:id="588" w:author="EUDERLAN FREIRE DA SILVA ABREU" w:date="2025-07-15T22:43:00Z"/>
                  <w:noProof/>
                </w:rPr>
              </w:rPrChange>
            </w:rPr>
            <w:pPrChange w:id="589" w:author="Euderlan Freire" w:date="2025-06-13T19:46:00Z">
              <w:pPr>
                <w:pStyle w:val="Sumrio2"/>
                <w:tabs>
                  <w:tab w:val="left" w:pos="880"/>
                  <w:tab w:val="right" w:leader="dot" w:pos="8494"/>
                </w:tabs>
              </w:pPr>
            </w:pPrChange>
          </w:pPr>
          <w:del w:id="590" w:author="EUDERLAN FREIRE DA SILVA ABREU" w:date="2025-07-15T22:43:00Z">
            <w:r w:rsidRPr="000D0F7B" w:rsidDel="0088746F">
              <w:rPr>
                <w:rStyle w:val="Hyperlink"/>
                <w:rFonts w:ascii="Times New Roman" w:hAnsi="Times New Roman" w:cs="Times New Roman"/>
                <w:b/>
                <w:bCs/>
                <w:noProof/>
                <w:color w:val="000000" w:themeColor="text1"/>
                <w:rPrChange w:id="591" w:author="Euderlan Freire" w:date="2025-06-13T19:46:00Z">
                  <w:rPr>
                    <w:rStyle w:val="Hyperlink"/>
                    <w:rFonts w:ascii="Times New Roman" w:hAnsi="Times New Roman" w:cs="Times New Roman"/>
                    <w:b/>
                    <w:bCs/>
                    <w:noProof/>
                  </w:rPr>
                </w:rPrChange>
              </w:rPr>
              <w:delText>1.3</w:delText>
            </w:r>
            <w:r w:rsidRPr="000D0F7B" w:rsidDel="0088746F">
              <w:rPr>
                <w:noProof/>
                <w:color w:val="000000" w:themeColor="text1"/>
                <w:rPrChange w:id="592" w:author="Euderlan Freire" w:date="2025-06-13T19:46:00Z">
                  <w:rPr>
                    <w:noProof/>
                  </w:rPr>
                </w:rPrChange>
              </w:rPr>
              <w:tab/>
            </w:r>
            <w:r w:rsidRPr="000D0F7B" w:rsidDel="0088746F">
              <w:rPr>
                <w:rStyle w:val="Hyperlink"/>
                <w:rFonts w:ascii="Times New Roman" w:hAnsi="Times New Roman" w:cs="Times New Roman"/>
                <w:b/>
                <w:bCs/>
                <w:noProof/>
                <w:color w:val="000000" w:themeColor="text1"/>
                <w:rPrChange w:id="593" w:author="Euderlan Freire" w:date="2025-06-13T19:46:00Z">
                  <w:rPr>
                    <w:rStyle w:val="Hyperlink"/>
                    <w:rFonts w:ascii="Times New Roman" w:hAnsi="Times New Roman" w:cs="Times New Roman"/>
                    <w:b/>
                    <w:bCs/>
                    <w:noProof/>
                  </w:rPr>
                </w:rPrChange>
              </w:rPr>
              <w:delText>OBJETIVO DO PROJETO</w:delText>
            </w:r>
            <w:r w:rsidRPr="000D0F7B" w:rsidDel="0088746F">
              <w:rPr>
                <w:noProof/>
                <w:webHidden/>
                <w:color w:val="000000" w:themeColor="text1"/>
                <w:rPrChange w:id="594" w:author="Euderlan Freire" w:date="2025-06-13T19:46:00Z">
                  <w:rPr>
                    <w:noProof/>
                    <w:webHidden/>
                  </w:rPr>
                </w:rPrChange>
              </w:rPr>
              <w:tab/>
              <w:delText>5</w:delText>
            </w:r>
          </w:del>
        </w:p>
        <w:p w14:paraId="2A218886" w14:textId="1549290F" w:rsidR="008A69FD" w:rsidRPr="000D0F7B" w:rsidDel="0088746F" w:rsidRDefault="008A69FD">
          <w:pPr>
            <w:pStyle w:val="Sumrio1"/>
            <w:tabs>
              <w:tab w:val="left" w:pos="440"/>
              <w:tab w:val="right" w:leader="dot" w:pos="8494"/>
            </w:tabs>
            <w:spacing w:line="240" w:lineRule="auto"/>
            <w:rPr>
              <w:del w:id="595" w:author="EUDERLAN FREIRE DA SILVA ABREU" w:date="2025-07-15T22:43:00Z"/>
              <w:noProof/>
              <w:color w:val="000000" w:themeColor="text1"/>
              <w:rPrChange w:id="596" w:author="Euderlan Freire" w:date="2025-06-13T19:46:00Z">
                <w:rPr>
                  <w:del w:id="597" w:author="EUDERLAN FREIRE DA SILVA ABREU" w:date="2025-07-15T22:43:00Z"/>
                  <w:noProof/>
                </w:rPr>
              </w:rPrChange>
            </w:rPr>
            <w:pPrChange w:id="598" w:author="Euderlan Freire" w:date="2025-06-13T19:46:00Z">
              <w:pPr>
                <w:pStyle w:val="Sumrio1"/>
                <w:tabs>
                  <w:tab w:val="left" w:pos="440"/>
                  <w:tab w:val="right" w:leader="dot" w:pos="8494"/>
                </w:tabs>
              </w:pPr>
            </w:pPrChange>
          </w:pPr>
          <w:del w:id="599" w:author="EUDERLAN FREIRE DA SILVA ABREU" w:date="2025-07-15T22:43:00Z">
            <w:r w:rsidRPr="000D0F7B" w:rsidDel="0088746F">
              <w:rPr>
                <w:rStyle w:val="Hyperlink"/>
                <w:rFonts w:ascii="Times New Roman" w:hAnsi="Times New Roman" w:cs="Times New Roman"/>
                <w:b/>
                <w:bCs/>
                <w:noProof/>
                <w:color w:val="000000" w:themeColor="text1"/>
                <w:rPrChange w:id="600" w:author="Euderlan Freire" w:date="2025-06-13T19:46:00Z">
                  <w:rPr>
                    <w:rStyle w:val="Hyperlink"/>
                    <w:rFonts w:ascii="Times New Roman" w:hAnsi="Times New Roman" w:cs="Times New Roman"/>
                    <w:b/>
                    <w:bCs/>
                    <w:noProof/>
                  </w:rPr>
                </w:rPrChange>
              </w:rPr>
              <w:delText>2</w:delText>
            </w:r>
            <w:r w:rsidRPr="000D0F7B" w:rsidDel="0088746F">
              <w:rPr>
                <w:noProof/>
                <w:color w:val="000000" w:themeColor="text1"/>
                <w:rPrChange w:id="601" w:author="Euderlan Freire" w:date="2025-06-13T19:46:00Z">
                  <w:rPr>
                    <w:noProof/>
                  </w:rPr>
                </w:rPrChange>
              </w:rPr>
              <w:tab/>
            </w:r>
            <w:r w:rsidRPr="000D0F7B" w:rsidDel="0088746F">
              <w:rPr>
                <w:rStyle w:val="Hyperlink"/>
                <w:rFonts w:ascii="Times New Roman" w:hAnsi="Times New Roman" w:cs="Times New Roman"/>
                <w:b/>
                <w:bCs/>
                <w:noProof/>
                <w:color w:val="000000" w:themeColor="text1"/>
                <w:rPrChange w:id="602" w:author="Euderlan Freire" w:date="2025-06-13T19:46:00Z">
                  <w:rPr>
                    <w:rStyle w:val="Hyperlink"/>
                    <w:rFonts w:ascii="Times New Roman" w:hAnsi="Times New Roman" w:cs="Times New Roman"/>
                    <w:b/>
                    <w:bCs/>
                    <w:noProof/>
                  </w:rPr>
                </w:rPrChange>
              </w:rPr>
              <w:delText>DESCRIÇÃO GERAL DO SISTEMA</w:delText>
            </w:r>
            <w:r w:rsidRPr="000D0F7B" w:rsidDel="0088746F">
              <w:rPr>
                <w:noProof/>
                <w:webHidden/>
                <w:color w:val="000000" w:themeColor="text1"/>
                <w:rPrChange w:id="603" w:author="Euderlan Freire" w:date="2025-06-13T19:46:00Z">
                  <w:rPr>
                    <w:noProof/>
                    <w:webHidden/>
                  </w:rPr>
                </w:rPrChange>
              </w:rPr>
              <w:tab/>
              <w:delText>6</w:delText>
            </w:r>
          </w:del>
        </w:p>
        <w:p w14:paraId="637F49DB" w14:textId="12E75687" w:rsidR="008A69FD" w:rsidRPr="000D0F7B" w:rsidDel="0088746F" w:rsidRDefault="008A69FD">
          <w:pPr>
            <w:pStyle w:val="Sumrio2"/>
            <w:tabs>
              <w:tab w:val="right" w:leader="dot" w:pos="8494"/>
            </w:tabs>
            <w:spacing w:line="240" w:lineRule="auto"/>
            <w:rPr>
              <w:del w:id="604" w:author="EUDERLAN FREIRE DA SILVA ABREU" w:date="2025-07-15T22:43:00Z"/>
              <w:noProof/>
              <w:color w:val="000000" w:themeColor="text1"/>
              <w:rPrChange w:id="605" w:author="Euderlan Freire" w:date="2025-06-13T19:46:00Z">
                <w:rPr>
                  <w:del w:id="606" w:author="EUDERLAN FREIRE DA SILVA ABREU" w:date="2025-07-15T22:43:00Z"/>
                  <w:noProof/>
                </w:rPr>
              </w:rPrChange>
            </w:rPr>
            <w:pPrChange w:id="607" w:author="Euderlan Freire" w:date="2025-06-13T19:46:00Z">
              <w:pPr>
                <w:pStyle w:val="Sumrio2"/>
                <w:tabs>
                  <w:tab w:val="right" w:leader="dot" w:pos="8494"/>
                </w:tabs>
              </w:pPr>
            </w:pPrChange>
          </w:pPr>
          <w:del w:id="608" w:author="EUDERLAN FREIRE DA SILVA ABREU" w:date="2025-07-15T22:43:00Z">
            <w:r w:rsidRPr="000D0F7B" w:rsidDel="0088746F">
              <w:rPr>
                <w:rStyle w:val="Hyperlink"/>
                <w:rFonts w:ascii="Times New Roman" w:hAnsi="Times New Roman" w:cs="Times New Roman"/>
                <w:noProof/>
                <w:color w:val="000000" w:themeColor="text1"/>
                <w:rPrChange w:id="609" w:author="Euderlan Freire" w:date="2025-06-13T19:46:00Z">
                  <w:rPr>
                    <w:rStyle w:val="Hyperlink"/>
                    <w:rFonts w:ascii="Times New Roman" w:hAnsi="Times New Roman" w:cs="Times New Roman"/>
                    <w:noProof/>
                  </w:rPr>
                </w:rPrChange>
              </w:rPr>
              <w:delText>2.1 ABRANGÊNCIA DO SISTEMA</w:delText>
            </w:r>
            <w:r w:rsidRPr="000D0F7B" w:rsidDel="0088746F">
              <w:rPr>
                <w:noProof/>
                <w:webHidden/>
                <w:color w:val="000000" w:themeColor="text1"/>
                <w:rPrChange w:id="610" w:author="Euderlan Freire" w:date="2025-06-13T19:46:00Z">
                  <w:rPr>
                    <w:noProof/>
                    <w:webHidden/>
                  </w:rPr>
                </w:rPrChange>
              </w:rPr>
              <w:tab/>
              <w:delText>6</w:delText>
            </w:r>
          </w:del>
        </w:p>
        <w:p w14:paraId="254133D9" w14:textId="4C35A5E6" w:rsidR="008A69FD" w:rsidRPr="000D0F7B" w:rsidDel="0088746F" w:rsidRDefault="008A69FD">
          <w:pPr>
            <w:pStyle w:val="Sumrio2"/>
            <w:tabs>
              <w:tab w:val="right" w:leader="dot" w:pos="8494"/>
            </w:tabs>
            <w:spacing w:line="240" w:lineRule="auto"/>
            <w:rPr>
              <w:del w:id="611" w:author="EUDERLAN FREIRE DA SILVA ABREU" w:date="2025-07-15T22:43:00Z"/>
              <w:noProof/>
              <w:color w:val="000000" w:themeColor="text1"/>
              <w:rPrChange w:id="612" w:author="Euderlan Freire" w:date="2025-06-13T19:46:00Z">
                <w:rPr>
                  <w:del w:id="613" w:author="EUDERLAN FREIRE DA SILVA ABREU" w:date="2025-07-15T22:43:00Z"/>
                  <w:noProof/>
                </w:rPr>
              </w:rPrChange>
            </w:rPr>
            <w:pPrChange w:id="614" w:author="Euderlan Freire" w:date="2025-06-13T19:46:00Z">
              <w:pPr>
                <w:pStyle w:val="Sumrio2"/>
                <w:tabs>
                  <w:tab w:val="right" w:leader="dot" w:pos="8494"/>
                </w:tabs>
              </w:pPr>
            </w:pPrChange>
          </w:pPr>
          <w:del w:id="615" w:author="EUDERLAN FREIRE DA SILVA ABREU" w:date="2025-07-15T22:43:00Z">
            <w:r w:rsidRPr="000D0F7B" w:rsidDel="0088746F">
              <w:rPr>
                <w:rStyle w:val="Hyperlink"/>
                <w:rFonts w:ascii="Times New Roman" w:hAnsi="Times New Roman" w:cs="Times New Roman"/>
                <w:noProof/>
                <w:color w:val="000000" w:themeColor="text1"/>
                <w:rPrChange w:id="616" w:author="Euderlan Freire" w:date="2025-06-13T19:46:00Z">
                  <w:rPr>
                    <w:rStyle w:val="Hyperlink"/>
                    <w:rFonts w:ascii="Times New Roman" w:hAnsi="Times New Roman" w:cs="Times New Roman"/>
                    <w:noProof/>
                  </w:rPr>
                </w:rPrChange>
              </w:rPr>
              <w:delText>2.2 SISTEMAS SIMILARES</w:delText>
            </w:r>
            <w:r w:rsidRPr="000D0F7B" w:rsidDel="0088746F">
              <w:rPr>
                <w:noProof/>
                <w:webHidden/>
                <w:color w:val="000000" w:themeColor="text1"/>
                <w:rPrChange w:id="617" w:author="Euderlan Freire" w:date="2025-06-13T19:46:00Z">
                  <w:rPr>
                    <w:noProof/>
                    <w:webHidden/>
                  </w:rPr>
                </w:rPrChange>
              </w:rPr>
              <w:tab/>
              <w:delText>6</w:delText>
            </w:r>
          </w:del>
        </w:p>
        <w:p w14:paraId="516EC4C7" w14:textId="3038C813" w:rsidR="008A69FD" w:rsidRPr="000D0F7B" w:rsidDel="0088746F" w:rsidRDefault="008A69FD">
          <w:pPr>
            <w:pStyle w:val="Sumrio2"/>
            <w:tabs>
              <w:tab w:val="right" w:leader="dot" w:pos="8494"/>
            </w:tabs>
            <w:spacing w:line="240" w:lineRule="auto"/>
            <w:rPr>
              <w:del w:id="618" w:author="EUDERLAN FREIRE DA SILVA ABREU" w:date="2025-07-15T22:43:00Z"/>
              <w:noProof/>
              <w:color w:val="000000" w:themeColor="text1"/>
              <w:rPrChange w:id="619" w:author="Euderlan Freire" w:date="2025-06-13T19:46:00Z">
                <w:rPr>
                  <w:del w:id="620" w:author="EUDERLAN FREIRE DA SILVA ABREU" w:date="2025-07-15T22:43:00Z"/>
                  <w:noProof/>
                </w:rPr>
              </w:rPrChange>
            </w:rPr>
            <w:pPrChange w:id="621" w:author="Euderlan Freire" w:date="2025-06-13T19:46:00Z">
              <w:pPr>
                <w:pStyle w:val="Sumrio2"/>
                <w:tabs>
                  <w:tab w:val="right" w:leader="dot" w:pos="8494"/>
                </w:tabs>
              </w:pPr>
            </w:pPrChange>
          </w:pPr>
          <w:del w:id="622" w:author="EUDERLAN FREIRE DA SILVA ABREU" w:date="2025-07-15T22:43:00Z">
            <w:r w:rsidRPr="000D0F7B" w:rsidDel="0088746F">
              <w:rPr>
                <w:rStyle w:val="Hyperlink"/>
                <w:rFonts w:ascii="Times New Roman" w:hAnsi="Times New Roman" w:cs="Times New Roman"/>
                <w:noProof/>
                <w:color w:val="000000" w:themeColor="text1"/>
                <w:rPrChange w:id="623" w:author="Euderlan Freire" w:date="2025-06-13T19:46:00Z">
                  <w:rPr>
                    <w:rStyle w:val="Hyperlink"/>
                    <w:rFonts w:ascii="Times New Roman" w:hAnsi="Times New Roman" w:cs="Times New Roman"/>
                    <w:noProof/>
                  </w:rPr>
                </w:rPrChange>
              </w:rPr>
              <w:delText>2.3 PROJETO DE DESENVOLVIMENTO</w:delText>
            </w:r>
            <w:r w:rsidRPr="000D0F7B" w:rsidDel="0088746F">
              <w:rPr>
                <w:noProof/>
                <w:webHidden/>
                <w:color w:val="000000" w:themeColor="text1"/>
                <w:rPrChange w:id="624" w:author="Euderlan Freire" w:date="2025-06-13T19:46:00Z">
                  <w:rPr>
                    <w:noProof/>
                    <w:webHidden/>
                  </w:rPr>
                </w:rPrChange>
              </w:rPr>
              <w:tab/>
              <w:delText>7</w:delText>
            </w:r>
          </w:del>
        </w:p>
        <w:p w14:paraId="217FE1EF" w14:textId="5D1DC75D" w:rsidR="008A69FD" w:rsidRPr="000D0F7B" w:rsidDel="0088746F" w:rsidRDefault="008A69FD">
          <w:pPr>
            <w:pStyle w:val="Sumrio1"/>
            <w:tabs>
              <w:tab w:val="left" w:pos="440"/>
              <w:tab w:val="right" w:leader="dot" w:pos="8494"/>
            </w:tabs>
            <w:spacing w:line="240" w:lineRule="auto"/>
            <w:rPr>
              <w:del w:id="625" w:author="EUDERLAN FREIRE DA SILVA ABREU" w:date="2025-07-15T22:43:00Z"/>
              <w:noProof/>
              <w:color w:val="000000" w:themeColor="text1"/>
              <w:rPrChange w:id="626" w:author="Euderlan Freire" w:date="2025-06-13T19:46:00Z">
                <w:rPr>
                  <w:del w:id="627" w:author="EUDERLAN FREIRE DA SILVA ABREU" w:date="2025-07-15T22:43:00Z"/>
                  <w:noProof/>
                </w:rPr>
              </w:rPrChange>
            </w:rPr>
            <w:pPrChange w:id="628" w:author="Euderlan Freire" w:date="2025-06-13T19:46:00Z">
              <w:pPr>
                <w:pStyle w:val="Sumrio1"/>
                <w:tabs>
                  <w:tab w:val="left" w:pos="440"/>
                  <w:tab w:val="right" w:leader="dot" w:pos="8494"/>
                </w:tabs>
              </w:pPr>
            </w:pPrChange>
          </w:pPr>
          <w:del w:id="629" w:author="EUDERLAN FREIRE DA SILVA ABREU" w:date="2025-07-15T22:43:00Z">
            <w:r w:rsidRPr="000D0F7B" w:rsidDel="0088746F">
              <w:rPr>
                <w:rStyle w:val="Hyperlink"/>
                <w:rFonts w:ascii="Times New Roman" w:hAnsi="Times New Roman" w:cs="Times New Roman"/>
                <w:noProof/>
                <w:color w:val="000000" w:themeColor="text1"/>
                <w:rPrChange w:id="630" w:author="Euderlan Freire" w:date="2025-06-13T19:46:00Z">
                  <w:rPr>
                    <w:rStyle w:val="Hyperlink"/>
                    <w:rFonts w:ascii="Times New Roman" w:hAnsi="Times New Roman" w:cs="Times New Roman"/>
                    <w:noProof/>
                  </w:rPr>
                </w:rPrChange>
              </w:rPr>
              <w:delText>3</w:delText>
            </w:r>
            <w:r w:rsidRPr="000D0F7B" w:rsidDel="0088746F">
              <w:rPr>
                <w:noProof/>
                <w:color w:val="000000" w:themeColor="text1"/>
                <w:rPrChange w:id="631"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32" w:author="Euderlan Freire" w:date="2025-06-13T19:46:00Z">
                  <w:rPr>
                    <w:rStyle w:val="Hyperlink"/>
                    <w:rFonts w:ascii="Times New Roman" w:hAnsi="Times New Roman" w:cs="Times New Roman"/>
                    <w:noProof/>
                  </w:rPr>
                </w:rPrChange>
              </w:rPr>
              <w:delText>REQUISITOS</w:delText>
            </w:r>
            <w:r w:rsidRPr="000D0F7B" w:rsidDel="0088746F">
              <w:rPr>
                <w:noProof/>
                <w:webHidden/>
                <w:color w:val="000000" w:themeColor="text1"/>
                <w:rPrChange w:id="633" w:author="Euderlan Freire" w:date="2025-06-13T19:46:00Z">
                  <w:rPr>
                    <w:noProof/>
                    <w:webHidden/>
                  </w:rPr>
                </w:rPrChange>
              </w:rPr>
              <w:tab/>
              <w:delText>7</w:delText>
            </w:r>
          </w:del>
        </w:p>
        <w:p w14:paraId="420B46EB" w14:textId="77263ED6" w:rsidR="008A69FD" w:rsidRPr="000D0F7B" w:rsidDel="0088746F" w:rsidRDefault="008A69FD">
          <w:pPr>
            <w:pStyle w:val="Sumrio2"/>
            <w:tabs>
              <w:tab w:val="left" w:pos="880"/>
              <w:tab w:val="right" w:leader="dot" w:pos="8494"/>
            </w:tabs>
            <w:spacing w:line="240" w:lineRule="auto"/>
            <w:rPr>
              <w:del w:id="634" w:author="EUDERLAN FREIRE DA SILVA ABREU" w:date="2025-07-15T22:43:00Z"/>
              <w:noProof/>
              <w:color w:val="000000" w:themeColor="text1"/>
              <w:rPrChange w:id="635" w:author="Euderlan Freire" w:date="2025-06-13T19:46:00Z">
                <w:rPr>
                  <w:del w:id="636" w:author="EUDERLAN FREIRE DA SILVA ABREU" w:date="2025-07-15T22:43:00Z"/>
                  <w:noProof/>
                </w:rPr>
              </w:rPrChange>
            </w:rPr>
            <w:pPrChange w:id="637" w:author="Euderlan Freire" w:date="2025-06-13T19:46:00Z">
              <w:pPr>
                <w:pStyle w:val="Sumrio2"/>
                <w:tabs>
                  <w:tab w:val="left" w:pos="880"/>
                  <w:tab w:val="right" w:leader="dot" w:pos="8494"/>
                </w:tabs>
              </w:pPr>
            </w:pPrChange>
          </w:pPr>
          <w:del w:id="638" w:author="EUDERLAN FREIRE DA SILVA ABREU" w:date="2025-07-15T22:43:00Z">
            <w:r w:rsidRPr="000D0F7B" w:rsidDel="0088746F">
              <w:rPr>
                <w:rStyle w:val="Hyperlink"/>
                <w:rFonts w:ascii="Times New Roman" w:hAnsi="Times New Roman" w:cs="Times New Roman"/>
                <w:noProof/>
                <w:color w:val="000000" w:themeColor="text1"/>
                <w:rPrChange w:id="639" w:author="Euderlan Freire" w:date="2025-06-13T19:46:00Z">
                  <w:rPr>
                    <w:rStyle w:val="Hyperlink"/>
                    <w:rFonts w:ascii="Times New Roman" w:hAnsi="Times New Roman" w:cs="Times New Roman"/>
                    <w:noProof/>
                  </w:rPr>
                </w:rPrChange>
              </w:rPr>
              <w:delText>3.1</w:delText>
            </w:r>
            <w:r w:rsidRPr="000D0F7B" w:rsidDel="0088746F">
              <w:rPr>
                <w:noProof/>
                <w:color w:val="000000" w:themeColor="text1"/>
                <w:rPrChange w:id="640"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41" w:author="Euderlan Freire" w:date="2025-06-13T19:46:00Z">
                  <w:rPr>
                    <w:rStyle w:val="Hyperlink"/>
                    <w:rFonts w:ascii="Times New Roman" w:hAnsi="Times New Roman" w:cs="Times New Roman"/>
                    <w:noProof/>
                  </w:rPr>
                </w:rPrChange>
              </w:rPr>
              <w:delText>Requisitos Funcionais</w:delText>
            </w:r>
            <w:r w:rsidRPr="000D0F7B" w:rsidDel="0088746F">
              <w:rPr>
                <w:noProof/>
                <w:webHidden/>
                <w:color w:val="000000" w:themeColor="text1"/>
                <w:rPrChange w:id="642" w:author="Euderlan Freire" w:date="2025-06-13T19:46:00Z">
                  <w:rPr>
                    <w:noProof/>
                    <w:webHidden/>
                  </w:rPr>
                </w:rPrChange>
              </w:rPr>
              <w:tab/>
              <w:delText>7</w:delText>
            </w:r>
          </w:del>
        </w:p>
        <w:p w14:paraId="45AC8EF2" w14:textId="6244BC5D" w:rsidR="008A69FD" w:rsidRPr="000D0F7B" w:rsidDel="0088746F" w:rsidRDefault="008A69FD">
          <w:pPr>
            <w:pStyle w:val="Sumrio2"/>
            <w:tabs>
              <w:tab w:val="left" w:pos="880"/>
              <w:tab w:val="right" w:leader="dot" w:pos="8494"/>
            </w:tabs>
            <w:spacing w:line="240" w:lineRule="auto"/>
            <w:rPr>
              <w:del w:id="643" w:author="EUDERLAN FREIRE DA SILVA ABREU" w:date="2025-07-15T22:43:00Z"/>
              <w:noProof/>
              <w:color w:val="000000" w:themeColor="text1"/>
              <w:rPrChange w:id="644" w:author="Euderlan Freire" w:date="2025-06-13T19:46:00Z">
                <w:rPr>
                  <w:del w:id="645" w:author="EUDERLAN FREIRE DA SILVA ABREU" w:date="2025-07-15T22:43:00Z"/>
                  <w:noProof/>
                </w:rPr>
              </w:rPrChange>
            </w:rPr>
            <w:pPrChange w:id="646" w:author="Euderlan Freire" w:date="2025-06-13T19:46:00Z">
              <w:pPr>
                <w:pStyle w:val="Sumrio2"/>
                <w:tabs>
                  <w:tab w:val="left" w:pos="880"/>
                  <w:tab w:val="right" w:leader="dot" w:pos="8494"/>
                </w:tabs>
              </w:pPr>
            </w:pPrChange>
          </w:pPr>
          <w:del w:id="647" w:author="EUDERLAN FREIRE DA SILVA ABREU" w:date="2025-07-15T22:43:00Z">
            <w:r w:rsidRPr="000D0F7B" w:rsidDel="0088746F">
              <w:rPr>
                <w:rStyle w:val="Hyperlink"/>
                <w:rFonts w:ascii="Times New Roman" w:hAnsi="Times New Roman" w:cs="Times New Roman"/>
                <w:noProof/>
                <w:color w:val="000000" w:themeColor="text1"/>
                <w:rPrChange w:id="648" w:author="Euderlan Freire" w:date="2025-06-13T19:46:00Z">
                  <w:rPr>
                    <w:rStyle w:val="Hyperlink"/>
                    <w:rFonts w:ascii="Times New Roman" w:hAnsi="Times New Roman" w:cs="Times New Roman"/>
                    <w:noProof/>
                  </w:rPr>
                </w:rPrChange>
              </w:rPr>
              <w:delText>3.2</w:delText>
            </w:r>
            <w:r w:rsidRPr="000D0F7B" w:rsidDel="0088746F">
              <w:rPr>
                <w:noProof/>
                <w:color w:val="000000" w:themeColor="text1"/>
                <w:rPrChange w:id="649"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50" w:author="Euderlan Freire" w:date="2025-06-13T19:46:00Z">
                  <w:rPr>
                    <w:rStyle w:val="Hyperlink"/>
                    <w:rFonts w:ascii="Times New Roman" w:hAnsi="Times New Roman" w:cs="Times New Roman"/>
                    <w:noProof/>
                  </w:rPr>
                </w:rPrChange>
              </w:rPr>
              <w:delText>Requisitos Funcionais</w:delText>
            </w:r>
            <w:r w:rsidRPr="000D0F7B" w:rsidDel="0088746F">
              <w:rPr>
                <w:noProof/>
                <w:webHidden/>
                <w:color w:val="000000" w:themeColor="text1"/>
                <w:rPrChange w:id="651" w:author="Euderlan Freire" w:date="2025-06-13T19:46:00Z">
                  <w:rPr>
                    <w:noProof/>
                    <w:webHidden/>
                  </w:rPr>
                </w:rPrChange>
              </w:rPr>
              <w:tab/>
              <w:delText>9</w:delText>
            </w:r>
          </w:del>
        </w:p>
        <w:p w14:paraId="07F4B122" w14:textId="5B1FFF14" w:rsidR="008A69FD" w:rsidRPr="000D0F7B" w:rsidDel="0088746F" w:rsidRDefault="008A69FD">
          <w:pPr>
            <w:pStyle w:val="Sumrio2"/>
            <w:tabs>
              <w:tab w:val="left" w:pos="880"/>
              <w:tab w:val="right" w:leader="dot" w:pos="8494"/>
            </w:tabs>
            <w:spacing w:line="240" w:lineRule="auto"/>
            <w:rPr>
              <w:del w:id="652" w:author="EUDERLAN FREIRE DA SILVA ABREU" w:date="2025-07-15T22:43:00Z"/>
              <w:noProof/>
              <w:color w:val="000000" w:themeColor="text1"/>
              <w:rPrChange w:id="653" w:author="Euderlan Freire" w:date="2025-06-13T19:46:00Z">
                <w:rPr>
                  <w:del w:id="654" w:author="EUDERLAN FREIRE DA SILVA ABREU" w:date="2025-07-15T22:43:00Z"/>
                  <w:noProof/>
                </w:rPr>
              </w:rPrChange>
            </w:rPr>
            <w:pPrChange w:id="655" w:author="Euderlan Freire" w:date="2025-06-13T19:46:00Z">
              <w:pPr>
                <w:pStyle w:val="Sumrio2"/>
                <w:tabs>
                  <w:tab w:val="left" w:pos="880"/>
                  <w:tab w:val="right" w:leader="dot" w:pos="8494"/>
                </w:tabs>
              </w:pPr>
            </w:pPrChange>
          </w:pPr>
          <w:del w:id="656" w:author="EUDERLAN FREIRE DA SILVA ABREU" w:date="2025-07-15T22:43:00Z">
            <w:r w:rsidRPr="000D0F7B" w:rsidDel="0088746F">
              <w:rPr>
                <w:rStyle w:val="Hyperlink"/>
                <w:rFonts w:ascii="Times New Roman" w:hAnsi="Times New Roman" w:cs="Times New Roman"/>
                <w:noProof/>
                <w:color w:val="000000" w:themeColor="text1"/>
                <w:rPrChange w:id="657" w:author="Euderlan Freire" w:date="2025-06-13T19:46:00Z">
                  <w:rPr>
                    <w:rStyle w:val="Hyperlink"/>
                    <w:rFonts w:ascii="Times New Roman" w:hAnsi="Times New Roman" w:cs="Times New Roman"/>
                    <w:noProof/>
                  </w:rPr>
                </w:rPrChange>
              </w:rPr>
              <w:delText>3.3</w:delText>
            </w:r>
            <w:r w:rsidRPr="000D0F7B" w:rsidDel="0088746F">
              <w:rPr>
                <w:noProof/>
                <w:color w:val="000000" w:themeColor="text1"/>
                <w:rPrChange w:id="658"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59" w:author="Euderlan Freire" w:date="2025-06-13T19:46:00Z">
                  <w:rPr>
                    <w:rStyle w:val="Hyperlink"/>
                    <w:rFonts w:ascii="Times New Roman" w:hAnsi="Times New Roman" w:cs="Times New Roman"/>
                    <w:noProof/>
                  </w:rPr>
                </w:rPrChange>
              </w:rPr>
              <w:delText>3.2 Requisitos Não Funcionais</w:delText>
            </w:r>
            <w:r w:rsidRPr="000D0F7B" w:rsidDel="0088746F">
              <w:rPr>
                <w:noProof/>
                <w:webHidden/>
                <w:color w:val="000000" w:themeColor="text1"/>
                <w:rPrChange w:id="660" w:author="Euderlan Freire" w:date="2025-06-13T19:46:00Z">
                  <w:rPr>
                    <w:noProof/>
                    <w:webHidden/>
                  </w:rPr>
                </w:rPrChange>
              </w:rPr>
              <w:tab/>
              <w:delText>9</w:delText>
            </w:r>
          </w:del>
        </w:p>
        <w:p w14:paraId="513C2950" w14:textId="696B0B93" w:rsidR="008A69FD" w:rsidRPr="000D0F7B" w:rsidDel="0088746F" w:rsidRDefault="008A69FD">
          <w:pPr>
            <w:pStyle w:val="Sumrio1"/>
            <w:tabs>
              <w:tab w:val="left" w:pos="440"/>
              <w:tab w:val="right" w:leader="dot" w:pos="8494"/>
            </w:tabs>
            <w:spacing w:line="240" w:lineRule="auto"/>
            <w:rPr>
              <w:del w:id="661" w:author="EUDERLAN FREIRE DA SILVA ABREU" w:date="2025-07-15T22:43:00Z"/>
              <w:noProof/>
              <w:color w:val="000000" w:themeColor="text1"/>
              <w:rPrChange w:id="662" w:author="Euderlan Freire" w:date="2025-06-13T19:46:00Z">
                <w:rPr>
                  <w:del w:id="663" w:author="EUDERLAN FREIRE DA SILVA ABREU" w:date="2025-07-15T22:43:00Z"/>
                  <w:noProof/>
                </w:rPr>
              </w:rPrChange>
            </w:rPr>
            <w:pPrChange w:id="664" w:author="Euderlan Freire" w:date="2025-06-13T19:46:00Z">
              <w:pPr>
                <w:pStyle w:val="Sumrio1"/>
                <w:tabs>
                  <w:tab w:val="left" w:pos="440"/>
                  <w:tab w:val="right" w:leader="dot" w:pos="8494"/>
                </w:tabs>
              </w:pPr>
            </w:pPrChange>
          </w:pPr>
          <w:del w:id="665" w:author="EUDERLAN FREIRE DA SILVA ABREU" w:date="2025-07-15T22:43:00Z">
            <w:r w:rsidRPr="000D0F7B" w:rsidDel="0088746F">
              <w:rPr>
                <w:rStyle w:val="Hyperlink"/>
                <w:rFonts w:ascii="Times New Roman" w:hAnsi="Times New Roman" w:cs="Times New Roman"/>
                <w:noProof/>
                <w:color w:val="000000" w:themeColor="text1"/>
                <w:rPrChange w:id="666" w:author="Euderlan Freire" w:date="2025-06-13T19:46:00Z">
                  <w:rPr>
                    <w:rStyle w:val="Hyperlink"/>
                    <w:rFonts w:ascii="Times New Roman" w:hAnsi="Times New Roman" w:cs="Times New Roman"/>
                    <w:noProof/>
                  </w:rPr>
                </w:rPrChange>
              </w:rPr>
              <w:delText>4</w:delText>
            </w:r>
            <w:r w:rsidRPr="000D0F7B" w:rsidDel="0088746F">
              <w:rPr>
                <w:noProof/>
                <w:color w:val="000000" w:themeColor="text1"/>
                <w:rPrChange w:id="667"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68" w:author="Euderlan Freire" w:date="2025-06-13T19:46:00Z">
                  <w:rPr>
                    <w:rStyle w:val="Hyperlink"/>
                    <w:rFonts w:ascii="Times New Roman" w:hAnsi="Times New Roman" w:cs="Times New Roman"/>
                    <w:noProof/>
                  </w:rPr>
                </w:rPrChange>
              </w:rPr>
              <w:delText>DIAGRAMAS DO SISTEMA</w:delText>
            </w:r>
            <w:r w:rsidRPr="000D0F7B" w:rsidDel="0088746F">
              <w:rPr>
                <w:noProof/>
                <w:webHidden/>
                <w:color w:val="000000" w:themeColor="text1"/>
                <w:rPrChange w:id="669" w:author="Euderlan Freire" w:date="2025-06-13T19:46:00Z">
                  <w:rPr>
                    <w:noProof/>
                    <w:webHidden/>
                  </w:rPr>
                </w:rPrChange>
              </w:rPr>
              <w:tab/>
              <w:delText>10</w:delText>
            </w:r>
          </w:del>
        </w:p>
        <w:p w14:paraId="0C09B23D" w14:textId="4F705203" w:rsidR="008A69FD" w:rsidRPr="000D0F7B" w:rsidDel="0088746F" w:rsidRDefault="008A69FD">
          <w:pPr>
            <w:pStyle w:val="Sumrio2"/>
            <w:tabs>
              <w:tab w:val="left" w:pos="660"/>
              <w:tab w:val="right" w:leader="dot" w:pos="8494"/>
            </w:tabs>
            <w:spacing w:line="240" w:lineRule="auto"/>
            <w:rPr>
              <w:del w:id="670" w:author="EUDERLAN FREIRE DA SILVA ABREU" w:date="2025-07-15T22:43:00Z"/>
              <w:noProof/>
              <w:color w:val="000000" w:themeColor="text1"/>
              <w:rPrChange w:id="671" w:author="Euderlan Freire" w:date="2025-06-13T19:46:00Z">
                <w:rPr>
                  <w:del w:id="672" w:author="EUDERLAN FREIRE DA SILVA ABREU" w:date="2025-07-15T22:43:00Z"/>
                  <w:noProof/>
                </w:rPr>
              </w:rPrChange>
            </w:rPr>
            <w:pPrChange w:id="673" w:author="Euderlan Freire" w:date="2025-06-13T19:46:00Z">
              <w:pPr>
                <w:pStyle w:val="Sumrio2"/>
                <w:tabs>
                  <w:tab w:val="left" w:pos="660"/>
                  <w:tab w:val="right" w:leader="dot" w:pos="8494"/>
                </w:tabs>
              </w:pPr>
            </w:pPrChange>
          </w:pPr>
          <w:del w:id="674" w:author="EUDERLAN FREIRE DA SILVA ABREU" w:date="2025-07-15T22:43:00Z">
            <w:r w:rsidRPr="000D0F7B" w:rsidDel="0088746F">
              <w:rPr>
                <w:noProof/>
                <w:color w:val="000000" w:themeColor="text1"/>
                <w:rPrChange w:id="675"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76" w:author="Euderlan Freire" w:date="2025-06-13T19:46:00Z">
                  <w:rPr>
                    <w:rStyle w:val="Hyperlink"/>
                    <w:rFonts w:ascii="Times New Roman" w:hAnsi="Times New Roman" w:cs="Times New Roman"/>
                    <w:noProof/>
                  </w:rPr>
                </w:rPrChange>
              </w:rPr>
              <w:delText>Diagramas de Caso de Uso</w:delText>
            </w:r>
            <w:r w:rsidRPr="000D0F7B" w:rsidDel="0088746F">
              <w:rPr>
                <w:noProof/>
                <w:webHidden/>
                <w:color w:val="000000" w:themeColor="text1"/>
                <w:rPrChange w:id="677" w:author="Euderlan Freire" w:date="2025-06-13T19:46:00Z">
                  <w:rPr>
                    <w:noProof/>
                    <w:webHidden/>
                  </w:rPr>
                </w:rPrChange>
              </w:rPr>
              <w:tab/>
              <w:delText>10</w:delText>
            </w:r>
          </w:del>
        </w:p>
        <w:p w14:paraId="6B078F45" w14:textId="25CE9A08" w:rsidR="008A69FD" w:rsidRPr="000D0F7B" w:rsidDel="0088746F" w:rsidRDefault="008A69FD">
          <w:pPr>
            <w:pStyle w:val="Sumrio2"/>
            <w:tabs>
              <w:tab w:val="right" w:leader="dot" w:pos="8494"/>
            </w:tabs>
            <w:spacing w:line="240" w:lineRule="auto"/>
            <w:rPr>
              <w:del w:id="678" w:author="EUDERLAN FREIRE DA SILVA ABREU" w:date="2025-07-15T22:43:00Z"/>
              <w:noProof/>
              <w:color w:val="000000" w:themeColor="text1"/>
              <w:rPrChange w:id="679" w:author="Euderlan Freire" w:date="2025-06-13T19:46:00Z">
                <w:rPr>
                  <w:del w:id="680" w:author="EUDERLAN FREIRE DA SILVA ABREU" w:date="2025-07-15T22:43:00Z"/>
                  <w:noProof/>
                </w:rPr>
              </w:rPrChange>
            </w:rPr>
            <w:pPrChange w:id="681" w:author="Euderlan Freire" w:date="2025-06-13T19:46:00Z">
              <w:pPr>
                <w:pStyle w:val="Sumrio2"/>
                <w:tabs>
                  <w:tab w:val="right" w:leader="dot" w:pos="8494"/>
                </w:tabs>
              </w:pPr>
            </w:pPrChange>
          </w:pPr>
          <w:del w:id="682" w:author="EUDERLAN FREIRE DA SILVA ABREU" w:date="2025-07-15T22:43:00Z">
            <w:r w:rsidRPr="000D0F7B" w:rsidDel="0088746F">
              <w:rPr>
                <w:rStyle w:val="Hyperlink"/>
                <w:rFonts w:ascii="Times New Roman" w:hAnsi="Times New Roman" w:cs="Times New Roman"/>
                <w:noProof/>
                <w:color w:val="000000" w:themeColor="text1"/>
                <w:rPrChange w:id="683" w:author="Euderlan Freire" w:date="2025-06-13T19:46:00Z">
                  <w:rPr>
                    <w:rStyle w:val="Hyperlink"/>
                    <w:rFonts w:ascii="Times New Roman" w:hAnsi="Times New Roman" w:cs="Times New Roman"/>
                    <w:noProof/>
                  </w:rPr>
                </w:rPrChange>
              </w:rPr>
              <w:delText>4.1</w:delText>
            </w:r>
            <w:r w:rsidRPr="000D0F7B" w:rsidDel="0088746F">
              <w:rPr>
                <w:noProof/>
                <w:webHidden/>
                <w:color w:val="000000" w:themeColor="text1"/>
                <w:rPrChange w:id="684" w:author="Euderlan Freire" w:date="2025-06-13T19:46:00Z">
                  <w:rPr>
                    <w:noProof/>
                    <w:webHidden/>
                  </w:rPr>
                </w:rPrChange>
              </w:rPr>
              <w:tab/>
              <w:delText>10</w:delText>
            </w:r>
          </w:del>
        </w:p>
        <w:p w14:paraId="1C10445A" w14:textId="4A4D61B9" w:rsidR="008A69FD" w:rsidRPr="000D0F7B" w:rsidDel="0088746F" w:rsidRDefault="008A69FD">
          <w:pPr>
            <w:pStyle w:val="Sumrio3"/>
            <w:tabs>
              <w:tab w:val="left" w:pos="1320"/>
              <w:tab w:val="right" w:leader="dot" w:pos="8494"/>
            </w:tabs>
            <w:spacing w:line="240" w:lineRule="auto"/>
            <w:rPr>
              <w:del w:id="685" w:author="EUDERLAN FREIRE DA SILVA ABREU" w:date="2025-07-15T22:43:00Z"/>
              <w:noProof/>
              <w:color w:val="000000" w:themeColor="text1"/>
              <w:rPrChange w:id="686" w:author="Euderlan Freire" w:date="2025-06-13T19:46:00Z">
                <w:rPr>
                  <w:del w:id="687" w:author="EUDERLAN FREIRE DA SILVA ABREU" w:date="2025-07-15T22:43:00Z"/>
                  <w:noProof/>
                </w:rPr>
              </w:rPrChange>
            </w:rPr>
            <w:pPrChange w:id="688" w:author="Euderlan Freire" w:date="2025-06-13T19:46:00Z">
              <w:pPr>
                <w:pStyle w:val="Sumrio3"/>
                <w:tabs>
                  <w:tab w:val="left" w:pos="1320"/>
                  <w:tab w:val="right" w:leader="dot" w:pos="8494"/>
                </w:tabs>
              </w:pPr>
            </w:pPrChange>
          </w:pPr>
          <w:del w:id="689" w:author="EUDERLAN FREIRE DA SILVA ABREU" w:date="2025-07-15T22:43:00Z">
            <w:r w:rsidRPr="000D0F7B" w:rsidDel="0088746F">
              <w:rPr>
                <w:rStyle w:val="Hyperlink"/>
                <w:rFonts w:ascii="Times New Roman" w:hAnsi="Times New Roman" w:cs="Times New Roman"/>
                <w:noProof/>
                <w:color w:val="000000" w:themeColor="text1"/>
                <w:rPrChange w:id="690" w:author="Euderlan Freire" w:date="2025-06-13T19:46:00Z">
                  <w:rPr>
                    <w:rStyle w:val="Hyperlink"/>
                    <w:rFonts w:ascii="Times New Roman" w:hAnsi="Times New Roman" w:cs="Times New Roman"/>
                    <w:noProof/>
                  </w:rPr>
                </w:rPrChange>
              </w:rPr>
              <w:delText>4.1.1</w:delText>
            </w:r>
            <w:r w:rsidRPr="000D0F7B" w:rsidDel="0088746F">
              <w:rPr>
                <w:noProof/>
                <w:color w:val="000000" w:themeColor="text1"/>
                <w:rPrChange w:id="691"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692" w:author="Euderlan Freire" w:date="2025-06-13T19:46:00Z">
                  <w:rPr>
                    <w:rStyle w:val="Hyperlink"/>
                    <w:rFonts w:ascii="Times New Roman" w:hAnsi="Times New Roman" w:cs="Times New Roman"/>
                    <w:noProof/>
                  </w:rPr>
                </w:rPrChange>
              </w:rPr>
              <w:delText>Consultar Documentos via LLM</w:delText>
            </w:r>
            <w:r w:rsidRPr="000D0F7B" w:rsidDel="0088746F">
              <w:rPr>
                <w:noProof/>
                <w:webHidden/>
                <w:color w:val="000000" w:themeColor="text1"/>
                <w:rPrChange w:id="693" w:author="Euderlan Freire" w:date="2025-06-13T19:46:00Z">
                  <w:rPr>
                    <w:noProof/>
                    <w:webHidden/>
                  </w:rPr>
                </w:rPrChange>
              </w:rPr>
              <w:tab/>
              <w:delText>10</w:delText>
            </w:r>
          </w:del>
        </w:p>
        <w:p w14:paraId="371AF4F5" w14:textId="2AC4B116" w:rsidR="008A69FD" w:rsidRPr="000D0F7B" w:rsidDel="0088746F" w:rsidRDefault="008A69FD">
          <w:pPr>
            <w:pStyle w:val="Sumrio3"/>
            <w:tabs>
              <w:tab w:val="left" w:pos="1320"/>
              <w:tab w:val="right" w:leader="dot" w:pos="8494"/>
            </w:tabs>
            <w:spacing w:line="240" w:lineRule="auto"/>
            <w:rPr>
              <w:del w:id="694" w:author="EUDERLAN FREIRE DA SILVA ABREU" w:date="2025-07-15T22:43:00Z"/>
              <w:noProof/>
              <w:color w:val="000000" w:themeColor="text1"/>
              <w:rPrChange w:id="695" w:author="Euderlan Freire" w:date="2025-06-13T19:46:00Z">
                <w:rPr>
                  <w:del w:id="696" w:author="EUDERLAN FREIRE DA SILVA ABREU" w:date="2025-07-15T22:43:00Z"/>
                  <w:noProof/>
                </w:rPr>
              </w:rPrChange>
            </w:rPr>
            <w:pPrChange w:id="697" w:author="Euderlan Freire" w:date="2025-06-13T19:46:00Z">
              <w:pPr>
                <w:pStyle w:val="Sumrio3"/>
                <w:tabs>
                  <w:tab w:val="left" w:pos="1320"/>
                  <w:tab w:val="right" w:leader="dot" w:pos="8494"/>
                </w:tabs>
              </w:pPr>
            </w:pPrChange>
          </w:pPr>
          <w:del w:id="698" w:author="EUDERLAN FREIRE DA SILVA ABREU" w:date="2025-07-15T22:43:00Z">
            <w:r w:rsidRPr="000D0F7B" w:rsidDel="0088746F">
              <w:rPr>
                <w:rStyle w:val="Hyperlink"/>
                <w:rFonts w:ascii="Times New Roman" w:hAnsi="Times New Roman" w:cs="Times New Roman"/>
                <w:noProof/>
                <w:color w:val="000000" w:themeColor="text1"/>
                <w:rPrChange w:id="699" w:author="Euderlan Freire" w:date="2025-06-13T19:46:00Z">
                  <w:rPr>
                    <w:rStyle w:val="Hyperlink"/>
                    <w:rFonts w:ascii="Times New Roman" w:hAnsi="Times New Roman" w:cs="Times New Roman"/>
                    <w:noProof/>
                  </w:rPr>
                </w:rPrChange>
              </w:rPr>
              <w:delText>4.1.2</w:delText>
            </w:r>
            <w:r w:rsidRPr="000D0F7B" w:rsidDel="0088746F">
              <w:rPr>
                <w:noProof/>
                <w:color w:val="000000" w:themeColor="text1"/>
                <w:rPrChange w:id="700"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01" w:author="Euderlan Freire" w:date="2025-06-13T19:46:00Z">
                  <w:rPr>
                    <w:rStyle w:val="Hyperlink"/>
                    <w:rFonts w:ascii="Times New Roman" w:hAnsi="Times New Roman" w:cs="Times New Roman"/>
                    <w:noProof/>
                  </w:rPr>
                </w:rPrChange>
              </w:rPr>
              <w:delText>Gerenciar Resoluções (Admin)</w:delText>
            </w:r>
            <w:r w:rsidRPr="000D0F7B" w:rsidDel="0088746F">
              <w:rPr>
                <w:noProof/>
                <w:webHidden/>
                <w:color w:val="000000" w:themeColor="text1"/>
                <w:rPrChange w:id="702" w:author="Euderlan Freire" w:date="2025-06-13T19:46:00Z">
                  <w:rPr>
                    <w:noProof/>
                    <w:webHidden/>
                  </w:rPr>
                </w:rPrChange>
              </w:rPr>
              <w:tab/>
              <w:delText>11</w:delText>
            </w:r>
          </w:del>
        </w:p>
        <w:p w14:paraId="203420B1" w14:textId="1DDA5313" w:rsidR="008A69FD" w:rsidRPr="000D0F7B" w:rsidDel="0088746F" w:rsidRDefault="008A69FD">
          <w:pPr>
            <w:pStyle w:val="Sumrio3"/>
            <w:tabs>
              <w:tab w:val="left" w:pos="1320"/>
              <w:tab w:val="right" w:leader="dot" w:pos="8494"/>
            </w:tabs>
            <w:spacing w:line="240" w:lineRule="auto"/>
            <w:rPr>
              <w:del w:id="703" w:author="EUDERLAN FREIRE DA SILVA ABREU" w:date="2025-07-15T22:43:00Z"/>
              <w:noProof/>
              <w:color w:val="000000" w:themeColor="text1"/>
              <w:rPrChange w:id="704" w:author="Euderlan Freire" w:date="2025-06-13T19:46:00Z">
                <w:rPr>
                  <w:del w:id="705" w:author="EUDERLAN FREIRE DA SILVA ABREU" w:date="2025-07-15T22:43:00Z"/>
                  <w:noProof/>
                </w:rPr>
              </w:rPrChange>
            </w:rPr>
            <w:pPrChange w:id="706" w:author="Euderlan Freire" w:date="2025-06-13T19:46:00Z">
              <w:pPr>
                <w:pStyle w:val="Sumrio3"/>
                <w:tabs>
                  <w:tab w:val="left" w:pos="1320"/>
                  <w:tab w:val="right" w:leader="dot" w:pos="8494"/>
                </w:tabs>
              </w:pPr>
            </w:pPrChange>
          </w:pPr>
          <w:del w:id="707" w:author="EUDERLAN FREIRE DA SILVA ABREU" w:date="2025-07-15T22:43:00Z">
            <w:r w:rsidRPr="000D0F7B" w:rsidDel="0088746F">
              <w:rPr>
                <w:rStyle w:val="Hyperlink"/>
                <w:rFonts w:ascii="Times New Roman" w:hAnsi="Times New Roman" w:cs="Times New Roman"/>
                <w:noProof/>
                <w:color w:val="000000" w:themeColor="text1"/>
                <w:rPrChange w:id="708" w:author="Euderlan Freire" w:date="2025-06-13T19:46:00Z">
                  <w:rPr>
                    <w:rStyle w:val="Hyperlink"/>
                    <w:rFonts w:ascii="Times New Roman" w:hAnsi="Times New Roman" w:cs="Times New Roman"/>
                    <w:noProof/>
                  </w:rPr>
                </w:rPrChange>
              </w:rPr>
              <w:delText>4.1.3</w:delText>
            </w:r>
            <w:r w:rsidRPr="000D0F7B" w:rsidDel="0088746F">
              <w:rPr>
                <w:noProof/>
                <w:color w:val="000000" w:themeColor="text1"/>
                <w:rPrChange w:id="709"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10" w:author="Euderlan Freire" w:date="2025-06-13T19:46:00Z">
                  <w:rPr>
                    <w:rStyle w:val="Hyperlink"/>
                    <w:rFonts w:ascii="Times New Roman" w:hAnsi="Times New Roman" w:cs="Times New Roman"/>
                    <w:noProof/>
                  </w:rPr>
                </w:rPrChange>
              </w:rPr>
              <w:delText>Avaliar Resposta</w:delText>
            </w:r>
            <w:r w:rsidRPr="000D0F7B" w:rsidDel="0088746F">
              <w:rPr>
                <w:noProof/>
                <w:webHidden/>
                <w:color w:val="000000" w:themeColor="text1"/>
                <w:rPrChange w:id="711" w:author="Euderlan Freire" w:date="2025-06-13T19:46:00Z">
                  <w:rPr>
                    <w:noProof/>
                    <w:webHidden/>
                  </w:rPr>
                </w:rPrChange>
              </w:rPr>
              <w:tab/>
              <w:delText>12</w:delText>
            </w:r>
          </w:del>
        </w:p>
        <w:p w14:paraId="0AD6D6EF" w14:textId="07DCE100" w:rsidR="008A69FD" w:rsidRPr="000D0F7B" w:rsidDel="0088746F" w:rsidRDefault="008A69FD">
          <w:pPr>
            <w:pStyle w:val="Sumrio3"/>
            <w:tabs>
              <w:tab w:val="left" w:pos="1320"/>
              <w:tab w:val="right" w:leader="dot" w:pos="8494"/>
            </w:tabs>
            <w:spacing w:line="240" w:lineRule="auto"/>
            <w:rPr>
              <w:del w:id="712" w:author="EUDERLAN FREIRE DA SILVA ABREU" w:date="2025-07-15T22:43:00Z"/>
              <w:noProof/>
              <w:color w:val="000000" w:themeColor="text1"/>
              <w:rPrChange w:id="713" w:author="Euderlan Freire" w:date="2025-06-13T19:46:00Z">
                <w:rPr>
                  <w:del w:id="714" w:author="EUDERLAN FREIRE DA SILVA ABREU" w:date="2025-07-15T22:43:00Z"/>
                  <w:noProof/>
                </w:rPr>
              </w:rPrChange>
            </w:rPr>
            <w:pPrChange w:id="715" w:author="Euderlan Freire" w:date="2025-06-13T19:46:00Z">
              <w:pPr>
                <w:pStyle w:val="Sumrio3"/>
                <w:tabs>
                  <w:tab w:val="left" w:pos="1320"/>
                  <w:tab w:val="right" w:leader="dot" w:pos="8494"/>
                </w:tabs>
              </w:pPr>
            </w:pPrChange>
          </w:pPr>
          <w:del w:id="716" w:author="EUDERLAN FREIRE DA SILVA ABREU" w:date="2025-07-15T22:43:00Z">
            <w:r w:rsidRPr="000D0F7B" w:rsidDel="0088746F">
              <w:rPr>
                <w:rStyle w:val="Hyperlink"/>
                <w:rFonts w:ascii="Times New Roman" w:hAnsi="Times New Roman" w:cs="Times New Roman"/>
                <w:noProof/>
                <w:color w:val="000000" w:themeColor="text1"/>
                <w:rPrChange w:id="717" w:author="Euderlan Freire" w:date="2025-06-13T19:46:00Z">
                  <w:rPr>
                    <w:rStyle w:val="Hyperlink"/>
                    <w:rFonts w:ascii="Times New Roman" w:hAnsi="Times New Roman" w:cs="Times New Roman"/>
                    <w:noProof/>
                  </w:rPr>
                </w:rPrChange>
              </w:rPr>
              <w:delText>4.1.4</w:delText>
            </w:r>
            <w:r w:rsidRPr="000D0F7B" w:rsidDel="0088746F">
              <w:rPr>
                <w:noProof/>
                <w:color w:val="000000" w:themeColor="text1"/>
                <w:rPrChange w:id="718"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19" w:author="Euderlan Freire" w:date="2025-06-13T19:46:00Z">
                  <w:rPr>
                    <w:rStyle w:val="Hyperlink"/>
                    <w:rFonts w:ascii="Times New Roman" w:hAnsi="Times New Roman" w:cs="Times New Roman"/>
                    <w:noProof/>
                  </w:rPr>
                </w:rPrChange>
              </w:rPr>
              <w:delText>Gerenciar Histórico</w:delText>
            </w:r>
            <w:r w:rsidRPr="000D0F7B" w:rsidDel="0088746F">
              <w:rPr>
                <w:noProof/>
                <w:webHidden/>
                <w:color w:val="000000" w:themeColor="text1"/>
                <w:rPrChange w:id="720" w:author="Euderlan Freire" w:date="2025-06-13T19:46:00Z">
                  <w:rPr>
                    <w:noProof/>
                    <w:webHidden/>
                  </w:rPr>
                </w:rPrChange>
              </w:rPr>
              <w:tab/>
              <w:delText>12</w:delText>
            </w:r>
          </w:del>
        </w:p>
        <w:p w14:paraId="6F003DE0" w14:textId="18C45FC4" w:rsidR="008A69FD" w:rsidRPr="000D0F7B" w:rsidDel="0088746F" w:rsidRDefault="008A69FD">
          <w:pPr>
            <w:pStyle w:val="Sumrio3"/>
            <w:tabs>
              <w:tab w:val="left" w:pos="1320"/>
              <w:tab w:val="right" w:leader="dot" w:pos="8494"/>
            </w:tabs>
            <w:spacing w:line="240" w:lineRule="auto"/>
            <w:rPr>
              <w:del w:id="721" w:author="EUDERLAN FREIRE DA SILVA ABREU" w:date="2025-07-15T22:43:00Z"/>
              <w:noProof/>
              <w:color w:val="000000" w:themeColor="text1"/>
              <w:rPrChange w:id="722" w:author="Euderlan Freire" w:date="2025-06-13T19:46:00Z">
                <w:rPr>
                  <w:del w:id="723" w:author="EUDERLAN FREIRE DA SILVA ABREU" w:date="2025-07-15T22:43:00Z"/>
                  <w:noProof/>
                </w:rPr>
              </w:rPrChange>
            </w:rPr>
            <w:pPrChange w:id="724" w:author="Euderlan Freire" w:date="2025-06-13T19:46:00Z">
              <w:pPr>
                <w:pStyle w:val="Sumrio3"/>
                <w:tabs>
                  <w:tab w:val="left" w:pos="1320"/>
                  <w:tab w:val="right" w:leader="dot" w:pos="8494"/>
                </w:tabs>
              </w:pPr>
            </w:pPrChange>
          </w:pPr>
          <w:del w:id="725" w:author="EUDERLAN FREIRE DA SILVA ABREU" w:date="2025-07-15T22:43:00Z">
            <w:r w:rsidRPr="000D0F7B" w:rsidDel="0088746F">
              <w:rPr>
                <w:rStyle w:val="Hyperlink"/>
                <w:rFonts w:ascii="Times New Roman" w:hAnsi="Times New Roman" w:cs="Times New Roman"/>
                <w:noProof/>
                <w:color w:val="000000" w:themeColor="text1"/>
                <w:rPrChange w:id="726" w:author="Euderlan Freire" w:date="2025-06-13T19:46:00Z">
                  <w:rPr>
                    <w:rStyle w:val="Hyperlink"/>
                    <w:rFonts w:ascii="Times New Roman" w:hAnsi="Times New Roman" w:cs="Times New Roman"/>
                    <w:noProof/>
                  </w:rPr>
                </w:rPrChange>
              </w:rPr>
              <w:delText>4.1.5</w:delText>
            </w:r>
            <w:r w:rsidRPr="000D0F7B" w:rsidDel="0088746F">
              <w:rPr>
                <w:noProof/>
                <w:color w:val="000000" w:themeColor="text1"/>
                <w:rPrChange w:id="727"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28" w:author="Euderlan Freire" w:date="2025-06-13T19:46:00Z">
                  <w:rPr>
                    <w:rStyle w:val="Hyperlink"/>
                    <w:rFonts w:ascii="Times New Roman" w:hAnsi="Times New Roman" w:cs="Times New Roman"/>
                    <w:noProof/>
                  </w:rPr>
                </w:rPrChange>
              </w:rPr>
              <w:delText>Autenticação (Login/Cadastro)</w:delText>
            </w:r>
            <w:r w:rsidRPr="000D0F7B" w:rsidDel="0088746F">
              <w:rPr>
                <w:noProof/>
                <w:webHidden/>
                <w:color w:val="000000" w:themeColor="text1"/>
                <w:rPrChange w:id="729" w:author="Euderlan Freire" w:date="2025-06-13T19:46:00Z">
                  <w:rPr>
                    <w:noProof/>
                    <w:webHidden/>
                  </w:rPr>
                </w:rPrChange>
              </w:rPr>
              <w:tab/>
              <w:delText>13</w:delText>
            </w:r>
          </w:del>
        </w:p>
        <w:p w14:paraId="7752BD46" w14:textId="439D5BFC" w:rsidR="008A69FD" w:rsidRPr="000D0F7B" w:rsidDel="0088746F" w:rsidRDefault="008A69FD">
          <w:pPr>
            <w:pStyle w:val="Sumrio2"/>
            <w:tabs>
              <w:tab w:val="left" w:pos="880"/>
              <w:tab w:val="right" w:leader="dot" w:pos="8494"/>
            </w:tabs>
            <w:spacing w:line="240" w:lineRule="auto"/>
            <w:rPr>
              <w:del w:id="730" w:author="EUDERLAN FREIRE DA SILVA ABREU" w:date="2025-07-15T22:43:00Z"/>
              <w:noProof/>
              <w:color w:val="000000" w:themeColor="text1"/>
              <w:rPrChange w:id="731" w:author="Euderlan Freire" w:date="2025-06-13T19:46:00Z">
                <w:rPr>
                  <w:del w:id="732" w:author="EUDERLAN FREIRE DA SILVA ABREU" w:date="2025-07-15T22:43:00Z"/>
                  <w:noProof/>
                </w:rPr>
              </w:rPrChange>
            </w:rPr>
            <w:pPrChange w:id="733" w:author="Euderlan Freire" w:date="2025-06-13T19:46:00Z">
              <w:pPr>
                <w:pStyle w:val="Sumrio2"/>
                <w:tabs>
                  <w:tab w:val="left" w:pos="880"/>
                  <w:tab w:val="right" w:leader="dot" w:pos="8494"/>
                </w:tabs>
              </w:pPr>
            </w:pPrChange>
          </w:pPr>
          <w:del w:id="734" w:author="EUDERLAN FREIRE DA SILVA ABREU" w:date="2025-07-15T22:43:00Z">
            <w:r w:rsidRPr="000D0F7B" w:rsidDel="0088746F">
              <w:rPr>
                <w:rStyle w:val="Hyperlink"/>
                <w:rFonts w:ascii="Times New Roman" w:hAnsi="Times New Roman" w:cs="Times New Roman"/>
                <w:noProof/>
                <w:color w:val="000000" w:themeColor="text1"/>
                <w:rPrChange w:id="735" w:author="Euderlan Freire" w:date="2025-06-13T19:46:00Z">
                  <w:rPr>
                    <w:rStyle w:val="Hyperlink"/>
                    <w:rFonts w:ascii="Times New Roman" w:hAnsi="Times New Roman" w:cs="Times New Roman"/>
                    <w:noProof/>
                  </w:rPr>
                </w:rPrChange>
              </w:rPr>
              <w:delText>4.2</w:delText>
            </w:r>
            <w:r w:rsidRPr="000D0F7B" w:rsidDel="0088746F">
              <w:rPr>
                <w:noProof/>
                <w:color w:val="000000" w:themeColor="text1"/>
                <w:rPrChange w:id="736"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37" w:author="Euderlan Freire" w:date="2025-06-13T19:46:00Z">
                  <w:rPr>
                    <w:rStyle w:val="Hyperlink"/>
                    <w:rFonts w:ascii="Times New Roman" w:hAnsi="Times New Roman" w:cs="Times New Roman"/>
                    <w:noProof/>
                  </w:rPr>
                </w:rPrChange>
              </w:rPr>
              <w:delText>Diagramas de Classe</w:delText>
            </w:r>
            <w:r w:rsidRPr="000D0F7B" w:rsidDel="0088746F">
              <w:rPr>
                <w:noProof/>
                <w:webHidden/>
                <w:color w:val="000000" w:themeColor="text1"/>
                <w:rPrChange w:id="738" w:author="Euderlan Freire" w:date="2025-06-13T19:46:00Z">
                  <w:rPr>
                    <w:noProof/>
                    <w:webHidden/>
                  </w:rPr>
                </w:rPrChange>
              </w:rPr>
              <w:tab/>
              <w:delText>14</w:delText>
            </w:r>
          </w:del>
        </w:p>
        <w:p w14:paraId="3C340CDB" w14:textId="5A5BD0F6" w:rsidR="008A69FD" w:rsidRPr="000D0F7B" w:rsidDel="0088746F" w:rsidRDefault="008A69FD">
          <w:pPr>
            <w:pStyle w:val="Sumrio3"/>
            <w:tabs>
              <w:tab w:val="left" w:pos="1320"/>
              <w:tab w:val="right" w:leader="dot" w:pos="8494"/>
            </w:tabs>
            <w:spacing w:line="240" w:lineRule="auto"/>
            <w:rPr>
              <w:del w:id="739" w:author="EUDERLAN FREIRE DA SILVA ABREU" w:date="2025-07-15T22:43:00Z"/>
              <w:noProof/>
              <w:color w:val="000000" w:themeColor="text1"/>
              <w:rPrChange w:id="740" w:author="Euderlan Freire" w:date="2025-06-13T19:46:00Z">
                <w:rPr>
                  <w:del w:id="741" w:author="EUDERLAN FREIRE DA SILVA ABREU" w:date="2025-07-15T22:43:00Z"/>
                  <w:noProof/>
                </w:rPr>
              </w:rPrChange>
            </w:rPr>
            <w:pPrChange w:id="742" w:author="Euderlan Freire" w:date="2025-06-13T19:46:00Z">
              <w:pPr>
                <w:pStyle w:val="Sumrio3"/>
                <w:tabs>
                  <w:tab w:val="left" w:pos="1320"/>
                  <w:tab w:val="right" w:leader="dot" w:pos="8494"/>
                </w:tabs>
              </w:pPr>
            </w:pPrChange>
          </w:pPr>
          <w:del w:id="743" w:author="EUDERLAN FREIRE DA SILVA ABREU" w:date="2025-07-15T22:43:00Z">
            <w:r w:rsidRPr="000D0F7B" w:rsidDel="0088746F">
              <w:rPr>
                <w:rStyle w:val="Hyperlink"/>
                <w:rFonts w:ascii="Times New Roman" w:hAnsi="Times New Roman" w:cs="Times New Roman"/>
                <w:noProof/>
                <w:color w:val="000000" w:themeColor="text1"/>
                <w:rPrChange w:id="744" w:author="Euderlan Freire" w:date="2025-06-13T19:46:00Z">
                  <w:rPr>
                    <w:rStyle w:val="Hyperlink"/>
                    <w:rFonts w:ascii="Times New Roman" w:hAnsi="Times New Roman" w:cs="Times New Roman"/>
                    <w:noProof/>
                  </w:rPr>
                </w:rPrChange>
              </w:rPr>
              <w:delText>4.2.1</w:delText>
            </w:r>
            <w:r w:rsidRPr="000D0F7B" w:rsidDel="0088746F">
              <w:rPr>
                <w:noProof/>
                <w:color w:val="000000" w:themeColor="text1"/>
                <w:rPrChange w:id="745"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46" w:author="Euderlan Freire" w:date="2025-06-13T19:46:00Z">
                  <w:rPr>
                    <w:rStyle w:val="Hyperlink"/>
                    <w:rFonts w:ascii="Times New Roman" w:hAnsi="Times New Roman" w:cs="Times New Roman"/>
                    <w:noProof/>
                  </w:rPr>
                </w:rPrChange>
              </w:rPr>
              <w:delText>Classe usuários</w:delText>
            </w:r>
            <w:r w:rsidRPr="000D0F7B" w:rsidDel="0088746F">
              <w:rPr>
                <w:noProof/>
                <w:webHidden/>
                <w:color w:val="000000" w:themeColor="text1"/>
                <w:rPrChange w:id="747" w:author="Euderlan Freire" w:date="2025-06-13T19:46:00Z">
                  <w:rPr>
                    <w:noProof/>
                    <w:webHidden/>
                  </w:rPr>
                </w:rPrChange>
              </w:rPr>
              <w:tab/>
              <w:delText>14</w:delText>
            </w:r>
          </w:del>
        </w:p>
        <w:p w14:paraId="33DE1316" w14:textId="67541661" w:rsidR="008A69FD" w:rsidRPr="000D0F7B" w:rsidDel="0088746F" w:rsidRDefault="008A69FD">
          <w:pPr>
            <w:pStyle w:val="Sumrio3"/>
            <w:tabs>
              <w:tab w:val="left" w:pos="1320"/>
              <w:tab w:val="right" w:leader="dot" w:pos="8494"/>
            </w:tabs>
            <w:spacing w:line="240" w:lineRule="auto"/>
            <w:rPr>
              <w:del w:id="748" w:author="EUDERLAN FREIRE DA SILVA ABREU" w:date="2025-07-15T22:43:00Z"/>
              <w:noProof/>
              <w:color w:val="000000" w:themeColor="text1"/>
              <w:rPrChange w:id="749" w:author="Euderlan Freire" w:date="2025-06-13T19:46:00Z">
                <w:rPr>
                  <w:del w:id="750" w:author="EUDERLAN FREIRE DA SILVA ABREU" w:date="2025-07-15T22:43:00Z"/>
                  <w:noProof/>
                </w:rPr>
              </w:rPrChange>
            </w:rPr>
            <w:pPrChange w:id="751" w:author="Euderlan Freire" w:date="2025-06-13T19:46:00Z">
              <w:pPr>
                <w:pStyle w:val="Sumrio3"/>
                <w:tabs>
                  <w:tab w:val="left" w:pos="1320"/>
                  <w:tab w:val="right" w:leader="dot" w:pos="8494"/>
                </w:tabs>
              </w:pPr>
            </w:pPrChange>
          </w:pPr>
          <w:del w:id="752" w:author="EUDERLAN FREIRE DA SILVA ABREU" w:date="2025-07-15T22:43:00Z">
            <w:r w:rsidRPr="000D0F7B" w:rsidDel="0088746F">
              <w:rPr>
                <w:rStyle w:val="Hyperlink"/>
                <w:rFonts w:ascii="Times New Roman" w:hAnsi="Times New Roman" w:cs="Times New Roman"/>
                <w:noProof/>
                <w:color w:val="000000" w:themeColor="text1"/>
                <w:rPrChange w:id="753" w:author="Euderlan Freire" w:date="2025-06-13T19:46:00Z">
                  <w:rPr>
                    <w:rStyle w:val="Hyperlink"/>
                    <w:rFonts w:ascii="Times New Roman" w:hAnsi="Times New Roman" w:cs="Times New Roman"/>
                    <w:noProof/>
                  </w:rPr>
                </w:rPrChange>
              </w:rPr>
              <w:delText>4.2.2</w:delText>
            </w:r>
            <w:r w:rsidRPr="000D0F7B" w:rsidDel="0088746F">
              <w:rPr>
                <w:noProof/>
                <w:color w:val="000000" w:themeColor="text1"/>
                <w:rPrChange w:id="754"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55" w:author="Euderlan Freire" w:date="2025-06-13T19:46:00Z">
                  <w:rPr>
                    <w:rStyle w:val="Hyperlink"/>
                    <w:rFonts w:ascii="Times New Roman" w:hAnsi="Times New Roman" w:cs="Times New Roman"/>
                    <w:noProof/>
                  </w:rPr>
                </w:rPrChange>
              </w:rPr>
              <w:delText>Classe conta</w:delText>
            </w:r>
            <w:r w:rsidRPr="000D0F7B" w:rsidDel="0088746F">
              <w:rPr>
                <w:noProof/>
                <w:webHidden/>
                <w:color w:val="000000" w:themeColor="text1"/>
                <w:rPrChange w:id="756" w:author="Euderlan Freire" w:date="2025-06-13T19:46:00Z">
                  <w:rPr>
                    <w:noProof/>
                    <w:webHidden/>
                  </w:rPr>
                </w:rPrChange>
              </w:rPr>
              <w:tab/>
              <w:delText>14</w:delText>
            </w:r>
          </w:del>
        </w:p>
        <w:p w14:paraId="698F118D" w14:textId="11DBA47A" w:rsidR="008A69FD" w:rsidRPr="000D0F7B" w:rsidDel="0088746F" w:rsidRDefault="008A69FD">
          <w:pPr>
            <w:pStyle w:val="Sumrio3"/>
            <w:tabs>
              <w:tab w:val="left" w:pos="1320"/>
              <w:tab w:val="right" w:leader="dot" w:pos="8494"/>
            </w:tabs>
            <w:spacing w:line="240" w:lineRule="auto"/>
            <w:rPr>
              <w:del w:id="757" w:author="EUDERLAN FREIRE DA SILVA ABREU" w:date="2025-07-15T22:43:00Z"/>
              <w:noProof/>
              <w:color w:val="000000" w:themeColor="text1"/>
              <w:rPrChange w:id="758" w:author="Euderlan Freire" w:date="2025-06-13T19:46:00Z">
                <w:rPr>
                  <w:del w:id="759" w:author="EUDERLAN FREIRE DA SILVA ABREU" w:date="2025-07-15T22:43:00Z"/>
                  <w:noProof/>
                </w:rPr>
              </w:rPrChange>
            </w:rPr>
            <w:pPrChange w:id="760" w:author="Euderlan Freire" w:date="2025-06-13T19:46:00Z">
              <w:pPr>
                <w:pStyle w:val="Sumrio3"/>
                <w:tabs>
                  <w:tab w:val="left" w:pos="1320"/>
                  <w:tab w:val="right" w:leader="dot" w:pos="8494"/>
                </w:tabs>
              </w:pPr>
            </w:pPrChange>
          </w:pPr>
          <w:del w:id="761" w:author="EUDERLAN FREIRE DA SILVA ABREU" w:date="2025-07-15T22:43:00Z">
            <w:r w:rsidRPr="000D0F7B" w:rsidDel="0088746F">
              <w:rPr>
                <w:rStyle w:val="Hyperlink"/>
                <w:rFonts w:ascii="Times New Roman" w:hAnsi="Times New Roman" w:cs="Times New Roman"/>
                <w:noProof/>
                <w:color w:val="000000" w:themeColor="text1"/>
                <w:rPrChange w:id="762" w:author="Euderlan Freire" w:date="2025-06-13T19:46:00Z">
                  <w:rPr>
                    <w:rStyle w:val="Hyperlink"/>
                    <w:rFonts w:ascii="Times New Roman" w:hAnsi="Times New Roman" w:cs="Times New Roman"/>
                    <w:noProof/>
                  </w:rPr>
                </w:rPrChange>
              </w:rPr>
              <w:delText>4.2.3</w:delText>
            </w:r>
            <w:r w:rsidRPr="000D0F7B" w:rsidDel="0088746F">
              <w:rPr>
                <w:noProof/>
                <w:color w:val="000000" w:themeColor="text1"/>
                <w:rPrChange w:id="763"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64" w:author="Euderlan Freire" w:date="2025-06-13T19:46:00Z">
                  <w:rPr>
                    <w:rStyle w:val="Hyperlink"/>
                    <w:rFonts w:ascii="Times New Roman" w:hAnsi="Times New Roman" w:cs="Times New Roman"/>
                    <w:noProof/>
                  </w:rPr>
                </w:rPrChange>
              </w:rPr>
              <w:delText>Classe sessão</w:delText>
            </w:r>
            <w:r w:rsidRPr="000D0F7B" w:rsidDel="0088746F">
              <w:rPr>
                <w:noProof/>
                <w:webHidden/>
                <w:color w:val="000000" w:themeColor="text1"/>
                <w:rPrChange w:id="765" w:author="Euderlan Freire" w:date="2025-06-13T19:46:00Z">
                  <w:rPr>
                    <w:noProof/>
                    <w:webHidden/>
                  </w:rPr>
                </w:rPrChange>
              </w:rPr>
              <w:tab/>
              <w:delText>14</w:delText>
            </w:r>
          </w:del>
        </w:p>
        <w:p w14:paraId="30A130E8" w14:textId="6A3376C0" w:rsidR="008A69FD" w:rsidRPr="000D0F7B" w:rsidDel="0088746F" w:rsidRDefault="008A69FD">
          <w:pPr>
            <w:pStyle w:val="Sumrio3"/>
            <w:tabs>
              <w:tab w:val="left" w:pos="1320"/>
              <w:tab w:val="right" w:leader="dot" w:pos="8494"/>
            </w:tabs>
            <w:spacing w:line="240" w:lineRule="auto"/>
            <w:rPr>
              <w:del w:id="766" w:author="EUDERLAN FREIRE DA SILVA ABREU" w:date="2025-07-15T22:43:00Z"/>
              <w:noProof/>
              <w:color w:val="000000" w:themeColor="text1"/>
              <w:rPrChange w:id="767" w:author="Euderlan Freire" w:date="2025-06-13T19:46:00Z">
                <w:rPr>
                  <w:del w:id="768" w:author="EUDERLAN FREIRE DA SILVA ABREU" w:date="2025-07-15T22:43:00Z"/>
                  <w:noProof/>
                </w:rPr>
              </w:rPrChange>
            </w:rPr>
            <w:pPrChange w:id="769" w:author="Euderlan Freire" w:date="2025-06-13T19:46:00Z">
              <w:pPr>
                <w:pStyle w:val="Sumrio3"/>
                <w:tabs>
                  <w:tab w:val="left" w:pos="1320"/>
                  <w:tab w:val="right" w:leader="dot" w:pos="8494"/>
                </w:tabs>
              </w:pPr>
            </w:pPrChange>
          </w:pPr>
          <w:del w:id="770" w:author="EUDERLAN FREIRE DA SILVA ABREU" w:date="2025-07-15T22:43:00Z">
            <w:r w:rsidRPr="000D0F7B" w:rsidDel="0088746F">
              <w:rPr>
                <w:rStyle w:val="Hyperlink"/>
                <w:rFonts w:ascii="Times New Roman" w:hAnsi="Times New Roman" w:cs="Times New Roman"/>
                <w:noProof/>
                <w:color w:val="000000" w:themeColor="text1"/>
                <w:rPrChange w:id="771" w:author="Euderlan Freire" w:date="2025-06-13T19:46:00Z">
                  <w:rPr>
                    <w:rStyle w:val="Hyperlink"/>
                    <w:rFonts w:ascii="Times New Roman" w:hAnsi="Times New Roman" w:cs="Times New Roman"/>
                    <w:noProof/>
                  </w:rPr>
                </w:rPrChange>
              </w:rPr>
              <w:delText>4.2.4</w:delText>
            </w:r>
            <w:r w:rsidRPr="000D0F7B" w:rsidDel="0088746F">
              <w:rPr>
                <w:noProof/>
                <w:color w:val="000000" w:themeColor="text1"/>
                <w:rPrChange w:id="772"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73" w:author="Euderlan Freire" w:date="2025-06-13T19:46:00Z">
                  <w:rPr>
                    <w:rStyle w:val="Hyperlink"/>
                    <w:rFonts w:ascii="Times New Roman" w:hAnsi="Times New Roman" w:cs="Times New Roman"/>
                    <w:noProof/>
                  </w:rPr>
                </w:rPrChange>
              </w:rPr>
              <w:delText>Classe conversa</w:delText>
            </w:r>
            <w:r w:rsidRPr="000D0F7B" w:rsidDel="0088746F">
              <w:rPr>
                <w:noProof/>
                <w:webHidden/>
                <w:color w:val="000000" w:themeColor="text1"/>
                <w:rPrChange w:id="774" w:author="Euderlan Freire" w:date="2025-06-13T19:46:00Z">
                  <w:rPr>
                    <w:noProof/>
                    <w:webHidden/>
                  </w:rPr>
                </w:rPrChange>
              </w:rPr>
              <w:tab/>
              <w:delText>14</w:delText>
            </w:r>
          </w:del>
        </w:p>
        <w:p w14:paraId="32DDF03A" w14:textId="68341863" w:rsidR="008A69FD" w:rsidRPr="000D0F7B" w:rsidDel="0088746F" w:rsidRDefault="008A69FD">
          <w:pPr>
            <w:pStyle w:val="Sumrio3"/>
            <w:tabs>
              <w:tab w:val="left" w:pos="1320"/>
              <w:tab w:val="right" w:leader="dot" w:pos="8494"/>
            </w:tabs>
            <w:spacing w:line="240" w:lineRule="auto"/>
            <w:rPr>
              <w:del w:id="775" w:author="EUDERLAN FREIRE DA SILVA ABREU" w:date="2025-07-15T22:43:00Z"/>
              <w:noProof/>
              <w:color w:val="000000" w:themeColor="text1"/>
              <w:rPrChange w:id="776" w:author="Euderlan Freire" w:date="2025-06-13T19:46:00Z">
                <w:rPr>
                  <w:del w:id="777" w:author="EUDERLAN FREIRE DA SILVA ABREU" w:date="2025-07-15T22:43:00Z"/>
                  <w:noProof/>
                </w:rPr>
              </w:rPrChange>
            </w:rPr>
            <w:pPrChange w:id="778" w:author="Euderlan Freire" w:date="2025-06-13T19:46:00Z">
              <w:pPr>
                <w:pStyle w:val="Sumrio3"/>
                <w:tabs>
                  <w:tab w:val="left" w:pos="1320"/>
                  <w:tab w:val="right" w:leader="dot" w:pos="8494"/>
                </w:tabs>
              </w:pPr>
            </w:pPrChange>
          </w:pPr>
          <w:del w:id="779" w:author="EUDERLAN FREIRE DA SILVA ABREU" w:date="2025-07-15T22:43:00Z">
            <w:r w:rsidRPr="000D0F7B" w:rsidDel="0088746F">
              <w:rPr>
                <w:rStyle w:val="Hyperlink"/>
                <w:rFonts w:ascii="Times New Roman" w:hAnsi="Times New Roman" w:cs="Times New Roman"/>
                <w:noProof/>
                <w:color w:val="000000" w:themeColor="text1"/>
                <w:rPrChange w:id="780" w:author="Euderlan Freire" w:date="2025-06-13T19:46:00Z">
                  <w:rPr>
                    <w:rStyle w:val="Hyperlink"/>
                    <w:rFonts w:ascii="Times New Roman" w:hAnsi="Times New Roman" w:cs="Times New Roman"/>
                    <w:noProof/>
                  </w:rPr>
                </w:rPrChange>
              </w:rPr>
              <w:delText>4.2.5</w:delText>
            </w:r>
            <w:r w:rsidRPr="000D0F7B" w:rsidDel="0088746F">
              <w:rPr>
                <w:noProof/>
                <w:color w:val="000000" w:themeColor="text1"/>
                <w:rPrChange w:id="781"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82" w:author="Euderlan Freire" w:date="2025-06-13T19:46:00Z">
                  <w:rPr>
                    <w:rStyle w:val="Hyperlink"/>
                    <w:rFonts w:ascii="Times New Roman" w:hAnsi="Times New Roman" w:cs="Times New Roman"/>
                    <w:noProof/>
                  </w:rPr>
                </w:rPrChange>
              </w:rPr>
              <w:delText>Classe pergunta</w:delText>
            </w:r>
            <w:r w:rsidRPr="000D0F7B" w:rsidDel="0088746F">
              <w:rPr>
                <w:noProof/>
                <w:webHidden/>
                <w:color w:val="000000" w:themeColor="text1"/>
                <w:rPrChange w:id="783" w:author="Euderlan Freire" w:date="2025-06-13T19:46:00Z">
                  <w:rPr>
                    <w:noProof/>
                    <w:webHidden/>
                  </w:rPr>
                </w:rPrChange>
              </w:rPr>
              <w:tab/>
              <w:delText>15</w:delText>
            </w:r>
          </w:del>
        </w:p>
        <w:p w14:paraId="0755A08A" w14:textId="163D277E" w:rsidR="008A69FD" w:rsidRPr="000D0F7B" w:rsidDel="0088746F" w:rsidRDefault="008A69FD">
          <w:pPr>
            <w:pStyle w:val="Sumrio3"/>
            <w:tabs>
              <w:tab w:val="left" w:pos="1320"/>
              <w:tab w:val="right" w:leader="dot" w:pos="8494"/>
            </w:tabs>
            <w:spacing w:line="240" w:lineRule="auto"/>
            <w:rPr>
              <w:del w:id="784" w:author="EUDERLAN FREIRE DA SILVA ABREU" w:date="2025-07-15T22:43:00Z"/>
              <w:noProof/>
              <w:color w:val="000000" w:themeColor="text1"/>
              <w:rPrChange w:id="785" w:author="Euderlan Freire" w:date="2025-06-13T19:46:00Z">
                <w:rPr>
                  <w:del w:id="786" w:author="EUDERLAN FREIRE DA SILVA ABREU" w:date="2025-07-15T22:43:00Z"/>
                  <w:noProof/>
                </w:rPr>
              </w:rPrChange>
            </w:rPr>
            <w:pPrChange w:id="787" w:author="Euderlan Freire" w:date="2025-06-13T19:46:00Z">
              <w:pPr>
                <w:pStyle w:val="Sumrio3"/>
                <w:tabs>
                  <w:tab w:val="left" w:pos="1320"/>
                  <w:tab w:val="right" w:leader="dot" w:pos="8494"/>
                </w:tabs>
              </w:pPr>
            </w:pPrChange>
          </w:pPr>
          <w:del w:id="788" w:author="EUDERLAN FREIRE DA SILVA ABREU" w:date="2025-07-15T22:43:00Z">
            <w:r w:rsidRPr="000D0F7B" w:rsidDel="0088746F">
              <w:rPr>
                <w:rStyle w:val="Hyperlink"/>
                <w:rFonts w:ascii="Times New Roman" w:hAnsi="Times New Roman" w:cs="Times New Roman"/>
                <w:noProof/>
                <w:color w:val="000000" w:themeColor="text1"/>
                <w:rPrChange w:id="789" w:author="Euderlan Freire" w:date="2025-06-13T19:46:00Z">
                  <w:rPr>
                    <w:rStyle w:val="Hyperlink"/>
                    <w:rFonts w:ascii="Times New Roman" w:hAnsi="Times New Roman" w:cs="Times New Roman"/>
                    <w:noProof/>
                  </w:rPr>
                </w:rPrChange>
              </w:rPr>
              <w:delText>4.2.6</w:delText>
            </w:r>
            <w:r w:rsidRPr="000D0F7B" w:rsidDel="0088746F">
              <w:rPr>
                <w:noProof/>
                <w:color w:val="000000" w:themeColor="text1"/>
                <w:rPrChange w:id="790"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791" w:author="Euderlan Freire" w:date="2025-06-13T19:46:00Z">
                  <w:rPr>
                    <w:rStyle w:val="Hyperlink"/>
                    <w:rFonts w:ascii="Times New Roman" w:hAnsi="Times New Roman" w:cs="Times New Roman"/>
                    <w:noProof/>
                  </w:rPr>
                </w:rPrChange>
              </w:rPr>
              <w:delText>Classe resposta</w:delText>
            </w:r>
            <w:r w:rsidRPr="000D0F7B" w:rsidDel="0088746F">
              <w:rPr>
                <w:noProof/>
                <w:webHidden/>
                <w:color w:val="000000" w:themeColor="text1"/>
                <w:rPrChange w:id="792" w:author="Euderlan Freire" w:date="2025-06-13T19:46:00Z">
                  <w:rPr>
                    <w:noProof/>
                    <w:webHidden/>
                  </w:rPr>
                </w:rPrChange>
              </w:rPr>
              <w:tab/>
              <w:delText>15</w:delText>
            </w:r>
          </w:del>
        </w:p>
        <w:p w14:paraId="7AFC7BD6" w14:textId="6CCC789D" w:rsidR="008A69FD" w:rsidRPr="000D0F7B" w:rsidDel="0088746F" w:rsidRDefault="008A69FD">
          <w:pPr>
            <w:pStyle w:val="Sumrio3"/>
            <w:tabs>
              <w:tab w:val="left" w:pos="1320"/>
              <w:tab w:val="right" w:leader="dot" w:pos="8494"/>
            </w:tabs>
            <w:spacing w:line="240" w:lineRule="auto"/>
            <w:rPr>
              <w:del w:id="793" w:author="EUDERLAN FREIRE DA SILVA ABREU" w:date="2025-07-15T22:43:00Z"/>
              <w:noProof/>
              <w:color w:val="000000" w:themeColor="text1"/>
              <w:rPrChange w:id="794" w:author="Euderlan Freire" w:date="2025-06-13T19:46:00Z">
                <w:rPr>
                  <w:del w:id="795" w:author="EUDERLAN FREIRE DA SILVA ABREU" w:date="2025-07-15T22:43:00Z"/>
                  <w:noProof/>
                </w:rPr>
              </w:rPrChange>
            </w:rPr>
            <w:pPrChange w:id="796" w:author="Euderlan Freire" w:date="2025-06-13T19:46:00Z">
              <w:pPr>
                <w:pStyle w:val="Sumrio3"/>
                <w:tabs>
                  <w:tab w:val="left" w:pos="1320"/>
                  <w:tab w:val="right" w:leader="dot" w:pos="8494"/>
                </w:tabs>
              </w:pPr>
            </w:pPrChange>
          </w:pPr>
          <w:del w:id="797" w:author="EUDERLAN FREIRE DA SILVA ABREU" w:date="2025-07-15T22:43:00Z">
            <w:r w:rsidRPr="000D0F7B" w:rsidDel="0088746F">
              <w:rPr>
                <w:rStyle w:val="Hyperlink"/>
                <w:rFonts w:ascii="Times New Roman" w:hAnsi="Times New Roman" w:cs="Times New Roman"/>
                <w:noProof/>
                <w:color w:val="000000" w:themeColor="text1"/>
                <w:rPrChange w:id="798" w:author="Euderlan Freire" w:date="2025-06-13T19:46:00Z">
                  <w:rPr>
                    <w:rStyle w:val="Hyperlink"/>
                    <w:rFonts w:ascii="Times New Roman" w:hAnsi="Times New Roman" w:cs="Times New Roman"/>
                    <w:noProof/>
                  </w:rPr>
                </w:rPrChange>
              </w:rPr>
              <w:delText>4.2.7</w:delText>
            </w:r>
            <w:r w:rsidRPr="000D0F7B" w:rsidDel="0088746F">
              <w:rPr>
                <w:noProof/>
                <w:color w:val="000000" w:themeColor="text1"/>
                <w:rPrChange w:id="799"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800" w:author="Euderlan Freire" w:date="2025-06-13T19:46:00Z">
                  <w:rPr>
                    <w:rStyle w:val="Hyperlink"/>
                    <w:rFonts w:ascii="Times New Roman" w:hAnsi="Times New Roman" w:cs="Times New Roman"/>
                    <w:noProof/>
                  </w:rPr>
                </w:rPrChange>
              </w:rPr>
              <w:delText>Classe resolução</w:delText>
            </w:r>
            <w:r w:rsidRPr="000D0F7B" w:rsidDel="0088746F">
              <w:rPr>
                <w:noProof/>
                <w:webHidden/>
                <w:color w:val="000000" w:themeColor="text1"/>
                <w:rPrChange w:id="801" w:author="Euderlan Freire" w:date="2025-06-13T19:46:00Z">
                  <w:rPr>
                    <w:noProof/>
                    <w:webHidden/>
                  </w:rPr>
                </w:rPrChange>
              </w:rPr>
              <w:tab/>
              <w:delText>15</w:delText>
            </w:r>
          </w:del>
        </w:p>
        <w:p w14:paraId="4327B94D" w14:textId="5D3039BF" w:rsidR="008A69FD" w:rsidRPr="000D0F7B" w:rsidDel="0088746F" w:rsidRDefault="008A69FD">
          <w:pPr>
            <w:pStyle w:val="Sumrio3"/>
            <w:tabs>
              <w:tab w:val="left" w:pos="880"/>
              <w:tab w:val="right" w:leader="dot" w:pos="8494"/>
            </w:tabs>
            <w:spacing w:line="240" w:lineRule="auto"/>
            <w:rPr>
              <w:del w:id="802" w:author="EUDERLAN FREIRE DA SILVA ABREU" w:date="2025-07-15T22:43:00Z"/>
              <w:noProof/>
              <w:color w:val="000000" w:themeColor="text1"/>
              <w:rPrChange w:id="803" w:author="Euderlan Freire" w:date="2025-06-13T19:46:00Z">
                <w:rPr>
                  <w:del w:id="804" w:author="EUDERLAN FREIRE DA SILVA ABREU" w:date="2025-07-15T22:43:00Z"/>
                  <w:noProof/>
                </w:rPr>
              </w:rPrChange>
            </w:rPr>
            <w:pPrChange w:id="805" w:author="Euderlan Freire" w:date="2025-06-13T19:46:00Z">
              <w:pPr>
                <w:pStyle w:val="Sumrio3"/>
                <w:tabs>
                  <w:tab w:val="left" w:pos="880"/>
                  <w:tab w:val="right" w:leader="dot" w:pos="8494"/>
                </w:tabs>
              </w:pPr>
            </w:pPrChange>
          </w:pPr>
          <w:del w:id="806" w:author="EUDERLAN FREIRE DA SILVA ABREU" w:date="2025-07-15T22:43:00Z">
            <w:r w:rsidRPr="000D0F7B" w:rsidDel="0088746F">
              <w:rPr>
                <w:noProof/>
                <w:color w:val="000000" w:themeColor="text1"/>
                <w:rPrChange w:id="807"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808" w:author="Euderlan Freire" w:date="2025-06-13T19:46:00Z">
                  <w:rPr>
                    <w:rStyle w:val="Hyperlink"/>
                    <w:rFonts w:ascii="Times New Roman" w:hAnsi="Times New Roman" w:cs="Times New Roman"/>
                    <w:noProof/>
                  </w:rPr>
                </w:rPrChange>
              </w:rPr>
              <w:delText>Classe base vetorial</w:delText>
            </w:r>
            <w:r w:rsidRPr="000D0F7B" w:rsidDel="0088746F">
              <w:rPr>
                <w:noProof/>
                <w:webHidden/>
                <w:color w:val="000000" w:themeColor="text1"/>
                <w:rPrChange w:id="809" w:author="Euderlan Freire" w:date="2025-06-13T19:46:00Z">
                  <w:rPr>
                    <w:noProof/>
                    <w:webHidden/>
                  </w:rPr>
                </w:rPrChange>
              </w:rPr>
              <w:tab/>
              <w:delText>15</w:delText>
            </w:r>
          </w:del>
        </w:p>
        <w:p w14:paraId="65FCA2DA" w14:textId="427EB3A8" w:rsidR="008A69FD" w:rsidRPr="000D0F7B" w:rsidDel="0088746F" w:rsidRDefault="008A69FD">
          <w:pPr>
            <w:pStyle w:val="Sumrio3"/>
            <w:tabs>
              <w:tab w:val="right" w:leader="dot" w:pos="8494"/>
            </w:tabs>
            <w:spacing w:line="240" w:lineRule="auto"/>
            <w:rPr>
              <w:del w:id="810" w:author="EUDERLAN FREIRE DA SILVA ABREU" w:date="2025-07-15T22:43:00Z"/>
              <w:noProof/>
              <w:color w:val="000000" w:themeColor="text1"/>
              <w:rPrChange w:id="811" w:author="Euderlan Freire" w:date="2025-06-13T19:46:00Z">
                <w:rPr>
                  <w:del w:id="812" w:author="EUDERLAN FREIRE DA SILVA ABREU" w:date="2025-07-15T22:43:00Z"/>
                  <w:noProof/>
                </w:rPr>
              </w:rPrChange>
            </w:rPr>
            <w:pPrChange w:id="813" w:author="Euderlan Freire" w:date="2025-06-13T19:46:00Z">
              <w:pPr>
                <w:pStyle w:val="Sumrio3"/>
                <w:tabs>
                  <w:tab w:val="right" w:leader="dot" w:pos="8494"/>
                </w:tabs>
              </w:pPr>
            </w:pPrChange>
          </w:pPr>
          <w:del w:id="814" w:author="EUDERLAN FREIRE DA SILVA ABREU" w:date="2025-07-15T22:43:00Z">
            <w:r w:rsidRPr="000D0F7B" w:rsidDel="0088746F">
              <w:rPr>
                <w:rStyle w:val="Hyperlink"/>
                <w:rFonts w:ascii="Times New Roman" w:hAnsi="Times New Roman" w:cs="Times New Roman"/>
                <w:noProof/>
                <w:color w:val="000000" w:themeColor="text1"/>
                <w:rPrChange w:id="815" w:author="Euderlan Freire" w:date="2025-06-13T19:46:00Z">
                  <w:rPr>
                    <w:rStyle w:val="Hyperlink"/>
                    <w:rFonts w:ascii="Times New Roman" w:hAnsi="Times New Roman" w:cs="Times New Roman"/>
                    <w:noProof/>
                  </w:rPr>
                </w:rPrChange>
              </w:rPr>
              <w:delText>4.2.8</w:delText>
            </w:r>
            <w:r w:rsidRPr="000D0F7B" w:rsidDel="0088746F">
              <w:rPr>
                <w:noProof/>
                <w:webHidden/>
                <w:color w:val="000000" w:themeColor="text1"/>
                <w:rPrChange w:id="816" w:author="Euderlan Freire" w:date="2025-06-13T19:46:00Z">
                  <w:rPr>
                    <w:noProof/>
                    <w:webHidden/>
                  </w:rPr>
                </w:rPrChange>
              </w:rPr>
              <w:tab/>
              <w:delText>15</w:delText>
            </w:r>
          </w:del>
        </w:p>
        <w:p w14:paraId="280063E8" w14:textId="37258E57" w:rsidR="008A69FD" w:rsidRPr="000D0F7B" w:rsidDel="0088746F" w:rsidRDefault="008A69FD">
          <w:pPr>
            <w:pStyle w:val="Sumrio2"/>
            <w:tabs>
              <w:tab w:val="left" w:pos="880"/>
              <w:tab w:val="right" w:leader="dot" w:pos="8494"/>
            </w:tabs>
            <w:spacing w:line="240" w:lineRule="auto"/>
            <w:rPr>
              <w:del w:id="817" w:author="EUDERLAN FREIRE DA SILVA ABREU" w:date="2025-07-15T22:43:00Z"/>
              <w:noProof/>
              <w:color w:val="000000" w:themeColor="text1"/>
              <w:rPrChange w:id="818" w:author="Euderlan Freire" w:date="2025-06-13T19:46:00Z">
                <w:rPr>
                  <w:del w:id="819" w:author="EUDERLAN FREIRE DA SILVA ABREU" w:date="2025-07-15T22:43:00Z"/>
                  <w:noProof/>
                </w:rPr>
              </w:rPrChange>
            </w:rPr>
            <w:pPrChange w:id="820" w:author="Euderlan Freire" w:date="2025-06-13T19:46:00Z">
              <w:pPr>
                <w:pStyle w:val="Sumrio2"/>
                <w:tabs>
                  <w:tab w:val="left" w:pos="880"/>
                  <w:tab w:val="right" w:leader="dot" w:pos="8494"/>
                </w:tabs>
              </w:pPr>
            </w:pPrChange>
          </w:pPr>
          <w:del w:id="821"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22" w:author="Euderlan Freire" w:date="2025-06-13T19:46:00Z">
                  <w:rPr>
                    <w:rStyle w:val="Hyperlink"/>
                    <w:rFonts w:ascii="Times New Roman" w:eastAsia="Times New Roman" w:hAnsi="Times New Roman" w:cs="Times New Roman"/>
                    <w:noProof/>
                  </w:rPr>
                </w:rPrChange>
              </w:rPr>
              <w:delText>4.3</w:delText>
            </w:r>
            <w:r w:rsidRPr="000D0F7B" w:rsidDel="0088746F">
              <w:rPr>
                <w:noProof/>
                <w:color w:val="000000" w:themeColor="text1"/>
                <w:rPrChange w:id="823"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24" w:author="Euderlan Freire" w:date="2025-06-13T19:46:00Z">
                  <w:rPr>
                    <w:rStyle w:val="Hyperlink"/>
                    <w:rFonts w:ascii="Times New Roman" w:eastAsia="Times New Roman" w:hAnsi="Times New Roman" w:cs="Times New Roman"/>
                    <w:noProof/>
                  </w:rPr>
                </w:rPrChange>
              </w:rPr>
              <w:delText>Diagramas de Sequência</w:delText>
            </w:r>
            <w:r w:rsidRPr="000D0F7B" w:rsidDel="0088746F">
              <w:rPr>
                <w:noProof/>
                <w:webHidden/>
                <w:color w:val="000000" w:themeColor="text1"/>
                <w:rPrChange w:id="825" w:author="Euderlan Freire" w:date="2025-06-13T19:46:00Z">
                  <w:rPr>
                    <w:noProof/>
                    <w:webHidden/>
                  </w:rPr>
                </w:rPrChange>
              </w:rPr>
              <w:tab/>
              <w:delText>16</w:delText>
            </w:r>
          </w:del>
        </w:p>
        <w:p w14:paraId="32058589" w14:textId="1AC7FF12" w:rsidR="008A69FD" w:rsidRPr="000D0F7B" w:rsidDel="0088746F" w:rsidRDefault="008A69FD">
          <w:pPr>
            <w:pStyle w:val="Sumrio2"/>
            <w:tabs>
              <w:tab w:val="left" w:pos="1100"/>
              <w:tab w:val="right" w:leader="dot" w:pos="8494"/>
            </w:tabs>
            <w:spacing w:line="240" w:lineRule="auto"/>
            <w:rPr>
              <w:del w:id="826" w:author="EUDERLAN FREIRE DA SILVA ABREU" w:date="2025-07-15T22:43:00Z"/>
              <w:noProof/>
              <w:color w:val="000000" w:themeColor="text1"/>
              <w:rPrChange w:id="827" w:author="Euderlan Freire" w:date="2025-06-13T19:46:00Z">
                <w:rPr>
                  <w:del w:id="828" w:author="EUDERLAN FREIRE DA SILVA ABREU" w:date="2025-07-15T22:43:00Z"/>
                  <w:noProof/>
                </w:rPr>
              </w:rPrChange>
            </w:rPr>
            <w:pPrChange w:id="829" w:author="Euderlan Freire" w:date="2025-06-13T19:46:00Z">
              <w:pPr>
                <w:pStyle w:val="Sumrio2"/>
                <w:tabs>
                  <w:tab w:val="left" w:pos="1100"/>
                  <w:tab w:val="right" w:leader="dot" w:pos="8494"/>
                </w:tabs>
              </w:pPr>
            </w:pPrChange>
          </w:pPr>
          <w:del w:id="830"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31" w:author="Euderlan Freire" w:date="2025-06-13T19:46:00Z">
                  <w:rPr>
                    <w:rStyle w:val="Hyperlink"/>
                    <w:rFonts w:ascii="Times New Roman" w:eastAsia="Times New Roman" w:hAnsi="Times New Roman" w:cs="Times New Roman"/>
                    <w:noProof/>
                  </w:rPr>
                </w:rPrChange>
              </w:rPr>
              <w:delText xml:space="preserve">4.3.1  </w:delText>
            </w:r>
            <w:r w:rsidRPr="000D0F7B" w:rsidDel="0088746F">
              <w:rPr>
                <w:noProof/>
                <w:color w:val="000000" w:themeColor="text1"/>
                <w:rPrChange w:id="832"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33" w:author="Euderlan Freire" w:date="2025-06-13T19:46:00Z">
                  <w:rPr>
                    <w:rStyle w:val="Hyperlink"/>
                    <w:rFonts w:ascii="Times New Roman" w:eastAsia="Times New Roman" w:hAnsi="Times New Roman" w:cs="Times New Roman"/>
                    <w:noProof/>
                  </w:rPr>
                </w:rPrChange>
              </w:rPr>
              <w:delText>Diagramas de Sequência Cadastro e Login</w:delText>
            </w:r>
            <w:r w:rsidRPr="000D0F7B" w:rsidDel="0088746F">
              <w:rPr>
                <w:noProof/>
                <w:webHidden/>
                <w:color w:val="000000" w:themeColor="text1"/>
                <w:rPrChange w:id="834" w:author="Euderlan Freire" w:date="2025-06-13T19:46:00Z">
                  <w:rPr>
                    <w:noProof/>
                    <w:webHidden/>
                  </w:rPr>
                </w:rPrChange>
              </w:rPr>
              <w:tab/>
              <w:delText>17</w:delText>
            </w:r>
          </w:del>
        </w:p>
        <w:p w14:paraId="18E0B2D6" w14:textId="47623D5B" w:rsidR="008A69FD" w:rsidRPr="000D0F7B" w:rsidDel="0088746F" w:rsidRDefault="008A69FD">
          <w:pPr>
            <w:pStyle w:val="Sumrio2"/>
            <w:tabs>
              <w:tab w:val="left" w:pos="1100"/>
              <w:tab w:val="right" w:leader="dot" w:pos="8494"/>
            </w:tabs>
            <w:spacing w:line="240" w:lineRule="auto"/>
            <w:rPr>
              <w:del w:id="835" w:author="EUDERLAN FREIRE DA SILVA ABREU" w:date="2025-07-15T22:43:00Z"/>
              <w:noProof/>
              <w:color w:val="000000" w:themeColor="text1"/>
              <w:rPrChange w:id="836" w:author="Euderlan Freire" w:date="2025-06-13T19:46:00Z">
                <w:rPr>
                  <w:del w:id="837" w:author="EUDERLAN FREIRE DA SILVA ABREU" w:date="2025-07-15T22:43:00Z"/>
                  <w:noProof/>
                </w:rPr>
              </w:rPrChange>
            </w:rPr>
            <w:pPrChange w:id="838" w:author="Euderlan Freire" w:date="2025-06-13T19:46:00Z">
              <w:pPr>
                <w:pStyle w:val="Sumrio2"/>
                <w:tabs>
                  <w:tab w:val="left" w:pos="1100"/>
                  <w:tab w:val="right" w:leader="dot" w:pos="8494"/>
                </w:tabs>
              </w:pPr>
            </w:pPrChange>
          </w:pPr>
          <w:del w:id="839"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40" w:author="Euderlan Freire" w:date="2025-06-13T19:46:00Z">
                  <w:rPr>
                    <w:rStyle w:val="Hyperlink"/>
                    <w:rFonts w:ascii="Times New Roman" w:eastAsia="Times New Roman" w:hAnsi="Times New Roman" w:cs="Times New Roman"/>
                    <w:noProof/>
                  </w:rPr>
                </w:rPrChange>
              </w:rPr>
              <w:delText>4.3.2</w:delText>
            </w:r>
            <w:r w:rsidRPr="000D0F7B" w:rsidDel="0088746F">
              <w:rPr>
                <w:noProof/>
                <w:color w:val="000000" w:themeColor="text1"/>
                <w:rPrChange w:id="841"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42" w:author="Euderlan Freire" w:date="2025-06-13T19:46:00Z">
                  <w:rPr>
                    <w:rStyle w:val="Hyperlink"/>
                    <w:rFonts w:ascii="Times New Roman" w:eastAsia="Times New Roman" w:hAnsi="Times New Roman" w:cs="Times New Roman"/>
                    <w:noProof/>
                  </w:rPr>
                </w:rPrChange>
              </w:rPr>
              <w:delText>Diagramas de Sequência Fazer Pergunta</w:delText>
            </w:r>
            <w:r w:rsidRPr="000D0F7B" w:rsidDel="0088746F">
              <w:rPr>
                <w:noProof/>
                <w:webHidden/>
                <w:color w:val="000000" w:themeColor="text1"/>
                <w:rPrChange w:id="843" w:author="Euderlan Freire" w:date="2025-06-13T19:46:00Z">
                  <w:rPr>
                    <w:noProof/>
                    <w:webHidden/>
                  </w:rPr>
                </w:rPrChange>
              </w:rPr>
              <w:tab/>
              <w:delText>18</w:delText>
            </w:r>
          </w:del>
        </w:p>
        <w:p w14:paraId="7F397BF4" w14:textId="053A3C1F" w:rsidR="008A69FD" w:rsidRPr="000D0F7B" w:rsidDel="0088746F" w:rsidRDefault="008A69FD">
          <w:pPr>
            <w:pStyle w:val="Sumrio2"/>
            <w:tabs>
              <w:tab w:val="left" w:pos="1100"/>
              <w:tab w:val="right" w:leader="dot" w:pos="8494"/>
            </w:tabs>
            <w:spacing w:line="240" w:lineRule="auto"/>
            <w:rPr>
              <w:del w:id="844" w:author="EUDERLAN FREIRE DA SILVA ABREU" w:date="2025-07-15T22:43:00Z"/>
              <w:noProof/>
              <w:color w:val="000000" w:themeColor="text1"/>
              <w:rPrChange w:id="845" w:author="Euderlan Freire" w:date="2025-06-13T19:46:00Z">
                <w:rPr>
                  <w:del w:id="846" w:author="EUDERLAN FREIRE DA SILVA ABREU" w:date="2025-07-15T22:43:00Z"/>
                  <w:noProof/>
                </w:rPr>
              </w:rPrChange>
            </w:rPr>
            <w:pPrChange w:id="847" w:author="Euderlan Freire" w:date="2025-06-13T19:46:00Z">
              <w:pPr>
                <w:pStyle w:val="Sumrio2"/>
                <w:tabs>
                  <w:tab w:val="left" w:pos="1100"/>
                  <w:tab w:val="right" w:leader="dot" w:pos="8494"/>
                </w:tabs>
              </w:pPr>
            </w:pPrChange>
          </w:pPr>
          <w:del w:id="848"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49" w:author="Euderlan Freire" w:date="2025-06-13T19:46:00Z">
                  <w:rPr>
                    <w:rStyle w:val="Hyperlink"/>
                    <w:rFonts w:ascii="Times New Roman" w:eastAsia="Times New Roman" w:hAnsi="Times New Roman" w:cs="Times New Roman"/>
                    <w:noProof/>
                  </w:rPr>
                </w:rPrChange>
              </w:rPr>
              <w:delText xml:space="preserve">4.3.3 </w:delText>
            </w:r>
            <w:r w:rsidRPr="000D0F7B" w:rsidDel="0088746F">
              <w:rPr>
                <w:noProof/>
                <w:color w:val="000000" w:themeColor="text1"/>
                <w:rPrChange w:id="850"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51" w:author="Euderlan Freire" w:date="2025-06-13T19:46:00Z">
                  <w:rPr>
                    <w:rStyle w:val="Hyperlink"/>
                    <w:rFonts w:ascii="Times New Roman" w:eastAsia="Times New Roman" w:hAnsi="Times New Roman" w:cs="Times New Roman"/>
                    <w:noProof/>
                  </w:rPr>
                </w:rPrChange>
              </w:rPr>
              <w:delText>Diagrama de Sequência Avaliar Resposta</w:delText>
            </w:r>
            <w:r w:rsidRPr="000D0F7B" w:rsidDel="0088746F">
              <w:rPr>
                <w:noProof/>
                <w:webHidden/>
                <w:color w:val="000000" w:themeColor="text1"/>
                <w:rPrChange w:id="852" w:author="Euderlan Freire" w:date="2025-06-13T19:46:00Z">
                  <w:rPr>
                    <w:noProof/>
                    <w:webHidden/>
                  </w:rPr>
                </w:rPrChange>
              </w:rPr>
              <w:tab/>
              <w:delText>19</w:delText>
            </w:r>
          </w:del>
        </w:p>
        <w:p w14:paraId="5B553307" w14:textId="609515F5" w:rsidR="008A69FD" w:rsidRPr="000D0F7B" w:rsidDel="0088746F" w:rsidRDefault="008A69FD">
          <w:pPr>
            <w:pStyle w:val="Sumrio2"/>
            <w:tabs>
              <w:tab w:val="left" w:pos="1100"/>
              <w:tab w:val="right" w:leader="dot" w:pos="8494"/>
            </w:tabs>
            <w:spacing w:line="240" w:lineRule="auto"/>
            <w:rPr>
              <w:del w:id="853" w:author="EUDERLAN FREIRE DA SILVA ABREU" w:date="2025-07-15T22:43:00Z"/>
              <w:noProof/>
              <w:color w:val="000000" w:themeColor="text1"/>
              <w:rPrChange w:id="854" w:author="Euderlan Freire" w:date="2025-06-13T19:46:00Z">
                <w:rPr>
                  <w:del w:id="855" w:author="EUDERLAN FREIRE DA SILVA ABREU" w:date="2025-07-15T22:43:00Z"/>
                  <w:noProof/>
                </w:rPr>
              </w:rPrChange>
            </w:rPr>
            <w:pPrChange w:id="856" w:author="Euderlan Freire" w:date="2025-06-13T19:46:00Z">
              <w:pPr>
                <w:pStyle w:val="Sumrio2"/>
                <w:tabs>
                  <w:tab w:val="left" w:pos="1100"/>
                  <w:tab w:val="right" w:leader="dot" w:pos="8494"/>
                </w:tabs>
              </w:pPr>
            </w:pPrChange>
          </w:pPr>
          <w:del w:id="857"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58" w:author="Euderlan Freire" w:date="2025-06-13T19:46:00Z">
                  <w:rPr>
                    <w:rStyle w:val="Hyperlink"/>
                    <w:rFonts w:ascii="Times New Roman" w:eastAsia="Times New Roman" w:hAnsi="Times New Roman" w:cs="Times New Roman"/>
                    <w:noProof/>
                  </w:rPr>
                </w:rPrChange>
              </w:rPr>
              <w:delText>4.3.4</w:delText>
            </w:r>
            <w:r w:rsidRPr="000D0F7B" w:rsidDel="0088746F">
              <w:rPr>
                <w:noProof/>
                <w:color w:val="000000" w:themeColor="text1"/>
                <w:rPrChange w:id="859"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60" w:author="Euderlan Freire" w:date="2025-06-13T19:46:00Z">
                  <w:rPr>
                    <w:rStyle w:val="Hyperlink"/>
                    <w:rFonts w:ascii="Times New Roman" w:eastAsia="Times New Roman" w:hAnsi="Times New Roman" w:cs="Times New Roman"/>
                    <w:noProof/>
                  </w:rPr>
                </w:rPrChange>
              </w:rPr>
              <w:delText xml:space="preserve"> Diagrama de Sequência Gerenciar Resolução</w:delText>
            </w:r>
            <w:r w:rsidRPr="000D0F7B" w:rsidDel="0088746F">
              <w:rPr>
                <w:noProof/>
                <w:webHidden/>
                <w:color w:val="000000" w:themeColor="text1"/>
                <w:rPrChange w:id="861" w:author="Euderlan Freire" w:date="2025-06-13T19:46:00Z">
                  <w:rPr>
                    <w:noProof/>
                    <w:webHidden/>
                  </w:rPr>
                </w:rPrChange>
              </w:rPr>
              <w:tab/>
              <w:delText>20</w:delText>
            </w:r>
          </w:del>
        </w:p>
        <w:p w14:paraId="6E938941" w14:textId="21A77285" w:rsidR="008A69FD" w:rsidRPr="000D0F7B" w:rsidDel="0088746F" w:rsidRDefault="008A69FD">
          <w:pPr>
            <w:pStyle w:val="Sumrio2"/>
            <w:tabs>
              <w:tab w:val="left" w:pos="1100"/>
              <w:tab w:val="right" w:leader="dot" w:pos="8494"/>
            </w:tabs>
            <w:spacing w:line="240" w:lineRule="auto"/>
            <w:rPr>
              <w:del w:id="862" w:author="EUDERLAN FREIRE DA SILVA ABREU" w:date="2025-07-15T22:43:00Z"/>
              <w:noProof/>
              <w:color w:val="000000" w:themeColor="text1"/>
              <w:rPrChange w:id="863" w:author="Euderlan Freire" w:date="2025-06-13T19:46:00Z">
                <w:rPr>
                  <w:del w:id="864" w:author="EUDERLAN FREIRE DA SILVA ABREU" w:date="2025-07-15T22:43:00Z"/>
                  <w:noProof/>
                </w:rPr>
              </w:rPrChange>
            </w:rPr>
            <w:pPrChange w:id="865" w:author="Euderlan Freire" w:date="2025-06-13T19:46:00Z">
              <w:pPr>
                <w:pStyle w:val="Sumrio2"/>
                <w:tabs>
                  <w:tab w:val="left" w:pos="1100"/>
                  <w:tab w:val="right" w:leader="dot" w:pos="8494"/>
                </w:tabs>
              </w:pPr>
            </w:pPrChange>
          </w:pPr>
          <w:del w:id="866"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67" w:author="Euderlan Freire" w:date="2025-06-13T19:46:00Z">
                  <w:rPr>
                    <w:rStyle w:val="Hyperlink"/>
                    <w:rFonts w:ascii="Times New Roman" w:eastAsia="Times New Roman" w:hAnsi="Times New Roman" w:cs="Times New Roman"/>
                    <w:noProof/>
                  </w:rPr>
                </w:rPrChange>
              </w:rPr>
              <w:delText>4.3.5</w:delText>
            </w:r>
            <w:r w:rsidRPr="000D0F7B" w:rsidDel="0088746F">
              <w:rPr>
                <w:noProof/>
                <w:color w:val="000000" w:themeColor="text1"/>
                <w:rPrChange w:id="868"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69" w:author="Euderlan Freire" w:date="2025-06-13T19:46:00Z">
                  <w:rPr>
                    <w:rStyle w:val="Hyperlink"/>
                    <w:rFonts w:ascii="Times New Roman" w:eastAsia="Times New Roman" w:hAnsi="Times New Roman" w:cs="Times New Roman"/>
                    <w:noProof/>
                  </w:rPr>
                </w:rPrChange>
              </w:rPr>
              <w:delText>Diagrama de Sequência Histórico</w:delText>
            </w:r>
            <w:r w:rsidRPr="000D0F7B" w:rsidDel="0088746F">
              <w:rPr>
                <w:noProof/>
                <w:webHidden/>
                <w:color w:val="000000" w:themeColor="text1"/>
                <w:rPrChange w:id="870" w:author="Euderlan Freire" w:date="2025-06-13T19:46:00Z">
                  <w:rPr>
                    <w:noProof/>
                    <w:webHidden/>
                  </w:rPr>
                </w:rPrChange>
              </w:rPr>
              <w:tab/>
              <w:delText>21</w:delText>
            </w:r>
          </w:del>
        </w:p>
        <w:p w14:paraId="2D056A2A" w14:textId="60E9F9AF" w:rsidR="008A69FD" w:rsidRPr="000D0F7B" w:rsidDel="0088746F" w:rsidRDefault="008A69FD">
          <w:pPr>
            <w:pStyle w:val="Sumrio2"/>
            <w:tabs>
              <w:tab w:val="left" w:pos="1100"/>
              <w:tab w:val="right" w:leader="dot" w:pos="8494"/>
            </w:tabs>
            <w:spacing w:line="240" w:lineRule="auto"/>
            <w:rPr>
              <w:del w:id="871" w:author="EUDERLAN FREIRE DA SILVA ABREU" w:date="2025-07-15T22:43:00Z"/>
              <w:noProof/>
              <w:color w:val="000000" w:themeColor="text1"/>
              <w:rPrChange w:id="872" w:author="Euderlan Freire" w:date="2025-06-13T19:46:00Z">
                <w:rPr>
                  <w:del w:id="873" w:author="EUDERLAN FREIRE DA SILVA ABREU" w:date="2025-07-15T22:43:00Z"/>
                  <w:noProof/>
                </w:rPr>
              </w:rPrChange>
            </w:rPr>
            <w:pPrChange w:id="874" w:author="Euderlan Freire" w:date="2025-06-13T19:46:00Z">
              <w:pPr>
                <w:pStyle w:val="Sumrio2"/>
                <w:tabs>
                  <w:tab w:val="left" w:pos="1100"/>
                  <w:tab w:val="right" w:leader="dot" w:pos="8494"/>
                </w:tabs>
              </w:pPr>
            </w:pPrChange>
          </w:pPr>
          <w:del w:id="875"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76" w:author="Euderlan Freire" w:date="2025-06-13T19:46:00Z">
                  <w:rPr>
                    <w:rStyle w:val="Hyperlink"/>
                    <w:rFonts w:ascii="Times New Roman" w:eastAsia="Times New Roman" w:hAnsi="Times New Roman" w:cs="Times New Roman"/>
                    <w:noProof/>
                  </w:rPr>
                </w:rPrChange>
              </w:rPr>
              <w:delText>4.3.6</w:delText>
            </w:r>
            <w:r w:rsidRPr="000D0F7B" w:rsidDel="0088746F">
              <w:rPr>
                <w:noProof/>
                <w:color w:val="000000" w:themeColor="text1"/>
                <w:rPrChange w:id="877" w:author="Euderlan Freire" w:date="2025-06-13T19:46:00Z">
                  <w:rPr>
                    <w:noProof/>
                  </w:rPr>
                </w:rPrChange>
              </w:rPr>
              <w:tab/>
            </w:r>
            <w:r w:rsidRPr="000D0F7B" w:rsidDel="0088746F">
              <w:rPr>
                <w:rStyle w:val="Hyperlink"/>
                <w:rFonts w:ascii="Times New Roman" w:eastAsia="Times New Roman" w:hAnsi="Times New Roman" w:cs="Times New Roman"/>
                <w:noProof/>
                <w:color w:val="000000" w:themeColor="text1"/>
                <w:rPrChange w:id="878" w:author="Euderlan Freire" w:date="2025-06-13T19:46:00Z">
                  <w:rPr>
                    <w:rStyle w:val="Hyperlink"/>
                    <w:rFonts w:ascii="Times New Roman" w:eastAsia="Times New Roman" w:hAnsi="Times New Roman" w:cs="Times New Roman"/>
                    <w:noProof/>
                  </w:rPr>
                </w:rPrChange>
              </w:rPr>
              <w:delText>Diagrama de Sequência Logout</w:delText>
            </w:r>
            <w:r w:rsidRPr="000D0F7B" w:rsidDel="0088746F">
              <w:rPr>
                <w:noProof/>
                <w:webHidden/>
                <w:color w:val="000000" w:themeColor="text1"/>
                <w:rPrChange w:id="879" w:author="Euderlan Freire" w:date="2025-06-13T19:46:00Z">
                  <w:rPr>
                    <w:noProof/>
                    <w:webHidden/>
                  </w:rPr>
                </w:rPrChange>
              </w:rPr>
              <w:tab/>
              <w:delText>23</w:delText>
            </w:r>
          </w:del>
        </w:p>
        <w:p w14:paraId="43C6A84C" w14:textId="3FD11DAC" w:rsidR="008A69FD" w:rsidRPr="000D0F7B" w:rsidDel="0088746F" w:rsidRDefault="008A69FD">
          <w:pPr>
            <w:pStyle w:val="Sumrio2"/>
            <w:tabs>
              <w:tab w:val="right" w:leader="dot" w:pos="8494"/>
            </w:tabs>
            <w:spacing w:line="240" w:lineRule="auto"/>
            <w:rPr>
              <w:del w:id="880" w:author="EUDERLAN FREIRE DA SILVA ABREU" w:date="2025-07-15T22:43:00Z"/>
              <w:noProof/>
              <w:color w:val="000000" w:themeColor="text1"/>
              <w:rPrChange w:id="881" w:author="Euderlan Freire" w:date="2025-06-13T19:46:00Z">
                <w:rPr>
                  <w:del w:id="882" w:author="EUDERLAN FREIRE DA SILVA ABREU" w:date="2025-07-15T22:43:00Z"/>
                  <w:noProof/>
                </w:rPr>
              </w:rPrChange>
            </w:rPr>
            <w:pPrChange w:id="883" w:author="Euderlan Freire" w:date="2025-06-13T19:46:00Z">
              <w:pPr>
                <w:pStyle w:val="Sumrio2"/>
                <w:tabs>
                  <w:tab w:val="right" w:leader="dot" w:pos="8494"/>
                </w:tabs>
              </w:pPr>
            </w:pPrChange>
          </w:pPr>
          <w:del w:id="884" w:author="EUDERLAN FREIRE DA SILVA ABREU" w:date="2025-07-15T22:43:00Z">
            <w:r w:rsidRPr="000D0F7B" w:rsidDel="0088746F">
              <w:rPr>
                <w:rStyle w:val="Hyperlink"/>
                <w:rFonts w:ascii="Times New Roman" w:eastAsia="Times New Roman" w:hAnsi="Times New Roman" w:cs="Times New Roman"/>
                <w:noProof/>
                <w:color w:val="000000" w:themeColor="text1"/>
                <w:rPrChange w:id="885" w:author="Euderlan Freire" w:date="2025-06-13T19:46:00Z">
                  <w:rPr>
                    <w:rStyle w:val="Hyperlink"/>
                    <w:rFonts w:ascii="Times New Roman" w:eastAsia="Times New Roman" w:hAnsi="Times New Roman" w:cs="Times New Roman"/>
                    <w:noProof/>
                  </w:rPr>
                </w:rPrChange>
              </w:rPr>
              <w:delText>O último diagrama retrata o encerramento da sessão de uso, processo comum em plataformas que exigem autenticação. Ao optar por sair do sistema, o usuário aciona a funcionalidade de logout, que é processada pela interface e encaminhada ao sistema, que por sua vez invalida a sessão ativa. Essa ação garante que o acesso seja encerrado com segurança e que os dados do usuário permaneçam protegidos. Por fim, o sistema redireciona o usuário à tela inicial ou de login, concluindo o ciclo de uso. Esse fluxo, embora simples, é fundamental para assegurar a integridade das sessões e preservar a segurança da aplicação.</w:delText>
            </w:r>
            <w:r w:rsidRPr="000D0F7B" w:rsidDel="0088746F">
              <w:rPr>
                <w:noProof/>
                <w:webHidden/>
                <w:color w:val="000000" w:themeColor="text1"/>
                <w:rPrChange w:id="886" w:author="Euderlan Freire" w:date="2025-06-13T19:46:00Z">
                  <w:rPr>
                    <w:noProof/>
                    <w:webHidden/>
                  </w:rPr>
                </w:rPrChange>
              </w:rPr>
              <w:tab/>
              <w:delText>23</w:delText>
            </w:r>
          </w:del>
        </w:p>
        <w:p w14:paraId="373339AF" w14:textId="0A6BD0D0" w:rsidR="008A69FD" w:rsidRPr="000D0F7B" w:rsidDel="0088746F" w:rsidRDefault="008A69FD">
          <w:pPr>
            <w:pStyle w:val="Sumrio2"/>
            <w:tabs>
              <w:tab w:val="left" w:pos="880"/>
              <w:tab w:val="right" w:leader="dot" w:pos="8494"/>
            </w:tabs>
            <w:spacing w:line="240" w:lineRule="auto"/>
            <w:rPr>
              <w:del w:id="887" w:author="EUDERLAN FREIRE DA SILVA ABREU" w:date="2025-07-15T22:43:00Z"/>
              <w:noProof/>
              <w:color w:val="000000" w:themeColor="text1"/>
              <w:rPrChange w:id="888" w:author="Euderlan Freire" w:date="2025-06-13T19:46:00Z">
                <w:rPr>
                  <w:del w:id="889" w:author="EUDERLAN FREIRE DA SILVA ABREU" w:date="2025-07-15T22:43:00Z"/>
                  <w:noProof/>
                </w:rPr>
              </w:rPrChange>
            </w:rPr>
            <w:pPrChange w:id="890" w:author="Euderlan Freire" w:date="2025-06-13T19:46:00Z">
              <w:pPr>
                <w:pStyle w:val="Sumrio2"/>
                <w:tabs>
                  <w:tab w:val="left" w:pos="880"/>
                  <w:tab w:val="right" w:leader="dot" w:pos="8494"/>
                </w:tabs>
              </w:pPr>
            </w:pPrChange>
          </w:pPr>
          <w:del w:id="891" w:author="EUDERLAN FREIRE DA SILVA ABREU" w:date="2025-07-15T22:43:00Z">
            <w:r w:rsidRPr="000D0F7B" w:rsidDel="0088746F">
              <w:rPr>
                <w:rStyle w:val="Hyperlink"/>
                <w:rFonts w:ascii="Times New Roman" w:hAnsi="Times New Roman" w:cs="Times New Roman"/>
                <w:noProof/>
                <w:color w:val="000000" w:themeColor="text1"/>
                <w:rPrChange w:id="892" w:author="Euderlan Freire" w:date="2025-06-13T19:46:00Z">
                  <w:rPr>
                    <w:rStyle w:val="Hyperlink"/>
                    <w:rFonts w:ascii="Times New Roman" w:hAnsi="Times New Roman" w:cs="Times New Roman"/>
                    <w:noProof/>
                  </w:rPr>
                </w:rPrChange>
              </w:rPr>
              <w:delText>4.4</w:delText>
            </w:r>
            <w:r w:rsidRPr="000D0F7B" w:rsidDel="0088746F">
              <w:rPr>
                <w:noProof/>
                <w:color w:val="000000" w:themeColor="text1"/>
                <w:rPrChange w:id="893"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894" w:author="Euderlan Freire" w:date="2025-06-13T19:46:00Z">
                  <w:rPr>
                    <w:rStyle w:val="Hyperlink"/>
                    <w:rFonts w:ascii="Times New Roman" w:hAnsi="Times New Roman" w:cs="Times New Roman"/>
                    <w:noProof/>
                  </w:rPr>
                </w:rPrChange>
              </w:rPr>
              <w:delText>Diagramas de Atividade</w:delText>
            </w:r>
            <w:r w:rsidRPr="000D0F7B" w:rsidDel="0088746F">
              <w:rPr>
                <w:noProof/>
                <w:webHidden/>
                <w:color w:val="000000" w:themeColor="text1"/>
                <w:rPrChange w:id="895" w:author="Euderlan Freire" w:date="2025-06-13T19:46:00Z">
                  <w:rPr>
                    <w:noProof/>
                    <w:webHidden/>
                  </w:rPr>
                </w:rPrChange>
              </w:rPr>
              <w:tab/>
              <w:delText>23</w:delText>
            </w:r>
          </w:del>
        </w:p>
        <w:p w14:paraId="4338D2C1" w14:textId="3745AB8F" w:rsidR="008A69FD" w:rsidRPr="000D0F7B" w:rsidDel="0088746F" w:rsidRDefault="008A69FD">
          <w:pPr>
            <w:pStyle w:val="Sumrio3"/>
            <w:tabs>
              <w:tab w:val="left" w:pos="1320"/>
              <w:tab w:val="right" w:leader="dot" w:pos="8494"/>
            </w:tabs>
            <w:spacing w:line="240" w:lineRule="auto"/>
            <w:rPr>
              <w:del w:id="896" w:author="EUDERLAN FREIRE DA SILVA ABREU" w:date="2025-07-15T22:43:00Z"/>
              <w:noProof/>
              <w:color w:val="000000" w:themeColor="text1"/>
              <w:rPrChange w:id="897" w:author="Euderlan Freire" w:date="2025-06-13T19:46:00Z">
                <w:rPr>
                  <w:del w:id="898" w:author="EUDERLAN FREIRE DA SILVA ABREU" w:date="2025-07-15T22:43:00Z"/>
                  <w:noProof/>
                </w:rPr>
              </w:rPrChange>
            </w:rPr>
            <w:pPrChange w:id="899" w:author="Euderlan Freire" w:date="2025-06-13T19:46:00Z">
              <w:pPr>
                <w:pStyle w:val="Sumrio3"/>
                <w:tabs>
                  <w:tab w:val="left" w:pos="1320"/>
                  <w:tab w:val="right" w:leader="dot" w:pos="8494"/>
                </w:tabs>
              </w:pPr>
            </w:pPrChange>
          </w:pPr>
          <w:del w:id="900" w:author="EUDERLAN FREIRE DA SILVA ABREU" w:date="2025-07-15T22:43:00Z">
            <w:r w:rsidRPr="000D0F7B" w:rsidDel="0088746F">
              <w:rPr>
                <w:rStyle w:val="Hyperlink"/>
                <w:rFonts w:ascii="Times New Roman" w:hAnsi="Times New Roman" w:cs="Times New Roman"/>
                <w:noProof/>
                <w:color w:val="000000" w:themeColor="text1"/>
                <w:rPrChange w:id="901" w:author="Euderlan Freire" w:date="2025-06-13T19:46:00Z">
                  <w:rPr>
                    <w:rStyle w:val="Hyperlink"/>
                    <w:rFonts w:ascii="Times New Roman" w:hAnsi="Times New Roman" w:cs="Times New Roman"/>
                    <w:noProof/>
                  </w:rPr>
                </w:rPrChange>
              </w:rPr>
              <w:delText>4.4.1</w:delText>
            </w:r>
            <w:r w:rsidRPr="000D0F7B" w:rsidDel="0088746F">
              <w:rPr>
                <w:noProof/>
                <w:color w:val="000000" w:themeColor="text1"/>
                <w:rPrChange w:id="902"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03" w:author="Euderlan Freire" w:date="2025-06-13T19:46:00Z">
                  <w:rPr>
                    <w:rStyle w:val="Hyperlink"/>
                    <w:rFonts w:ascii="Times New Roman" w:hAnsi="Times New Roman" w:cs="Times New Roman"/>
                    <w:noProof/>
                  </w:rPr>
                </w:rPrChange>
              </w:rPr>
              <w:delText>Diagramas de Atividade Cadastro e Login</w:delText>
            </w:r>
            <w:r w:rsidRPr="000D0F7B" w:rsidDel="0088746F">
              <w:rPr>
                <w:noProof/>
                <w:webHidden/>
                <w:color w:val="000000" w:themeColor="text1"/>
                <w:rPrChange w:id="904" w:author="Euderlan Freire" w:date="2025-06-13T19:46:00Z">
                  <w:rPr>
                    <w:noProof/>
                    <w:webHidden/>
                  </w:rPr>
                </w:rPrChange>
              </w:rPr>
              <w:tab/>
              <w:delText>24</w:delText>
            </w:r>
          </w:del>
        </w:p>
        <w:p w14:paraId="75FA0A54" w14:textId="61B63282" w:rsidR="008A69FD" w:rsidRPr="000D0F7B" w:rsidDel="0088746F" w:rsidRDefault="008A69FD">
          <w:pPr>
            <w:pStyle w:val="Sumrio3"/>
            <w:tabs>
              <w:tab w:val="left" w:pos="1320"/>
              <w:tab w:val="right" w:leader="dot" w:pos="8494"/>
            </w:tabs>
            <w:spacing w:line="240" w:lineRule="auto"/>
            <w:rPr>
              <w:del w:id="905" w:author="EUDERLAN FREIRE DA SILVA ABREU" w:date="2025-07-15T22:43:00Z"/>
              <w:noProof/>
              <w:color w:val="000000" w:themeColor="text1"/>
              <w:rPrChange w:id="906" w:author="Euderlan Freire" w:date="2025-06-13T19:46:00Z">
                <w:rPr>
                  <w:del w:id="907" w:author="EUDERLAN FREIRE DA SILVA ABREU" w:date="2025-07-15T22:43:00Z"/>
                  <w:noProof/>
                </w:rPr>
              </w:rPrChange>
            </w:rPr>
            <w:pPrChange w:id="908" w:author="Euderlan Freire" w:date="2025-06-13T19:46:00Z">
              <w:pPr>
                <w:pStyle w:val="Sumrio3"/>
                <w:tabs>
                  <w:tab w:val="left" w:pos="1320"/>
                  <w:tab w:val="right" w:leader="dot" w:pos="8494"/>
                </w:tabs>
              </w:pPr>
            </w:pPrChange>
          </w:pPr>
          <w:del w:id="909" w:author="EUDERLAN FREIRE DA SILVA ABREU" w:date="2025-07-15T22:43:00Z">
            <w:r w:rsidRPr="000D0F7B" w:rsidDel="0088746F">
              <w:rPr>
                <w:rStyle w:val="Hyperlink"/>
                <w:rFonts w:ascii="Times New Roman" w:hAnsi="Times New Roman" w:cs="Times New Roman"/>
                <w:noProof/>
                <w:color w:val="000000" w:themeColor="text1"/>
                <w:rPrChange w:id="910" w:author="Euderlan Freire" w:date="2025-06-13T19:46:00Z">
                  <w:rPr>
                    <w:rStyle w:val="Hyperlink"/>
                    <w:rFonts w:ascii="Times New Roman" w:hAnsi="Times New Roman" w:cs="Times New Roman"/>
                    <w:noProof/>
                  </w:rPr>
                </w:rPrChange>
              </w:rPr>
              <w:delText>4.4.2</w:delText>
            </w:r>
            <w:r w:rsidRPr="000D0F7B" w:rsidDel="0088746F">
              <w:rPr>
                <w:noProof/>
                <w:color w:val="000000" w:themeColor="text1"/>
                <w:rPrChange w:id="911"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12" w:author="Euderlan Freire" w:date="2025-06-13T19:46:00Z">
                  <w:rPr>
                    <w:rStyle w:val="Hyperlink"/>
                    <w:rFonts w:ascii="Times New Roman" w:hAnsi="Times New Roman" w:cs="Times New Roman"/>
                    <w:noProof/>
                  </w:rPr>
                </w:rPrChange>
              </w:rPr>
              <w:delText>Diagramas de Atividade Fazer Pergunta</w:delText>
            </w:r>
            <w:r w:rsidRPr="000D0F7B" w:rsidDel="0088746F">
              <w:rPr>
                <w:noProof/>
                <w:webHidden/>
                <w:color w:val="000000" w:themeColor="text1"/>
                <w:rPrChange w:id="913" w:author="Euderlan Freire" w:date="2025-06-13T19:46:00Z">
                  <w:rPr>
                    <w:noProof/>
                    <w:webHidden/>
                  </w:rPr>
                </w:rPrChange>
              </w:rPr>
              <w:tab/>
              <w:delText>25</w:delText>
            </w:r>
          </w:del>
        </w:p>
        <w:p w14:paraId="146B3F04" w14:textId="1A333C60" w:rsidR="008A69FD" w:rsidRPr="000D0F7B" w:rsidDel="0088746F" w:rsidRDefault="008A69FD">
          <w:pPr>
            <w:pStyle w:val="Sumrio3"/>
            <w:tabs>
              <w:tab w:val="left" w:pos="1320"/>
              <w:tab w:val="right" w:leader="dot" w:pos="8494"/>
            </w:tabs>
            <w:spacing w:line="240" w:lineRule="auto"/>
            <w:rPr>
              <w:del w:id="914" w:author="EUDERLAN FREIRE DA SILVA ABREU" w:date="2025-07-15T22:43:00Z"/>
              <w:noProof/>
              <w:color w:val="000000" w:themeColor="text1"/>
              <w:rPrChange w:id="915" w:author="Euderlan Freire" w:date="2025-06-13T19:46:00Z">
                <w:rPr>
                  <w:del w:id="916" w:author="EUDERLAN FREIRE DA SILVA ABREU" w:date="2025-07-15T22:43:00Z"/>
                  <w:noProof/>
                </w:rPr>
              </w:rPrChange>
            </w:rPr>
            <w:pPrChange w:id="917" w:author="Euderlan Freire" w:date="2025-06-13T19:46:00Z">
              <w:pPr>
                <w:pStyle w:val="Sumrio3"/>
                <w:tabs>
                  <w:tab w:val="left" w:pos="1320"/>
                  <w:tab w:val="right" w:leader="dot" w:pos="8494"/>
                </w:tabs>
              </w:pPr>
            </w:pPrChange>
          </w:pPr>
          <w:del w:id="918" w:author="EUDERLAN FREIRE DA SILVA ABREU" w:date="2025-07-15T22:43:00Z">
            <w:r w:rsidRPr="000D0F7B" w:rsidDel="0088746F">
              <w:rPr>
                <w:rStyle w:val="Hyperlink"/>
                <w:rFonts w:ascii="Times New Roman" w:hAnsi="Times New Roman" w:cs="Times New Roman"/>
                <w:noProof/>
                <w:color w:val="000000" w:themeColor="text1"/>
                <w:rPrChange w:id="919" w:author="Euderlan Freire" w:date="2025-06-13T19:46:00Z">
                  <w:rPr>
                    <w:rStyle w:val="Hyperlink"/>
                    <w:rFonts w:ascii="Times New Roman" w:hAnsi="Times New Roman" w:cs="Times New Roman"/>
                    <w:noProof/>
                  </w:rPr>
                </w:rPrChange>
              </w:rPr>
              <w:delText>4.4.3</w:delText>
            </w:r>
            <w:r w:rsidRPr="000D0F7B" w:rsidDel="0088746F">
              <w:rPr>
                <w:noProof/>
                <w:color w:val="000000" w:themeColor="text1"/>
                <w:rPrChange w:id="920"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21" w:author="Euderlan Freire" w:date="2025-06-13T19:46:00Z">
                  <w:rPr>
                    <w:rStyle w:val="Hyperlink"/>
                    <w:rFonts w:ascii="Times New Roman" w:hAnsi="Times New Roman" w:cs="Times New Roman"/>
                    <w:noProof/>
                  </w:rPr>
                </w:rPrChange>
              </w:rPr>
              <w:delText>Diagramas de Atividade Avaliar Resposta</w:delText>
            </w:r>
            <w:r w:rsidRPr="000D0F7B" w:rsidDel="0088746F">
              <w:rPr>
                <w:noProof/>
                <w:webHidden/>
                <w:color w:val="000000" w:themeColor="text1"/>
                <w:rPrChange w:id="922" w:author="Euderlan Freire" w:date="2025-06-13T19:46:00Z">
                  <w:rPr>
                    <w:noProof/>
                    <w:webHidden/>
                  </w:rPr>
                </w:rPrChange>
              </w:rPr>
              <w:tab/>
              <w:delText>26</w:delText>
            </w:r>
          </w:del>
        </w:p>
        <w:p w14:paraId="715D31B9" w14:textId="0A5C77FC" w:rsidR="008A69FD" w:rsidRPr="000D0F7B" w:rsidDel="0088746F" w:rsidRDefault="008A69FD">
          <w:pPr>
            <w:pStyle w:val="Sumrio3"/>
            <w:tabs>
              <w:tab w:val="left" w:pos="1320"/>
              <w:tab w:val="right" w:leader="dot" w:pos="8494"/>
            </w:tabs>
            <w:spacing w:line="240" w:lineRule="auto"/>
            <w:rPr>
              <w:del w:id="923" w:author="EUDERLAN FREIRE DA SILVA ABREU" w:date="2025-07-15T22:43:00Z"/>
              <w:noProof/>
              <w:color w:val="000000" w:themeColor="text1"/>
              <w:rPrChange w:id="924" w:author="Euderlan Freire" w:date="2025-06-13T19:46:00Z">
                <w:rPr>
                  <w:del w:id="925" w:author="EUDERLAN FREIRE DA SILVA ABREU" w:date="2025-07-15T22:43:00Z"/>
                  <w:noProof/>
                </w:rPr>
              </w:rPrChange>
            </w:rPr>
            <w:pPrChange w:id="926" w:author="Euderlan Freire" w:date="2025-06-13T19:46:00Z">
              <w:pPr>
                <w:pStyle w:val="Sumrio3"/>
                <w:tabs>
                  <w:tab w:val="left" w:pos="1320"/>
                  <w:tab w:val="right" w:leader="dot" w:pos="8494"/>
                </w:tabs>
              </w:pPr>
            </w:pPrChange>
          </w:pPr>
          <w:del w:id="927" w:author="EUDERLAN FREIRE DA SILVA ABREU" w:date="2025-07-15T22:43:00Z">
            <w:r w:rsidRPr="000D0F7B" w:rsidDel="0088746F">
              <w:rPr>
                <w:rStyle w:val="Hyperlink"/>
                <w:rFonts w:ascii="Times New Roman" w:hAnsi="Times New Roman" w:cs="Times New Roman"/>
                <w:noProof/>
                <w:color w:val="000000" w:themeColor="text1"/>
                <w:rPrChange w:id="928" w:author="Euderlan Freire" w:date="2025-06-13T19:46:00Z">
                  <w:rPr>
                    <w:rStyle w:val="Hyperlink"/>
                    <w:rFonts w:ascii="Times New Roman" w:hAnsi="Times New Roman" w:cs="Times New Roman"/>
                    <w:noProof/>
                  </w:rPr>
                </w:rPrChange>
              </w:rPr>
              <w:delText>4.4.4</w:delText>
            </w:r>
            <w:r w:rsidRPr="000D0F7B" w:rsidDel="0088746F">
              <w:rPr>
                <w:noProof/>
                <w:color w:val="000000" w:themeColor="text1"/>
                <w:rPrChange w:id="929"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30" w:author="Euderlan Freire" w:date="2025-06-13T19:46:00Z">
                  <w:rPr>
                    <w:rStyle w:val="Hyperlink"/>
                    <w:rFonts w:ascii="Times New Roman" w:hAnsi="Times New Roman" w:cs="Times New Roman"/>
                    <w:noProof/>
                  </w:rPr>
                </w:rPrChange>
              </w:rPr>
              <w:delText>Diagramas de Atividade Gerenciar Resolução</w:delText>
            </w:r>
            <w:r w:rsidRPr="000D0F7B" w:rsidDel="0088746F">
              <w:rPr>
                <w:noProof/>
                <w:webHidden/>
                <w:color w:val="000000" w:themeColor="text1"/>
                <w:rPrChange w:id="931" w:author="Euderlan Freire" w:date="2025-06-13T19:46:00Z">
                  <w:rPr>
                    <w:noProof/>
                    <w:webHidden/>
                  </w:rPr>
                </w:rPrChange>
              </w:rPr>
              <w:tab/>
              <w:delText>27</w:delText>
            </w:r>
          </w:del>
        </w:p>
        <w:p w14:paraId="1F498C08" w14:textId="1296124C" w:rsidR="008A69FD" w:rsidRPr="000D0F7B" w:rsidDel="0088746F" w:rsidRDefault="008A69FD">
          <w:pPr>
            <w:pStyle w:val="Sumrio3"/>
            <w:tabs>
              <w:tab w:val="left" w:pos="1320"/>
              <w:tab w:val="right" w:leader="dot" w:pos="8494"/>
            </w:tabs>
            <w:spacing w:line="240" w:lineRule="auto"/>
            <w:rPr>
              <w:del w:id="932" w:author="EUDERLAN FREIRE DA SILVA ABREU" w:date="2025-07-15T22:43:00Z"/>
              <w:noProof/>
              <w:color w:val="000000" w:themeColor="text1"/>
              <w:rPrChange w:id="933" w:author="Euderlan Freire" w:date="2025-06-13T19:46:00Z">
                <w:rPr>
                  <w:del w:id="934" w:author="EUDERLAN FREIRE DA SILVA ABREU" w:date="2025-07-15T22:43:00Z"/>
                  <w:noProof/>
                </w:rPr>
              </w:rPrChange>
            </w:rPr>
            <w:pPrChange w:id="935" w:author="Euderlan Freire" w:date="2025-06-13T19:46:00Z">
              <w:pPr>
                <w:pStyle w:val="Sumrio3"/>
                <w:tabs>
                  <w:tab w:val="left" w:pos="1320"/>
                  <w:tab w:val="right" w:leader="dot" w:pos="8494"/>
                </w:tabs>
              </w:pPr>
            </w:pPrChange>
          </w:pPr>
          <w:del w:id="936" w:author="EUDERLAN FREIRE DA SILVA ABREU" w:date="2025-07-15T22:43:00Z">
            <w:r w:rsidRPr="000D0F7B" w:rsidDel="0088746F">
              <w:rPr>
                <w:rStyle w:val="Hyperlink"/>
                <w:rFonts w:ascii="Times New Roman" w:hAnsi="Times New Roman" w:cs="Times New Roman"/>
                <w:noProof/>
                <w:color w:val="000000" w:themeColor="text1"/>
                <w:rPrChange w:id="937" w:author="Euderlan Freire" w:date="2025-06-13T19:46:00Z">
                  <w:rPr>
                    <w:rStyle w:val="Hyperlink"/>
                    <w:rFonts w:ascii="Times New Roman" w:hAnsi="Times New Roman" w:cs="Times New Roman"/>
                    <w:noProof/>
                  </w:rPr>
                </w:rPrChange>
              </w:rPr>
              <w:delText>4.4.5</w:delText>
            </w:r>
            <w:r w:rsidRPr="000D0F7B" w:rsidDel="0088746F">
              <w:rPr>
                <w:noProof/>
                <w:color w:val="000000" w:themeColor="text1"/>
                <w:rPrChange w:id="938"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39" w:author="Euderlan Freire" w:date="2025-06-13T19:46:00Z">
                  <w:rPr>
                    <w:rStyle w:val="Hyperlink"/>
                    <w:rFonts w:ascii="Times New Roman" w:hAnsi="Times New Roman" w:cs="Times New Roman"/>
                    <w:noProof/>
                  </w:rPr>
                </w:rPrChange>
              </w:rPr>
              <w:delText>Diagramas de Atividade Histórico</w:delText>
            </w:r>
            <w:r w:rsidRPr="000D0F7B" w:rsidDel="0088746F">
              <w:rPr>
                <w:noProof/>
                <w:webHidden/>
                <w:color w:val="000000" w:themeColor="text1"/>
                <w:rPrChange w:id="940" w:author="Euderlan Freire" w:date="2025-06-13T19:46:00Z">
                  <w:rPr>
                    <w:noProof/>
                    <w:webHidden/>
                  </w:rPr>
                </w:rPrChange>
              </w:rPr>
              <w:tab/>
              <w:delText>28</w:delText>
            </w:r>
          </w:del>
        </w:p>
        <w:p w14:paraId="638DD244" w14:textId="55287C67" w:rsidR="008A69FD" w:rsidRPr="000D0F7B" w:rsidDel="0088746F" w:rsidRDefault="008A69FD">
          <w:pPr>
            <w:pStyle w:val="Sumrio3"/>
            <w:tabs>
              <w:tab w:val="left" w:pos="1320"/>
              <w:tab w:val="right" w:leader="dot" w:pos="8494"/>
            </w:tabs>
            <w:spacing w:line="240" w:lineRule="auto"/>
            <w:rPr>
              <w:del w:id="941" w:author="EUDERLAN FREIRE DA SILVA ABREU" w:date="2025-07-15T22:43:00Z"/>
              <w:noProof/>
              <w:color w:val="000000" w:themeColor="text1"/>
              <w:rPrChange w:id="942" w:author="Euderlan Freire" w:date="2025-06-13T19:46:00Z">
                <w:rPr>
                  <w:del w:id="943" w:author="EUDERLAN FREIRE DA SILVA ABREU" w:date="2025-07-15T22:43:00Z"/>
                  <w:noProof/>
                </w:rPr>
              </w:rPrChange>
            </w:rPr>
            <w:pPrChange w:id="944" w:author="Euderlan Freire" w:date="2025-06-13T19:46:00Z">
              <w:pPr>
                <w:pStyle w:val="Sumrio3"/>
                <w:tabs>
                  <w:tab w:val="left" w:pos="1320"/>
                  <w:tab w:val="right" w:leader="dot" w:pos="8494"/>
                </w:tabs>
              </w:pPr>
            </w:pPrChange>
          </w:pPr>
          <w:del w:id="945" w:author="EUDERLAN FREIRE DA SILVA ABREU" w:date="2025-07-15T22:43:00Z">
            <w:r w:rsidRPr="000D0F7B" w:rsidDel="0088746F">
              <w:rPr>
                <w:rStyle w:val="Hyperlink"/>
                <w:rFonts w:ascii="Times New Roman" w:hAnsi="Times New Roman" w:cs="Times New Roman"/>
                <w:noProof/>
                <w:color w:val="000000" w:themeColor="text1"/>
                <w:rPrChange w:id="946" w:author="Euderlan Freire" w:date="2025-06-13T19:46:00Z">
                  <w:rPr>
                    <w:rStyle w:val="Hyperlink"/>
                    <w:rFonts w:ascii="Times New Roman" w:hAnsi="Times New Roman" w:cs="Times New Roman"/>
                    <w:noProof/>
                  </w:rPr>
                </w:rPrChange>
              </w:rPr>
              <w:delText>4.4.6</w:delText>
            </w:r>
            <w:r w:rsidRPr="000D0F7B" w:rsidDel="0088746F">
              <w:rPr>
                <w:noProof/>
                <w:color w:val="000000" w:themeColor="text1"/>
                <w:rPrChange w:id="947"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48" w:author="Euderlan Freire" w:date="2025-06-13T19:46:00Z">
                  <w:rPr>
                    <w:rStyle w:val="Hyperlink"/>
                    <w:rFonts w:ascii="Times New Roman" w:hAnsi="Times New Roman" w:cs="Times New Roman"/>
                    <w:noProof/>
                  </w:rPr>
                </w:rPrChange>
              </w:rPr>
              <w:delText>Diagramas de Atividade Logout</w:delText>
            </w:r>
            <w:r w:rsidRPr="000D0F7B" w:rsidDel="0088746F">
              <w:rPr>
                <w:noProof/>
                <w:webHidden/>
                <w:color w:val="000000" w:themeColor="text1"/>
                <w:rPrChange w:id="949" w:author="Euderlan Freire" w:date="2025-06-13T19:46:00Z">
                  <w:rPr>
                    <w:noProof/>
                    <w:webHidden/>
                  </w:rPr>
                </w:rPrChange>
              </w:rPr>
              <w:tab/>
              <w:delText>30</w:delText>
            </w:r>
          </w:del>
        </w:p>
        <w:p w14:paraId="52C85FDB" w14:textId="36FB5185" w:rsidR="008A69FD" w:rsidRPr="000D0F7B" w:rsidDel="0088746F" w:rsidRDefault="008A69FD">
          <w:pPr>
            <w:pStyle w:val="Sumrio2"/>
            <w:tabs>
              <w:tab w:val="left" w:pos="880"/>
              <w:tab w:val="right" w:leader="dot" w:pos="8494"/>
            </w:tabs>
            <w:spacing w:line="240" w:lineRule="auto"/>
            <w:rPr>
              <w:del w:id="950" w:author="EUDERLAN FREIRE DA SILVA ABREU" w:date="2025-07-15T22:43:00Z"/>
              <w:noProof/>
              <w:color w:val="000000" w:themeColor="text1"/>
              <w:rPrChange w:id="951" w:author="Euderlan Freire" w:date="2025-06-13T19:46:00Z">
                <w:rPr>
                  <w:del w:id="952" w:author="EUDERLAN FREIRE DA SILVA ABREU" w:date="2025-07-15T22:43:00Z"/>
                  <w:noProof/>
                </w:rPr>
              </w:rPrChange>
            </w:rPr>
            <w:pPrChange w:id="953" w:author="Euderlan Freire" w:date="2025-06-13T19:46:00Z">
              <w:pPr>
                <w:pStyle w:val="Sumrio2"/>
                <w:tabs>
                  <w:tab w:val="left" w:pos="880"/>
                  <w:tab w:val="right" w:leader="dot" w:pos="8494"/>
                </w:tabs>
              </w:pPr>
            </w:pPrChange>
          </w:pPr>
          <w:del w:id="954" w:author="EUDERLAN FREIRE DA SILVA ABREU" w:date="2025-07-15T22:43:00Z">
            <w:r w:rsidRPr="000D0F7B" w:rsidDel="0088746F">
              <w:rPr>
                <w:rStyle w:val="Hyperlink"/>
                <w:rFonts w:ascii="Times New Roman" w:hAnsi="Times New Roman" w:cs="Times New Roman"/>
                <w:noProof/>
                <w:color w:val="000000" w:themeColor="text1"/>
                <w:rPrChange w:id="955" w:author="Euderlan Freire" w:date="2025-06-13T19:46:00Z">
                  <w:rPr>
                    <w:rStyle w:val="Hyperlink"/>
                    <w:rFonts w:ascii="Times New Roman" w:hAnsi="Times New Roman" w:cs="Times New Roman"/>
                    <w:noProof/>
                  </w:rPr>
                </w:rPrChange>
              </w:rPr>
              <w:delText>4.5</w:delText>
            </w:r>
            <w:r w:rsidRPr="000D0F7B" w:rsidDel="0088746F">
              <w:rPr>
                <w:noProof/>
                <w:color w:val="000000" w:themeColor="text1"/>
                <w:rPrChange w:id="956"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57" w:author="Euderlan Freire" w:date="2025-06-13T19:46:00Z">
                  <w:rPr>
                    <w:rStyle w:val="Hyperlink"/>
                    <w:rFonts w:ascii="Times New Roman" w:hAnsi="Times New Roman" w:cs="Times New Roman"/>
                    <w:noProof/>
                  </w:rPr>
                </w:rPrChange>
              </w:rPr>
              <w:delText>Diagramas de Estados</w:delText>
            </w:r>
            <w:r w:rsidRPr="000D0F7B" w:rsidDel="0088746F">
              <w:rPr>
                <w:noProof/>
                <w:webHidden/>
                <w:color w:val="000000" w:themeColor="text1"/>
                <w:rPrChange w:id="958" w:author="Euderlan Freire" w:date="2025-06-13T19:46:00Z">
                  <w:rPr>
                    <w:noProof/>
                    <w:webHidden/>
                  </w:rPr>
                </w:rPrChange>
              </w:rPr>
              <w:tab/>
              <w:delText>31</w:delText>
            </w:r>
          </w:del>
        </w:p>
        <w:p w14:paraId="6C1236A3" w14:textId="58215CF8" w:rsidR="008A69FD" w:rsidRPr="000D0F7B" w:rsidDel="0088746F" w:rsidRDefault="008A69FD">
          <w:pPr>
            <w:pStyle w:val="Sumrio3"/>
            <w:tabs>
              <w:tab w:val="left" w:pos="1320"/>
              <w:tab w:val="right" w:leader="dot" w:pos="8494"/>
            </w:tabs>
            <w:spacing w:line="240" w:lineRule="auto"/>
            <w:rPr>
              <w:del w:id="959" w:author="EUDERLAN FREIRE DA SILVA ABREU" w:date="2025-07-15T22:43:00Z"/>
              <w:noProof/>
              <w:color w:val="000000" w:themeColor="text1"/>
              <w:rPrChange w:id="960" w:author="Euderlan Freire" w:date="2025-06-13T19:46:00Z">
                <w:rPr>
                  <w:del w:id="961" w:author="EUDERLAN FREIRE DA SILVA ABREU" w:date="2025-07-15T22:43:00Z"/>
                  <w:noProof/>
                </w:rPr>
              </w:rPrChange>
            </w:rPr>
            <w:pPrChange w:id="962" w:author="Euderlan Freire" w:date="2025-06-13T19:46:00Z">
              <w:pPr>
                <w:pStyle w:val="Sumrio3"/>
                <w:tabs>
                  <w:tab w:val="left" w:pos="1320"/>
                  <w:tab w:val="right" w:leader="dot" w:pos="8494"/>
                </w:tabs>
              </w:pPr>
            </w:pPrChange>
          </w:pPr>
          <w:del w:id="963" w:author="EUDERLAN FREIRE DA SILVA ABREU" w:date="2025-07-15T22:43:00Z">
            <w:r w:rsidRPr="000D0F7B" w:rsidDel="0088746F">
              <w:rPr>
                <w:rStyle w:val="Hyperlink"/>
                <w:rFonts w:ascii="Times New Roman" w:hAnsi="Times New Roman" w:cs="Times New Roman"/>
                <w:noProof/>
                <w:color w:val="000000" w:themeColor="text1"/>
                <w:rPrChange w:id="964" w:author="Euderlan Freire" w:date="2025-06-13T19:46:00Z">
                  <w:rPr>
                    <w:rStyle w:val="Hyperlink"/>
                    <w:rFonts w:ascii="Times New Roman" w:hAnsi="Times New Roman" w:cs="Times New Roman"/>
                    <w:noProof/>
                  </w:rPr>
                </w:rPrChange>
              </w:rPr>
              <w:delText>4.5.1</w:delText>
            </w:r>
            <w:r w:rsidRPr="000D0F7B" w:rsidDel="0088746F">
              <w:rPr>
                <w:noProof/>
                <w:color w:val="000000" w:themeColor="text1"/>
                <w:rPrChange w:id="965"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66" w:author="Euderlan Freire" w:date="2025-06-13T19:46:00Z">
                  <w:rPr>
                    <w:rStyle w:val="Hyperlink"/>
                    <w:rFonts w:ascii="Times New Roman" w:hAnsi="Times New Roman" w:cs="Times New Roman"/>
                    <w:noProof/>
                  </w:rPr>
                </w:rPrChange>
              </w:rPr>
              <w:delText>Diagramas de Estado Fazer Pergunta</w:delText>
            </w:r>
            <w:r w:rsidRPr="000D0F7B" w:rsidDel="0088746F">
              <w:rPr>
                <w:noProof/>
                <w:webHidden/>
                <w:color w:val="000000" w:themeColor="text1"/>
                <w:rPrChange w:id="967" w:author="Euderlan Freire" w:date="2025-06-13T19:46:00Z">
                  <w:rPr>
                    <w:noProof/>
                    <w:webHidden/>
                  </w:rPr>
                </w:rPrChange>
              </w:rPr>
              <w:tab/>
              <w:delText>31</w:delText>
            </w:r>
          </w:del>
        </w:p>
        <w:p w14:paraId="11C70281" w14:textId="068BC03B" w:rsidR="008A69FD" w:rsidRPr="000D0F7B" w:rsidDel="0088746F" w:rsidRDefault="008A69FD">
          <w:pPr>
            <w:pStyle w:val="Sumrio3"/>
            <w:tabs>
              <w:tab w:val="left" w:pos="1320"/>
              <w:tab w:val="right" w:leader="dot" w:pos="8494"/>
            </w:tabs>
            <w:spacing w:line="240" w:lineRule="auto"/>
            <w:rPr>
              <w:del w:id="968" w:author="EUDERLAN FREIRE DA SILVA ABREU" w:date="2025-07-15T22:43:00Z"/>
              <w:noProof/>
              <w:color w:val="000000" w:themeColor="text1"/>
              <w:rPrChange w:id="969" w:author="Euderlan Freire" w:date="2025-06-13T19:46:00Z">
                <w:rPr>
                  <w:del w:id="970" w:author="EUDERLAN FREIRE DA SILVA ABREU" w:date="2025-07-15T22:43:00Z"/>
                  <w:noProof/>
                </w:rPr>
              </w:rPrChange>
            </w:rPr>
            <w:pPrChange w:id="971" w:author="Euderlan Freire" w:date="2025-06-13T19:46:00Z">
              <w:pPr>
                <w:pStyle w:val="Sumrio3"/>
                <w:tabs>
                  <w:tab w:val="left" w:pos="1320"/>
                  <w:tab w:val="right" w:leader="dot" w:pos="8494"/>
                </w:tabs>
              </w:pPr>
            </w:pPrChange>
          </w:pPr>
          <w:del w:id="972" w:author="EUDERLAN FREIRE DA SILVA ABREU" w:date="2025-07-15T22:43:00Z">
            <w:r w:rsidRPr="000D0F7B" w:rsidDel="0088746F">
              <w:rPr>
                <w:rStyle w:val="Hyperlink"/>
                <w:rFonts w:ascii="Times New Roman" w:hAnsi="Times New Roman" w:cs="Times New Roman"/>
                <w:noProof/>
                <w:color w:val="000000" w:themeColor="text1"/>
                <w:rPrChange w:id="973" w:author="Euderlan Freire" w:date="2025-06-13T19:46:00Z">
                  <w:rPr>
                    <w:rStyle w:val="Hyperlink"/>
                    <w:rFonts w:ascii="Times New Roman" w:hAnsi="Times New Roman" w:cs="Times New Roman"/>
                    <w:noProof/>
                  </w:rPr>
                </w:rPrChange>
              </w:rPr>
              <w:delText>4.5.2</w:delText>
            </w:r>
            <w:r w:rsidRPr="000D0F7B" w:rsidDel="0088746F">
              <w:rPr>
                <w:noProof/>
                <w:color w:val="000000" w:themeColor="text1"/>
                <w:rPrChange w:id="974"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75" w:author="Euderlan Freire" w:date="2025-06-13T19:46:00Z">
                  <w:rPr>
                    <w:rStyle w:val="Hyperlink"/>
                    <w:rFonts w:ascii="Times New Roman" w:hAnsi="Times New Roman" w:cs="Times New Roman"/>
                    <w:noProof/>
                  </w:rPr>
                </w:rPrChange>
              </w:rPr>
              <w:delText>Diagrama de Estado Gerenciar Resolução</w:delText>
            </w:r>
            <w:r w:rsidRPr="000D0F7B" w:rsidDel="0088746F">
              <w:rPr>
                <w:noProof/>
                <w:webHidden/>
                <w:color w:val="000000" w:themeColor="text1"/>
                <w:rPrChange w:id="976" w:author="Euderlan Freire" w:date="2025-06-13T19:46:00Z">
                  <w:rPr>
                    <w:noProof/>
                    <w:webHidden/>
                  </w:rPr>
                </w:rPrChange>
              </w:rPr>
              <w:tab/>
              <w:delText>32</w:delText>
            </w:r>
          </w:del>
        </w:p>
        <w:p w14:paraId="1AB7C8EF" w14:textId="535A38DE" w:rsidR="008A69FD" w:rsidRPr="000D0F7B" w:rsidDel="0088746F" w:rsidRDefault="008A69FD">
          <w:pPr>
            <w:pStyle w:val="Sumrio1"/>
            <w:tabs>
              <w:tab w:val="left" w:pos="440"/>
              <w:tab w:val="right" w:leader="dot" w:pos="8494"/>
            </w:tabs>
            <w:spacing w:line="240" w:lineRule="auto"/>
            <w:rPr>
              <w:del w:id="977" w:author="EUDERLAN FREIRE DA SILVA ABREU" w:date="2025-07-15T22:43:00Z"/>
              <w:noProof/>
              <w:color w:val="000000" w:themeColor="text1"/>
              <w:rPrChange w:id="978" w:author="Euderlan Freire" w:date="2025-06-13T19:46:00Z">
                <w:rPr>
                  <w:del w:id="979" w:author="EUDERLAN FREIRE DA SILVA ABREU" w:date="2025-07-15T22:43:00Z"/>
                  <w:noProof/>
                </w:rPr>
              </w:rPrChange>
            </w:rPr>
            <w:pPrChange w:id="980" w:author="Euderlan Freire" w:date="2025-06-13T19:46:00Z">
              <w:pPr>
                <w:pStyle w:val="Sumrio1"/>
                <w:tabs>
                  <w:tab w:val="left" w:pos="440"/>
                  <w:tab w:val="right" w:leader="dot" w:pos="8494"/>
                </w:tabs>
              </w:pPr>
            </w:pPrChange>
          </w:pPr>
          <w:del w:id="981" w:author="EUDERLAN FREIRE DA SILVA ABREU" w:date="2025-07-15T22:43:00Z">
            <w:r w:rsidRPr="000D0F7B" w:rsidDel="0088746F">
              <w:rPr>
                <w:rStyle w:val="Hyperlink"/>
                <w:rFonts w:ascii="Times New Roman" w:hAnsi="Times New Roman" w:cs="Times New Roman"/>
                <w:noProof/>
                <w:color w:val="000000" w:themeColor="text1"/>
                <w:rPrChange w:id="982" w:author="Euderlan Freire" w:date="2025-06-13T19:46:00Z">
                  <w:rPr>
                    <w:rStyle w:val="Hyperlink"/>
                    <w:rFonts w:ascii="Times New Roman" w:hAnsi="Times New Roman" w:cs="Times New Roman"/>
                    <w:noProof/>
                  </w:rPr>
                </w:rPrChange>
              </w:rPr>
              <w:delText>5</w:delText>
            </w:r>
            <w:r w:rsidRPr="000D0F7B" w:rsidDel="0088746F">
              <w:rPr>
                <w:noProof/>
                <w:color w:val="000000" w:themeColor="text1"/>
                <w:rPrChange w:id="983"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84" w:author="Euderlan Freire" w:date="2025-06-13T19:46:00Z">
                  <w:rPr>
                    <w:rStyle w:val="Hyperlink"/>
                    <w:rFonts w:ascii="Times New Roman" w:hAnsi="Times New Roman" w:cs="Times New Roman"/>
                    <w:noProof/>
                  </w:rPr>
                </w:rPrChange>
              </w:rPr>
              <w:delText>TECNOLOGIAS UTILIZADAS</w:delText>
            </w:r>
            <w:r w:rsidRPr="000D0F7B" w:rsidDel="0088746F">
              <w:rPr>
                <w:noProof/>
                <w:webHidden/>
                <w:color w:val="000000" w:themeColor="text1"/>
                <w:rPrChange w:id="985" w:author="Euderlan Freire" w:date="2025-06-13T19:46:00Z">
                  <w:rPr>
                    <w:noProof/>
                    <w:webHidden/>
                  </w:rPr>
                </w:rPrChange>
              </w:rPr>
              <w:tab/>
              <w:delText>32</w:delText>
            </w:r>
          </w:del>
        </w:p>
        <w:p w14:paraId="17A449E6" w14:textId="5F5E869B" w:rsidR="008A69FD" w:rsidRPr="000D0F7B" w:rsidDel="0088746F" w:rsidRDefault="008A69FD">
          <w:pPr>
            <w:pStyle w:val="Sumrio1"/>
            <w:tabs>
              <w:tab w:val="left" w:pos="440"/>
              <w:tab w:val="right" w:leader="dot" w:pos="8494"/>
            </w:tabs>
            <w:spacing w:line="240" w:lineRule="auto"/>
            <w:rPr>
              <w:del w:id="986" w:author="EUDERLAN FREIRE DA SILVA ABREU" w:date="2025-07-15T22:43:00Z"/>
              <w:noProof/>
              <w:color w:val="000000" w:themeColor="text1"/>
              <w:rPrChange w:id="987" w:author="Euderlan Freire" w:date="2025-06-13T19:46:00Z">
                <w:rPr>
                  <w:del w:id="988" w:author="EUDERLAN FREIRE DA SILVA ABREU" w:date="2025-07-15T22:43:00Z"/>
                  <w:noProof/>
                </w:rPr>
              </w:rPrChange>
            </w:rPr>
            <w:pPrChange w:id="989" w:author="Euderlan Freire" w:date="2025-06-13T19:46:00Z">
              <w:pPr>
                <w:pStyle w:val="Sumrio1"/>
                <w:tabs>
                  <w:tab w:val="left" w:pos="440"/>
                  <w:tab w:val="right" w:leader="dot" w:pos="8494"/>
                </w:tabs>
              </w:pPr>
            </w:pPrChange>
          </w:pPr>
          <w:del w:id="990" w:author="EUDERLAN FREIRE DA SILVA ABREU" w:date="2025-07-15T22:43:00Z">
            <w:r w:rsidRPr="000D0F7B" w:rsidDel="0088746F">
              <w:rPr>
                <w:rStyle w:val="Hyperlink"/>
                <w:rFonts w:ascii="Times New Roman" w:hAnsi="Times New Roman" w:cs="Times New Roman"/>
                <w:noProof/>
                <w:color w:val="000000" w:themeColor="text1"/>
                <w:rPrChange w:id="991" w:author="Euderlan Freire" w:date="2025-06-13T19:46:00Z">
                  <w:rPr>
                    <w:rStyle w:val="Hyperlink"/>
                    <w:rFonts w:ascii="Times New Roman" w:hAnsi="Times New Roman" w:cs="Times New Roman"/>
                    <w:noProof/>
                  </w:rPr>
                </w:rPrChange>
              </w:rPr>
              <w:delText>6</w:delText>
            </w:r>
            <w:r w:rsidRPr="000D0F7B" w:rsidDel="0088746F">
              <w:rPr>
                <w:noProof/>
                <w:color w:val="000000" w:themeColor="text1"/>
                <w:rPrChange w:id="992"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993" w:author="Euderlan Freire" w:date="2025-06-13T19:46:00Z">
                  <w:rPr>
                    <w:rStyle w:val="Hyperlink"/>
                    <w:rFonts w:ascii="Times New Roman" w:hAnsi="Times New Roman" w:cs="Times New Roman"/>
                    <w:noProof/>
                  </w:rPr>
                </w:rPrChange>
              </w:rPr>
              <w:delText>CONCLUSÃO</w:delText>
            </w:r>
            <w:r w:rsidRPr="000D0F7B" w:rsidDel="0088746F">
              <w:rPr>
                <w:noProof/>
                <w:webHidden/>
                <w:color w:val="000000" w:themeColor="text1"/>
                <w:rPrChange w:id="994" w:author="Euderlan Freire" w:date="2025-06-13T19:46:00Z">
                  <w:rPr>
                    <w:noProof/>
                    <w:webHidden/>
                  </w:rPr>
                </w:rPrChange>
              </w:rPr>
              <w:tab/>
              <w:delText>32</w:delText>
            </w:r>
          </w:del>
        </w:p>
        <w:p w14:paraId="14B3C490" w14:textId="4588F148" w:rsidR="008A69FD" w:rsidRPr="000D0F7B" w:rsidDel="0088746F" w:rsidRDefault="008A69FD">
          <w:pPr>
            <w:pStyle w:val="Sumrio1"/>
            <w:tabs>
              <w:tab w:val="left" w:pos="440"/>
              <w:tab w:val="right" w:leader="dot" w:pos="8494"/>
            </w:tabs>
            <w:spacing w:line="240" w:lineRule="auto"/>
            <w:rPr>
              <w:del w:id="995" w:author="EUDERLAN FREIRE DA SILVA ABREU" w:date="2025-07-15T22:43:00Z"/>
              <w:noProof/>
              <w:color w:val="000000" w:themeColor="text1"/>
              <w:rPrChange w:id="996" w:author="Euderlan Freire" w:date="2025-06-13T19:46:00Z">
                <w:rPr>
                  <w:del w:id="997" w:author="EUDERLAN FREIRE DA SILVA ABREU" w:date="2025-07-15T22:43:00Z"/>
                  <w:noProof/>
                </w:rPr>
              </w:rPrChange>
            </w:rPr>
            <w:pPrChange w:id="998" w:author="Euderlan Freire" w:date="2025-06-13T19:46:00Z">
              <w:pPr>
                <w:pStyle w:val="Sumrio1"/>
                <w:tabs>
                  <w:tab w:val="left" w:pos="440"/>
                  <w:tab w:val="right" w:leader="dot" w:pos="8494"/>
                </w:tabs>
              </w:pPr>
            </w:pPrChange>
          </w:pPr>
          <w:del w:id="999" w:author="EUDERLAN FREIRE DA SILVA ABREU" w:date="2025-07-15T22:43:00Z">
            <w:r w:rsidRPr="000D0F7B" w:rsidDel="0088746F">
              <w:rPr>
                <w:rStyle w:val="Hyperlink"/>
                <w:rFonts w:ascii="Times New Roman" w:hAnsi="Times New Roman" w:cs="Times New Roman"/>
                <w:noProof/>
                <w:color w:val="000000" w:themeColor="text1"/>
                <w:rPrChange w:id="1000" w:author="Euderlan Freire" w:date="2025-06-13T19:46:00Z">
                  <w:rPr>
                    <w:rStyle w:val="Hyperlink"/>
                    <w:rFonts w:ascii="Times New Roman" w:hAnsi="Times New Roman" w:cs="Times New Roman"/>
                    <w:noProof/>
                  </w:rPr>
                </w:rPrChange>
              </w:rPr>
              <w:delText>7</w:delText>
            </w:r>
            <w:r w:rsidRPr="000D0F7B" w:rsidDel="0088746F">
              <w:rPr>
                <w:noProof/>
                <w:color w:val="000000" w:themeColor="text1"/>
                <w:rPrChange w:id="1001" w:author="Euderlan Freire" w:date="2025-06-13T19:46:00Z">
                  <w:rPr>
                    <w:noProof/>
                  </w:rPr>
                </w:rPrChange>
              </w:rPr>
              <w:tab/>
            </w:r>
            <w:r w:rsidRPr="000D0F7B" w:rsidDel="0088746F">
              <w:rPr>
                <w:rStyle w:val="Hyperlink"/>
                <w:rFonts w:ascii="Times New Roman" w:hAnsi="Times New Roman" w:cs="Times New Roman"/>
                <w:noProof/>
                <w:color w:val="000000" w:themeColor="text1"/>
                <w:rPrChange w:id="1002" w:author="Euderlan Freire" w:date="2025-06-13T19:46:00Z">
                  <w:rPr>
                    <w:rStyle w:val="Hyperlink"/>
                    <w:rFonts w:ascii="Times New Roman" w:hAnsi="Times New Roman" w:cs="Times New Roman"/>
                    <w:noProof/>
                  </w:rPr>
                </w:rPrChange>
              </w:rPr>
              <w:delText>REFERÊNCIAS</w:delText>
            </w:r>
            <w:r w:rsidRPr="000D0F7B" w:rsidDel="0088746F">
              <w:rPr>
                <w:noProof/>
                <w:webHidden/>
                <w:color w:val="000000" w:themeColor="text1"/>
                <w:rPrChange w:id="1003" w:author="Euderlan Freire" w:date="2025-06-13T19:46:00Z">
                  <w:rPr>
                    <w:noProof/>
                    <w:webHidden/>
                  </w:rPr>
                </w:rPrChange>
              </w:rPr>
              <w:tab/>
              <w:delText>33</w:delText>
            </w:r>
          </w:del>
        </w:p>
        <w:p w14:paraId="6EE9F4E7" w14:textId="6DA10824" w:rsidR="008A69FD" w:rsidRDefault="008A69FD">
          <w:pPr>
            <w:spacing w:line="240" w:lineRule="auto"/>
            <w:rPr>
              <w:ins w:id="1004" w:author="Euderlan Freire" w:date="2025-06-13T19:39:00Z"/>
            </w:rPr>
            <w:pPrChange w:id="1005" w:author="Euderlan Freire" w:date="2025-06-13T19:46:00Z">
              <w:pPr/>
            </w:pPrChange>
          </w:pPr>
          <w:ins w:id="1006" w:author="Euderlan Freire" w:date="2025-06-13T19:39:00Z">
            <w:r w:rsidRPr="000D0F7B">
              <w:rPr>
                <w:b/>
                <w:bCs/>
                <w:color w:val="000000" w:themeColor="text1"/>
                <w:rPrChange w:id="1007" w:author="Euderlan Freire" w:date="2025-06-13T19:46:00Z">
                  <w:rPr>
                    <w:b/>
                    <w:bCs/>
                  </w:rPr>
                </w:rPrChange>
              </w:rPr>
              <w:fldChar w:fldCharType="end"/>
            </w:r>
          </w:ins>
        </w:p>
      </w:sdtContent>
    </w:sdt>
    <w:p w14:paraId="16174185" w14:textId="77777777" w:rsidR="008F3CC1" w:rsidRDefault="008F3CC1" w:rsidP="00E203A3">
      <w:pPr>
        <w:jc w:val="both"/>
        <w:rPr>
          <w:ins w:id="1008" w:author="Euderlan Freire" w:date="2025-06-13T19:38:00Z"/>
          <w:rFonts w:ascii="Times New Roman" w:hAnsi="Times New Roman" w:cs="Times New Roman"/>
          <w:color w:val="000000" w:themeColor="text1"/>
          <w:sz w:val="24"/>
          <w:szCs w:val="24"/>
        </w:rPr>
      </w:pPr>
    </w:p>
    <w:p w14:paraId="4FAF3FFB" w14:textId="77777777" w:rsidR="008F3CC1" w:rsidRDefault="008F3CC1" w:rsidP="00E203A3">
      <w:pPr>
        <w:jc w:val="both"/>
        <w:rPr>
          <w:ins w:id="1009" w:author="Euderlan Freire" w:date="2025-06-13T19:38:00Z"/>
          <w:rFonts w:ascii="Times New Roman" w:hAnsi="Times New Roman" w:cs="Times New Roman"/>
          <w:color w:val="000000" w:themeColor="text1"/>
          <w:sz w:val="24"/>
          <w:szCs w:val="24"/>
        </w:rPr>
      </w:pPr>
    </w:p>
    <w:p w14:paraId="6F4A9147" w14:textId="77777777" w:rsidR="008F3CC1" w:rsidRDefault="008F3CC1" w:rsidP="00E203A3">
      <w:pPr>
        <w:jc w:val="both"/>
        <w:rPr>
          <w:ins w:id="1010" w:author="Euderlan Freire" w:date="2025-06-13T19:38:00Z"/>
          <w:rFonts w:ascii="Times New Roman" w:hAnsi="Times New Roman" w:cs="Times New Roman"/>
          <w:color w:val="000000" w:themeColor="text1"/>
          <w:sz w:val="24"/>
          <w:szCs w:val="24"/>
        </w:rPr>
      </w:pPr>
    </w:p>
    <w:p w14:paraId="10273452" w14:textId="77777777" w:rsidR="008F3CC1" w:rsidRDefault="008F3CC1" w:rsidP="00E203A3">
      <w:pPr>
        <w:jc w:val="both"/>
        <w:rPr>
          <w:ins w:id="1011" w:author="Euderlan Freire" w:date="2025-06-13T19:38:00Z"/>
          <w:rFonts w:ascii="Times New Roman" w:hAnsi="Times New Roman" w:cs="Times New Roman"/>
          <w:color w:val="000000" w:themeColor="text1"/>
          <w:sz w:val="24"/>
          <w:szCs w:val="24"/>
        </w:rPr>
      </w:pPr>
    </w:p>
    <w:p w14:paraId="1709C6AD" w14:textId="77777777" w:rsidR="008F3CC1" w:rsidRDefault="008F3CC1" w:rsidP="00E203A3">
      <w:pPr>
        <w:jc w:val="both"/>
        <w:rPr>
          <w:ins w:id="1012" w:author="Euderlan Freire" w:date="2025-06-13T19:38:00Z"/>
          <w:rFonts w:ascii="Times New Roman" w:hAnsi="Times New Roman" w:cs="Times New Roman"/>
          <w:color w:val="000000" w:themeColor="text1"/>
          <w:sz w:val="24"/>
          <w:szCs w:val="24"/>
        </w:rPr>
      </w:pPr>
    </w:p>
    <w:p w14:paraId="3E7098A8" w14:textId="77777777" w:rsidR="008F3CC1" w:rsidRDefault="008F3CC1" w:rsidP="00E203A3">
      <w:pPr>
        <w:jc w:val="both"/>
        <w:rPr>
          <w:ins w:id="1013" w:author="Euderlan Freire" w:date="2025-06-13T19:38:00Z"/>
          <w:rFonts w:ascii="Times New Roman" w:hAnsi="Times New Roman" w:cs="Times New Roman"/>
          <w:color w:val="000000" w:themeColor="text1"/>
          <w:sz w:val="24"/>
          <w:szCs w:val="24"/>
        </w:rPr>
      </w:pPr>
    </w:p>
    <w:p w14:paraId="2C173BF6" w14:textId="77777777" w:rsidR="008F3CC1" w:rsidDel="00737785" w:rsidRDefault="008F3CC1" w:rsidP="00E203A3">
      <w:pPr>
        <w:jc w:val="both"/>
        <w:rPr>
          <w:ins w:id="1014" w:author="Euderlan Freire" w:date="2025-06-13T19:38:00Z"/>
          <w:del w:id="1015" w:author="EUDERLAN FREIRE DA SILVA ABREU" w:date="2025-07-18T20:41:00Z"/>
          <w:rFonts w:ascii="Times New Roman" w:hAnsi="Times New Roman" w:cs="Times New Roman"/>
          <w:color w:val="000000" w:themeColor="text1"/>
          <w:sz w:val="24"/>
          <w:szCs w:val="24"/>
        </w:rPr>
      </w:pPr>
    </w:p>
    <w:p w14:paraId="23AB0401" w14:textId="77777777" w:rsidR="008F3CC1" w:rsidDel="00737785" w:rsidRDefault="008F3CC1" w:rsidP="00E203A3">
      <w:pPr>
        <w:jc w:val="both"/>
        <w:rPr>
          <w:ins w:id="1016" w:author="Euderlan Freire" w:date="2025-06-13T19:38:00Z"/>
          <w:del w:id="1017" w:author="EUDERLAN FREIRE DA SILVA ABREU" w:date="2025-07-18T20:41:00Z"/>
          <w:rFonts w:ascii="Times New Roman" w:hAnsi="Times New Roman" w:cs="Times New Roman"/>
          <w:color w:val="000000" w:themeColor="text1"/>
          <w:sz w:val="24"/>
          <w:szCs w:val="24"/>
        </w:rPr>
      </w:pPr>
    </w:p>
    <w:p w14:paraId="17AB02CF" w14:textId="77777777" w:rsidR="008F3CC1" w:rsidDel="00737785" w:rsidRDefault="008F3CC1" w:rsidP="00E203A3">
      <w:pPr>
        <w:jc w:val="both"/>
        <w:rPr>
          <w:ins w:id="1018" w:author="Euderlan Freire" w:date="2025-06-13T19:38:00Z"/>
          <w:del w:id="1019" w:author="EUDERLAN FREIRE DA SILVA ABREU" w:date="2025-07-18T20:41:00Z"/>
          <w:rFonts w:ascii="Times New Roman" w:hAnsi="Times New Roman" w:cs="Times New Roman"/>
          <w:color w:val="000000" w:themeColor="text1"/>
          <w:sz w:val="24"/>
          <w:szCs w:val="24"/>
        </w:rPr>
      </w:pPr>
    </w:p>
    <w:p w14:paraId="4C5ED9C7" w14:textId="77777777" w:rsidR="008F3CC1" w:rsidDel="00737785" w:rsidRDefault="008F3CC1" w:rsidP="00E203A3">
      <w:pPr>
        <w:jc w:val="both"/>
        <w:rPr>
          <w:ins w:id="1020" w:author="Euderlan Freire" w:date="2025-06-13T19:38:00Z"/>
          <w:del w:id="1021" w:author="EUDERLAN FREIRE DA SILVA ABREU" w:date="2025-07-18T20:41:00Z"/>
          <w:rFonts w:ascii="Times New Roman" w:hAnsi="Times New Roman" w:cs="Times New Roman"/>
          <w:color w:val="000000" w:themeColor="text1"/>
          <w:sz w:val="24"/>
          <w:szCs w:val="24"/>
        </w:rPr>
      </w:pPr>
    </w:p>
    <w:p w14:paraId="314C5818" w14:textId="77777777" w:rsidR="008F3CC1" w:rsidDel="00737785" w:rsidRDefault="008F3CC1" w:rsidP="00E203A3">
      <w:pPr>
        <w:jc w:val="both"/>
        <w:rPr>
          <w:ins w:id="1022" w:author="Euderlan Freire" w:date="2025-06-13T19:38:00Z"/>
          <w:del w:id="1023" w:author="EUDERLAN FREIRE DA SILVA ABREU" w:date="2025-07-18T20:41:00Z"/>
          <w:rFonts w:ascii="Times New Roman" w:hAnsi="Times New Roman" w:cs="Times New Roman"/>
          <w:color w:val="000000" w:themeColor="text1"/>
          <w:sz w:val="24"/>
          <w:szCs w:val="24"/>
        </w:rPr>
      </w:pPr>
    </w:p>
    <w:p w14:paraId="1BEDB63E" w14:textId="77777777" w:rsidR="008F3CC1" w:rsidDel="00737785" w:rsidRDefault="008F3CC1" w:rsidP="00E203A3">
      <w:pPr>
        <w:jc w:val="both"/>
        <w:rPr>
          <w:ins w:id="1024" w:author="Euderlan Freire" w:date="2025-06-13T19:38:00Z"/>
          <w:del w:id="1025" w:author="EUDERLAN FREIRE DA SILVA ABREU" w:date="2025-07-18T20:41:00Z"/>
          <w:rFonts w:ascii="Times New Roman" w:hAnsi="Times New Roman" w:cs="Times New Roman"/>
          <w:color w:val="000000" w:themeColor="text1"/>
          <w:sz w:val="24"/>
          <w:szCs w:val="24"/>
        </w:rPr>
      </w:pPr>
    </w:p>
    <w:p w14:paraId="6FD39A3C" w14:textId="77777777" w:rsidR="008F3CC1" w:rsidDel="00737785" w:rsidRDefault="008F3CC1" w:rsidP="00E203A3">
      <w:pPr>
        <w:jc w:val="both"/>
        <w:rPr>
          <w:ins w:id="1026" w:author="Euderlan Freire" w:date="2025-06-13T19:38:00Z"/>
          <w:del w:id="1027" w:author="EUDERLAN FREIRE DA SILVA ABREU" w:date="2025-07-18T20:41:00Z"/>
          <w:rFonts w:ascii="Times New Roman" w:hAnsi="Times New Roman" w:cs="Times New Roman"/>
          <w:color w:val="000000" w:themeColor="text1"/>
          <w:sz w:val="24"/>
          <w:szCs w:val="24"/>
        </w:rPr>
      </w:pPr>
    </w:p>
    <w:p w14:paraId="1F049F3C" w14:textId="77777777" w:rsidR="008F3CC1" w:rsidDel="00737785" w:rsidRDefault="008F3CC1" w:rsidP="00E203A3">
      <w:pPr>
        <w:jc w:val="both"/>
        <w:rPr>
          <w:ins w:id="1028" w:author="Euderlan Freire" w:date="2025-06-13T19:38:00Z"/>
          <w:del w:id="1029" w:author="EUDERLAN FREIRE DA SILVA ABREU" w:date="2025-07-18T20:41:00Z"/>
          <w:rFonts w:ascii="Times New Roman" w:hAnsi="Times New Roman" w:cs="Times New Roman"/>
          <w:color w:val="000000" w:themeColor="text1"/>
          <w:sz w:val="24"/>
          <w:szCs w:val="24"/>
        </w:rPr>
      </w:pPr>
    </w:p>
    <w:p w14:paraId="1310E743" w14:textId="77777777" w:rsidR="008F3CC1" w:rsidDel="00737785" w:rsidRDefault="008F3CC1" w:rsidP="00E203A3">
      <w:pPr>
        <w:jc w:val="both"/>
        <w:rPr>
          <w:ins w:id="1030" w:author="Euderlan Freire" w:date="2025-06-13T19:38:00Z"/>
          <w:del w:id="1031" w:author="EUDERLAN FREIRE DA SILVA ABREU" w:date="2025-07-18T20:41:00Z"/>
          <w:rFonts w:ascii="Times New Roman" w:hAnsi="Times New Roman" w:cs="Times New Roman"/>
          <w:color w:val="000000" w:themeColor="text1"/>
          <w:sz w:val="24"/>
          <w:szCs w:val="24"/>
        </w:rPr>
      </w:pPr>
    </w:p>
    <w:p w14:paraId="219765B5" w14:textId="77777777" w:rsidR="008F3CC1" w:rsidDel="00CB626C" w:rsidRDefault="008F3CC1" w:rsidP="00E203A3">
      <w:pPr>
        <w:jc w:val="both"/>
        <w:rPr>
          <w:ins w:id="1032" w:author="Euderlan Freire" w:date="2025-06-13T19:38:00Z"/>
          <w:del w:id="1033" w:author="EUDERLAN FREIRE DA SILVA ABREU" w:date="2025-07-18T19:43:00Z"/>
          <w:rFonts w:ascii="Times New Roman" w:hAnsi="Times New Roman" w:cs="Times New Roman"/>
          <w:color w:val="000000" w:themeColor="text1"/>
          <w:sz w:val="24"/>
          <w:szCs w:val="24"/>
        </w:rPr>
      </w:pPr>
    </w:p>
    <w:p w14:paraId="65429B17" w14:textId="77777777" w:rsidR="008F3CC1" w:rsidDel="00CB626C" w:rsidRDefault="008F3CC1" w:rsidP="00E203A3">
      <w:pPr>
        <w:jc w:val="both"/>
        <w:rPr>
          <w:ins w:id="1034" w:author="Euderlan Freire" w:date="2025-06-13T19:38:00Z"/>
          <w:del w:id="1035" w:author="EUDERLAN FREIRE DA SILVA ABREU" w:date="2025-07-18T19:43:00Z"/>
          <w:rFonts w:ascii="Times New Roman" w:hAnsi="Times New Roman" w:cs="Times New Roman"/>
          <w:color w:val="000000" w:themeColor="text1"/>
          <w:sz w:val="24"/>
          <w:szCs w:val="24"/>
        </w:rPr>
      </w:pPr>
    </w:p>
    <w:p w14:paraId="21E4C92C" w14:textId="61065481" w:rsidR="00712572" w:rsidRPr="00E203A3" w:rsidRDefault="00712572">
      <w:pPr>
        <w:jc w:val="both"/>
        <w:rPr>
          <w:ins w:id="1036" w:author="EUDERLAN FREIRE DA SILVA ABREU" w:date="2025-05-28T17:47:00Z"/>
          <w:del w:id="1037" w:author="Yasmin Serejo" w:date="2025-06-13T15:05:00Z"/>
          <w:rFonts w:ascii="Times New Roman" w:hAnsi="Times New Roman" w:cs="Times New Roman"/>
          <w:color w:val="000000" w:themeColor="text1"/>
          <w:sz w:val="24"/>
          <w:szCs w:val="24"/>
          <w:rPrChange w:id="1038" w:author="Euderlan Freire" w:date="2025-06-13T19:09:00Z">
            <w:rPr>
              <w:ins w:id="1039" w:author="EUDERLAN FREIRE DA SILVA ABREU" w:date="2025-05-28T17:47:00Z"/>
              <w:del w:id="1040" w:author="Yasmin Serejo" w:date="2025-06-13T15:05:00Z"/>
              <w:rFonts w:ascii="Times New Roman" w:hAnsi="Times New Roman" w:cs="Times New Roman"/>
              <w:color w:val="000000"/>
              <w:sz w:val="24"/>
              <w:szCs w:val="24"/>
            </w:rPr>
          </w:rPrChange>
        </w:rPr>
        <w:pPrChange w:id="1041" w:author="Euderlan Freire" w:date="2025-06-13T19:09:00Z">
          <w:pPr>
            <w:jc w:val="center"/>
          </w:pPr>
        </w:pPrChange>
      </w:pPr>
    </w:p>
    <w:p w14:paraId="4AE4C98E" w14:textId="46152D9E" w:rsidR="00712572" w:rsidRPr="00E203A3" w:rsidDel="00AF0AD7" w:rsidRDefault="00712572">
      <w:pPr>
        <w:jc w:val="both"/>
        <w:rPr>
          <w:ins w:id="1042" w:author="EUDERLAN FREIRE DA SILVA ABREU" w:date="2025-05-28T17:47:00Z"/>
          <w:del w:id="1043" w:author="Euderlan Freire" w:date="2025-06-13T19:11:00Z"/>
          <w:rFonts w:ascii="Times New Roman" w:hAnsi="Times New Roman" w:cs="Times New Roman"/>
          <w:color w:val="000000" w:themeColor="text1"/>
          <w:sz w:val="24"/>
          <w:szCs w:val="24"/>
          <w:rPrChange w:id="1044" w:author="Euderlan Freire" w:date="2025-06-13T19:09:00Z">
            <w:rPr>
              <w:ins w:id="1045" w:author="EUDERLAN FREIRE DA SILVA ABREU" w:date="2025-05-28T17:47:00Z"/>
              <w:del w:id="1046" w:author="Euderlan Freire" w:date="2025-06-13T19:11:00Z"/>
              <w:rFonts w:ascii="Times New Roman" w:hAnsi="Times New Roman" w:cs="Times New Roman"/>
              <w:color w:val="000000"/>
              <w:sz w:val="24"/>
              <w:szCs w:val="24"/>
            </w:rPr>
          </w:rPrChange>
        </w:rPr>
        <w:pPrChange w:id="1047" w:author="Euderlan Freire" w:date="2025-06-13T19:09:00Z">
          <w:pPr>
            <w:jc w:val="center"/>
          </w:pPr>
        </w:pPrChange>
      </w:pPr>
    </w:p>
    <w:p w14:paraId="3583E8DB" w14:textId="2088E6F6" w:rsidR="00712572" w:rsidRPr="00E203A3" w:rsidRDefault="00712572">
      <w:pPr>
        <w:jc w:val="both"/>
        <w:rPr>
          <w:ins w:id="1048" w:author="EUDERLAN FREIRE DA SILVA ABREU" w:date="2025-05-28T17:47:00Z"/>
          <w:del w:id="1049" w:author="Yasmin Serejo" w:date="2025-06-13T15:05:00Z"/>
          <w:rFonts w:ascii="Times New Roman" w:hAnsi="Times New Roman" w:cs="Times New Roman"/>
          <w:color w:val="000000" w:themeColor="text1"/>
          <w:sz w:val="24"/>
          <w:szCs w:val="24"/>
          <w:rPrChange w:id="1050" w:author="Euderlan Freire" w:date="2025-06-13T19:09:00Z">
            <w:rPr>
              <w:ins w:id="1051" w:author="EUDERLAN FREIRE DA SILVA ABREU" w:date="2025-05-28T17:47:00Z"/>
              <w:del w:id="1052" w:author="Yasmin Serejo" w:date="2025-06-13T15:05:00Z"/>
              <w:rFonts w:ascii="Times New Roman" w:hAnsi="Times New Roman" w:cs="Times New Roman"/>
              <w:color w:val="000000"/>
              <w:sz w:val="24"/>
              <w:szCs w:val="24"/>
            </w:rPr>
          </w:rPrChange>
        </w:rPr>
        <w:pPrChange w:id="1053" w:author="Euderlan Freire" w:date="2025-06-13T19:09:00Z">
          <w:pPr>
            <w:jc w:val="center"/>
          </w:pPr>
        </w:pPrChange>
      </w:pPr>
    </w:p>
    <w:p w14:paraId="3F113732" w14:textId="127F4C1D" w:rsidR="00712572" w:rsidRPr="00E203A3" w:rsidDel="00AF0AD7" w:rsidRDefault="00712572">
      <w:pPr>
        <w:jc w:val="both"/>
        <w:rPr>
          <w:ins w:id="1054" w:author="EUDERLAN FREIRE DA SILVA ABREU" w:date="2025-05-28T17:47:00Z"/>
          <w:del w:id="1055" w:author="Euderlan Freire" w:date="2025-06-13T19:11:00Z"/>
          <w:rFonts w:ascii="Times New Roman" w:hAnsi="Times New Roman" w:cs="Times New Roman"/>
          <w:color w:val="000000" w:themeColor="text1"/>
          <w:sz w:val="24"/>
          <w:szCs w:val="24"/>
          <w:rPrChange w:id="1056" w:author="Euderlan Freire" w:date="2025-06-13T19:09:00Z">
            <w:rPr>
              <w:ins w:id="1057" w:author="EUDERLAN FREIRE DA SILVA ABREU" w:date="2025-05-28T17:47:00Z"/>
              <w:del w:id="1058" w:author="Euderlan Freire" w:date="2025-06-13T19:11:00Z"/>
              <w:rFonts w:ascii="Times New Roman" w:hAnsi="Times New Roman" w:cs="Times New Roman"/>
              <w:color w:val="000000"/>
              <w:sz w:val="24"/>
              <w:szCs w:val="24"/>
            </w:rPr>
          </w:rPrChange>
        </w:rPr>
        <w:pPrChange w:id="1059" w:author="Euderlan Freire" w:date="2025-06-13T19:09:00Z">
          <w:pPr>
            <w:jc w:val="center"/>
          </w:pPr>
        </w:pPrChange>
      </w:pPr>
    </w:p>
    <w:p w14:paraId="251E7D9D" w14:textId="1DC5C502" w:rsidR="00712572" w:rsidRPr="00E203A3" w:rsidRDefault="00712572">
      <w:pPr>
        <w:jc w:val="both"/>
        <w:rPr>
          <w:ins w:id="1060" w:author="EUDERLAN FREIRE DA SILVA ABREU" w:date="2025-05-28T17:47:00Z"/>
          <w:rFonts w:ascii="Times New Roman" w:hAnsi="Times New Roman" w:cs="Times New Roman"/>
          <w:color w:val="000000" w:themeColor="text1"/>
          <w:sz w:val="24"/>
          <w:szCs w:val="24"/>
          <w:rPrChange w:id="1061" w:author="Euderlan Freire" w:date="2025-06-13T19:09:00Z">
            <w:rPr>
              <w:ins w:id="1062" w:author="EUDERLAN FREIRE DA SILVA ABREU" w:date="2025-05-28T17:47:00Z"/>
              <w:rFonts w:ascii="Times New Roman" w:hAnsi="Times New Roman" w:cs="Times New Roman"/>
              <w:color w:val="000000"/>
              <w:sz w:val="24"/>
              <w:szCs w:val="24"/>
            </w:rPr>
          </w:rPrChange>
        </w:rPr>
        <w:pPrChange w:id="1063" w:author="Euderlan Freire" w:date="2025-06-13T19:09:00Z">
          <w:pPr>
            <w:jc w:val="center"/>
          </w:pPr>
        </w:pPrChange>
      </w:pPr>
    </w:p>
    <w:p w14:paraId="0F5B471C" w14:textId="3D32DC9A" w:rsidR="20B32F77" w:rsidRPr="00E203A3" w:rsidRDefault="3DD9D758">
      <w:pPr>
        <w:pStyle w:val="Ttulo2"/>
        <w:numPr>
          <w:ilvl w:val="0"/>
          <w:numId w:val="0"/>
        </w:numPr>
        <w:spacing w:after="240" w:line="360" w:lineRule="auto"/>
        <w:jc w:val="both"/>
        <w:rPr>
          <w:ins w:id="1064" w:author="EUDERLAN FREIRE DA SILVA ABREU" w:date="2025-05-28T17:53:00Z"/>
          <w:rFonts w:ascii="Times New Roman" w:eastAsia="Times New Roman" w:hAnsi="Times New Roman" w:cs="Times New Roman"/>
          <w:b/>
          <w:bCs/>
          <w:color w:val="000000" w:themeColor="text1"/>
          <w:sz w:val="24"/>
          <w:szCs w:val="24"/>
          <w:rPrChange w:id="1065" w:author="Euderlan Freire" w:date="2025-06-13T19:10:00Z">
            <w:rPr>
              <w:ins w:id="1066" w:author="EUDERLAN FREIRE DA SILVA ABREU" w:date="2025-05-28T17:53:00Z"/>
              <w:rFonts w:ascii="Times New Roman" w:hAnsi="Times New Roman" w:cs="Times New Roman"/>
              <w:color w:val="000000" w:themeColor="text1"/>
              <w:sz w:val="24"/>
              <w:szCs w:val="24"/>
            </w:rPr>
          </w:rPrChange>
        </w:rPr>
        <w:pPrChange w:id="1067" w:author="Euderlan Freire" w:date="2025-06-13T19:23:00Z">
          <w:pPr>
            <w:numPr>
              <w:numId w:val="6"/>
            </w:numPr>
            <w:ind w:left="720" w:hanging="360"/>
          </w:pPr>
        </w:pPrChange>
      </w:pPr>
      <w:bookmarkStart w:id="1068" w:name="_Toc203858278"/>
      <w:r w:rsidRPr="00E203A3">
        <w:rPr>
          <w:rFonts w:ascii="Times New Roman" w:hAnsi="Times New Roman" w:cs="Times New Roman"/>
          <w:b/>
          <w:bCs/>
          <w:color w:val="000000" w:themeColor="text1"/>
          <w:sz w:val="24"/>
          <w:szCs w:val="24"/>
          <w:rPrChange w:id="1069" w:author="Euderlan Freire" w:date="2025-06-13T19:10:00Z">
            <w:rPr>
              <w:rFonts w:ascii="Times New Roman" w:hAnsi="Times New Roman" w:cs="Times New Roman"/>
              <w:color w:val="000000" w:themeColor="text1"/>
              <w:sz w:val="24"/>
              <w:szCs w:val="24"/>
            </w:rPr>
          </w:rPrChange>
        </w:rPr>
        <w:lastRenderedPageBreak/>
        <w:t>1.</w:t>
      </w:r>
      <w:r w:rsidRPr="00E203A3">
        <w:rPr>
          <w:rFonts w:ascii="Times New Roman" w:eastAsia="Times New Roman" w:hAnsi="Times New Roman" w:cs="Times New Roman"/>
          <w:b/>
          <w:bCs/>
          <w:color w:val="000000" w:themeColor="text1"/>
          <w:sz w:val="24"/>
          <w:szCs w:val="24"/>
          <w:rPrChange w:id="1070" w:author="Euderlan Freire" w:date="2025-06-13T19:10:00Z">
            <w:rPr>
              <w:rFonts w:ascii="Times New Roman" w:hAnsi="Times New Roman" w:cs="Times New Roman"/>
              <w:color w:val="000000" w:themeColor="text1"/>
              <w:sz w:val="24"/>
              <w:szCs w:val="24"/>
            </w:rPr>
          </w:rPrChange>
        </w:rPr>
        <w:t xml:space="preserve"> </w:t>
      </w:r>
      <w:ins w:id="1071" w:author="EUDERLAN FREIRE DA SILVA ABREU" w:date="2025-05-28T17:48:00Z">
        <w:r w:rsidRPr="00E203A3">
          <w:rPr>
            <w:rFonts w:ascii="Times New Roman" w:eastAsia="Times New Roman" w:hAnsi="Times New Roman" w:cs="Times New Roman"/>
            <w:b/>
            <w:bCs/>
            <w:color w:val="000000" w:themeColor="text1"/>
            <w:sz w:val="24"/>
            <w:szCs w:val="24"/>
            <w:rPrChange w:id="1072" w:author="Euderlan Freire" w:date="2025-06-13T19:10:00Z">
              <w:rPr/>
            </w:rPrChange>
          </w:rPr>
          <w:t>INTRODUÇÃO</w:t>
        </w:r>
      </w:ins>
      <w:bookmarkEnd w:id="1068"/>
    </w:p>
    <w:p w14:paraId="0294E17A" w14:textId="14D515A6" w:rsidR="00A10756" w:rsidRPr="00E203A3" w:rsidRDefault="3DD9D758">
      <w:pPr>
        <w:pStyle w:val="Ttulo2"/>
        <w:spacing w:after="240" w:line="360" w:lineRule="auto"/>
        <w:jc w:val="both"/>
        <w:rPr>
          <w:ins w:id="1073" w:author="Yasmin Serejo" w:date="2025-06-12T12:52:00Z"/>
          <w:rFonts w:ascii="Times New Roman" w:eastAsia="Times New Roman" w:hAnsi="Times New Roman" w:cs="Times New Roman"/>
          <w:color w:val="000000" w:themeColor="text1"/>
          <w:sz w:val="24"/>
          <w:szCs w:val="24"/>
          <w:rPrChange w:id="1074" w:author="Euderlan Freire" w:date="2025-06-13T19:10:00Z">
            <w:rPr>
              <w:ins w:id="1075" w:author="Yasmin Serejo" w:date="2025-06-12T12:52:00Z"/>
              <w:rFonts w:ascii="Times New Roman" w:hAnsi="Times New Roman" w:cs="Times New Roman"/>
              <w:color w:val="000000" w:themeColor="text1"/>
            </w:rPr>
          </w:rPrChange>
        </w:rPr>
        <w:pPrChange w:id="1076" w:author="Euderlan Freire" w:date="2025-06-13T19:23:00Z">
          <w:pPr>
            <w:pStyle w:val="PargrafodaLista"/>
          </w:pPr>
        </w:pPrChange>
      </w:pPr>
      <w:bookmarkStart w:id="1077" w:name="_Toc203858279"/>
      <w:ins w:id="1078" w:author="EUDERLAN FREIRE DA SILVA ABREU" w:date="2025-05-28T17:53:00Z">
        <w:r w:rsidRPr="00E203A3">
          <w:rPr>
            <w:rFonts w:ascii="Times New Roman" w:eastAsia="Times New Roman" w:hAnsi="Times New Roman" w:cs="Times New Roman"/>
            <w:color w:val="000000" w:themeColor="text1"/>
            <w:sz w:val="24"/>
            <w:szCs w:val="24"/>
            <w:rPrChange w:id="1079" w:author="Euderlan Freire" w:date="2025-06-13T19:10:00Z">
              <w:rPr>
                <w:rFonts w:ascii="Times New Roman" w:hAnsi="Times New Roman" w:cs="Times New Roman"/>
                <w:sz w:val="28"/>
                <w:szCs w:val="28"/>
              </w:rPr>
            </w:rPrChange>
          </w:rPr>
          <w:t>VISÃO GERAL DO PROJETO</w:t>
        </w:r>
      </w:ins>
      <w:bookmarkEnd w:id="1077"/>
    </w:p>
    <w:p w14:paraId="630418C7" w14:textId="4FA0C120" w:rsidR="20B32F77" w:rsidRPr="00E203A3" w:rsidDel="00AF0AD7" w:rsidRDefault="3DD9D758">
      <w:pPr>
        <w:spacing w:before="40" w:after="240" w:line="360" w:lineRule="auto"/>
        <w:ind w:firstLine="576"/>
        <w:jc w:val="both"/>
        <w:rPr>
          <w:ins w:id="1080" w:author="Yasmin Serejo" w:date="2025-06-12T13:48:00Z"/>
          <w:del w:id="1081" w:author="Euderlan Freire" w:date="2025-06-13T19:11:00Z"/>
          <w:rFonts w:ascii="Times New Roman" w:eastAsia="Times New Roman" w:hAnsi="Times New Roman" w:cs="Times New Roman"/>
          <w:color w:val="000000" w:themeColor="text1"/>
          <w:sz w:val="24"/>
          <w:szCs w:val="24"/>
          <w:rPrChange w:id="1082" w:author="Euderlan Freire" w:date="2025-06-13T19:10:00Z">
            <w:rPr>
              <w:ins w:id="1083" w:author="Yasmin Serejo" w:date="2025-06-12T13:48:00Z"/>
              <w:del w:id="1084" w:author="Euderlan Freire" w:date="2025-06-13T19:11:00Z"/>
              <w:rFonts w:ascii="Arial" w:eastAsia="Arial" w:hAnsi="Arial" w:cs="Arial"/>
            </w:rPr>
          </w:rPrChange>
        </w:rPr>
        <w:pPrChange w:id="1085" w:author="Euderlan Freire" w:date="2025-06-13T19:23:00Z">
          <w:pPr>
            <w:pStyle w:val="Ttulo2"/>
          </w:pPr>
        </w:pPrChange>
      </w:pPr>
      <w:ins w:id="1086" w:author="Yasmin Serejo" w:date="2025-06-12T12:52:00Z">
        <w:r w:rsidRPr="00E203A3">
          <w:rPr>
            <w:rFonts w:ascii="Times New Roman" w:eastAsia="Times New Roman" w:hAnsi="Times New Roman" w:cs="Times New Roman"/>
            <w:color w:val="000000" w:themeColor="text1"/>
            <w:sz w:val="24"/>
            <w:szCs w:val="24"/>
            <w:rPrChange w:id="1087" w:author="Euderlan Freire" w:date="2025-06-13T19:10:00Z">
              <w:rPr/>
            </w:rPrChange>
          </w:rPr>
          <w:t>Este documento apresenta</w:t>
        </w:r>
      </w:ins>
      <w:ins w:id="1088" w:author="Yasmin Serejo" w:date="2025-06-12T12:53:00Z">
        <w:r w:rsidRPr="00E203A3">
          <w:rPr>
            <w:rFonts w:ascii="Times New Roman" w:eastAsia="Times New Roman" w:hAnsi="Times New Roman" w:cs="Times New Roman"/>
            <w:color w:val="000000" w:themeColor="text1"/>
            <w:sz w:val="24"/>
            <w:szCs w:val="24"/>
            <w:rPrChange w:id="1089" w:author="Euderlan Freire" w:date="2025-06-13T19:10:00Z">
              <w:rPr/>
            </w:rPrChange>
          </w:rPr>
          <w:t xml:space="preserve"> uma visão abrangente do Sistema Inteligente de Consulta a</w:t>
        </w:r>
      </w:ins>
      <w:ins w:id="1090" w:author="Yasmin Serejo" w:date="2025-06-12T12:54:00Z">
        <w:r w:rsidRPr="00E203A3">
          <w:rPr>
            <w:rFonts w:ascii="Times New Roman" w:eastAsia="Times New Roman" w:hAnsi="Times New Roman" w:cs="Times New Roman"/>
            <w:color w:val="000000" w:themeColor="text1"/>
            <w:sz w:val="24"/>
            <w:szCs w:val="24"/>
            <w:rPrChange w:id="1091" w:author="Euderlan Freire" w:date="2025-06-13T19:10:00Z">
              <w:rPr/>
            </w:rPrChange>
          </w:rPr>
          <w:t xml:space="preserve"> Documentação via LLM, </w:t>
        </w:r>
      </w:ins>
      <w:ins w:id="1092" w:author="Yasmin Serejo" w:date="2025-06-12T13:26:00Z">
        <w:r w:rsidRPr="00E203A3">
          <w:rPr>
            <w:rFonts w:ascii="Times New Roman" w:eastAsia="Times New Roman" w:hAnsi="Times New Roman" w:cs="Times New Roman"/>
            <w:color w:val="000000" w:themeColor="text1"/>
            <w:sz w:val="24"/>
            <w:szCs w:val="24"/>
            <w:rPrChange w:id="1093" w:author="Euderlan Freire" w:date="2025-06-13T19:10:00Z">
              <w:rPr/>
            </w:rPrChange>
          </w:rPr>
          <w:t xml:space="preserve">desenvolvido para </w:t>
        </w:r>
      </w:ins>
      <w:ins w:id="1094" w:author="Yasmin Serejo" w:date="2025-06-12T13:27:00Z">
        <w:r w:rsidRPr="00E203A3">
          <w:rPr>
            <w:rFonts w:ascii="Times New Roman" w:eastAsia="Times New Roman" w:hAnsi="Times New Roman" w:cs="Times New Roman"/>
            <w:color w:val="000000" w:themeColor="text1"/>
            <w:sz w:val="24"/>
            <w:szCs w:val="24"/>
            <w:rPrChange w:id="1095" w:author="Euderlan Freire" w:date="2025-06-13T19:10:00Z">
              <w:rPr/>
            </w:rPrChange>
          </w:rPr>
          <w:t xml:space="preserve">agilizar e automatizar a busca por informações em documentos institucionais. </w:t>
        </w:r>
      </w:ins>
      <w:ins w:id="1096" w:author="Yasmin Serejo" w:date="2025-06-12T13:28:00Z">
        <w:r w:rsidRPr="00E203A3">
          <w:rPr>
            <w:rFonts w:ascii="Times New Roman" w:eastAsia="Times New Roman" w:hAnsi="Times New Roman" w:cs="Times New Roman"/>
            <w:color w:val="000000" w:themeColor="text1"/>
            <w:sz w:val="24"/>
            <w:szCs w:val="24"/>
            <w:rPrChange w:id="1097" w:author="Euderlan Freire" w:date="2025-06-13T19:10:00Z">
              <w:rPr/>
            </w:rPrChange>
          </w:rPr>
          <w:t xml:space="preserve">Ele </w:t>
        </w:r>
      </w:ins>
      <w:ins w:id="1098" w:author="Yasmin Serejo" w:date="2025-06-12T13:29:00Z">
        <w:r w:rsidRPr="00E203A3">
          <w:rPr>
            <w:rFonts w:ascii="Times New Roman" w:eastAsia="Times New Roman" w:hAnsi="Times New Roman" w:cs="Times New Roman"/>
            <w:color w:val="000000" w:themeColor="text1"/>
            <w:sz w:val="24"/>
            <w:szCs w:val="24"/>
            <w:rPrChange w:id="1099" w:author="Euderlan Freire" w:date="2025-06-13T19:10:00Z">
              <w:rPr/>
            </w:rPrChange>
          </w:rPr>
          <w:t>utiliza</w:t>
        </w:r>
      </w:ins>
      <w:ins w:id="1100" w:author="Yasmin Serejo" w:date="2025-06-12T13:28:00Z">
        <w:r w:rsidRPr="00E203A3">
          <w:rPr>
            <w:rFonts w:ascii="Times New Roman" w:eastAsia="Times New Roman" w:hAnsi="Times New Roman" w:cs="Times New Roman"/>
            <w:color w:val="000000" w:themeColor="text1"/>
            <w:sz w:val="24"/>
            <w:szCs w:val="24"/>
            <w:rPrChange w:id="1101" w:author="Euderlan Freire" w:date="2025-06-13T19:10:00Z">
              <w:rPr/>
            </w:rPrChange>
          </w:rPr>
          <w:t xml:space="preserve"> a </w:t>
        </w:r>
        <w:proofErr w:type="spellStart"/>
        <w:r w:rsidRPr="00E203A3">
          <w:rPr>
            <w:rFonts w:ascii="Times New Roman" w:eastAsia="Times New Roman" w:hAnsi="Times New Roman" w:cs="Times New Roman"/>
            <w:color w:val="000000" w:themeColor="text1"/>
            <w:sz w:val="24"/>
            <w:szCs w:val="24"/>
            <w:rPrChange w:id="1102" w:author="Euderlan Freire" w:date="2025-06-13T19:10:00Z">
              <w:rPr/>
            </w:rPrChange>
          </w:rPr>
          <w:t>Large</w:t>
        </w:r>
        <w:proofErr w:type="spellEnd"/>
        <w:r w:rsidRPr="00E203A3">
          <w:rPr>
            <w:rFonts w:ascii="Times New Roman" w:eastAsia="Times New Roman" w:hAnsi="Times New Roman" w:cs="Times New Roman"/>
            <w:color w:val="000000" w:themeColor="text1"/>
            <w:sz w:val="24"/>
            <w:szCs w:val="24"/>
            <w:rPrChange w:id="1103" w:author="Euderlan Freire" w:date="2025-06-13T19:10:00Z">
              <w:rPr/>
            </w:rPrChange>
          </w:rPr>
          <w:t xml:space="preserve"> </w:t>
        </w:r>
        <w:proofErr w:type="spellStart"/>
        <w:r w:rsidRPr="00E203A3">
          <w:rPr>
            <w:rFonts w:ascii="Times New Roman" w:eastAsia="Times New Roman" w:hAnsi="Times New Roman" w:cs="Times New Roman"/>
            <w:color w:val="000000" w:themeColor="text1"/>
            <w:sz w:val="24"/>
            <w:szCs w:val="24"/>
            <w:rPrChange w:id="1104" w:author="Euderlan Freire" w:date="2025-06-13T19:10:00Z">
              <w:rPr/>
            </w:rPrChange>
          </w:rPr>
          <w:t>Language</w:t>
        </w:r>
        <w:proofErr w:type="spellEnd"/>
        <w:r w:rsidRPr="00E203A3">
          <w:rPr>
            <w:rFonts w:ascii="Times New Roman" w:eastAsia="Times New Roman" w:hAnsi="Times New Roman" w:cs="Times New Roman"/>
            <w:color w:val="000000" w:themeColor="text1"/>
            <w:sz w:val="24"/>
            <w:szCs w:val="24"/>
            <w:rPrChange w:id="1105" w:author="Euderlan Freire" w:date="2025-06-13T19:10:00Z">
              <w:rPr/>
            </w:rPrChange>
          </w:rPr>
          <w:t xml:space="preserve"> Models (LLM) </w:t>
        </w:r>
      </w:ins>
      <w:ins w:id="1106" w:author="Yasmin Serejo" w:date="2025-06-12T13:30:00Z">
        <w:r w:rsidRPr="00E203A3">
          <w:rPr>
            <w:rFonts w:ascii="Times New Roman" w:eastAsia="Times New Roman" w:hAnsi="Times New Roman" w:cs="Times New Roman"/>
            <w:color w:val="000000" w:themeColor="text1"/>
            <w:sz w:val="24"/>
            <w:szCs w:val="24"/>
            <w:rPrChange w:id="1107" w:author="Euderlan Freire" w:date="2025-06-13T19:10:00Z">
              <w:rPr/>
            </w:rPrChange>
          </w:rPr>
          <w:t xml:space="preserve">para permitir consultas rápidas e contextualizadas em grandes documentos, reduzindo o tempo gasto </w:t>
        </w:r>
      </w:ins>
      <w:ins w:id="1108" w:author="Yasmin Serejo" w:date="2025-06-12T13:31:00Z">
        <w:r w:rsidRPr="00E203A3">
          <w:rPr>
            <w:rFonts w:ascii="Times New Roman" w:eastAsia="Times New Roman" w:hAnsi="Times New Roman" w:cs="Times New Roman"/>
            <w:color w:val="000000" w:themeColor="text1"/>
            <w:sz w:val="24"/>
            <w:szCs w:val="24"/>
            <w:rPrChange w:id="1109" w:author="Euderlan Freire" w:date="2025-06-13T19:10:00Z">
              <w:rPr/>
            </w:rPrChange>
          </w:rPr>
          <w:t>em buscas manuais. Este documento descreve as funcionalidades do sistema, seu escopo e os objetivos principais que orientam o projeto, fornecendo uma base s</w:t>
        </w:r>
      </w:ins>
      <w:ins w:id="1110" w:author="Yasmin Serejo" w:date="2025-06-12T13:32:00Z">
        <w:r w:rsidRPr="00E203A3">
          <w:rPr>
            <w:rFonts w:ascii="Times New Roman" w:eastAsia="Times New Roman" w:hAnsi="Times New Roman" w:cs="Times New Roman"/>
            <w:color w:val="000000" w:themeColor="text1"/>
            <w:sz w:val="24"/>
            <w:szCs w:val="24"/>
            <w:rPrChange w:id="1111" w:author="Euderlan Freire" w:date="2025-06-13T19:10:00Z">
              <w:rPr/>
            </w:rPrChange>
          </w:rPr>
          <w:t>ólida para entender como esse software contribui para a eficiência e agilidade da comunidade acadêmica</w:t>
        </w:r>
      </w:ins>
      <w:ins w:id="1112" w:author="EUDERLAN FREIRE DA SILVA ABREU" w:date="2025-06-13T21:24:00Z">
        <w:r w:rsidR="00A04EA5">
          <w:rPr>
            <w:rFonts w:ascii="Times New Roman" w:eastAsia="Times New Roman" w:hAnsi="Times New Roman" w:cs="Times New Roman"/>
            <w:color w:val="000000" w:themeColor="text1"/>
            <w:sz w:val="24"/>
            <w:szCs w:val="24"/>
          </w:rPr>
          <w:t>.</w:t>
        </w:r>
      </w:ins>
      <w:ins w:id="1113" w:author="Yasmin Serejo" w:date="2025-06-12T13:32:00Z">
        <w:del w:id="1114" w:author="EUDERLAN FREIRE DA SILVA ABREU" w:date="2025-06-13T21:24:00Z">
          <w:r w:rsidRPr="00E203A3" w:rsidDel="00A04EA5">
            <w:rPr>
              <w:rFonts w:ascii="Times New Roman" w:eastAsia="Times New Roman" w:hAnsi="Times New Roman" w:cs="Times New Roman"/>
              <w:color w:val="000000" w:themeColor="text1"/>
              <w:sz w:val="24"/>
              <w:szCs w:val="24"/>
              <w:rPrChange w:id="1115" w:author="Euderlan Freire" w:date="2025-06-13T19:10:00Z">
                <w:rPr/>
              </w:rPrChange>
            </w:rPr>
            <w:delText>.</w:delText>
          </w:r>
        </w:del>
      </w:ins>
    </w:p>
    <w:p w14:paraId="5928E07A" w14:textId="10FE44B1" w:rsidR="3DD9D758" w:rsidRPr="00E203A3" w:rsidRDefault="3DD9D758">
      <w:pPr>
        <w:spacing w:before="40" w:after="240" w:line="360" w:lineRule="auto"/>
        <w:ind w:firstLine="576"/>
        <w:jc w:val="both"/>
        <w:rPr>
          <w:ins w:id="1116" w:author="EUDERLAN FREIRE DA SILVA ABREU" w:date="2025-05-28T17:53:00Z"/>
          <w:rFonts w:ascii="Times New Roman" w:eastAsia="Times New Roman" w:hAnsi="Times New Roman" w:cs="Times New Roman"/>
          <w:color w:val="000000" w:themeColor="text1"/>
          <w:sz w:val="24"/>
          <w:szCs w:val="24"/>
          <w:rPrChange w:id="1117" w:author="Euderlan Freire" w:date="2025-06-13T19:10:00Z">
            <w:rPr>
              <w:ins w:id="1118" w:author="EUDERLAN FREIRE DA SILVA ABREU" w:date="2025-05-28T17:53:00Z"/>
              <w:rFonts w:ascii="Times New Roman" w:hAnsi="Times New Roman" w:cs="Times New Roman"/>
              <w:sz w:val="28"/>
              <w:szCs w:val="28"/>
            </w:rPr>
          </w:rPrChange>
        </w:rPr>
        <w:pPrChange w:id="1119" w:author="Euderlan Freire" w:date="2025-06-13T19:23:00Z">
          <w:pPr>
            <w:spacing w:line="360" w:lineRule="auto"/>
            <w:jc w:val="both"/>
          </w:pPr>
        </w:pPrChange>
      </w:pPr>
    </w:p>
    <w:p w14:paraId="77E8BE3C" w14:textId="0B6C0C2E" w:rsidR="20B32F77" w:rsidRPr="00E203A3" w:rsidRDefault="3DD9D758">
      <w:pPr>
        <w:pStyle w:val="Ttulo2"/>
        <w:spacing w:after="240" w:line="360" w:lineRule="auto"/>
        <w:jc w:val="both"/>
        <w:rPr>
          <w:ins w:id="1120" w:author="Yasmin Serejo" w:date="2025-06-12T13:41:00Z"/>
          <w:rFonts w:ascii="Times New Roman" w:eastAsia="Times New Roman" w:hAnsi="Times New Roman" w:cs="Times New Roman"/>
          <w:color w:val="000000" w:themeColor="text1"/>
          <w:sz w:val="24"/>
          <w:szCs w:val="24"/>
          <w:rPrChange w:id="1121" w:author="Euderlan Freire" w:date="2025-06-13T19:10:00Z">
            <w:rPr>
              <w:ins w:id="1122" w:author="Yasmin Serejo" w:date="2025-06-12T13:41:00Z"/>
              <w:rFonts w:ascii="Times New Roman" w:hAnsi="Times New Roman" w:cs="Times New Roman"/>
              <w:color w:val="000000" w:themeColor="text1"/>
              <w:sz w:val="24"/>
              <w:szCs w:val="24"/>
            </w:rPr>
          </w:rPrChange>
        </w:rPr>
        <w:pPrChange w:id="1123" w:author="Euderlan Freire" w:date="2025-06-13T19:23:00Z">
          <w:pPr>
            <w:numPr>
              <w:ilvl w:val="1"/>
              <w:numId w:val="6"/>
            </w:numPr>
            <w:ind w:left="1140" w:hanging="420"/>
          </w:pPr>
        </w:pPrChange>
      </w:pPr>
      <w:bookmarkStart w:id="1124" w:name="_Toc203858280"/>
      <w:ins w:id="1125" w:author="EUDERLAN FREIRE DA SILVA ABREU" w:date="2025-05-28T17:54:00Z">
        <w:r w:rsidRPr="00E203A3">
          <w:rPr>
            <w:rFonts w:ascii="Times New Roman" w:eastAsia="Times New Roman" w:hAnsi="Times New Roman" w:cs="Times New Roman"/>
            <w:color w:val="000000" w:themeColor="text1"/>
            <w:sz w:val="24"/>
            <w:szCs w:val="24"/>
            <w:rPrChange w:id="1126" w:author="Euderlan Freire" w:date="2025-06-13T19:10:00Z">
              <w:rPr>
                <w:rFonts w:ascii="Times New Roman" w:hAnsi="Times New Roman" w:cs="Times New Roman"/>
                <w:sz w:val="28"/>
                <w:szCs w:val="28"/>
              </w:rPr>
            </w:rPrChange>
          </w:rPr>
          <w:t>ESCOPO DO PROJETO</w:t>
        </w:r>
      </w:ins>
      <w:bookmarkEnd w:id="1124"/>
    </w:p>
    <w:p w14:paraId="03FE8DEA" w14:textId="137E790C" w:rsidR="20B32F77" w:rsidRPr="00E203A3" w:rsidRDefault="3DD9D758">
      <w:pPr>
        <w:pStyle w:val="Ttulo3"/>
        <w:numPr>
          <w:ilvl w:val="0"/>
          <w:numId w:val="0"/>
        </w:numPr>
        <w:spacing w:after="240" w:line="360" w:lineRule="auto"/>
        <w:ind w:left="720"/>
        <w:jc w:val="both"/>
        <w:rPr>
          <w:ins w:id="1127" w:author="Yasmin Serejo" w:date="2025-06-12T13:41:00Z"/>
          <w:rFonts w:ascii="Times New Roman" w:eastAsia="Times New Roman" w:hAnsi="Times New Roman" w:cs="Times New Roman"/>
          <w:color w:val="000000" w:themeColor="text1"/>
          <w:rPrChange w:id="1128" w:author="Euderlan Freire" w:date="2025-06-13T19:10:00Z">
            <w:rPr>
              <w:ins w:id="1129" w:author="Yasmin Serejo" w:date="2025-06-12T13:41:00Z"/>
              <w:color w:val="auto"/>
            </w:rPr>
          </w:rPrChange>
        </w:rPr>
        <w:pPrChange w:id="1130" w:author="Euderlan Freire" w:date="2025-06-13T19:23:00Z">
          <w:pPr>
            <w:pStyle w:val="Ttulo2"/>
          </w:pPr>
        </w:pPrChange>
      </w:pPr>
      <w:bookmarkStart w:id="1131" w:name="_Toc203858281"/>
      <w:ins w:id="1132" w:author="Yasmin Serejo" w:date="2025-06-12T13:40:00Z">
        <w:r w:rsidRPr="00E203A3">
          <w:rPr>
            <w:rFonts w:ascii="Times New Roman" w:eastAsia="Times New Roman" w:hAnsi="Times New Roman" w:cs="Times New Roman"/>
            <w:color w:val="000000" w:themeColor="text1"/>
            <w:rPrChange w:id="1133" w:author="Euderlan Freire" w:date="2025-06-13T19:10:00Z">
              <w:rPr>
                <w:color w:val="auto"/>
              </w:rPr>
            </w:rPrChange>
          </w:rPr>
          <w:t>1.2.1 Problema</w:t>
        </w:r>
      </w:ins>
      <w:bookmarkEnd w:id="1131"/>
    </w:p>
    <w:p w14:paraId="4705270C" w14:textId="7EDCCFB6" w:rsidR="20B32F77" w:rsidDel="00AF0AD7" w:rsidRDefault="20B32F77">
      <w:pPr>
        <w:spacing w:before="40" w:after="240" w:line="360" w:lineRule="auto"/>
        <w:jc w:val="both"/>
        <w:rPr>
          <w:del w:id="1134" w:author="Euderlan Freire" w:date="2025-06-13T19:12:00Z"/>
          <w:rFonts w:ascii="Times New Roman" w:eastAsia="Times New Roman" w:hAnsi="Times New Roman" w:cs="Times New Roman"/>
          <w:color w:val="000000" w:themeColor="text1"/>
          <w:sz w:val="24"/>
          <w:szCs w:val="24"/>
        </w:rPr>
        <w:pPrChange w:id="1135" w:author="Euderlan Freire" w:date="2025-06-13T19:23:00Z">
          <w:pPr>
            <w:spacing w:line="360" w:lineRule="auto"/>
            <w:jc w:val="both"/>
          </w:pPr>
        </w:pPrChange>
      </w:pPr>
      <w:ins w:id="1136" w:author="Yasmin Serejo" w:date="2025-06-12T13:41:00Z">
        <w:r w:rsidRPr="00E203A3">
          <w:rPr>
            <w:rFonts w:ascii="Times New Roman" w:hAnsi="Times New Roman" w:cs="Times New Roman"/>
            <w:color w:val="000000" w:themeColor="text1"/>
            <w:sz w:val="24"/>
            <w:szCs w:val="24"/>
            <w:rPrChange w:id="1137" w:author="Euderlan Freire" w:date="2025-06-13T19:10:00Z">
              <w:rPr/>
            </w:rPrChange>
          </w:rPr>
          <w:tab/>
        </w:r>
      </w:ins>
      <w:ins w:id="1138" w:author="Yasmin Serejo" w:date="2025-06-12T13:42:00Z">
        <w:r w:rsidR="3DD9D758" w:rsidRPr="00E203A3">
          <w:rPr>
            <w:rFonts w:ascii="Times New Roman" w:eastAsia="Times New Roman" w:hAnsi="Times New Roman" w:cs="Times New Roman"/>
            <w:color w:val="000000" w:themeColor="text1"/>
            <w:sz w:val="24"/>
            <w:szCs w:val="24"/>
            <w:rPrChange w:id="1139" w:author="Euderlan Freire" w:date="2025-06-13T19:10:00Z">
              <w:rPr>
                <w:rFonts w:asciiTheme="majorHAnsi" w:eastAsiaTheme="majorEastAsia" w:hAnsiTheme="majorHAnsi" w:cstheme="majorBidi"/>
                <w:color w:val="1F3763" w:themeColor="accent1" w:themeShade="7F"/>
                <w:sz w:val="24"/>
                <w:szCs w:val="24"/>
              </w:rPr>
            </w:rPrChange>
          </w:rPr>
          <w:t>As pessoas que frequentam a universidade</w:t>
        </w:r>
      </w:ins>
      <w:ins w:id="1140" w:author="Yasmin Serejo" w:date="2025-06-12T13:43:00Z">
        <w:r w:rsidR="3DD9D758" w:rsidRPr="00E203A3">
          <w:rPr>
            <w:rFonts w:ascii="Times New Roman" w:eastAsia="Times New Roman" w:hAnsi="Times New Roman" w:cs="Times New Roman"/>
            <w:color w:val="000000" w:themeColor="text1"/>
            <w:sz w:val="24"/>
            <w:szCs w:val="24"/>
            <w:rPrChange w:id="1141" w:author="Euderlan Freire" w:date="2025-06-13T19:10:00Z">
              <w:rPr>
                <w:rFonts w:asciiTheme="majorHAnsi" w:eastAsiaTheme="majorEastAsia" w:hAnsiTheme="majorHAnsi" w:cstheme="majorBidi"/>
                <w:color w:val="1F3763" w:themeColor="accent1" w:themeShade="7F"/>
                <w:sz w:val="24"/>
                <w:szCs w:val="24"/>
              </w:rPr>
            </w:rPrChange>
          </w:rPr>
          <w:t xml:space="preserve">, enfrentam desafios relacionados à agilidade na busca por informações contidas em suas documentações institucionais. </w:t>
        </w:r>
      </w:ins>
      <w:ins w:id="1142" w:author="Yasmin Serejo" w:date="2025-06-12T13:45:00Z">
        <w:r w:rsidR="3DD9D758" w:rsidRPr="00E203A3">
          <w:rPr>
            <w:rFonts w:ascii="Times New Roman" w:eastAsia="Times New Roman" w:hAnsi="Times New Roman" w:cs="Times New Roman"/>
            <w:color w:val="000000" w:themeColor="text1"/>
            <w:sz w:val="24"/>
            <w:szCs w:val="24"/>
            <w:rPrChange w:id="1143" w:author="Euderlan Freire" w:date="2025-06-13T19:10:00Z">
              <w:rPr>
                <w:rFonts w:asciiTheme="majorHAnsi" w:eastAsiaTheme="majorEastAsia" w:hAnsiTheme="majorHAnsi" w:cstheme="majorBidi"/>
                <w:color w:val="1F3763" w:themeColor="accent1" w:themeShade="7F"/>
                <w:sz w:val="24"/>
                <w:szCs w:val="24"/>
              </w:rPr>
            </w:rPrChange>
          </w:rPr>
          <w:t xml:space="preserve">Esse problema ocorre principalmente porque os documentos </w:t>
        </w:r>
      </w:ins>
      <w:ins w:id="1144" w:author="Yasmin Serejo" w:date="2025-06-12T13:47:00Z">
        <w:r w:rsidR="3DD9D758" w:rsidRPr="00E203A3">
          <w:rPr>
            <w:rFonts w:ascii="Times New Roman" w:eastAsia="Times New Roman" w:hAnsi="Times New Roman" w:cs="Times New Roman"/>
            <w:color w:val="000000" w:themeColor="text1"/>
            <w:sz w:val="24"/>
            <w:szCs w:val="24"/>
            <w:rPrChange w:id="1145" w:author="Euderlan Freire" w:date="2025-06-13T19:10:00Z">
              <w:rPr>
                <w:rFonts w:asciiTheme="majorHAnsi" w:eastAsiaTheme="majorEastAsia" w:hAnsiTheme="majorHAnsi" w:cstheme="majorBidi"/>
                <w:color w:val="1F3763" w:themeColor="accent1" w:themeShade="7F"/>
                <w:sz w:val="24"/>
                <w:szCs w:val="24"/>
              </w:rPr>
            </w:rPrChange>
          </w:rPr>
          <w:t>acadêmicos</w:t>
        </w:r>
      </w:ins>
      <w:ins w:id="1146" w:author="Yasmin Serejo" w:date="2025-06-12T13:45:00Z">
        <w:r w:rsidR="3DD9D758" w:rsidRPr="00E203A3">
          <w:rPr>
            <w:rFonts w:ascii="Times New Roman" w:eastAsia="Times New Roman" w:hAnsi="Times New Roman" w:cs="Times New Roman"/>
            <w:color w:val="000000" w:themeColor="text1"/>
            <w:sz w:val="24"/>
            <w:szCs w:val="24"/>
            <w:rPrChange w:id="1147" w:author="Euderlan Freire" w:date="2025-06-13T19:10:00Z">
              <w:rPr>
                <w:rFonts w:asciiTheme="majorHAnsi" w:eastAsiaTheme="majorEastAsia" w:hAnsiTheme="majorHAnsi" w:cstheme="majorBidi"/>
                <w:color w:val="1F3763" w:themeColor="accent1" w:themeShade="7F"/>
                <w:sz w:val="24"/>
                <w:szCs w:val="24"/>
              </w:rPr>
            </w:rPrChange>
          </w:rPr>
          <w:t xml:space="preserve"> são extensos, </w:t>
        </w:r>
      </w:ins>
      <w:ins w:id="1148" w:author="Yasmin Serejo" w:date="2025-06-12T13:47:00Z">
        <w:r w:rsidR="3DD9D758" w:rsidRPr="00E203A3">
          <w:rPr>
            <w:rFonts w:ascii="Times New Roman" w:eastAsia="Times New Roman" w:hAnsi="Times New Roman" w:cs="Times New Roman"/>
            <w:color w:val="000000" w:themeColor="text1"/>
            <w:sz w:val="24"/>
            <w:szCs w:val="24"/>
            <w:rPrChange w:id="1149" w:author="Euderlan Freire" w:date="2025-06-13T19:10:00Z">
              <w:rPr>
                <w:rFonts w:asciiTheme="majorHAnsi" w:eastAsiaTheme="majorEastAsia" w:hAnsiTheme="majorHAnsi" w:cstheme="majorBidi"/>
                <w:color w:val="1F3763" w:themeColor="accent1" w:themeShade="7F"/>
                <w:sz w:val="24"/>
                <w:szCs w:val="24"/>
              </w:rPr>
            </w:rPrChange>
          </w:rPr>
          <w:t xml:space="preserve">tem uma </w:t>
        </w:r>
      </w:ins>
      <w:ins w:id="1150" w:author="Yasmin Serejo" w:date="2025-06-12T13:46:00Z">
        <w:r w:rsidR="3DD9D758" w:rsidRPr="00E203A3">
          <w:rPr>
            <w:rFonts w:ascii="Times New Roman" w:eastAsia="Times New Roman" w:hAnsi="Times New Roman" w:cs="Times New Roman"/>
            <w:color w:val="000000" w:themeColor="text1"/>
            <w:sz w:val="24"/>
            <w:szCs w:val="24"/>
            <w:rPrChange w:id="1151" w:author="Euderlan Freire" w:date="2025-06-13T19:10:00Z">
              <w:rPr>
                <w:rFonts w:asciiTheme="majorHAnsi" w:eastAsiaTheme="majorEastAsia" w:hAnsiTheme="majorHAnsi" w:cstheme="majorBidi"/>
                <w:color w:val="1F3763" w:themeColor="accent1" w:themeShade="7F"/>
                <w:sz w:val="24"/>
                <w:szCs w:val="24"/>
              </w:rPr>
            </w:rPrChange>
          </w:rPr>
          <w:t>falta de padronização</w:t>
        </w:r>
      </w:ins>
      <w:ins w:id="1152" w:author="Yasmin Serejo" w:date="2025-06-12T13:47:00Z">
        <w:r w:rsidR="3DD9D758" w:rsidRPr="00E203A3">
          <w:rPr>
            <w:rFonts w:ascii="Times New Roman" w:eastAsia="Times New Roman" w:hAnsi="Times New Roman" w:cs="Times New Roman"/>
            <w:color w:val="000000" w:themeColor="text1"/>
            <w:sz w:val="24"/>
            <w:szCs w:val="24"/>
            <w:rPrChange w:id="1153" w:author="Euderlan Freire" w:date="2025-06-13T19:10:00Z">
              <w:rPr>
                <w:rFonts w:asciiTheme="majorHAnsi" w:eastAsiaTheme="majorEastAsia" w:hAnsiTheme="majorHAnsi" w:cstheme="majorBidi"/>
                <w:color w:val="1F3763" w:themeColor="accent1" w:themeShade="7F"/>
                <w:sz w:val="24"/>
                <w:szCs w:val="24"/>
              </w:rPr>
            </w:rPrChange>
          </w:rPr>
          <w:t xml:space="preserve">, um </w:t>
        </w:r>
      </w:ins>
      <w:ins w:id="1154" w:author="Yasmin Serejo" w:date="2025-06-12T13:46:00Z">
        <w:r w:rsidR="3DD9D758" w:rsidRPr="00E203A3">
          <w:rPr>
            <w:rFonts w:ascii="Times New Roman" w:eastAsia="Times New Roman" w:hAnsi="Times New Roman" w:cs="Times New Roman"/>
            <w:color w:val="000000" w:themeColor="text1"/>
            <w:sz w:val="24"/>
            <w:szCs w:val="24"/>
            <w:rPrChange w:id="1155" w:author="Euderlan Freire" w:date="2025-06-13T19:10:00Z">
              <w:rPr>
                <w:rFonts w:asciiTheme="majorHAnsi" w:eastAsiaTheme="majorEastAsia" w:hAnsiTheme="majorHAnsi" w:cstheme="majorBidi"/>
                <w:color w:val="1F3763" w:themeColor="accent1" w:themeShade="7F"/>
                <w:sz w:val="24"/>
                <w:szCs w:val="24"/>
              </w:rPr>
            </w:rPrChange>
          </w:rPr>
          <w:t>formato pouco acessível e muito mais</w:t>
        </w:r>
      </w:ins>
      <w:ins w:id="1156" w:author="Yasmin Serejo" w:date="2025-06-12T13:45:00Z">
        <w:r w:rsidR="3DD9D758" w:rsidRPr="00E203A3">
          <w:rPr>
            <w:rFonts w:ascii="Times New Roman" w:eastAsia="Times New Roman" w:hAnsi="Times New Roman" w:cs="Times New Roman"/>
            <w:color w:val="000000" w:themeColor="text1"/>
            <w:sz w:val="24"/>
            <w:szCs w:val="24"/>
            <w:rPrChange w:id="1157" w:author="Euderlan Freire" w:date="2025-06-13T19:10:00Z">
              <w:rPr>
                <w:rFonts w:asciiTheme="majorHAnsi" w:eastAsiaTheme="majorEastAsia" w:hAnsiTheme="majorHAnsi" w:cstheme="majorBidi"/>
                <w:color w:val="1F3763" w:themeColor="accent1" w:themeShade="7F"/>
                <w:sz w:val="24"/>
                <w:szCs w:val="24"/>
              </w:rPr>
            </w:rPrChange>
          </w:rPr>
          <w:t xml:space="preserve">, o que faz com os usuários percam muito tempo lendo e interpretando as informações </w:t>
        </w:r>
      </w:ins>
      <w:ins w:id="1158" w:author="Yasmin Serejo" w:date="2025-06-12T13:47:00Z">
        <w:r w:rsidR="3DD9D758" w:rsidRPr="00E203A3">
          <w:rPr>
            <w:rFonts w:ascii="Times New Roman" w:eastAsia="Times New Roman" w:hAnsi="Times New Roman" w:cs="Times New Roman"/>
            <w:color w:val="000000" w:themeColor="text1"/>
            <w:sz w:val="24"/>
            <w:szCs w:val="24"/>
            <w:rPrChange w:id="1159" w:author="Euderlan Freire" w:date="2025-06-13T19:10:00Z">
              <w:rPr>
                <w:rFonts w:asciiTheme="majorHAnsi" w:eastAsiaTheme="majorEastAsia" w:hAnsiTheme="majorHAnsi" w:cstheme="majorBidi"/>
                <w:color w:val="1F3763" w:themeColor="accent1" w:themeShade="7F"/>
                <w:sz w:val="24"/>
                <w:szCs w:val="24"/>
              </w:rPr>
            </w:rPrChange>
          </w:rPr>
          <w:t>de modo manual.</w:t>
        </w:r>
      </w:ins>
    </w:p>
    <w:p w14:paraId="19F675E1" w14:textId="3A5E6B27" w:rsidR="00AF0AD7" w:rsidRPr="00E203A3" w:rsidDel="00FA0910" w:rsidRDefault="00AF0AD7">
      <w:pPr>
        <w:spacing w:before="40" w:after="240" w:line="360" w:lineRule="auto"/>
        <w:jc w:val="both"/>
        <w:rPr>
          <w:ins w:id="1160" w:author="Euderlan Freire" w:date="2025-06-13T19:12:00Z"/>
          <w:del w:id="1161" w:author="EUDERLAN FREIRE DA SILVA ABREU" w:date="2025-07-18T20:45:00Z"/>
          <w:rFonts w:ascii="Times New Roman" w:eastAsia="Times New Roman" w:hAnsi="Times New Roman" w:cs="Times New Roman"/>
          <w:color w:val="000000" w:themeColor="text1"/>
          <w:rPrChange w:id="1162" w:author="Euderlan Freire" w:date="2025-06-13T19:10:00Z">
            <w:rPr>
              <w:ins w:id="1163" w:author="Euderlan Freire" w:date="2025-06-13T19:12:00Z"/>
              <w:del w:id="1164" w:author="EUDERLAN FREIRE DA SILVA ABREU" w:date="2025-07-18T20:45:00Z"/>
              <w:rFonts w:ascii="Times New Roman" w:eastAsia="Times New Roman" w:hAnsi="Times New Roman" w:cs="Times New Roman"/>
            </w:rPr>
          </w:rPrChange>
        </w:rPr>
        <w:pPrChange w:id="1165" w:author="Euderlan Freire" w:date="2025-06-13T19:23:00Z">
          <w:pPr>
            <w:pStyle w:val="Ttulo3"/>
            <w:numPr>
              <w:ilvl w:val="0"/>
              <w:numId w:val="0"/>
            </w:numPr>
            <w:ind w:left="0" w:firstLine="0"/>
          </w:pPr>
        </w:pPrChange>
      </w:pPr>
    </w:p>
    <w:p w14:paraId="6B7E63F4" w14:textId="74078815" w:rsidR="66C841F8" w:rsidRPr="00E203A3" w:rsidRDefault="66C841F8">
      <w:pPr>
        <w:spacing w:before="40" w:after="240" w:line="360" w:lineRule="auto"/>
        <w:jc w:val="both"/>
        <w:rPr>
          <w:ins w:id="1166" w:author="Yasmin Serejo" w:date="2025-06-12T13:57:00Z"/>
          <w:rFonts w:ascii="Times New Roman" w:eastAsia="Times New Roman" w:hAnsi="Times New Roman" w:cs="Times New Roman"/>
          <w:color w:val="000000" w:themeColor="text1"/>
          <w:sz w:val="24"/>
          <w:szCs w:val="24"/>
          <w:rPrChange w:id="1167" w:author="Euderlan Freire" w:date="2025-06-13T19:10:00Z">
            <w:rPr>
              <w:ins w:id="1168" w:author="Yasmin Serejo" w:date="2025-06-12T13:57:00Z"/>
              <w:rFonts w:ascii="Times New Roman" w:eastAsia="Times New Roman" w:hAnsi="Times New Roman" w:cs="Times New Roman"/>
              <w:sz w:val="24"/>
              <w:szCs w:val="24"/>
            </w:rPr>
          </w:rPrChange>
        </w:rPr>
        <w:pPrChange w:id="1169" w:author="Euderlan Freire" w:date="2025-06-13T19:23:00Z">
          <w:pPr>
            <w:spacing w:line="360" w:lineRule="auto"/>
            <w:jc w:val="both"/>
          </w:pPr>
        </w:pPrChange>
      </w:pPr>
    </w:p>
    <w:p w14:paraId="7EEE0A1E" w14:textId="403B2051" w:rsidR="3DD9D758" w:rsidRPr="00E203A3" w:rsidRDefault="593AFEAD">
      <w:pPr>
        <w:spacing w:before="40" w:after="240" w:line="360" w:lineRule="auto"/>
        <w:jc w:val="both"/>
        <w:rPr>
          <w:ins w:id="1170" w:author="Yasmin Serejo" w:date="2025-06-12T13:51:00Z"/>
          <w:rFonts w:ascii="Times New Roman" w:eastAsia="Times New Roman" w:hAnsi="Times New Roman" w:cs="Times New Roman"/>
          <w:color w:val="000000" w:themeColor="text1"/>
          <w:sz w:val="24"/>
          <w:szCs w:val="24"/>
          <w:rPrChange w:id="1171" w:author="Euderlan Freire" w:date="2025-06-13T19:10:00Z">
            <w:rPr>
              <w:ins w:id="1172" w:author="Yasmin Serejo" w:date="2025-06-12T13:51:00Z"/>
              <w:rFonts w:ascii="Times New Roman" w:eastAsia="Times New Roman" w:hAnsi="Times New Roman" w:cs="Times New Roman"/>
              <w:sz w:val="24"/>
              <w:szCs w:val="24"/>
            </w:rPr>
          </w:rPrChange>
        </w:rPr>
        <w:pPrChange w:id="1173" w:author="Euderlan Freire" w:date="2025-06-13T19:23:00Z">
          <w:pPr>
            <w:spacing w:line="360" w:lineRule="auto"/>
            <w:jc w:val="both"/>
          </w:pPr>
        </w:pPrChange>
      </w:pPr>
      <w:ins w:id="1174" w:author="Yasmin Serejo" w:date="2025-06-13T14:33:00Z">
        <w:r w:rsidRPr="00E203A3">
          <w:rPr>
            <w:rFonts w:ascii="Times New Roman" w:eastAsia="Times New Roman" w:hAnsi="Times New Roman" w:cs="Times New Roman"/>
            <w:color w:val="000000" w:themeColor="text1"/>
            <w:sz w:val="24"/>
            <w:szCs w:val="24"/>
            <w:rPrChange w:id="1175" w:author="Euderlan Freire" w:date="2025-06-13T19:10:00Z">
              <w:rPr>
                <w:rFonts w:ascii="Times New Roman" w:eastAsia="Times New Roman" w:hAnsi="Times New Roman" w:cs="Times New Roman"/>
                <w:sz w:val="24"/>
                <w:szCs w:val="24"/>
              </w:rPr>
            </w:rPrChange>
          </w:rPr>
          <w:t xml:space="preserve">Tabela 1 – Problemas identificado no contexto </w:t>
        </w:r>
        <w:r w:rsidRPr="00E203A3">
          <w:rPr>
            <w:rFonts w:ascii="Times New Roman" w:eastAsia="Times New Roman" w:hAnsi="Times New Roman" w:cs="Times New Roman"/>
            <w:color w:val="000000" w:themeColor="text1"/>
            <w:sz w:val="24"/>
            <w:szCs w:val="24"/>
            <w:rPrChange w:id="1176" w:author="Euderlan Freire" w:date="2025-06-13T19:10:00Z">
              <w:rPr>
                <w:rFonts w:ascii="Times New Roman" w:eastAsia="Times New Roman" w:hAnsi="Times New Roman" w:cs="Times New Roman"/>
                <w:sz w:val="20"/>
                <w:szCs w:val="20"/>
              </w:rPr>
            </w:rPrChange>
          </w:rPr>
          <w:t>acadêmico</w:t>
        </w:r>
      </w:ins>
      <w:ins w:id="1177" w:author="Yasmin Serejo" w:date="2025-06-13T14:50:00Z">
        <w:r w:rsidR="54DAC57D" w:rsidRPr="00E203A3">
          <w:rPr>
            <w:rFonts w:ascii="Times New Roman" w:eastAsia="Times New Roman" w:hAnsi="Times New Roman" w:cs="Times New Roman"/>
            <w:color w:val="000000" w:themeColor="text1"/>
            <w:sz w:val="24"/>
            <w:szCs w:val="24"/>
            <w:rPrChange w:id="1178" w:author="Euderlan Freire" w:date="2025-06-13T19:10:00Z">
              <w:rPr>
                <w:rFonts w:ascii="Times New Roman" w:eastAsia="Times New Roman" w:hAnsi="Times New Roman" w:cs="Times New Roman"/>
                <w:sz w:val="20"/>
                <w:szCs w:val="20"/>
              </w:rPr>
            </w:rPrChange>
          </w:rPr>
          <w:t>.</w:t>
        </w:r>
      </w:ins>
    </w:p>
    <w:tbl>
      <w:tblPr>
        <w:tblStyle w:val="Tabelacomgrade"/>
        <w:tblW w:w="8490" w:type="dxa"/>
        <w:tblLayout w:type="fixed"/>
        <w:tblLook w:val="06A0" w:firstRow="1" w:lastRow="0" w:firstColumn="1" w:lastColumn="0" w:noHBand="1" w:noVBand="1"/>
        <w:tblPrChange w:id="1179" w:author="Euderlan Freire" w:date="2025-06-13T20:41:00Z">
          <w:tblPr>
            <w:tblStyle w:val="Tabelacomgrade"/>
            <w:tblW w:w="8490" w:type="dxa"/>
            <w:tblLayout w:type="fixed"/>
            <w:tblLook w:val="06A0" w:firstRow="1" w:lastRow="0" w:firstColumn="1" w:lastColumn="0" w:noHBand="1" w:noVBand="1"/>
          </w:tblPr>
        </w:tblPrChange>
      </w:tblPr>
      <w:tblGrid>
        <w:gridCol w:w="3990"/>
        <w:gridCol w:w="4500"/>
        <w:tblGridChange w:id="1180">
          <w:tblGrid>
            <w:gridCol w:w="3990"/>
            <w:gridCol w:w="4500"/>
          </w:tblGrid>
        </w:tblGridChange>
      </w:tblGrid>
      <w:tr w:rsidR="0017380A" w:rsidRPr="00E203A3" w14:paraId="6FD461E6" w14:textId="77777777" w:rsidTr="00513A7E">
        <w:trPr>
          <w:trHeight w:val="300"/>
          <w:ins w:id="1181" w:author="Yasmin Serejo" w:date="2025-06-12T13:52:00Z"/>
          <w:trPrChange w:id="1182" w:author="Euderlan Freire" w:date="2025-06-13T20:41:00Z">
            <w:trPr>
              <w:trHeight w:val="300"/>
            </w:trPr>
          </w:trPrChange>
        </w:trPr>
        <w:tc>
          <w:tcPr>
            <w:tcW w:w="3990" w:type="dxa"/>
            <w:shd w:val="clear" w:color="auto" w:fill="4472C4" w:themeFill="accent1"/>
            <w:tcPrChange w:id="1183" w:author="Euderlan Freire" w:date="2025-06-13T20:41:00Z">
              <w:tcPr>
                <w:tcW w:w="3990" w:type="dxa"/>
                <w:shd w:val="clear" w:color="auto" w:fill="003366"/>
              </w:tcPr>
            </w:tcPrChange>
          </w:tcPr>
          <w:p w14:paraId="35B419A3" w14:textId="047A2256" w:rsidR="3DD9D758" w:rsidRPr="003D3E4B" w:rsidRDefault="3DD9D758">
            <w:pPr>
              <w:spacing w:before="40" w:after="240" w:line="360" w:lineRule="auto"/>
              <w:jc w:val="both"/>
              <w:rPr>
                <w:rFonts w:ascii="Times New Roman" w:eastAsia="Times New Roman" w:hAnsi="Times New Roman" w:cs="Times New Roman"/>
                <w:b/>
                <w:color w:val="FFFFFF" w:themeColor="background1"/>
                <w:sz w:val="24"/>
                <w:szCs w:val="24"/>
                <w:rPrChange w:id="1184" w:author="EUDERLAN FREIRE DA SILVA ABREU" w:date="2025-07-19T20:18:00Z">
                  <w:rPr>
                    <w:rFonts w:ascii="Times New Roman" w:eastAsia="Times New Roman" w:hAnsi="Times New Roman" w:cs="Times New Roman"/>
                    <w:sz w:val="24"/>
                    <w:szCs w:val="24"/>
                  </w:rPr>
                </w:rPrChange>
              </w:rPr>
              <w:pPrChange w:id="1185" w:author="Euderlan Freire" w:date="2025-06-13T19:23:00Z">
                <w:pPr/>
              </w:pPrChange>
            </w:pPr>
            <w:ins w:id="1186" w:author="Yasmin Serejo" w:date="2025-06-12T13:52:00Z">
              <w:r w:rsidRPr="003D3E4B">
                <w:rPr>
                  <w:rFonts w:ascii="Times New Roman" w:eastAsia="Times New Roman" w:hAnsi="Times New Roman" w:cs="Times New Roman"/>
                  <w:b/>
                  <w:color w:val="FFFFFF" w:themeColor="background1"/>
                  <w:sz w:val="24"/>
                  <w:szCs w:val="24"/>
                  <w:rPrChange w:id="1187" w:author="EUDERLAN FREIRE DA SILVA ABREU" w:date="2025-07-19T20:18:00Z">
                    <w:rPr>
                      <w:rFonts w:ascii="Times New Roman" w:eastAsia="Times New Roman" w:hAnsi="Times New Roman" w:cs="Times New Roman"/>
                      <w:sz w:val="24"/>
                      <w:szCs w:val="24"/>
                    </w:rPr>
                  </w:rPrChange>
                </w:rPr>
                <w:t>Problema Identificado</w:t>
              </w:r>
            </w:ins>
          </w:p>
        </w:tc>
        <w:tc>
          <w:tcPr>
            <w:tcW w:w="4500" w:type="dxa"/>
            <w:shd w:val="clear" w:color="auto" w:fill="4472C4" w:themeFill="accent1"/>
            <w:tcPrChange w:id="1188" w:author="Euderlan Freire" w:date="2025-06-13T20:41:00Z">
              <w:tcPr>
                <w:tcW w:w="4500" w:type="dxa"/>
                <w:shd w:val="clear" w:color="auto" w:fill="003366"/>
              </w:tcPr>
            </w:tcPrChange>
          </w:tcPr>
          <w:p w14:paraId="6B797329" w14:textId="385DEACD" w:rsidR="3DD9D758" w:rsidRPr="003D3E4B" w:rsidRDefault="3DD9D758">
            <w:pPr>
              <w:spacing w:before="40" w:after="240" w:line="360" w:lineRule="auto"/>
              <w:jc w:val="both"/>
              <w:rPr>
                <w:rFonts w:ascii="Times New Roman" w:eastAsia="Times New Roman" w:hAnsi="Times New Roman" w:cs="Times New Roman"/>
                <w:color w:val="FFFFFF" w:themeColor="background1"/>
                <w:sz w:val="24"/>
                <w:szCs w:val="24"/>
                <w:rPrChange w:id="1189" w:author="EUDERLAN FREIRE DA SILVA ABREU" w:date="2025-07-19T20:18:00Z">
                  <w:rPr>
                    <w:rFonts w:ascii="Times New Roman" w:eastAsia="Times New Roman" w:hAnsi="Times New Roman" w:cs="Times New Roman"/>
                    <w:sz w:val="24"/>
                    <w:szCs w:val="24"/>
                  </w:rPr>
                </w:rPrChange>
              </w:rPr>
              <w:pPrChange w:id="1190" w:author="Euderlan Freire" w:date="2025-06-13T19:23:00Z">
                <w:pPr/>
              </w:pPrChange>
            </w:pPr>
            <w:ins w:id="1191" w:author="Yasmin Serejo" w:date="2025-06-12T13:52:00Z">
              <w:r w:rsidRPr="003D3E4B">
                <w:rPr>
                  <w:rFonts w:ascii="Times New Roman" w:eastAsia="Times New Roman" w:hAnsi="Times New Roman" w:cs="Times New Roman"/>
                  <w:b/>
                  <w:color w:val="FFFFFF" w:themeColor="background1"/>
                  <w:sz w:val="24"/>
                  <w:szCs w:val="24"/>
                  <w:rPrChange w:id="1192" w:author="EUDERLAN FREIRE DA SILVA ABREU" w:date="2025-07-19T20:18:00Z">
                    <w:rPr>
                      <w:rFonts w:ascii="Times New Roman" w:eastAsia="Times New Roman" w:hAnsi="Times New Roman" w:cs="Times New Roman"/>
                      <w:sz w:val="24"/>
                      <w:szCs w:val="24"/>
                    </w:rPr>
                  </w:rPrChange>
                </w:rPr>
                <w:t>Descrição do Problema</w:t>
              </w:r>
            </w:ins>
          </w:p>
        </w:tc>
      </w:tr>
      <w:tr w:rsidR="0017380A" w:rsidRPr="00E203A3" w14:paraId="411A1D88" w14:textId="77777777" w:rsidTr="66C841F8">
        <w:trPr>
          <w:trHeight w:val="300"/>
          <w:ins w:id="1193" w:author="Yasmin Serejo" w:date="2025-06-12T13:52:00Z"/>
        </w:trPr>
        <w:tc>
          <w:tcPr>
            <w:tcW w:w="3990" w:type="dxa"/>
            <w:vAlign w:val="center"/>
          </w:tcPr>
          <w:p w14:paraId="0AF3B813" w14:textId="68CD314E" w:rsidR="3DD9D758" w:rsidRPr="00E203A3" w:rsidRDefault="14E447C9">
            <w:pPr>
              <w:spacing w:before="40" w:after="240" w:line="360" w:lineRule="auto"/>
              <w:jc w:val="both"/>
              <w:rPr>
                <w:rFonts w:ascii="Times New Roman" w:eastAsia="Times New Roman" w:hAnsi="Times New Roman" w:cs="Times New Roman"/>
                <w:color w:val="000000" w:themeColor="text1"/>
                <w:sz w:val="24"/>
                <w:szCs w:val="24"/>
                <w:rPrChange w:id="1194" w:author="Euderlan Freire" w:date="2025-06-13T19:10:00Z">
                  <w:rPr>
                    <w:rFonts w:ascii="Times New Roman" w:eastAsia="Times New Roman" w:hAnsi="Times New Roman" w:cs="Times New Roman"/>
                    <w:sz w:val="24"/>
                    <w:szCs w:val="24"/>
                  </w:rPr>
                </w:rPrChange>
              </w:rPr>
              <w:pPrChange w:id="1195" w:author="Euderlan Freire" w:date="2025-06-13T19:23:00Z">
                <w:pPr/>
              </w:pPrChange>
            </w:pPr>
            <w:ins w:id="1196" w:author="Yasmin Serejo" w:date="2025-06-13T14:29:00Z">
              <w:r w:rsidRPr="00E203A3">
                <w:rPr>
                  <w:rFonts w:ascii="Times New Roman" w:eastAsia="Times New Roman" w:hAnsi="Times New Roman" w:cs="Times New Roman"/>
                  <w:color w:val="000000" w:themeColor="text1"/>
                  <w:sz w:val="24"/>
                  <w:szCs w:val="24"/>
                  <w:rPrChange w:id="1197" w:author="Euderlan Freire" w:date="2025-06-13T19:10:00Z">
                    <w:rPr>
                      <w:rFonts w:ascii="Times New Roman" w:eastAsia="Times New Roman" w:hAnsi="Times New Roman" w:cs="Times New Roman"/>
                      <w:sz w:val="24"/>
                      <w:szCs w:val="24"/>
                    </w:rPr>
                  </w:rPrChange>
                </w:rPr>
                <w:t>Acesso demorado a informação</w:t>
              </w:r>
            </w:ins>
          </w:p>
        </w:tc>
        <w:tc>
          <w:tcPr>
            <w:tcW w:w="4500" w:type="dxa"/>
          </w:tcPr>
          <w:p w14:paraId="49F46457" w14:textId="2E705741" w:rsidR="3DD9D758" w:rsidRPr="00E203A3" w:rsidRDefault="466F8E88">
            <w:pPr>
              <w:spacing w:before="40" w:after="240" w:line="360" w:lineRule="auto"/>
              <w:jc w:val="both"/>
              <w:rPr>
                <w:rFonts w:ascii="Times New Roman" w:eastAsia="Times New Roman" w:hAnsi="Times New Roman" w:cs="Times New Roman"/>
                <w:color w:val="000000" w:themeColor="text1"/>
                <w:sz w:val="24"/>
                <w:szCs w:val="24"/>
                <w:rPrChange w:id="1198" w:author="Euderlan Freire" w:date="2025-06-13T19:10:00Z">
                  <w:rPr>
                    <w:rFonts w:ascii="Times New Roman" w:eastAsia="Times New Roman" w:hAnsi="Times New Roman" w:cs="Times New Roman"/>
                    <w:sz w:val="24"/>
                    <w:szCs w:val="24"/>
                  </w:rPr>
                </w:rPrChange>
              </w:rPr>
              <w:pPrChange w:id="1199" w:author="Euderlan Freire" w:date="2025-06-13T19:23:00Z">
                <w:pPr/>
              </w:pPrChange>
            </w:pPr>
            <w:ins w:id="1200" w:author="Yasmin Serejo" w:date="2025-06-13T14:43:00Z">
              <w:r w:rsidRPr="00E203A3">
                <w:rPr>
                  <w:rFonts w:ascii="Times New Roman" w:eastAsia="Times New Roman" w:hAnsi="Times New Roman" w:cs="Times New Roman"/>
                  <w:color w:val="000000" w:themeColor="text1"/>
                  <w:sz w:val="24"/>
                  <w:szCs w:val="24"/>
                  <w:rPrChange w:id="1201" w:author="Euderlan Freire" w:date="2025-06-13T19:10:00Z">
                    <w:rPr>
                      <w:rFonts w:ascii="Times New Roman" w:eastAsia="Times New Roman" w:hAnsi="Times New Roman" w:cs="Times New Roman"/>
                      <w:sz w:val="24"/>
                      <w:szCs w:val="24"/>
                    </w:rPr>
                  </w:rPrChange>
                </w:rPr>
                <w:t>Muito tempo gasto na procura por informações especificas dentro de documentos extensões</w:t>
              </w:r>
            </w:ins>
            <w:ins w:id="1202" w:author="Yasmin Serejo" w:date="2025-06-13T14:44:00Z">
              <w:r w:rsidR="645EC755" w:rsidRPr="00E203A3">
                <w:rPr>
                  <w:rFonts w:ascii="Times New Roman" w:eastAsia="Times New Roman" w:hAnsi="Times New Roman" w:cs="Times New Roman"/>
                  <w:color w:val="000000" w:themeColor="text1"/>
                  <w:sz w:val="24"/>
                  <w:szCs w:val="24"/>
                  <w:rPrChange w:id="1203" w:author="Euderlan Freire" w:date="2025-06-13T19:10:00Z">
                    <w:rPr>
                      <w:rFonts w:ascii="Times New Roman" w:eastAsia="Times New Roman" w:hAnsi="Times New Roman" w:cs="Times New Roman"/>
                      <w:sz w:val="24"/>
                      <w:szCs w:val="24"/>
                    </w:rPr>
                  </w:rPrChange>
                </w:rPr>
                <w:t xml:space="preserve">. </w:t>
              </w:r>
            </w:ins>
            <w:ins w:id="1204" w:author="Yasmin Serejo" w:date="2025-06-13T14:45:00Z">
              <w:r w:rsidR="645EC755" w:rsidRPr="00E203A3">
                <w:rPr>
                  <w:rFonts w:ascii="Times New Roman" w:eastAsia="Times New Roman" w:hAnsi="Times New Roman" w:cs="Times New Roman"/>
                  <w:color w:val="000000" w:themeColor="text1"/>
                  <w:sz w:val="24"/>
                  <w:szCs w:val="24"/>
                  <w:rPrChange w:id="1205" w:author="Euderlan Freire" w:date="2025-06-13T19:10:00Z">
                    <w:rPr>
                      <w:rFonts w:ascii="Times New Roman" w:eastAsia="Times New Roman" w:hAnsi="Times New Roman" w:cs="Times New Roman"/>
                      <w:sz w:val="24"/>
                      <w:szCs w:val="24"/>
                    </w:rPr>
                  </w:rPrChange>
                </w:rPr>
                <w:t>Às</w:t>
              </w:r>
            </w:ins>
            <w:ins w:id="1206" w:author="Yasmin Serejo" w:date="2025-06-13T14:44:00Z">
              <w:r w:rsidR="645EC755" w:rsidRPr="00E203A3">
                <w:rPr>
                  <w:rFonts w:ascii="Times New Roman" w:eastAsia="Times New Roman" w:hAnsi="Times New Roman" w:cs="Times New Roman"/>
                  <w:color w:val="000000" w:themeColor="text1"/>
                  <w:sz w:val="24"/>
                  <w:szCs w:val="24"/>
                  <w:rPrChange w:id="1207" w:author="Euderlan Freire" w:date="2025-06-13T19:10:00Z">
                    <w:rPr>
                      <w:rFonts w:ascii="Times New Roman" w:eastAsia="Times New Roman" w:hAnsi="Times New Roman" w:cs="Times New Roman"/>
                      <w:sz w:val="24"/>
                      <w:szCs w:val="24"/>
                    </w:rPr>
                  </w:rPrChange>
                </w:rPr>
                <w:t xml:space="preserve"> vezes, contendo dados que não são diretamente relevantes para o objetivo do alun</w:t>
              </w:r>
            </w:ins>
            <w:ins w:id="1208" w:author="Yasmin Serejo" w:date="2025-06-13T14:45:00Z">
              <w:r w:rsidR="645EC755" w:rsidRPr="00E203A3">
                <w:rPr>
                  <w:rFonts w:ascii="Times New Roman" w:eastAsia="Times New Roman" w:hAnsi="Times New Roman" w:cs="Times New Roman"/>
                  <w:color w:val="000000" w:themeColor="text1"/>
                  <w:sz w:val="24"/>
                  <w:szCs w:val="24"/>
                  <w:rPrChange w:id="1209" w:author="Euderlan Freire" w:date="2025-06-13T19:10:00Z">
                    <w:rPr>
                      <w:rFonts w:ascii="Times New Roman" w:eastAsia="Times New Roman" w:hAnsi="Times New Roman" w:cs="Times New Roman"/>
                      <w:sz w:val="24"/>
                      <w:szCs w:val="24"/>
                    </w:rPr>
                  </w:rPrChange>
                </w:rPr>
                <w:t>o.</w:t>
              </w:r>
            </w:ins>
          </w:p>
        </w:tc>
      </w:tr>
      <w:tr w:rsidR="0017380A" w:rsidRPr="00E203A3" w14:paraId="607A169D" w14:textId="77777777" w:rsidTr="66C841F8">
        <w:trPr>
          <w:trHeight w:val="300"/>
          <w:ins w:id="1210" w:author="Yasmin Serejo" w:date="2025-06-12T13:52:00Z"/>
        </w:trPr>
        <w:tc>
          <w:tcPr>
            <w:tcW w:w="3990" w:type="dxa"/>
            <w:vAlign w:val="center"/>
          </w:tcPr>
          <w:p w14:paraId="151C2FAD" w14:textId="2A80FA6E" w:rsidR="3DD9D758" w:rsidRPr="00E203A3" w:rsidRDefault="14E447C9">
            <w:pPr>
              <w:spacing w:before="40" w:after="240" w:line="360" w:lineRule="auto"/>
              <w:jc w:val="both"/>
              <w:rPr>
                <w:rFonts w:ascii="Times New Roman" w:eastAsia="Times New Roman" w:hAnsi="Times New Roman" w:cs="Times New Roman"/>
                <w:color w:val="000000" w:themeColor="text1"/>
                <w:sz w:val="24"/>
                <w:szCs w:val="24"/>
                <w:rPrChange w:id="1211" w:author="Euderlan Freire" w:date="2025-06-13T19:10:00Z">
                  <w:rPr>
                    <w:rFonts w:ascii="Times New Roman" w:eastAsia="Times New Roman" w:hAnsi="Times New Roman" w:cs="Times New Roman"/>
                    <w:sz w:val="24"/>
                    <w:szCs w:val="24"/>
                  </w:rPr>
                </w:rPrChange>
              </w:rPr>
              <w:pPrChange w:id="1212" w:author="Euderlan Freire" w:date="2025-06-13T19:23:00Z">
                <w:pPr/>
              </w:pPrChange>
            </w:pPr>
            <w:ins w:id="1213" w:author="Yasmin Serejo" w:date="2025-06-13T14:29:00Z">
              <w:r w:rsidRPr="00E203A3">
                <w:rPr>
                  <w:rFonts w:ascii="Times New Roman" w:eastAsia="Times New Roman" w:hAnsi="Times New Roman" w:cs="Times New Roman"/>
                  <w:color w:val="000000" w:themeColor="text1"/>
                  <w:sz w:val="24"/>
                  <w:szCs w:val="24"/>
                  <w:rPrChange w:id="1214" w:author="Euderlan Freire" w:date="2025-06-13T19:10:00Z">
                    <w:rPr>
                      <w:rFonts w:ascii="Times New Roman" w:eastAsia="Times New Roman" w:hAnsi="Times New Roman" w:cs="Times New Roman"/>
                      <w:sz w:val="24"/>
                      <w:szCs w:val="24"/>
                    </w:rPr>
                  </w:rPrChange>
                </w:rPr>
                <w:t>Dificuldade de compreensão</w:t>
              </w:r>
            </w:ins>
          </w:p>
        </w:tc>
        <w:tc>
          <w:tcPr>
            <w:tcW w:w="4500" w:type="dxa"/>
          </w:tcPr>
          <w:p w14:paraId="414EB63B" w14:textId="592EF1D8" w:rsidR="3DD9D758" w:rsidRPr="00E203A3" w:rsidRDefault="14276B61">
            <w:pPr>
              <w:spacing w:before="40" w:after="240" w:line="360" w:lineRule="auto"/>
              <w:jc w:val="both"/>
              <w:rPr>
                <w:rFonts w:ascii="Times New Roman" w:eastAsia="Times New Roman" w:hAnsi="Times New Roman" w:cs="Times New Roman"/>
                <w:color w:val="000000" w:themeColor="text1"/>
                <w:sz w:val="24"/>
                <w:szCs w:val="24"/>
                <w:rPrChange w:id="1215" w:author="Euderlan Freire" w:date="2025-06-13T19:10:00Z">
                  <w:rPr>
                    <w:rFonts w:ascii="Times New Roman" w:eastAsia="Times New Roman" w:hAnsi="Times New Roman" w:cs="Times New Roman"/>
                    <w:sz w:val="24"/>
                    <w:szCs w:val="24"/>
                  </w:rPr>
                </w:rPrChange>
              </w:rPr>
              <w:pPrChange w:id="1216" w:author="Euderlan Freire" w:date="2025-06-13T19:23:00Z">
                <w:pPr/>
              </w:pPrChange>
            </w:pPr>
            <w:ins w:id="1217" w:author="Yasmin Serejo" w:date="2025-06-13T14:40:00Z">
              <w:r w:rsidRPr="00E203A3">
                <w:rPr>
                  <w:rFonts w:ascii="Times New Roman" w:eastAsia="Times New Roman" w:hAnsi="Times New Roman" w:cs="Times New Roman"/>
                  <w:color w:val="000000" w:themeColor="text1"/>
                  <w:sz w:val="24"/>
                  <w:szCs w:val="24"/>
                  <w:rPrChange w:id="1218" w:author="Euderlan Freire" w:date="2025-06-13T19:10:00Z">
                    <w:rPr>
                      <w:rFonts w:ascii="Times New Roman" w:eastAsia="Times New Roman" w:hAnsi="Times New Roman" w:cs="Times New Roman"/>
                      <w:sz w:val="24"/>
                      <w:szCs w:val="24"/>
                    </w:rPr>
                  </w:rPrChange>
                </w:rPr>
                <w:t>Muitos documentos usam termos técnicos e linguagem formação que os alunos e demais funcionários ainda não dominam, dificultando a compreensão do conteúdo.</w:t>
              </w:r>
            </w:ins>
          </w:p>
        </w:tc>
      </w:tr>
      <w:tr w:rsidR="0017380A" w:rsidRPr="00E203A3" w14:paraId="04AFA14C" w14:textId="77777777" w:rsidTr="66C841F8">
        <w:trPr>
          <w:trHeight w:val="300"/>
          <w:ins w:id="1219" w:author="Yasmin Serejo" w:date="2025-06-12T13:52:00Z"/>
        </w:trPr>
        <w:tc>
          <w:tcPr>
            <w:tcW w:w="3990" w:type="dxa"/>
            <w:vAlign w:val="center"/>
          </w:tcPr>
          <w:p w14:paraId="4A3E8F3D" w14:textId="06A3F06C" w:rsidR="3DD9D758" w:rsidRPr="00E203A3" w:rsidRDefault="620BBD0E">
            <w:pPr>
              <w:spacing w:before="40" w:after="240" w:line="360" w:lineRule="auto"/>
              <w:jc w:val="both"/>
              <w:rPr>
                <w:rFonts w:ascii="Times New Roman" w:eastAsia="Times New Roman" w:hAnsi="Times New Roman" w:cs="Times New Roman"/>
                <w:color w:val="000000" w:themeColor="text1"/>
                <w:sz w:val="24"/>
                <w:szCs w:val="24"/>
                <w:rPrChange w:id="1220" w:author="Euderlan Freire" w:date="2025-06-13T19:10:00Z">
                  <w:rPr>
                    <w:rFonts w:ascii="Times New Roman" w:eastAsia="Times New Roman" w:hAnsi="Times New Roman" w:cs="Times New Roman"/>
                    <w:sz w:val="24"/>
                    <w:szCs w:val="24"/>
                  </w:rPr>
                </w:rPrChange>
              </w:rPr>
              <w:pPrChange w:id="1221" w:author="Euderlan Freire" w:date="2025-06-13T19:23:00Z">
                <w:pPr/>
              </w:pPrChange>
            </w:pPr>
            <w:ins w:id="1222" w:author="Yasmin Serejo" w:date="2025-06-13T14:45:00Z">
              <w:r w:rsidRPr="00E203A3">
                <w:rPr>
                  <w:rFonts w:ascii="Times New Roman" w:eastAsia="Times New Roman" w:hAnsi="Times New Roman" w:cs="Times New Roman"/>
                  <w:color w:val="000000" w:themeColor="text1"/>
                  <w:sz w:val="24"/>
                  <w:szCs w:val="24"/>
                  <w:rPrChange w:id="1223" w:author="Euderlan Freire" w:date="2025-06-13T19:10:00Z">
                    <w:rPr>
                      <w:rFonts w:ascii="Times New Roman" w:eastAsia="Times New Roman" w:hAnsi="Times New Roman" w:cs="Times New Roman"/>
                      <w:sz w:val="24"/>
                      <w:szCs w:val="24"/>
                    </w:rPr>
                  </w:rPrChange>
                </w:rPr>
                <w:lastRenderedPageBreak/>
                <w:t>Informações dispersas e fragmentadas</w:t>
              </w:r>
            </w:ins>
          </w:p>
        </w:tc>
        <w:tc>
          <w:tcPr>
            <w:tcW w:w="4500" w:type="dxa"/>
          </w:tcPr>
          <w:p w14:paraId="1F454929" w14:textId="24B5DAAC" w:rsidR="3DD9D758" w:rsidRPr="00E203A3" w:rsidRDefault="620BBD0E">
            <w:pPr>
              <w:spacing w:before="40" w:after="240" w:line="360" w:lineRule="auto"/>
              <w:jc w:val="both"/>
              <w:rPr>
                <w:rFonts w:ascii="Times New Roman" w:eastAsia="Times New Roman" w:hAnsi="Times New Roman" w:cs="Times New Roman"/>
                <w:color w:val="000000" w:themeColor="text1"/>
                <w:sz w:val="24"/>
                <w:szCs w:val="24"/>
                <w:rPrChange w:id="1224" w:author="Euderlan Freire" w:date="2025-06-13T19:10:00Z">
                  <w:rPr>
                    <w:rFonts w:ascii="Times New Roman" w:eastAsia="Times New Roman" w:hAnsi="Times New Roman" w:cs="Times New Roman"/>
                    <w:sz w:val="24"/>
                    <w:szCs w:val="24"/>
                  </w:rPr>
                </w:rPrChange>
              </w:rPr>
              <w:pPrChange w:id="1225" w:author="Euderlan Freire" w:date="2025-06-13T19:23:00Z">
                <w:pPr/>
              </w:pPrChange>
            </w:pPr>
            <w:ins w:id="1226" w:author="Yasmin Serejo" w:date="2025-06-13T14:46:00Z">
              <w:r w:rsidRPr="00E203A3">
                <w:rPr>
                  <w:rFonts w:ascii="Times New Roman" w:eastAsia="Times New Roman" w:hAnsi="Times New Roman" w:cs="Times New Roman"/>
                  <w:color w:val="000000" w:themeColor="text1"/>
                  <w:sz w:val="24"/>
                  <w:szCs w:val="24"/>
                  <w:rPrChange w:id="1227" w:author="Euderlan Freire" w:date="2025-06-13T19:10:00Z">
                    <w:rPr>
                      <w:rFonts w:ascii="Times New Roman" w:eastAsia="Times New Roman" w:hAnsi="Times New Roman" w:cs="Times New Roman"/>
                      <w:sz w:val="24"/>
                      <w:szCs w:val="24"/>
                    </w:rPr>
                  </w:rPrChange>
                </w:rPr>
                <w:t xml:space="preserve">Os dados relevantes muitas </w:t>
              </w:r>
            </w:ins>
            <w:ins w:id="1228" w:author="Yasmin Serejo" w:date="2025-06-13T14:49:00Z">
              <w:r w:rsidR="79F78B7A" w:rsidRPr="00E203A3">
                <w:rPr>
                  <w:rFonts w:ascii="Times New Roman" w:eastAsia="Times New Roman" w:hAnsi="Times New Roman" w:cs="Times New Roman"/>
                  <w:color w:val="000000" w:themeColor="text1"/>
                  <w:sz w:val="24"/>
                  <w:szCs w:val="24"/>
                  <w:rPrChange w:id="1229" w:author="Euderlan Freire" w:date="2025-06-13T19:10:00Z">
                    <w:rPr>
                      <w:rFonts w:ascii="Times New Roman" w:eastAsia="Times New Roman" w:hAnsi="Times New Roman" w:cs="Times New Roman"/>
                      <w:sz w:val="24"/>
                      <w:szCs w:val="24"/>
                    </w:rPr>
                  </w:rPrChange>
                </w:rPr>
                <w:t>vezes</w:t>
              </w:r>
            </w:ins>
            <w:ins w:id="1230" w:author="Yasmin Serejo" w:date="2025-06-13T14:46:00Z">
              <w:r w:rsidRPr="00E203A3">
                <w:rPr>
                  <w:rFonts w:ascii="Times New Roman" w:eastAsia="Times New Roman" w:hAnsi="Times New Roman" w:cs="Times New Roman"/>
                  <w:color w:val="000000" w:themeColor="text1"/>
                  <w:sz w:val="24"/>
                  <w:szCs w:val="24"/>
                  <w:rPrChange w:id="1231" w:author="Euderlan Freire" w:date="2025-06-13T19:10:00Z">
                    <w:rPr>
                      <w:rFonts w:ascii="Times New Roman" w:eastAsia="Times New Roman" w:hAnsi="Times New Roman" w:cs="Times New Roman"/>
                      <w:sz w:val="24"/>
                      <w:szCs w:val="24"/>
                    </w:rPr>
                  </w:rPrChange>
                </w:rPr>
                <w:t xml:space="preserve"> estão </w:t>
              </w:r>
            </w:ins>
            <w:ins w:id="1232" w:author="Yasmin Serejo" w:date="2025-06-13T15:02:00Z">
              <w:r w:rsidR="3EACA09D" w:rsidRPr="00E203A3">
                <w:rPr>
                  <w:rFonts w:ascii="Times New Roman" w:eastAsia="Times New Roman" w:hAnsi="Times New Roman" w:cs="Times New Roman"/>
                  <w:color w:val="000000" w:themeColor="text1"/>
                  <w:sz w:val="24"/>
                  <w:szCs w:val="24"/>
                  <w:rPrChange w:id="1233" w:author="Euderlan Freire" w:date="2025-06-13T19:10:00Z">
                    <w:rPr>
                      <w:rFonts w:ascii="Times New Roman" w:eastAsia="Times New Roman" w:hAnsi="Times New Roman" w:cs="Times New Roman"/>
                      <w:sz w:val="24"/>
                      <w:szCs w:val="24"/>
                    </w:rPr>
                  </w:rPrChange>
                </w:rPr>
                <w:t>distribuídos</w:t>
              </w:r>
            </w:ins>
            <w:ins w:id="1234" w:author="Yasmin Serejo" w:date="2025-06-13T14:49:00Z">
              <w:r w:rsidR="60CDE21A" w:rsidRPr="00E203A3">
                <w:rPr>
                  <w:rFonts w:ascii="Times New Roman" w:eastAsia="Times New Roman" w:hAnsi="Times New Roman" w:cs="Times New Roman"/>
                  <w:color w:val="000000" w:themeColor="text1"/>
                  <w:sz w:val="24"/>
                  <w:szCs w:val="24"/>
                  <w:rPrChange w:id="1235" w:author="Euderlan Freire" w:date="2025-06-13T19:10:00Z">
                    <w:rPr>
                      <w:rFonts w:ascii="Times New Roman" w:eastAsia="Times New Roman" w:hAnsi="Times New Roman" w:cs="Times New Roman"/>
                      <w:sz w:val="24"/>
                      <w:szCs w:val="24"/>
                    </w:rPr>
                  </w:rPrChange>
                </w:rPr>
                <w:t xml:space="preserve"> </w:t>
              </w:r>
            </w:ins>
            <w:ins w:id="1236" w:author="Yasmin Serejo" w:date="2025-06-13T14:46:00Z">
              <w:r w:rsidRPr="00E203A3">
                <w:rPr>
                  <w:rFonts w:ascii="Times New Roman" w:eastAsia="Times New Roman" w:hAnsi="Times New Roman" w:cs="Times New Roman"/>
                  <w:color w:val="000000" w:themeColor="text1"/>
                  <w:sz w:val="24"/>
                  <w:szCs w:val="24"/>
                  <w:rPrChange w:id="1237" w:author="Euderlan Freire" w:date="2025-06-13T19:10:00Z">
                    <w:rPr>
                      <w:rFonts w:ascii="Times New Roman" w:eastAsia="Times New Roman" w:hAnsi="Times New Roman" w:cs="Times New Roman"/>
                      <w:sz w:val="24"/>
                      <w:szCs w:val="24"/>
                    </w:rPr>
                  </w:rPrChange>
                </w:rPr>
                <w:t>em diferentes partes do documento, exigindo um esforço extra do aluno para conectar os pontos</w:t>
              </w:r>
            </w:ins>
            <w:ins w:id="1238" w:author="Yasmin Serejo" w:date="2025-06-13T14:48:00Z">
              <w:r w:rsidR="52815C3F" w:rsidRPr="00E203A3">
                <w:rPr>
                  <w:rFonts w:ascii="Times New Roman" w:eastAsia="Times New Roman" w:hAnsi="Times New Roman" w:cs="Times New Roman"/>
                  <w:color w:val="000000" w:themeColor="text1"/>
                  <w:sz w:val="24"/>
                  <w:szCs w:val="24"/>
                  <w:rPrChange w:id="1239" w:author="Euderlan Freire" w:date="2025-06-13T19:10:00Z">
                    <w:rPr>
                      <w:rFonts w:ascii="Times New Roman" w:eastAsia="Times New Roman" w:hAnsi="Times New Roman" w:cs="Times New Roman"/>
                      <w:sz w:val="24"/>
                      <w:szCs w:val="24"/>
                    </w:rPr>
                  </w:rPrChange>
                </w:rPr>
                <w:t>.</w:t>
              </w:r>
            </w:ins>
          </w:p>
        </w:tc>
      </w:tr>
    </w:tbl>
    <w:p w14:paraId="6CB76DF2" w14:textId="67B25A30" w:rsidR="3DD9D758" w:rsidRPr="00E203A3" w:rsidDel="00804FAD" w:rsidRDefault="3DD9D758">
      <w:pPr>
        <w:pStyle w:val="Ttulo2"/>
        <w:numPr>
          <w:ilvl w:val="0"/>
          <w:numId w:val="0"/>
        </w:numPr>
        <w:spacing w:after="240" w:line="360" w:lineRule="auto"/>
        <w:ind w:left="576"/>
        <w:jc w:val="both"/>
        <w:rPr>
          <w:ins w:id="1240" w:author="Yasmin Serejo" w:date="2025-06-12T13:57:00Z"/>
          <w:del w:id="1241" w:author="EUDERLAN FREIRE DA SILVA ABREU" w:date="2025-07-18T19:44:00Z"/>
          <w:rFonts w:ascii="Times New Roman" w:hAnsi="Times New Roman" w:cs="Times New Roman"/>
          <w:color w:val="000000" w:themeColor="text1"/>
          <w:sz w:val="24"/>
          <w:szCs w:val="24"/>
        </w:rPr>
        <w:pPrChange w:id="1242" w:author="Euderlan Freire" w:date="2025-06-13T19:23:00Z">
          <w:pPr>
            <w:pStyle w:val="Ttulo2"/>
            <w:numPr>
              <w:ilvl w:val="0"/>
              <w:numId w:val="0"/>
            </w:numPr>
            <w:ind w:left="0" w:firstLine="0"/>
          </w:pPr>
        </w:pPrChange>
      </w:pPr>
    </w:p>
    <w:p w14:paraId="661CA972" w14:textId="39B6912B" w:rsidR="3DD9D758" w:rsidRPr="00E203A3" w:rsidRDefault="3DD9D758">
      <w:pPr>
        <w:spacing w:before="40" w:after="240" w:line="360" w:lineRule="auto"/>
        <w:jc w:val="both"/>
        <w:rPr>
          <w:ins w:id="1243" w:author="Yasmin Serejo" w:date="2025-06-12T13:57:00Z"/>
          <w:rFonts w:ascii="Times New Roman" w:hAnsi="Times New Roman" w:cs="Times New Roman"/>
          <w:color w:val="000000" w:themeColor="text1"/>
          <w:sz w:val="24"/>
          <w:szCs w:val="24"/>
          <w:rPrChange w:id="1244" w:author="Euderlan Freire" w:date="2025-06-13T19:10:00Z">
            <w:rPr>
              <w:ins w:id="1245" w:author="Yasmin Serejo" w:date="2025-06-12T13:57:00Z"/>
            </w:rPr>
          </w:rPrChange>
        </w:rPr>
        <w:pPrChange w:id="1246" w:author="Euderlan Freire" w:date="2025-06-13T19:23:00Z">
          <w:pPr>
            <w:pStyle w:val="Ttulo2"/>
            <w:numPr>
              <w:ilvl w:val="0"/>
              <w:numId w:val="0"/>
            </w:numPr>
            <w:ind w:left="0" w:firstLine="0"/>
          </w:pPr>
        </w:pPrChange>
      </w:pPr>
    </w:p>
    <w:p w14:paraId="00E78E94" w14:textId="28FA2529" w:rsidR="3DD9D758" w:rsidRPr="00E203A3" w:rsidRDefault="3DD9D758">
      <w:pPr>
        <w:pStyle w:val="Ttulo3"/>
        <w:numPr>
          <w:ilvl w:val="0"/>
          <w:numId w:val="0"/>
        </w:numPr>
        <w:spacing w:after="240" w:line="360" w:lineRule="auto"/>
        <w:ind w:left="720" w:hanging="720"/>
        <w:jc w:val="both"/>
        <w:rPr>
          <w:ins w:id="1247" w:author="Yasmin Serejo" w:date="2025-06-12T13:57:00Z"/>
          <w:rFonts w:ascii="Times New Roman" w:eastAsia="Times New Roman" w:hAnsi="Times New Roman" w:cs="Times New Roman"/>
          <w:color w:val="000000" w:themeColor="text1"/>
          <w:rPrChange w:id="1248" w:author="Euderlan Freire" w:date="2025-06-13T19:10:00Z">
            <w:rPr>
              <w:ins w:id="1249" w:author="Yasmin Serejo" w:date="2025-06-12T13:57:00Z"/>
              <w:rFonts w:ascii="Times New Roman" w:eastAsia="Times New Roman" w:hAnsi="Times New Roman" w:cs="Times New Roman"/>
              <w:color w:val="auto"/>
            </w:rPr>
          </w:rPrChange>
        </w:rPr>
        <w:pPrChange w:id="1250" w:author="EUDERLAN FREIRE DA SILVA ABREU" w:date="2025-07-18T19:44:00Z">
          <w:pPr>
            <w:pStyle w:val="Ttulo3"/>
            <w:numPr>
              <w:ilvl w:val="0"/>
              <w:numId w:val="0"/>
            </w:numPr>
            <w:ind w:left="0" w:firstLine="0"/>
          </w:pPr>
        </w:pPrChange>
      </w:pPr>
      <w:bookmarkStart w:id="1251" w:name="_Toc203858282"/>
      <w:ins w:id="1252" w:author="Yasmin Serejo" w:date="2025-06-12T13:57:00Z">
        <w:r w:rsidRPr="00E203A3">
          <w:rPr>
            <w:rFonts w:ascii="Times New Roman" w:eastAsia="Times New Roman" w:hAnsi="Times New Roman" w:cs="Times New Roman"/>
            <w:color w:val="000000" w:themeColor="text1"/>
            <w:rPrChange w:id="1253" w:author="Euderlan Freire" w:date="2025-06-13T19:10:00Z">
              <w:rPr>
                <w:rFonts w:ascii="Times New Roman" w:eastAsia="Times New Roman" w:hAnsi="Times New Roman" w:cs="Times New Roman"/>
                <w:color w:val="auto"/>
              </w:rPr>
            </w:rPrChange>
          </w:rPr>
          <w:t>1.2.2 Justificativa</w:t>
        </w:r>
        <w:bookmarkEnd w:id="1251"/>
        <w:r w:rsidRPr="00E203A3">
          <w:rPr>
            <w:rFonts w:ascii="Times New Roman" w:eastAsia="Times New Roman" w:hAnsi="Times New Roman" w:cs="Times New Roman"/>
            <w:color w:val="000000" w:themeColor="text1"/>
            <w:rPrChange w:id="1254" w:author="Euderlan Freire" w:date="2025-06-13T19:10:00Z">
              <w:rPr>
                <w:rFonts w:ascii="Times New Roman" w:eastAsia="Times New Roman" w:hAnsi="Times New Roman" w:cs="Times New Roman"/>
                <w:color w:val="auto"/>
              </w:rPr>
            </w:rPrChange>
          </w:rPr>
          <w:t xml:space="preserve"> </w:t>
        </w:r>
      </w:ins>
    </w:p>
    <w:p w14:paraId="495A1C08" w14:textId="0EA3811B" w:rsidR="3DD9D758" w:rsidRPr="00E203A3" w:rsidDel="00804FAD" w:rsidRDefault="3DD9D758">
      <w:pPr>
        <w:spacing w:before="40" w:after="240" w:line="360" w:lineRule="auto"/>
        <w:ind w:firstLine="708"/>
        <w:jc w:val="both"/>
        <w:rPr>
          <w:ins w:id="1255" w:author="Yasmin Serejo" w:date="2025-06-12T13:57:00Z"/>
          <w:del w:id="1256" w:author="EUDERLAN FREIRE DA SILVA ABREU" w:date="2025-07-18T19:44:00Z"/>
          <w:rFonts w:ascii="Times New Roman" w:eastAsia="Times New Roman" w:hAnsi="Times New Roman" w:cs="Times New Roman"/>
          <w:color w:val="000000" w:themeColor="text1"/>
          <w:sz w:val="24"/>
          <w:szCs w:val="24"/>
          <w:rPrChange w:id="1257" w:author="Euderlan Freire" w:date="2025-06-13T19:10:00Z">
            <w:rPr>
              <w:ins w:id="1258" w:author="Yasmin Serejo" w:date="2025-06-12T13:57:00Z"/>
              <w:del w:id="1259" w:author="EUDERLAN FREIRE DA SILVA ABREU" w:date="2025-07-18T19:44:00Z"/>
              <w:rFonts w:ascii="Times New Roman" w:eastAsia="Times New Roman" w:hAnsi="Times New Roman" w:cs="Times New Roman"/>
              <w:sz w:val="24"/>
              <w:szCs w:val="24"/>
            </w:rPr>
          </w:rPrChange>
        </w:rPr>
        <w:pPrChange w:id="1260" w:author="Euderlan Freire" w:date="2025-06-13T19:23:00Z">
          <w:pPr/>
        </w:pPrChange>
      </w:pPr>
      <w:ins w:id="1261" w:author="Yasmin Serejo" w:date="2025-06-12T14:03:00Z">
        <w:r w:rsidRPr="00E203A3">
          <w:rPr>
            <w:rFonts w:ascii="Times New Roman" w:eastAsia="Times New Roman" w:hAnsi="Times New Roman" w:cs="Times New Roman"/>
            <w:color w:val="000000" w:themeColor="text1"/>
            <w:sz w:val="24"/>
            <w:szCs w:val="24"/>
            <w:rPrChange w:id="1262" w:author="Euderlan Freire" w:date="2025-06-13T19:10:00Z">
              <w:rPr/>
            </w:rPrChange>
          </w:rPr>
          <w:t>Diante desses desafios, o desenvolvimento do Sistema</w:t>
        </w:r>
        <w:r w:rsidRPr="00E203A3">
          <w:rPr>
            <w:rFonts w:ascii="Times New Roman" w:eastAsia="Times New Roman" w:hAnsi="Times New Roman" w:cs="Times New Roman"/>
            <w:color w:val="000000" w:themeColor="text1"/>
            <w:sz w:val="24"/>
            <w:szCs w:val="24"/>
            <w:rPrChange w:id="1263" w:author="Euderlan Freire" w:date="2025-06-13T19:10:00Z">
              <w:rPr>
                <w:rFonts w:ascii="Times New Roman" w:eastAsia="Times New Roman" w:hAnsi="Times New Roman" w:cs="Times New Roman"/>
                <w:sz w:val="24"/>
                <w:szCs w:val="24"/>
              </w:rPr>
            </w:rPrChange>
          </w:rPr>
          <w:t xml:space="preserve"> Inteligente de Consulta a Documentação via LLM </w:t>
        </w:r>
      </w:ins>
      <w:ins w:id="1264" w:author="Yasmin Serejo" w:date="2025-06-12T14:04:00Z">
        <w:r w:rsidRPr="00E203A3">
          <w:rPr>
            <w:rFonts w:ascii="Times New Roman" w:eastAsia="Times New Roman" w:hAnsi="Times New Roman" w:cs="Times New Roman"/>
            <w:color w:val="000000" w:themeColor="text1"/>
            <w:sz w:val="24"/>
            <w:szCs w:val="24"/>
            <w:rPrChange w:id="1265" w:author="Euderlan Freire" w:date="2025-06-13T19:10:00Z">
              <w:rPr>
                <w:rFonts w:ascii="Times New Roman" w:eastAsia="Times New Roman" w:hAnsi="Times New Roman" w:cs="Times New Roman"/>
                <w:sz w:val="24"/>
                <w:szCs w:val="24"/>
              </w:rPr>
            </w:rPrChange>
          </w:rPr>
          <w:t>surge como uma solução eficiente para facilitar o acesso à informação dentro do ambiente universi</w:t>
        </w:r>
      </w:ins>
      <w:ins w:id="1266" w:author="Yasmin Serejo" w:date="2025-06-12T14:05:00Z">
        <w:r w:rsidRPr="00E203A3">
          <w:rPr>
            <w:rFonts w:ascii="Times New Roman" w:eastAsia="Times New Roman" w:hAnsi="Times New Roman" w:cs="Times New Roman"/>
            <w:color w:val="000000" w:themeColor="text1"/>
            <w:sz w:val="24"/>
            <w:szCs w:val="24"/>
            <w:rPrChange w:id="1267" w:author="Euderlan Freire" w:date="2025-06-13T19:10:00Z">
              <w:rPr>
                <w:rFonts w:ascii="Times New Roman" w:eastAsia="Times New Roman" w:hAnsi="Times New Roman" w:cs="Times New Roman"/>
                <w:sz w:val="24"/>
                <w:szCs w:val="24"/>
              </w:rPr>
            </w:rPrChange>
          </w:rPr>
          <w:t xml:space="preserve">tário. Esse sistema automatizado permite que </w:t>
        </w:r>
      </w:ins>
      <w:ins w:id="1268" w:author="Yasmin Serejo" w:date="2025-06-12T14:14:00Z">
        <w:r w:rsidRPr="00E203A3">
          <w:rPr>
            <w:rFonts w:ascii="Times New Roman" w:eastAsia="Times New Roman" w:hAnsi="Times New Roman" w:cs="Times New Roman"/>
            <w:color w:val="000000" w:themeColor="text1"/>
            <w:sz w:val="24"/>
            <w:szCs w:val="24"/>
            <w:rPrChange w:id="1269" w:author="Euderlan Freire" w:date="2025-06-13T19:10:00Z">
              <w:rPr>
                <w:rFonts w:ascii="Times New Roman" w:eastAsia="Times New Roman" w:hAnsi="Times New Roman" w:cs="Times New Roman"/>
                <w:sz w:val="24"/>
                <w:szCs w:val="24"/>
              </w:rPr>
            </w:rPrChange>
          </w:rPr>
          <w:t>os membros da comunidade academiam</w:t>
        </w:r>
      </w:ins>
      <w:ins w:id="1270" w:author="Yasmin Serejo" w:date="2025-06-12T14:05:00Z">
        <w:r w:rsidRPr="00E203A3">
          <w:rPr>
            <w:rFonts w:ascii="Times New Roman" w:eastAsia="Times New Roman" w:hAnsi="Times New Roman" w:cs="Times New Roman"/>
            <w:color w:val="000000" w:themeColor="text1"/>
            <w:sz w:val="24"/>
            <w:szCs w:val="24"/>
            <w:rPrChange w:id="1271" w:author="Euderlan Freire" w:date="2025-06-13T19:10:00Z">
              <w:rPr>
                <w:rFonts w:ascii="Times New Roman" w:eastAsia="Times New Roman" w:hAnsi="Times New Roman" w:cs="Times New Roman"/>
                <w:sz w:val="24"/>
                <w:szCs w:val="24"/>
              </w:rPr>
            </w:rPrChange>
          </w:rPr>
          <w:t xml:space="preserve"> realizem buscas rápidas e precisas em documentos institucionais, interpretando perguntas em linguagem natural e retornando respostas contextualizadas. Ao centraliza</w:t>
        </w:r>
      </w:ins>
      <w:ins w:id="1272" w:author="Yasmin Serejo" w:date="2025-06-12T14:06:00Z">
        <w:r w:rsidRPr="00E203A3">
          <w:rPr>
            <w:rFonts w:ascii="Times New Roman" w:eastAsia="Times New Roman" w:hAnsi="Times New Roman" w:cs="Times New Roman"/>
            <w:color w:val="000000" w:themeColor="text1"/>
            <w:sz w:val="24"/>
            <w:szCs w:val="24"/>
            <w:rPrChange w:id="1273" w:author="Euderlan Freire" w:date="2025-06-13T19:10:00Z">
              <w:rPr>
                <w:rFonts w:ascii="Times New Roman" w:eastAsia="Times New Roman" w:hAnsi="Times New Roman" w:cs="Times New Roman"/>
                <w:sz w:val="24"/>
                <w:szCs w:val="24"/>
              </w:rPr>
            </w:rPrChange>
          </w:rPr>
          <w:t xml:space="preserve">r e simplificar o acesso </w:t>
        </w:r>
      </w:ins>
      <w:ins w:id="1274" w:author="Yasmin Serejo" w:date="2025-06-12T14:14:00Z">
        <w:r w:rsidRPr="00E203A3">
          <w:rPr>
            <w:rFonts w:ascii="Times New Roman" w:eastAsia="Times New Roman" w:hAnsi="Times New Roman" w:cs="Times New Roman"/>
            <w:color w:val="000000" w:themeColor="text1"/>
            <w:sz w:val="24"/>
            <w:szCs w:val="24"/>
            <w:rPrChange w:id="1275" w:author="Euderlan Freire" w:date="2025-06-13T19:10:00Z">
              <w:rPr>
                <w:rFonts w:ascii="Times New Roman" w:eastAsia="Times New Roman" w:hAnsi="Times New Roman" w:cs="Times New Roman"/>
                <w:sz w:val="24"/>
                <w:szCs w:val="24"/>
              </w:rPr>
            </w:rPrChange>
          </w:rPr>
          <w:t>às</w:t>
        </w:r>
      </w:ins>
      <w:ins w:id="1276" w:author="Yasmin Serejo" w:date="2025-06-12T14:06:00Z">
        <w:r w:rsidRPr="00E203A3">
          <w:rPr>
            <w:rFonts w:ascii="Times New Roman" w:eastAsia="Times New Roman" w:hAnsi="Times New Roman" w:cs="Times New Roman"/>
            <w:color w:val="000000" w:themeColor="text1"/>
            <w:sz w:val="24"/>
            <w:szCs w:val="24"/>
            <w:rPrChange w:id="1277" w:author="Euderlan Freire" w:date="2025-06-13T19:10:00Z">
              <w:rPr>
                <w:rFonts w:ascii="Times New Roman" w:eastAsia="Times New Roman" w:hAnsi="Times New Roman" w:cs="Times New Roman"/>
                <w:sz w:val="24"/>
                <w:szCs w:val="24"/>
              </w:rPr>
            </w:rPrChange>
          </w:rPr>
          <w:t xml:space="preserve"> informações, a solução reduz o tempo gasto manualmente, minimiza erros e retrabalho, além de contribuir para uma tomada de decisão </w:t>
        </w:r>
      </w:ins>
      <w:ins w:id="1278" w:author="Yasmin Serejo" w:date="2025-06-12T14:07:00Z">
        <w:r w:rsidRPr="00E203A3">
          <w:rPr>
            <w:rFonts w:ascii="Times New Roman" w:eastAsia="Times New Roman" w:hAnsi="Times New Roman" w:cs="Times New Roman"/>
            <w:color w:val="000000" w:themeColor="text1"/>
            <w:sz w:val="24"/>
            <w:szCs w:val="24"/>
            <w:rPrChange w:id="1279" w:author="Euderlan Freire" w:date="2025-06-13T19:10:00Z">
              <w:rPr>
                <w:rFonts w:ascii="Times New Roman" w:eastAsia="Times New Roman" w:hAnsi="Times New Roman" w:cs="Times New Roman"/>
                <w:sz w:val="24"/>
                <w:szCs w:val="24"/>
              </w:rPr>
            </w:rPrChange>
          </w:rPr>
          <w:t xml:space="preserve">mais </w:t>
        </w:r>
      </w:ins>
      <w:ins w:id="1280" w:author="Yasmin Serejo" w:date="2025-06-13T14:59:00Z">
        <w:r w:rsidR="77F398B4" w:rsidRPr="00E203A3">
          <w:rPr>
            <w:rFonts w:ascii="Times New Roman" w:eastAsia="Times New Roman" w:hAnsi="Times New Roman" w:cs="Times New Roman"/>
            <w:color w:val="000000" w:themeColor="text1"/>
            <w:sz w:val="24"/>
            <w:szCs w:val="24"/>
            <w:rPrChange w:id="1281" w:author="Euderlan Freire" w:date="2025-06-13T19:10:00Z">
              <w:rPr>
                <w:rFonts w:ascii="Times New Roman" w:eastAsia="Times New Roman" w:hAnsi="Times New Roman" w:cs="Times New Roman"/>
                <w:sz w:val="24"/>
                <w:szCs w:val="24"/>
              </w:rPr>
            </w:rPrChange>
          </w:rPr>
          <w:t>ágil</w:t>
        </w:r>
      </w:ins>
      <w:ins w:id="1282" w:author="Yasmin Serejo" w:date="2025-06-12T14:07:00Z">
        <w:r w:rsidRPr="00E203A3">
          <w:rPr>
            <w:rFonts w:ascii="Times New Roman" w:eastAsia="Times New Roman" w:hAnsi="Times New Roman" w:cs="Times New Roman"/>
            <w:color w:val="000000" w:themeColor="text1"/>
            <w:sz w:val="24"/>
            <w:szCs w:val="24"/>
            <w:rPrChange w:id="1283" w:author="Euderlan Freire" w:date="2025-06-13T19:10:00Z">
              <w:rPr>
                <w:rFonts w:ascii="Times New Roman" w:eastAsia="Times New Roman" w:hAnsi="Times New Roman" w:cs="Times New Roman"/>
                <w:sz w:val="24"/>
                <w:szCs w:val="24"/>
              </w:rPr>
            </w:rPrChange>
          </w:rPr>
          <w:t xml:space="preserve"> e eficaz.</w:t>
        </w:r>
      </w:ins>
    </w:p>
    <w:p w14:paraId="6A53B967" w14:textId="12F57CA2" w:rsidR="3DD9D758" w:rsidRPr="00E203A3" w:rsidRDefault="3DD9D758">
      <w:pPr>
        <w:spacing w:before="40" w:after="240" w:line="360" w:lineRule="auto"/>
        <w:ind w:firstLine="708"/>
        <w:jc w:val="both"/>
        <w:rPr>
          <w:ins w:id="1284" w:author="Yasmin Serejo" w:date="2025-06-12T13:57:00Z"/>
          <w:rFonts w:ascii="Times New Roman" w:eastAsia="Times New Roman" w:hAnsi="Times New Roman" w:cs="Times New Roman"/>
          <w:color w:val="000000" w:themeColor="text1"/>
          <w:sz w:val="24"/>
          <w:szCs w:val="24"/>
          <w:rPrChange w:id="1285" w:author="Euderlan Freire" w:date="2025-06-13T19:10:00Z">
            <w:rPr>
              <w:ins w:id="1286" w:author="Yasmin Serejo" w:date="2025-06-12T13:57:00Z"/>
              <w:rFonts w:ascii="Times New Roman" w:eastAsia="Times New Roman" w:hAnsi="Times New Roman" w:cs="Times New Roman"/>
              <w:sz w:val="24"/>
              <w:szCs w:val="24"/>
            </w:rPr>
          </w:rPrChange>
        </w:rPr>
        <w:pPrChange w:id="1287" w:author="EUDERLAN FREIRE DA SILVA ABREU" w:date="2025-07-18T19:44:00Z">
          <w:pPr>
            <w:spacing w:line="360" w:lineRule="auto"/>
            <w:ind w:firstLine="708"/>
            <w:jc w:val="both"/>
          </w:pPr>
        </w:pPrChange>
      </w:pPr>
    </w:p>
    <w:p w14:paraId="68F57D77" w14:textId="51CF54E5" w:rsidR="3DD9D758" w:rsidRPr="00E203A3" w:rsidRDefault="69EBAEA6">
      <w:pPr>
        <w:spacing w:before="40" w:after="240" w:line="360" w:lineRule="auto"/>
        <w:jc w:val="both"/>
        <w:rPr>
          <w:ins w:id="1288" w:author="Yasmin Serejo" w:date="2025-06-13T14:49:00Z"/>
          <w:rFonts w:ascii="Times New Roman" w:eastAsia="Times New Roman" w:hAnsi="Times New Roman" w:cs="Times New Roman"/>
          <w:color w:val="000000" w:themeColor="text1"/>
          <w:sz w:val="24"/>
          <w:szCs w:val="24"/>
          <w:rPrChange w:id="1289" w:author="Euderlan Freire" w:date="2025-06-13T19:10:00Z">
            <w:rPr>
              <w:ins w:id="1290" w:author="Yasmin Serejo" w:date="2025-06-13T14:49:00Z"/>
              <w:rFonts w:ascii="Times New Roman" w:eastAsia="Times New Roman" w:hAnsi="Times New Roman" w:cs="Times New Roman"/>
              <w:sz w:val="20"/>
              <w:szCs w:val="20"/>
            </w:rPr>
          </w:rPrChange>
        </w:rPr>
        <w:pPrChange w:id="1291" w:author="Euderlan Freire" w:date="2025-06-13T19:23:00Z">
          <w:pPr>
            <w:spacing w:line="360" w:lineRule="auto"/>
            <w:jc w:val="center"/>
          </w:pPr>
        </w:pPrChange>
      </w:pPr>
      <w:ins w:id="1292" w:author="Yasmin Serejo" w:date="2025-06-13T14:49:00Z">
        <w:r w:rsidRPr="00E203A3">
          <w:rPr>
            <w:rFonts w:ascii="Times New Roman" w:eastAsia="Times New Roman" w:hAnsi="Times New Roman" w:cs="Times New Roman"/>
            <w:color w:val="000000" w:themeColor="text1"/>
            <w:sz w:val="24"/>
            <w:szCs w:val="24"/>
            <w:rPrChange w:id="1293" w:author="Euderlan Freire" w:date="2025-06-13T19:10:00Z">
              <w:rPr>
                <w:rFonts w:ascii="Times New Roman" w:eastAsia="Times New Roman" w:hAnsi="Times New Roman" w:cs="Times New Roman"/>
                <w:sz w:val="20"/>
                <w:szCs w:val="20"/>
              </w:rPr>
            </w:rPrChange>
          </w:rPr>
          <w:t>Tabela 2 – Justificativas dos problemas identificados</w:t>
        </w:r>
      </w:ins>
      <w:ins w:id="1294" w:author="Yasmin Serejo" w:date="2025-06-13T14:50:00Z">
        <w:r w:rsidRPr="00E203A3">
          <w:rPr>
            <w:rFonts w:ascii="Times New Roman" w:eastAsia="Times New Roman" w:hAnsi="Times New Roman" w:cs="Times New Roman"/>
            <w:color w:val="000000" w:themeColor="text1"/>
            <w:sz w:val="24"/>
            <w:szCs w:val="24"/>
            <w:rPrChange w:id="1295" w:author="Euderlan Freire" w:date="2025-06-13T19:10:00Z">
              <w:rPr>
                <w:rFonts w:ascii="Times New Roman" w:eastAsia="Times New Roman" w:hAnsi="Times New Roman" w:cs="Times New Roman"/>
                <w:sz w:val="20"/>
                <w:szCs w:val="20"/>
              </w:rPr>
            </w:rPrChange>
          </w:rPr>
          <w:t>.</w:t>
        </w:r>
      </w:ins>
    </w:p>
    <w:tbl>
      <w:tblPr>
        <w:tblStyle w:val="Tabelacomgrade"/>
        <w:tblW w:w="0" w:type="auto"/>
        <w:tblLook w:val="06A0" w:firstRow="1" w:lastRow="0" w:firstColumn="1" w:lastColumn="0" w:noHBand="1" w:noVBand="1"/>
        <w:tblPrChange w:id="1296" w:author="Euderlan Freire" w:date="2025-06-13T20:41:00Z">
          <w:tblPr>
            <w:tblStyle w:val="Tabelacomgrade"/>
            <w:tblW w:w="0" w:type="auto"/>
            <w:tblLook w:val="06A0" w:firstRow="1" w:lastRow="0" w:firstColumn="1" w:lastColumn="0" w:noHBand="1" w:noVBand="1"/>
          </w:tblPr>
        </w:tblPrChange>
      </w:tblPr>
      <w:tblGrid>
        <w:gridCol w:w="3990"/>
        <w:gridCol w:w="4500"/>
        <w:tblGridChange w:id="1297">
          <w:tblGrid>
            <w:gridCol w:w="3990"/>
            <w:gridCol w:w="4500"/>
          </w:tblGrid>
        </w:tblGridChange>
      </w:tblGrid>
      <w:tr w:rsidR="0017380A" w:rsidRPr="00E203A3" w14:paraId="74A67F45" w14:textId="77777777" w:rsidTr="00513A7E">
        <w:trPr>
          <w:trHeight w:val="300"/>
          <w:ins w:id="1298" w:author="Yasmin Serejo" w:date="2025-06-13T14:49:00Z"/>
          <w:trPrChange w:id="1299" w:author="Euderlan Freire" w:date="2025-06-13T20:41:00Z">
            <w:trPr>
              <w:trHeight w:val="300"/>
            </w:trPr>
          </w:trPrChange>
        </w:trPr>
        <w:tc>
          <w:tcPr>
            <w:tcW w:w="3990" w:type="dxa"/>
            <w:shd w:val="clear" w:color="auto" w:fill="4472C4" w:themeFill="accent1"/>
            <w:tcPrChange w:id="1300" w:author="Euderlan Freire" w:date="2025-06-13T20:41:00Z">
              <w:tcPr>
                <w:tcW w:w="3990" w:type="dxa"/>
                <w:shd w:val="clear" w:color="auto" w:fill="003366"/>
              </w:tcPr>
            </w:tcPrChange>
          </w:tcPr>
          <w:p w14:paraId="39240BFB" w14:textId="5A5D03D3" w:rsidR="391DBA3C" w:rsidRPr="00804FAD" w:rsidRDefault="391DBA3C">
            <w:pPr>
              <w:spacing w:line="360" w:lineRule="auto"/>
              <w:jc w:val="both"/>
              <w:rPr>
                <w:rFonts w:ascii="Times New Roman" w:eastAsia="Times New Roman" w:hAnsi="Times New Roman" w:cs="Times New Roman"/>
                <w:color w:val="FFFFFF" w:themeColor="background1"/>
                <w:sz w:val="24"/>
                <w:szCs w:val="24"/>
                <w:rPrChange w:id="1301" w:author="EUDERLAN FREIRE DA SILVA ABREU" w:date="2025-07-18T19:44:00Z">
                  <w:rPr>
                    <w:rFonts w:ascii="Times New Roman" w:eastAsia="Times New Roman" w:hAnsi="Times New Roman" w:cs="Times New Roman"/>
                    <w:sz w:val="24"/>
                    <w:szCs w:val="24"/>
                  </w:rPr>
                </w:rPrChange>
              </w:rPr>
              <w:pPrChange w:id="1302" w:author="EUDERLAN FREIRE DA SILVA ABREU" w:date="2025-07-18T19:44:00Z">
                <w:pPr/>
              </w:pPrChange>
            </w:pPr>
            <w:ins w:id="1303" w:author="Yasmin Serejo" w:date="2025-06-13T14:50:00Z">
              <w:r w:rsidRPr="00804FAD">
                <w:rPr>
                  <w:rFonts w:ascii="Times New Roman" w:eastAsia="Times New Roman" w:hAnsi="Times New Roman" w:cs="Times New Roman"/>
                  <w:b/>
                  <w:bCs/>
                  <w:color w:val="FFFFFF" w:themeColor="background1"/>
                  <w:sz w:val="24"/>
                  <w:szCs w:val="24"/>
                  <w:rPrChange w:id="1304" w:author="EUDERLAN FREIRE DA SILVA ABREU" w:date="2025-07-18T19:44:00Z">
                    <w:rPr>
                      <w:rFonts w:ascii="Times New Roman" w:eastAsia="Times New Roman" w:hAnsi="Times New Roman" w:cs="Times New Roman"/>
                      <w:b/>
                      <w:bCs/>
                      <w:sz w:val="24"/>
                      <w:szCs w:val="24"/>
                    </w:rPr>
                  </w:rPrChange>
                </w:rPr>
                <w:t>Justificativa do Problema</w:t>
              </w:r>
            </w:ins>
          </w:p>
        </w:tc>
        <w:tc>
          <w:tcPr>
            <w:tcW w:w="4500" w:type="dxa"/>
            <w:shd w:val="clear" w:color="auto" w:fill="4472C4" w:themeFill="accent1"/>
            <w:tcPrChange w:id="1305" w:author="Euderlan Freire" w:date="2025-06-13T20:41:00Z">
              <w:tcPr>
                <w:tcW w:w="4500" w:type="dxa"/>
                <w:shd w:val="clear" w:color="auto" w:fill="003366"/>
              </w:tcPr>
            </w:tcPrChange>
          </w:tcPr>
          <w:p w14:paraId="1B2B3A4E" w14:textId="57AEF9EA" w:rsidR="66C841F8" w:rsidRPr="00804FAD" w:rsidRDefault="66C841F8">
            <w:pPr>
              <w:spacing w:line="360" w:lineRule="auto"/>
              <w:jc w:val="both"/>
              <w:rPr>
                <w:rFonts w:ascii="Times New Roman" w:eastAsia="Times New Roman" w:hAnsi="Times New Roman" w:cs="Times New Roman"/>
                <w:b/>
                <w:bCs/>
                <w:color w:val="FFFFFF" w:themeColor="background1"/>
                <w:sz w:val="24"/>
                <w:szCs w:val="24"/>
              </w:rPr>
              <w:pPrChange w:id="1306" w:author="EUDERLAN FREIRE DA SILVA ABREU" w:date="2025-07-18T19:44:00Z">
                <w:pPr>
                  <w:jc w:val="center"/>
                </w:pPr>
              </w:pPrChange>
            </w:pPr>
            <w:ins w:id="1307" w:author="Yasmin Serejo" w:date="2025-06-13T14:49:00Z">
              <w:r w:rsidRPr="00804FAD">
                <w:rPr>
                  <w:rFonts w:ascii="Times New Roman" w:eastAsia="Times New Roman" w:hAnsi="Times New Roman" w:cs="Times New Roman"/>
                  <w:b/>
                  <w:bCs/>
                  <w:color w:val="FFFFFF" w:themeColor="background1"/>
                  <w:sz w:val="24"/>
                  <w:szCs w:val="24"/>
                </w:rPr>
                <w:t>Descrição d</w:t>
              </w:r>
            </w:ins>
            <w:ins w:id="1308" w:author="Yasmin Serejo" w:date="2025-06-13T14:50:00Z">
              <w:r w:rsidR="197B5E40" w:rsidRPr="00804FAD">
                <w:rPr>
                  <w:rFonts w:ascii="Times New Roman" w:eastAsia="Times New Roman" w:hAnsi="Times New Roman" w:cs="Times New Roman"/>
                  <w:b/>
                  <w:bCs/>
                  <w:color w:val="FFFFFF" w:themeColor="background1"/>
                  <w:sz w:val="24"/>
                  <w:szCs w:val="24"/>
                </w:rPr>
                <w:t>a Justificativa</w:t>
              </w:r>
            </w:ins>
          </w:p>
        </w:tc>
      </w:tr>
      <w:tr w:rsidR="0017380A" w:rsidRPr="00E203A3" w14:paraId="11DA022B" w14:textId="77777777" w:rsidTr="66C841F8">
        <w:trPr>
          <w:trHeight w:val="300"/>
          <w:ins w:id="1309" w:author="Yasmin Serejo" w:date="2025-06-13T14:49:00Z"/>
        </w:trPr>
        <w:tc>
          <w:tcPr>
            <w:tcW w:w="3990" w:type="dxa"/>
            <w:vAlign w:val="center"/>
          </w:tcPr>
          <w:p w14:paraId="31F8E361" w14:textId="291EB7AB" w:rsidR="5799EB86" w:rsidRPr="00E203A3" w:rsidRDefault="5799EB86">
            <w:pPr>
              <w:spacing w:line="360" w:lineRule="auto"/>
              <w:jc w:val="both"/>
              <w:rPr>
                <w:rFonts w:ascii="Times New Roman" w:hAnsi="Times New Roman" w:cs="Times New Roman"/>
                <w:color w:val="000000" w:themeColor="text1"/>
                <w:sz w:val="24"/>
                <w:szCs w:val="24"/>
                <w:rPrChange w:id="1310" w:author="Euderlan Freire" w:date="2025-06-13T19:10:00Z">
                  <w:rPr/>
                </w:rPrChange>
              </w:rPr>
              <w:pPrChange w:id="1311" w:author="EUDERLAN FREIRE DA SILVA ABREU" w:date="2025-07-18T19:44:00Z">
                <w:pPr>
                  <w:spacing w:line="360" w:lineRule="auto"/>
                </w:pPr>
              </w:pPrChange>
            </w:pPr>
            <w:ins w:id="1312" w:author="Yasmin Serejo" w:date="2025-06-13T14:56:00Z">
              <w:r w:rsidRPr="00E203A3">
                <w:rPr>
                  <w:rFonts w:ascii="Times New Roman" w:eastAsia="Times New Roman" w:hAnsi="Times New Roman" w:cs="Times New Roman"/>
                  <w:color w:val="000000" w:themeColor="text1"/>
                  <w:sz w:val="24"/>
                  <w:szCs w:val="24"/>
                  <w:rPrChange w:id="1313" w:author="Euderlan Freire" w:date="2025-06-13T19:10:00Z">
                    <w:rPr>
                      <w:rFonts w:ascii="Times New Roman" w:eastAsia="Times New Roman" w:hAnsi="Times New Roman" w:cs="Times New Roman"/>
                      <w:sz w:val="24"/>
                      <w:szCs w:val="24"/>
                    </w:rPr>
                  </w:rPrChange>
                </w:rPr>
                <w:t>Redução do tempo de busca</w:t>
              </w:r>
            </w:ins>
          </w:p>
        </w:tc>
        <w:tc>
          <w:tcPr>
            <w:tcW w:w="4500" w:type="dxa"/>
          </w:tcPr>
          <w:p w14:paraId="61248291" w14:textId="6B0B2040" w:rsidR="5799EB86" w:rsidRPr="00E203A3" w:rsidRDefault="5799EB86">
            <w:pPr>
              <w:spacing w:line="360" w:lineRule="auto"/>
              <w:jc w:val="both"/>
              <w:rPr>
                <w:rFonts w:ascii="Times New Roman" w:eastAsia="Times New Roman" w:hAnsi="Times New Roman" w:cs="Times New Roman"/>
                <w:color w:val="000000" w:themeColor="text1"/>
                <w:sz w:val="24"/>
                <w:szCs w:val="24"/>
                <w:rPrChange w:id="1314" w:author="Euderlan Freire" w:date="2025-06-13T19:10:00Z">
                  <w:rPr>
                    <w:rFonts w:ascii="Times New Roman" w:eastAsia="Times New Roman" w:hAnsi="Times New Roman" w:cs="Times New Roman"/>
                    <w:sz w:val="24"/>
                    <w:szCs w:val="24"/>
                  </w:rPr>
                </w:rPrChange>
              </w:rPr>
            </w:pPr>
            <w:ins w:id="1315" w:author="Yasmin Serejo" w:date="2025-06-13T14:56:00Z">
              <w:r w:rsidRPr="00E203A3">
                <w:rPr>
                  <w:rFonts w:ascii="Times New Roman" w:eastAsia="Times New Roman" w:hAnsi="Times New Roman" w:cs="Times New Roman"/>
                  <w:color w:val="000000" w:themeColor="text1"/>
                  <w:sz w:val="24"/>
                  <w:szCs w:val="24"/>
                  <w:rPrChange w:id="1316" w:author="Euderlan Freire" w:date="2025-06-13T19:10:00Z">
                    <w:rPr>
                      <w:rFonts w:ascii="Times New Roman" w:eastAsia="Times New Roman" w:hAnsi="Times New Roman" w:cs="Times New Roman"/>
                      <w:sz w:val="24"/>
                      <w:szCs w:val="24"/>
                    </w:rPr>
                  </w:rPrChange>
                </w:rPr>
                <w:t>Com o Sistema Inteligente de Consulta</w:t>
              </w:r>
            </w:ins>
            <w:ins w:id="1317" w:author="Yasmin Serejo" w:date="2025-06-13T14:58:00Z">
              <w:r w:rsidR="69717D47" w:rsidRPr="00E203A3">
                <w:rPr>
                  <w:rFonts w:ascii="Times New Roman" w:eastAsia="Times New Roman" w:hAnsi="Times New Roman" w:cs="Times New Roman"/>
                  <w:color w:val="000000" w:themeColor="text1"/>
                  <w:sz w:val="24"/>
                  <w:szCs w:val="24"/>
                  <w:rPrChange w:id="1318" w:author="Euderlan Freire" w:date="2025-06-13T19:10:00Z">
                    <w:rPr>
                      <w:rFonts w:ascii="Times New Roman" w:eastAsia="Times New Roman" w:hAnsi="Times New Roman" w:cs="Times New Roman"/>
                      <w:sz w:val="24"/>
                      <w:szCs w:val="24"/>
                    </w:rPr>
                  </w:rPrChange>
                </w:rPr>
                <w:t>,</w:t>
              </w:r>
            </w:ins>
            <w:ins w:id="1319" w:author="Yasmin Serejo" w:date="2025-06-13T15:04:00Z">
              <w:r w:rsidR="5512416C" w:rsidRPr="00E203A3">
                <w:rPr>
                  <w:rFonts w:ascii="Times New Roman" w:eastAsia="Times New Roman" w:hAnsi="Times New Roman" w:cs="Times New Roman"/>
                  <w:color w:val="000000" w:themeColor="text1"/>
                  <w:sz w:val="24"/>
                  <w:szCs w:val="24"/>
                  <w:rPrChange w:id="1320" w:author="Euderlan Freire" w:date="2025-06-13T19:10:00Z">
                    <w:rPr>
                      <w:rFonts w:ascii="Times New Roman" w:eastAsia="Times New Roman" w:hAnsi="Times New Roman" w:cs="Times New Roman"/>
                      <w:sz w:val="24"/>
                      <w:szCs w:val="24"/>
                    </w:rPr>
                  </w:rPrChange>
                </w:rPr>
                <w:t xml:space="preserve"> há </w:t>
              </w:r>
            </w:ins>
            <w:ins w:id="1321" w:author="Yasmin Serejo" w:date="2025-06-13T14:58:00Z">
              <w:r w:rsidR="7E555F39" w:rsidRPr="00E203A3">
                <w:rPr>
                  <w:rFonts w:ascii="Times New Roman" w:eastAsia="Times New Roman" w:hAnsi="Times New Roman" w:cs="Times New Roman"/>
                  <w:color w:val="000000" w:themeColor="text1"/>
                  <w:sz w:val="24"/>
                  <w:szCs w:val="24"/>
                  <w:rPrChange w:id="1322" w:author="Euderlan Freire" w:date="2025-06-13T19:10:00Z">
                    <w:rPr>
                      <w:rFonts w:ascii="Times New Roman" w:eastAsia="Times New Roman" w:hAnsi="Times New Roman" w:cs="Times New Roman"/>
                      <w:sz w:val="24"/>
                      <w:szCs w:val="24"/>
                    </w:rPr>
                  </w:rPrChange>
                </w:rPr>
                <w:t>uma redu</w:t>
              </w:r>
            </w:ins>
            <w:ins w:id="1323" w:author="Yasmin Serejo" w:date="2025-06-13T14:59:00Z">
              <w:r w:rsidR="7E555F39" w:rsidRPr="00E203A3">
                <w:rPr>
                  <w:rFonts w:ascii="Times New Roman" w:eastAsia="Times New Roman" w:hAnsi="Times New Roman" w:cs="Times New Roman"/>
                  <w:color w:val="000000" w:themeColor="text1"/>
                  <w:sz w:val="24"/>
                  <w:szCs w:val="24"/>
                  <w:rPrChange w:id="1324" w:author="Euderlan Freire" w:date="2025-06-13T19:10:00Z">
                    <w:rPr>
                      <w:rFonts w:ascii="Times New Roman" w:eastAsia="Times New Roman" w:hAnsi="Times New Roman" w:cs="Times New Roman"/>
                      <w:sz w:val="24"/>
                      <w:szCs w:val="24"/>
                    </w:rPr>
                  </w:rPrChange>
                </w:rPr>
                <w:t>ção nas</w:t>
              </w:r>
            </w:ins>
            <w:ins w:id="1325" w:author="Yasmin Serejo" w:date="2025-06-13T14:57:00Z">
              <w:r w:rsidRPr="00E203A3">
                <w:rPr>
                  <w:rFonts w:ascii="Times New Roman" w:eastAsia="Times New Roman" w:hAnsi="Times New Roman" w:cs="Times New Roman"/>
                  <w:color w:val="000000" w:themeColor="text1"/>
                  <w:sz w:val="24"/>
                  <w:szCs w:val="24"/>
                  <w:rPrChange w:id="1326" w:author="Euderlan Freire" w:date="2025-06-13T19:10:00Z">
                    <w:rPr>
                      <w:rFonts w:ascii="Times New Roman" w:eastAsia="Times New Roman" w:hAnsi="Times New Roman" w:cs="Times New Roman"/>
                      <w:sz w:val="24"/>
                      <w:szCs w:val="24"/>
                    </w:rPr>
                  </w:rPrChange>
                </w:rPr>
                <w:t xml:space="preserve"> buscas manuais, permitindo </w:t>
              </w:r>
            </w:ins>
            <w:ins w:id="1327" w:author="Yasmin Serejo" w:date="2025-06-13T14:59:00Z">
              <w:r w:rsidR="26176860" w:rsidRPr="00E203A3">
                <w:rPr>
                  <w:rFonts w:ascii="Times New Roman" w:eastAsia="Times New Roman" w:hAnsi="Times New Roman" w:cs="Times New Roman"/>
                  <w:color w:val="000000" w:themeColor="text1"/>
                  <w:sz w:val="24"/>
                  <w:szCs w:val="24"/>
                  <w:rPrChange w:id="1328" w:author="Euderlan Freire" w:date="2025-06-13T19:10:00Z">
                    <w:rPr>
                      <w:rFonts w:ascii="Times New Roman" w:eastAsia="Times New Roman" w:hAnsi="Times New Roman" w:cs="Times New Roman"/>
                      <w:sz w:val="24"/>
                      <w:szCs w:val="24"/>
                    </w:rPr>
                  </w:rPrChange>
                </w:rPr>
                <w:t xml:space="preserve">que os usuários façam </w:t>
              </w:r>
            </w:ins>
            <w:ins w:id="1329" w:author="Yasmin Serejo" w:date="2025-06-13T14:57:00Z">
              <w:r w:rsidRPr="00E203A3">
                <w:rPr>
                  <w:rFonts w:ascii="Times New Roman" w:eastAsia="Times New Roman" w:hAnsi="Times New Roman" w:cs="Times New Roman"/>
                  <w:color w:val="000000" w:themeColor="text1"/>
                  <w:sz w:val="24"/>
                  <w:szCs w:val="24"/>
                  <w:rPrChange w:id="1330" w:author="Euderlan Freire" w:date="2025-06-13T19:10:00Z">
                    <w:rPr>
                      <w:rFonts w:ascii="Times New Roman" w:eastAsia="Times New Roman" w:hAnsi="Times New Roman" w:cs="Times New Roman"/>
                      <w:sz w:val="24"/>
                      <w:szCs w:val="24"/>
                    </w:rPr>
                  </w:rPrChange>
                </w:rPr>
                <w:t>consultas direta</w:t>
              </w:r>
              <w:r w:rsidR="0DB9B3F9" w:rsidRPr="00E203A3">
                <w:rPr>
                  <w:rFonts w:ascii="Times New Roman" w:eastAsia="Times New Roman" w:hAnsi="Times New Roman" w:cs="Times New Roman"/>
                  <w:color w:val="000000" w:themeColor="text1"/>
                  <w:sz w:val="24"/>
                  <w:szCs w:val="24"/>
                  <w:rPrChange w:id="1331" w:author="Euderlan Freire" w:date="2025-06-13T19:10:00Z">
                    <w:rPr>
                      <w:rFonts w:ascii="Times New Roman" w:eastAsia="Times New Roman" w:hAnsi="Times New Roman" w:cs="Times New Roman"/>
                      <w:sz w:val="24"/>
                      <w:szCs w:val="24"/>
                    </w:rPr>
                  </w:rPrChange>
                </w:rPr>
                <w:t xml:space="preserve">s em linguagem natural e </w:t>
              </w:r>
            </w:ins>
            <w:ins w:id="1332" w:author="Yasmin Serejo" w:date="2025-06-13T14:59:00Z">
              <w:r w:rsidR="0E55D3FC" w:rsidRPr="00E203A3">
                <w:rPr>
                  <w:rFonts w:ascii="Times New Roman" w:eastAsia="Times New Roman" w:hAnsi="Times New Roman" w:cs="Times New Roman"/>
                  <w:color w:val="000000" w:themeColor="text1"/>
                  <w:sz w:val="24"/>
                  <w:szCs w:val="24"/>
                  <w:rPrChange w:id="1333" w:author="Euderlan Freire" w:date="2025-06-13T19:10:00Z">
                    <w:rPr>
                      <w:rFonts w:ascii="Times New Roman" w:eastAsia="Times New Roman" w:hAnsi="Times New Roman" w:cs="Times New Roman"/>
                      <w:sz w:val="24"/>
                      <w:szCs w:val="24"/>
                    </w:rPr>
                  </w:rPrChange>
                </w:rPr>
                <w:t>recebam</w:t>
              </w:r>
            </w:ins>
            <w:ins w:id="1334" w:author="Yasmin Serejo" w:date="2025-06-13T14:58:00Z">
              <w:r w:rsidR="0DB9B3F9" w:rsidRPr="00E203A3">
                <w:rPr>
                  <w:rFonts w:ascii="Times New Roman" w:eastAsia="Times New Roman" w:hAnsi="Times New Roman" w:cs="Times New Roman"/>
                  <w:color w:val="000000" w:themeColor="text1"/>
                  <w:sz w:val="24"/>
                  <w:szCs w:val="24"/>
                  <w:rPrChange w:id="1335" w:author="Euderlan Freire" w:date="2025-06-13T19:10:00Z">
                    <w:rPr>
                      <w:rFonts w:ascii="Times New Roman" w:eastAsia="Times New Roman" w:hAnsi="Times New Roman" w:cs="Times New Roman"/>
                      <w:sz w:val="24"/>
                      <w:szCs w:val="24"/>
                    </w:rPr>
                  </w:rPrChange>
                </w:rPr>
                <w:t xml:space="preserve"> respostas precisas, agilizando todo o processo.</w:t>
              </w:r>
            </w:ins>
          </w:p>
        </w:tc>
      </w:tr>
      <w:tr w:rsidR="0017380A" w:rsidRPr="00E203A3" w14:paraId="5F714584" w14:textId="77777777" w:rsidTr="66C841F8">
        <w:trPr>
          <w:trHeight w:val="300"/>
          <w:ins w:id="1336" w:author="Yasmin Serejo" w:date="2025-06-13T14:49:00Z"/>
        </w:trPr>
        <w:tc>
          <w:tcPr>
            <w:tcW w:w="3990" w:type="dxa"/>
            <w:vAlign w:val="center"/>
          </w:tcPr>
          <w:p w14:paraId="0F54360F" w14:textId="2A80FA6E" w:rsidR="66C841F8" w:rsidRPr="00E203A3" w:rsidRDefault="66C841F8">
            <w:pPr>
              <w:spacing w:line="360" w:lineRule="auto"/>
              <w:jc w:val="both"/>
              <w:rPr>
                <w:rFonts w:ascii="Times New Roman" w:eastAsia="Times New Roman" w:hAnsi="Times New Roman" w:cs="Times New Roman"/>
                <w:color w:val="000000" w:themeColor="text1"/>
                <w:sz w:val="24"/>
                <w:szCs w:val="24"/>
                <w:rPrChange w:id="1337" w:author="Euderlan Freire" w:date="2025-06-13T19:10:00Z">
                  <w:rPr>
                    <w:rFonts w:ascii="Times New Roman" w:eastAsia="Times New Roman" w:hAnsi="Times New Roman" w:cs="Times New Roman"/>
                    <w:sz w:val="24"/>
                    <w:szCs w:val="24"/>
                  </w:rPr>
                </w:rPrChange>
              </w:rPr>
              <w:pPrChange w:id="1338" w:author="EUDERLAN FREIRE DA SILVA ABREU" w:date="2025-07-18T19:44:00Z">
                <w:pPr>
                  <w:spacing w:line="360" w:lineRule="auto"/>
                </w:pPr>
              </w:pPrChange>
            </w:pPr>
            <w:ins w:id="1339" w:author="Yasmin Serejo" w:date="2025-06-13T14:49:00Z">
              <w:r w:rsidRPr="00E203A3">
                <w:rPr>
                  <w:rFonts w:ascii="Times New Roman" w:eastAsia="Times New Roman" w:hAnsi="Times New Roman" w:cs="Times New Roman"/>
                  <w:color w:val="000000" w:themeColor="text1"/>
                  <w:sz w:val="24"/>
                  <w:szCs w:val="24"/>
                  <w:rPrChange w:id="1340" w:author="Euderlan Freire" w:date="2025-06-13T19:10:00Z">
                    <w:rPr>
                      <w:rFonts w:ascii="Times New Roman" w:eastAsia="Times New Roman" w:hAnsi="Times New Roman" w:cs="Times New Roman"/>
                      <w:sz w:val="24"/>
                      <w:szCs w:val="24"/>
                    </w:rPr>
                  </w:rPrChange>
                </w:rPr>
                <w:t>Dificuldade de compreensão</w:t>
              </w:r>
            </w:ins>
          </w:p>
        </w:tc>
        <w:tc>
          <w:tcPr>
            <w:tcW w:w="4500" w:type="dxa"/>
          </w:tcPr>
          <w:p w14:paraId="4E7753A0" w14:textId="41570126" w:rsidR="1203AA6D" w:rsidRPr="00E203A3" w:rsidRDefault="1203AA6D">
            <w:pPr>
              <w:spacing w:line="360" w:lineRule="auto"/>
              <w:jc w:val="both"/>
              <w:rPr>
                <w:rFonts w:ascii="Times New Roman" w:eastAsia="Times New Roman" w:hAnsi="Times New Roman" w:cs="Times New Roman"/>
                <w:color w:val="000000" w:themeColor="text1"/>
                <w:sz w:val="24"/>
                <w:szCs w:val="24"/>
                <w:rPrChange w:id="1341" w:author="Euderlan Freire" w:date="2025-06-13T19:10:00Z">
                  <w:rPr>
                    <w:rFonts w:ascii="Times New Roman" w:eastAsia="Times New Roman" w:hAnsi="Times New Roman" w:cs="Times New Roman"/>
                    <w:sz w:val="24"/>
                    <w:szCs w:val="24"/>
                  </w:rPr>
                </w:rPrChange>
              </w:rPr>
            </w:pPr>
            <w:ins w:id="1342" w:author="Yasmin Serejo" w:date="2025-06-13T15:00:00Z">
              <w:r w:rsidRPr="00E203A3">
                <w:rPr>
                  <w:rFonts w:ascii="Times New Roman" w:eastAsia="Times New Roman" w:hAnsi="Times New Roman" w:cs="Times New Roman"/>
                  <w:color w:val="000000" w:themeColor="text1"/>
                  <w:sz w:val="24"/>
                  <w:szCs w:val="24"/>
                  <w:rPrChange w:id="1343" w:author="Euderlan Freire" w:date="2025-06-13T19:10:00Z">
                    <w:rPr>
                      <w:rFonts w:ascii="Times New Roman" w:eastAsia="Times New Roman" w:hAnsi="Times New Roman" w:cs="Times New Roman"/>
                      <w:sz w:val="24"/>
                      <w:szCs w:val="24"/>
                    </w:rPr>
                  </w:rPrChange>
                </w:rPr>
                <w:t xml:space="preserve">O </w:t>
              </w:r>
            </w:ins>
            <w:ins w:id="1344" w:author="Yasmin Serejo" w:date="2025-06-13T15:02:00Z">
              <w:r w:rsidR="5A444260" w:rsidRPr="00E203A3">
                <w:rPr>
                  <w:rFonts w:ascii="Times New Roman" w:eastAsia="Times New Roman" w:hAnsi="Times New Roman" w:cs="Times New Roman"/>
                  <w:color w:val="000000" w:themeColor="text1"/>
                  <w:sz w:val="24"/>
                  <w:szCs w:val="24"/>
                  <w:rPrChange w:id="1345" w:author="Euderlan Freire" w:date="2025-06-13T19:10:00Z">
                    <w:rPr>
                      <w:rFonts w:ascii="Times New Roman" w:eastAsia="Times New Roman" w:hAnsi="Times New Roman" w:cs="Times New Roman"/>
                      <w:sz w:val="24"/>
                      <w:szCs w:val="24"/>
                    </w:rPr>
                  </w:rPrChange>
                </w:rPr>
                <w:t xml:space="preserve">sistema </w:t>
              </w:r>
            </w:ins>
            <w:ins w:id="1346" w:author="Yasmin Serejo" w:date="2025-06-13T15:04:00Z">
              <w:r w:rsidR="37AAC59D" w:rsidRPr="00E203A3">
                <w:rPr>
                  <w:rFonts w:ascii="Times New Roman" w:eastAsia="Times New Roman" w:hAnsi="Times New Roman" w:cs="Times New Roman"/>
                  <w:color w:val="000000" w:themeColor="text1"/>
                  <w:sz w:val="24"/>
                  <w:szCs w:val="24"/>
                  <w:rPrChange w:id="1347" w:author="Euderlan Freire" w:date="2025-06-13T19:10:00Z">
                    <w:rPr>
                      <w:rFonts w:ascii="Times New Roman" w:eastAsia="Times New Roman" w:hAnsi="Times New Roman" w:cs="Times New Roman"/>
                      <w:sz w:val="24"/>
                      <w:szCs w:val="24"/>
                    </w:rPr>
                  </w:rPrChange>
                </w:rPr>
                <w:t xml:space="preserve">é </w:t>
              </w:r>
            </w:ins>
            <w:ins w:id="1348" w:author="Yasmin Serejo" w:date="2025-06-13T15:01:00Z">
              <w:r w:rsidRPr="00E203A3">
                <w:rPr>
                  <w:rFonts w:ascii="Times New Roman" w:eastAsia="Times New Roman" w:hAnsi="Times New Roman" w:cs="Times New Roman"/>
                  <w:color w:val="000000" w:themeColor="text1"/>
                  <w:sz w:val="24"/>
                  <w:szCs w:val="24"/>
                  <w:rPrChange w:id="1349" w:author="Euderlan Freire" w:date="2025-06-13T19:10:00Z">
                    <w:rPr>
                      <w:rFonts w:ascii="Times New Roman" w:eastAsia="Times New Roman" w:hAnsi="Times New Roman" w:cs="Times New Roman"/>
                      <w:sz w:val="24"/>
                      <w:szCs w:val="24"/>
                    </w:rPr>
                  </w:rPrChange>
                </w:rPr>
                <w:t>capaz de interpretar documentos compl</w:t>
              </w:r>
            </w:ins>
            <w:ins w:id="1350" w:author="Yasmin Serejo" w:date="2025-06-13T15:02:00Z">
              <w:r w:rsidR="4B3DEF93" w:rsidRPr="00E203A3">
                <w:rPr>
                  <w:rFonts w:ascii="Times New Roman" w:eastAsia="Times New Roman" w:hAnsi="Times New Roman" w:cs="Times New Roman"/>
                  <w:color w:val="000000" w:themeColor="text1"/>
                  <w:sz w:val="24"/>
                  <w:szCs w:val="24"/>
                  <w:rPrChange w:id="1351" w:author="Euderlan Freire" w:date="2025-06-13T19:10:00Z">
                    <w:rPr>
                      <w:rFonts w:ascii="Times New Roman" w:eastAsia="Times New Roman" w:hAnsi="Times New Roman" w:cs="Times New Roman"/>
                      <w:sz w:val="24"/>
                      <w:szCs w:val="24"/>
                    </w:rPr>
                  </w:rPrChange>
                </w:rPr>
                <w:t>exos</w:t>
              </w:r>
            </w:ins>
            <w:ins w:id="1352" w:author="Yasmin Serejo" w:date="2025-06-13T15:01:00Z">
              <w:r w:rsidRPr="00E203A3">
                <w:rPr>
                  <w:rFonts w:ascii="Times New Roman" w:eastAsia="Times New Roman" w:hAnsi="Times New Roman" w:cs="Times New Roman"/>
                  <w:color w:val="000000" w:themeColor="text1"/>
                  <w:sz w:val="24"/>
                  <w:szCs w:val="24"/>
                  <w:rPrChange w:id="1353" w:author="Euderlan Freire" w:date="2025-06-13T19:10:00Z">
                    <w:rPr>
                      <w:rFonts w:ascii="Times New Roman" w:eastAsia="Times New Roman" w:hAnsi="Times New Roman" w:cs="Times New Roman"/>
                      <w:sz w:val="24"/>
                      <w:szCs w:val="24"/>
                    </w:rPr>
                  </w:rPrChange>
                </w:rPr>
                <w:t xml:space="preserve"> e apresentar as informações de forma clara</w:t>
              </w:r>
              <w:r w:rsidR="1D1247B4" w:rsidRPr="00E203A3">
                <w:rPr>
                  <w:rFonts w:ascii="Times New Roman" w:eastAsia="Times New Roman" w:hAnsi="Times New Roman" w:cs="Times New Roman"/>
                  <w:color w:val="000000" w:themeColor="text1"/>
                  <w:sz w:val="24"/>
                  <w:szCs w:val="24"/>
                  <w:rPrChange w:id="1354" w:author="Euderlan Freire" w:date="2025-06-13T19:10:00Z">
                    <w:rPr>
                      <w:rFonts w:ascii="Times New Roman" w:eastAsia="Times New Roman" w:hAnsi="Times New Roman" w:cs="Times New Roman"/>
                      <w:sz w:val="24"/>
                      <w:szCs w:val="24"/>
                    </w:rPr>
                  </w:rPrChange>
                </w:rPr>
                <w:t xml:space="preserve">. </w:t>
              </w:r>
            </w:ins>
            <w:ins w:id="1355" w:author="Yasmin Serejo" w:date="2025-06-13T15:02:00Z">
              <w:r w:rsidR="089ED244" w:rsidRPr="00E203A3">
                <w:rPr>
                  <w:rFonts w:ascii="Times New Roman" w:eastAsia="Times New Roman" w:hAnsi="Times New Roman" w:cs="Times New Roman"/>
                  <w:color w:val="000000" w:themeColor="text1"/>
                  <w:sz w:val="24"/>
                  <w:szCs w:val="24"/>
                  <w:rPrChange w:id="1356" w:author="Euderlan Freire" w:date="2025-06-13T19:10:00Z">
                    <w:rPr>
                      <w:rFonts w:ascii="Times New Roman" w:eastAsia="Times New Roman" w:hAnsi="Times New Roman" w:cs="Times New Roman"/>
                      <w:sz w:val="24"/>
                      <w:szCs w:val="24"/>
                    </w:rPr>
                  </w:rPrChange>
                </w:rPr>
                <w:t>Ele simplifica termos técnicos e expressões formais para linguagem mais acessível.</w:t>
              </w:r>
            </w:ins>
          </w:p>
        </w:tc>
      </w:tr>
      <w:tr w:rsidR="0017380A" w:rsidRPr="00E203A3" w14:paraId="3F40CA16" w14:textId="77777777" w:rsidTr="66C841F8">
        <w:trPr>
          <w:trHeight w:val="300"/>
          <w:ins w:id="1357" w:author="Yasmin Serejo" w:date="2025-06-13T14:49:00Z"/>
        </w:trPr>
        <w:tc>
          <w:tcPr>
            <w:tcW w:w="3990" w:type="dxa"/>
            <w:vAlign w:val="center"/>
          </w:tcPr>
          <w:p w14:paraId="7A53D22D" w14:textId="06A3F06C" w:rsidR="66C841F8" w:rsidRPr="00E203A3" w:rsidRDefault="66C841F8">
            <w:pPr>
              <w:spacing w:line="360" w:lineRule="auto"/>
              <w:jc w:val="both"/>
              <w:rPr>
                <w:rFonts w:ascii="Times New Roman" w:eastAsia="Times New Roman" w:hAnsi="Times New Roman" w:cs="Times New Roman"/>
                <w:color w:val="000000" w:themeColor="text1"/>
                <w:sz w:val="24"/>
                <w:szCs w:val="24"/>
                <w:rPrChange w:id="1358" w:author="Euderlan Freire" w:date="2025-06-13T19:10:00Z">
                  <w:rPr>
                    <w:rFonts w:ascii="Times New Roman" w:eastAsia="Times New Roman" w:hAnsi="Times New Roman" w:cs="Times New Roman"/>
                    <w:sz w:val="24"/>
                    <w:szCs w:val="24"/>
                  </w:rPr>
                </w:rPrChange>
              </w:rPr>
              <w:pPrChange w:id="1359" w:author="EUDERLAN FREIRE DA SILVA ABREU" w:date="2025-07-18T19:44:00Z">
                <w:pPr>
                  <w:spacing w:line="360" w:lineRule="auto"/>
                </w:pPr>
              </w:pPrChange>
            </w:pPr>
            <w:ins w:id="1360" w:author="Yasmin Serejo" w:date="2025-06-13T14:49:00Z">
              <w:r w:rsidRPr="00E203A3">
                <w:rPr>
                  <w:rFonts w:ascii="Times New Roman" w:eastAsia="Times New Roman" w:hAnsi="Times New Roman" w:cs="Times New Roman"/>
                  <w:color w:val="000000" w:themeColor="text1"/>
                  <w:sz w:val="24"/>
                  <w:szCs w:val="24"/>
                  <w:rPrChange w:id="1361" w:author="Euderlan Freire" w:date="2025-06-13T19:10:00Z">
                    <w:rPr>
                      <w:rFonts w:ascii="Times New Roman" w:eastAsia="Times New Roman" w:hAnsi="Times New Roman" w:cs="Times New Roman"/>
                      <w:sz w:val="24"/>
                      <w:szCs w:val="24"/>
                    </w:rPr>
                  </w:rPrChange>
                </w:rPr>
                <w:t>Informações dispersas e fragmentadas</w:t>
              </w:r>
            </w:ins>
          </w:p>
        </w:tc>
        <w:tc>
          <w:tcPr>
            <w:tcW w:w="4500" w:type="dxa"/>
          </w:tcPr>
          <w:p w14:paraId="6D2F00B8" w14:textId="52819A6B" w:rsidR="0134E4CC" w:rsidRPr="00E203A3" w:rsidRDefault="0134E4CC">
            <w:pPr>
              <w:spacing w:line="360" w:lineRule="auto"/>
              <w:jc w:val="both"/>
              <w:rPr>
                <w:rFonts w:ascii="Times New Roman" w:eastAsia="Times New Roman" w:hAnsi="Times New Roman" w:cs="Times New Roman"/>
                <w:color w:val="000000" w:themeColor="text1"/>
                <w:sz w:val="24"/>
                <w:szCs w:val="24"/>
                <w:rPrChange w:id="1362" w:author="Euderlan Freire" w:date="2025-06-13T19:10:00Z">
                  <w:rPr>
                    <w:rFonts w:ascii="Times New Roman" w:eastAsia="Times New Roman" w:hAnsi="Times New Roman" w:cs="Times New Roman"/>
                    <w:sz w:val="24"/>
                    <w:szCs w:val="24"/>
                  </w:rPr>
                </w:rPrChange>
              </w:rPr>
            </w:pPr>
            <w:ins w:id="1363" w:author="Yasmin Serejo" w:date="2025-06-13T15:04:00Z">
              <w:r w:rsidRPr="00E203A3">
                <w:rPr>
                  <w:rFonts w:ascii="Times New Roman" w:eastAsia="Times New Roman" w:hAnsi="Times New Roman" w:cs="Times New Roman"/>
                  <w:color w:val="000000" w:themeColor="text1"/>
                  <w:sz w:val="24"/>
                  <w:szCs w:val="24"/>
                  <w:rPrChange w:id="1364" w:author="Euderlan Freire" w:date="2025-06-13T19:10:00Z">
                    <w:rPr>
                      <w:rFonts w:ascii="Times New Roman" w:eastAsia="Times New Roman" w:hAnsi="Times New Roman" w:cs="Times New Roman"/>
                      <w:sz w:val="24"/>
                      <w:szCs w:val="24"/>
                    </w:rPr>
                  </w:rPrChange>
                </w:rPr>
                <w:t xml:space="preserve">O Sistema Inteligente de Consulta </w:t>
              </w:r>
              <w:r w:rsidR="003084FB" w:rsidRPr="00E203A3">
                <w:rPr>
                  <w:rFonts w:ascii="Times New Roman" w:eastAsia="Times New Roman" w:hAnsi="Times New Roman" w:cs="Times New Roman"/>
                  <w:color w:val="000000" w:themeColor="text1"/>
                  <w:sz w:val="24"/>
                  <w:szCs w:val="24"/>
                  <w:rPrChange w:id="1365" w:author="Euderlan Freire" w:date="2025-06-13T19:10:00Z">
                    <w:rPr>
                      <w:rFonts w:ascii="Times New Roman" w:eastAsia="Times New Roman" w:hAnsi="Times New Roman" w:cs="Times New Roman"/>
                      <w:sz w:val="24"/>
                      <w:szCs w:val="24"/>
                    </w:rPr>
                  </w:rPrChange>
                </w:rPr>
                <w:t>é</w:t>
              </w:r>
              <w:r w:rsidRPr="00E203A3">
                <w:rPr>
                  <w:rFonts w:ascii="Times New Roman" w:eastAsia="Times New Roman" w:hAnsi="Times New Roman" w:cs="Times New Roman"/>
                  <w:color w:val="000000" w:themeColor="text1"/>
                  <w:sz w:val="24"/>
                  <w:szCs w:val="24"/>
                  <w:rPrChange w:id="1366" w:author="Euderlan Freire" w:date="2025-06-13T19:10:00Z">
                    <w:rPr>
                      <w:rFonts w:ascii="Times New Roman" w:eastAsia="Times New Roman" w:hAnsi="Times New Roman" w:cs="Times New Roman"/>
                      <w:sz w:val="24"/>
                      <w:szCs w:val="24"/>
                    </w:rPr>
                  </w:rPrChange>
                </w:rPr>
                <w:t xml:space="preserve"> capaz de reunir e sintetizar informações</w:t>
              </w:r>
              <w:r w:rsidR="4FFA27B7" w:rsidRPr="00E203A3">
                <w:rPr>
                  <w:rFonts w:ascii="Times New Roman" w:eastAsia="Times New Roman" w:hAnsi="Times New Roman" w:cs="Times New Roman"/>
                  <w:color w:val="000000" w:themeColor="text1"/>
                  <w:sz w:val="24"/>
                  <w:szCs w:val="24"/>
                  <w:rPrChange w:id="1367" w:author="Euderlan Freire" w:date="2025-06-13T19:10:00Z">
                    <w:rPr>
                      <w:rFonts w:ascii="Times New Roman" w:eastAsia="Times New Roman" w:hAnsi="Times New Roman" w:cs="Times New Roman"/>
                      <w:sz w:val="24"/>
                      <w:szCs w:val="24"/>
                    </w:rPr>
                  </w:rPrChange>
                </w:rPr>
                <w:t xml:space="preserve"> que estão </w:t>
              </w:r>
            </w:ins>
            <w:ins w:id="1368" w:author="Yasmin Serejo" w:date="2025-06-13T15:05:00Z">
              <w:r w:rsidR="4FFA27B7" w:rsidRPr="00E203A3">
                <w:rPr>
                  <w:rFonts w:ascii="Times New Roman" w:eastAsia="Times New Roman" w:hAnsi="Times New Roman" w:cs="Times New Roman"/>
                  <w:color w:val="000000" w:themeColor="text1"/>
                  <w:sz w:val="24"/>
                  <w:szCs w:val="24"/>
                  <w:rPrChange w:id="1369" w:author="Euderlan Freire" w:date="2025-06-13T19:10:00Z">
                    <w:rPr>
                      <w:rFonts w:ascii="Times New Roman" w:eastAsia="Times New Roman" w:hAnsi="Times New Roman" w:cs="Times New Roman"/>
                      <w:sz w:val="24"/>
                      <w:szCs w:val="24"/>
                    </w:rPr>
                  </w:rPrChange>
                </w:rPr>
                <w:t>espalhadas</w:t>
              </w:r>
            </w:ins>
            <w:ins w:id="1370" w:author="Yasmin Serejo" w:date="2025-06-13T15:04:00Z">
              <w:r w:rsidR="4FFA27B7" w:rsidRPr="00E203A3">
                <w:rPr>
                  <w:rFonts w:ascii="Times New Roman" w:eastAsia="Times New Roman" w:hAnsi="Times New Roman" w:cs="Times New Roman"/>
                  <w:color w:val="000000" w:themeColor="text1"/>
                  <w:sz w:val="24"/>
                  <w:szCs w:val="24"/>
                  <w:rPrChange w:id="1371" w:author="Euderlan Freire" w:date="2025-06-13T19:10:00Z">
                    <w:rPr>
                      <w:rFonts w:ascii="Times New Roman" w:eastAsia="Times New Roman" w:hAnsi="Times New Roman" w:cs="Times New Roman"/>
                      <w:sz w:val="24"/>
                      <w:szCs w:val="24"/>
                    </w:rPr>
                  </w:rPrChange>
                </w:rPr>
                <w:t xml:space="preserve"> em diferentes partes de um mesm</w:t>
              </w:r>
            </w:ins>
            <w:ins w:id="1372" w:author="Yasmin Serejo" w:date="2025-06-13T15:05:00Z">
              <w:r w:rsidR="4FFA27B7" w:rsidRPr="00E203A3">
                <w:rPr>
                  <w:rFonts w:ascii="Times New Roman" w:eastAsia="Times New Roman" w:hAnsi="Times New Roman" w:cs="Times New Roman"/>
                  <w:color w:val="000000" w:themeColor="text1"/>
                  <w:sz w:val="24"/>
                  <w:szCs w:val="24"/>
                  <w:rPrChange w:id="1373" w:author="Euderlan Freire" w:date="2025-06-13T19:10:00Z">
                    <w:rPr>
                      <w:rFonts w:ascii="Times New Roman" w:eastAsia="Times New Roman" w:hAnsi="Times New Roman" w:cs="Times New Roman"/>
                      <w:sz w:val="24"/>
                      <w:szCs w:val="24"/>
                    </w:rPr>
                  </w:rPrChange>
                </w:rPr>
                <w:t xml:space="preserve">o documento. </w:t>
              </w:r>
            </w:ins>
          </w:p>
        </w:tc>
      </w:tr>
    </w:tbl>
    <w:p w14:paraId="62BCD51C" w14:textId="6D15AF99" w:rsidR="3DD9D758" w:rsidRPr="00E203A3" w:rsidRDefault="3DD9D758">
      <w:pPr>
        <w:spacing w:before="40" w:after="240" w:line="360" w:lineRule="auto"/>
        <w:jc w:val="both"/>
        <w:rPr>
          <w:ins w:id="1374" w:author="Yasmin Serejo" w:date="2025-06-12T13:57:00Z"/>
          <w:rFonts w:ascii="Times New Roman" w:hAnsi="Times New Roman" w:cs="Times New Roman"/>
          <w:color w:val="000000" w:themeColor="text1"/>
          <w:sz w:val="24"/>
          <w:szCs w:val="24"/>
        </w:rPr>
        <w:pPrChange w:id="1375" w:author="Euderlan Freire" w:date="2025-06-13T19:23:00Z">
          <w:pPr/>
        </w:pPrChange>
      </w:pPr>
    </w:p>
    <w:p w14:paraId="62C443D7" w14:textId="1DEE770A" w:rsidR="00A10756" w:rsidRPr="00A456D9" w:rsidRDefault="3DD9D758">
      <w:pPr>
        <w:pStyle w:val="Ttulo2"/>
        <w:spacing w:after="240" w:line="360" w:lineRule="auto"/>
        <w:jc w:val="both"/>
        <w:rPr>
          <w:rFonts w:ascii="Times New Roman" w:hAnsi="Times New Roman" w:cs="Times New Roman"/>
          <w:color w:val="000000" w:themeColor="text1"/>
          <w:sz w:val="24"/>
          <w:szCs w:val="24"/>
        </w:rPr>
        <w:pPrChange w:id="1376" w:author="Euderlan Freire" w:date="2025-06-13T19:23:00Z">
          <w:pPr>
            <w:pStyle w:val="PargrafodaLista"/>
            <w:numPr>
              <w:numId w:val="6"/>
            </w:numPr>
            <w:ind w:hanging="360"/>
          </w:pPr>
        </w:pPrChange>
      </w:pPr>
      <w:bookmarkStart w:id="1377" w:name="_Toc203858283"/>
      <w:ins w:id="1378" w:author="EUDERLAN FREIRE DA SILVA ABREU" w:date="2025-05-28T17:54:00Z">
        <w:r w:rsidRPr="003E1F25">
          <w:rPr>
            <w:rFonts w:ascii="Times New Roman" w:hAnsi="Times New Roman" w:cs="Times New Roman"/>
            <w:color w:val="000000" w:themeColor="text1"/>
            <w:sz w:val="24"/>
            <w:szCs w:val="24"/>
            <w:rPrChange w:id="1379" w:author="Euderlan Freire" w:date="2025-06-13T19:42:00Z">
              <w:rPr>
                <w:rFonts w:ascii="Times New Roman" w:hAnsi="Times New Roman" w:cs="Times New Roman"/>
                <w:sz w:val="28"/>
                <w:szCs w:val="28"/>
              </w:rPr>
            </w:rPrChange>
          </w:rPr>
          <w:lastRenderedPageBreak/>
          <w:t>OBJETIVO DO PROJE</w:t>
        </w:r>
      </w:ins>
      <w:ins w:id="1380" w:author="EUDERLAN FREIRE DA SILVA ABREU" w:date="2025-05-28T17:55:00Z">
        <w:r w:rsidRPr="003E1F25">
          <w:rPr>
            <w:rFonts w:ascii="Times New Roman" w:hAnsi="Times New Roman" w:cs="Times New Roman"/>
            <w:color w:val="000000" w:themeColor="text1"/>
            <w:sz w:val="24"/>
            <w:szCs w:val="24"/>
            <w:rPrChange w:id="1381" w:author="Euderlan Freire" w:date="2025-06-13T19:42:00Z">
              <w:rPr>
                <w:rFonts w:ascii="Times New Roman" w:hAnsi="Times New Roman" w:cs="Times New Roman"/>
                <w:sz w:val="28"/>
                <w:szCs w:val="28"/>
              </w:rPr>
            </w:rPrChange>
          </w:rPr>
          <w:t>TO</w:t>
        </w:r>
      </w:ins>
      <w:bookmarkEnd w:id="1377"/>
    </w:p>
    <w:p w14:paraId="65FF85A0" w14:textId="139B58F0" w:rsidR="3DD9D758" w:rsidRPr="00E203A3" w:rsidRDefault="3DD9D758">
      <w:pPr>
        <w:spacing w:before="40" w:after="240" w:line="360" w:lineRule="auto"/>
        <w:ind w:firstLine="576"/>
        <w:jc w:val="both"/>
        <w:rPr>
          <w:rFonts w:ascii="Times New Roman" w:eastAsia="Times New Roman" w:hAnsi="Times New Roman" w:cs="Times New Roman"/>
          <w:color w:val="000000" w:themeColor="text1"/>
          <w:sz w:val="24"/>
          <w:szCs w:val="24"/>
          <w:rPrChange w:id="1382" w:author="Euderlan Freire" w:date="2025-06-13T19:10:00Z">
            <w:rPr>
              <w:rFonts w:ascii="Times New Roman" w:eastAsia="Times New Roman" w:hAnsi="Times New Roman" w:cs="Times New Roman"/>
              <w:sz w:val="24"/>
              <w:szCs w:val="24"/>
            </w:rPr>
          </w:rPrChange>
        </w:rPr>
        <w:pPrChange w:id="1383" w:author="Euderlan Freire" w:date="2025-06-13T19:23:00Z">
          <w:pPr>
            <w:pStyle w:val="Ttulo2"/>
          </w:pPr>
        </w:pPrChange>
      </w:pPr>
      <w:r w:rsidRPr="00E203A3">
        <w:rPr>
          <w:rFonts w:ascii="Times New Roman" w:eastAsia="Times New Roman" w:hAnsi="Times New Roman" w:cs="Times New Roman"/>
          <w:color w:val="000000" w:themeColor="text1"/>
          <w:sz w:val="24"/>
          <w:szCs w:val="24"/>
          <w:rPrChange w:id="1384" w:author="Euderlan Freire" w:date="2025-06-13T19:10:00Z">
            <w:rPr/>
          </w:rPrChange>
        </w:rPr>
        <w:t xml:space="preserve">O objetivo geral do software </w:t>
      </w:r>
      <w:del w:id="1385" w:author="YASMIN SEREJO LIMA" w:date="2025-07-19T17:40:00Z">
        <w:r w:rsidRPr="00E203A3">
          <w:rPr>
            <w:rFonts w:ascii="Times New Roman" w:eastAsia="Times New Roman" w:hAnsi="Times New Roman" w:cs="Times New Roman"/>
            <w:color w:val="000000" w:themeColor="text1"/>
            <w:sz w:val="24"/>
            <w:szCs w:val="24"/>
            <w:rPrChange w:id="1386" w:author="Euderlan Freire" w:date="2025-06-13T19:10:00Z">
              <w:rPr/>
            </w:rPrChange>
          </w:rPr>
          <w:delText xml:space="preserve">é ser uma solução digital inovadora e acessível que otimize o acesso as informações institucionais, promovendo maior agilidade, precisão e eficiência no nos processos acadêmicos e administrativos. O sistema visa resolver os principais desafios enfrentados pela comunidade universitária, como a dificuldade em localizar rapidamente informações relevantes, o tempo excessivo gasto em buscas manuais e a falta de centralização das documentações. </w:delText>
        </w:r>
      </w:del>
      <w:ins w:id="1387" w:author="YASMIN SEREJO LIMA" w:date="2025-07-19T17:40:00Z">
        <w:r w:rsidR="3CB64D63" w:rsidRPr="76410814">
          <w:rPr>
            <w:rFonts w:ascii="Times New Roman" w:eastAsia="Times New Roman" w:hAnsi="Times New Roman" w:cs="Times New Roman"/>
            <w:color w:val="000000" w:themeColor="text1"/>
            <w:sz w:val="24"/>
            <w:szCs w:val="24"/>
          </w:rPr>
          <w:t xml:space="preserve">É oferecer uma solução digital </w:t>
        </w:r>
      </w:ins>
      <w:ins w:id="1388" w:author="YASMIN SEREJO LIMA" w:date="2025-07-19T17:42:00Z">
        <w:r w:rsidR="08CBD1B6" w:rsidRPr="76410814">
          <w:rPr>
            <w:rFonts w:ascii="Times New Roman" w:eastAsia="Times New Roman" w:hAnsi="Times New Roman" w:cs="Times New Roman"/>
            <w:color w:val="000000" w:themeColor="text1"/>
            <w:sz w:val="24"/>
            <w:szCs w:val="24"/>
          </w:rPr>
          <w:t>acessível</w:t>
        </w:r>
      </w:ins>
      <w:ins w:id="1389" w:author="YASMIN SEREJO LIMA" w:date="2025-07-19T17:40:00Z">
        <w:r w:rsidR="3CB64D63" w:rsidRPr="76410814">
          <w:rPr>
            <w:rFonts w:ascii="Times New Roman" w:eastAsia="Times New Roman" w:hAnsi="Times New Roman" w:cs="Times New Roman"/>
            <w:color w:val="000000" w:themeColor="text1"/>
            <w:sz w:val="24"/>
            <w:szCs w:val="24"/>
          </w:rPr>
          <w:t xml:space="preserve"> e inovadora que </w:t>
        </w:r>
      </w:ins>
      <w:ins w:id="1390" w:author="YASMIN SEREJO LIMA" w:date="2025-07-19T17:41:00Z">
        <w:r w:rsidR="4088604E" w:rsidRPr="76410814">
          <w:rPr>
            <w:rFonts w:ascii="Times New Roman" w:eastAsia="Times New Roman" w:hAnsi="Times New Roman" w:cs="Times New Roman"/>
            <w:color w:val="000000" w:themeColor="text1"/>
            <w:sz w:val="24"/>
            <w:szCs w:val="24"/>
          </w:rPr>
          <w:t>centralize</w:t>
        </w:r>
      </w:ins>
      <w:ins w:id="1391" w:author="YASMIN SEREJO LIMA" w:date="2025-07-19T17:40:00Z">
        <w:r w:rsidR="3CB64D63" w:rsidRPr="76410814">
          <w:rPr>
            <w:rFonts w:ascii="Times New Roman" w:eastAsia="Times New Roman" w:hAnsi="Times New Roman" w:cs="Times New Roman"/>
            <w:color w:val="000000" w:themeColor="text1"/>
            <w:sz w:val="24"/>
            <w:szCs w:val="24"/>
          </w:rPr>
          <w:t xml:space="preserve"> e agilize o acesso as </w:t>
        </w:r>
      </w:ins>
      <w:ins w:id="1392" w:author="YASMIN SEREJO LIMA" w:date="2025-07-19T17:41:00Z">
        <w:r w:rsidR="62061F93" w:rsidRPr="76410814">
          <w:rPr>
            <w:rFonts w:ascii="Times New Roman" w:eastAsia="Times New Roman" w:hAnsi="Times New Roman" w:cs="Times New Roman"/>
            <w:color w:val="000000" w:themeColor="text1"/>
            <w:sz w:val="24"/>
            <w:szCs w:val="24"/>
          </w:rPr>
          <w:t>informações</w:t>
        </w:r>
      </w:ins>
      <w:ins w:id="1393" w:author="YASMIN SEREJO LIMA" w:date="2025-07-19T17:40:00Z">
        <w:r w:rsidR="3CB64D63" w:rsidRPr="76410814">
          <w:rPr>
            <w:rFonts w:ascii="Times New Roman" w:eastAsia="Times New Roman" w:hAnsi="Times New Roman" w:cs="Times New Roman"/>
            <w:color w:val="000000" w:themeColor="text1"/>
            <w:sz w:val="24"/>
            <w:szCs w:val="24"/>
          </w:rPr>
          <w:t xml:space="preserve"> </w:t>
        </w:r>
      </w:ins>
      <w:ins w:id="1394" w:author="YASMIN SEREJO LIMA" w:date="2025-07-19T17:41:00Z">
        <w:r w:rsidR="660042A4" w:rsidRPr="76410814">
          <w:rPr>
            <w:rFonts w:ascii="Times New Roman" w:eastAsia="Times New Roman" w:hAnsi="Times New Roman" w:cs="Times New Roman"/>
            <w:color w:val="000000" w:themeColor="text1"/>
            <w:sz w:val="24"/>
            <w:szCs w:val="24"/>
          </w:rPr>
          <w:t>institucionais</w:t>
        </w:r>
      </w:ins>
      <w:ins w:id="1395" w:author="YASMIN SEREJO LIMA" w:date="2025-07-19T17:40:00Z">
        <w:r w:rsidR="3CB64D63" w:rsidRPr="76410814">
          <w:rPr>
            <w:rFonts w:ascii="Times New Roman" w:eastAsia="Times New Roman" w:hAnsi="Times New Roman" w:cs="Times New Roman"/>
            <w:color w:val="000000" w:themeColor="text1"/>
            <w:sz w:val="24"/>
            <w:szCs w:val="24"/>
          </w:rPr>
          <w:t>, to</w:t>
        </w:r>
      </w:ins>
      <w:ins w:id="1396" w:author="YASMIN SEREJO LIMA" w:date="2025-07-19T17:41:00Z">
        <w:r w:rsidR="3CB64D63" w:rsidRPr="76410814">
          <w:rPr>
            <w:rFonts w:ascii="Times New Roman" w:eastAsia="Times New Roman" w:hAnsi="Times New Roman" w:cs="Times New Roman"/>
            <w:color w:val="000000" w:themeColor="text1"/>
            <w:sz w:val="24"/>
            <w:szCs w:val="24"/>
          </w:rPr>
          <w:t xml:space="preserve">rnando os processos </w:t>
        </w:r>
        <w:proofErr w:type="spellStart"/>
        <w:r w:rsidR="3CB64D63" w:rsidRPr="76410814">
          <w:rPr>
            <w:rFonts w:ascii="Times New Roman" w:eastAsia="Times New Roman" w:hAnsi="Times New Roman" w:cs="Times New Roman"/>
            <w:color w:val="000000" w:themeColor="text1"/>
            <w:sz w:val="24"/>
            <w:szCs w:val="24"/>
          </w:rPr>
          <w:t>academicos</w:t>
        </w:r>
        <w:proofErr w:type="spellEnd"/>
        <w:r w:rsidR="3CB64D63" w:rsidRPr="76410814">
          <w:rPr>
            <w:rFonts w:ascii="Times New Roman" w:eastAsia="Times New Roman" w:hAnsi="Times New Roman" w:cs="Times New Roman"/>
            <w:color w:val="000000" w:themeColor="text1"/>
            <w:sz w:val="24"/>
            <w:szCs w:val="24"/>
          </w:rPr>
          <w:t xml:space="preserve"> e administrativos mais </w:t>
        </w:r>
        <w:r w:rsidR="0074758D" w:rsidRPr="76410814">
          <w:rPr>
            <w:rFonts w:ascii="Times New Roman" w:eastAsia="Times New Roman" w:hAnsi="Times New Roman" w:cs="Times New Roman"/>
            <w:color w:val="000000" w:themeColor="text1"/>
            <w:sz w:val="24"/>
            <w:szCs w:val="24"/>
          </w:rPr>
          <w:t>rápido</w:t>
        </w:r>
        <w:r w:rsidR="3CB64D63" w:rsidRPr="76410814">
          <w:rPr>
            <w:rFonts w:ascii="Times New Roman" w:eastAsia="Times New Roman" w:hAnsi="Times New Roman" w:cs="Times New Roman"/>
            <w:color w:val="000000" w:themeColor="text1"/>
            <w:sz w:val="24"/>
            <w:szCs w:val="24"/>
          </w:rPr>
          <w:t>, preciso e e</w:t>
        </w:r>
        <w:r w:rsidR="24273671" w:rsidRPr="76410814">
          <w:rPr>
            <w:rFonts w:ascii="Times New Roman" w:eastAsia="Times New Roman" w:hAnsi="Times New Roman" w:cs="Times New Roman"/>
            <w:color w:val="000000" w:themeColor="text1"/>
            <w:sz w:val="24"/>
            <w:szCs w:val="24"/>
          </w:rPr>
          <w:t>fic</w:t>
        </w:r>
        <w:r w:rsidR="3CB64D63" w:rsidRPr="76410814">
          <w:rPr>
            <w:rFonts w:ascii="Times New Roman" w:eastAsia="Times New Roman" w:hAnsi="Times New Roman" w:cs="Times New Roman"/>
            <w:color w:val="000000" w:themeColor="text1"/>
            <w:sz w:val="24"/>
            <w:szCs w:val="24"/>
          </w:rPr>
          <w:t>i</w:t>
        </w:r>
        <w:r w:rsidR="1D073B57" w:rsidRPr="76410814">
          <w:rPr>
            <w:rFonts w:ascii="Times New Roman" w:eastAsia="Times New Roman" w:hAnsi="Times New Roman" w:cs="Times New Roman"/>
            <w:color w:val="000000" w:themeColor="text1"/>
            <w:sz w:val="24"/>
            <w:szCs w:val="24"/>
          </w:rPr>
          <w:t>e</w:t>
        </w:r>
        <w:r w:rsidR="3CB64D63" w:rsidRPr="76410814">
          <w:rPr>
            <w:rFonts w:ascii="Times New Roman" w:eastAsia="Times New Roman" w:hAnsi="Times New Roman" w:cs="Times New Roman"/>
            <w:color w:val="000000" w:themeColor="text1"/>
            <w:sz w:val="24"/>
            <w:szCs w:val="24"/>
          </w:rPr>
          <w:t>ntes.</w:t>
        </w:r>
      </w:ins>
    </w:p>
    <w:p w14:paraId="1C6FF352" w14:textId="170BEEEA" w:rsidR="3DD9D758" w:rsidRPr="00E203A3" w:rsidRDefault="3DD9D758">
      <w:pPr>
        <w:spacing w:before="40" w:after="240" w:line="360" w:lineRule="auto"/>
        <w:ind w:firstLine="576"/>
        <w:jc w:val="both"/>
        <w:rPr>
          <w:rFonts w:ascii="Times New Roman" w:eastAsia="Times New Roman" w:hAnsi="Times New Roman" w:cs="Times New Roman"/>
          <w:color w:val="000000" w:themeColor="text1"/>
          <w:sz w:val="24"/>
          <w:szCs w:val="24"/>
          <w:rPrChange w:id="1397" w:author="Euderlan Freire" w:date="2025-06-13T19:10:00Z">
            <w:rPr>
              <w:rFonts w:ascii="Times New Roman" w:eastAsia="Times New Roman" w:hAnsi="Times New Roman" w:cs="Times New Roman"/>
              <w:sz w:val="24"/>
              <w:szCs w:val="24"/>
            </w:rPr>
          </w:rPrChange>
        </w:rPr>
        <w:pPrChange w:id="1398" w:author="Euderlan Freire" w:date="2025-06-13T19:23:00Z">
          <w:pPr>
            <w:spacing w:line="360" w:lineRule="auto"/>
            <w:ind w:firstLine="576"/>
            <w:jc w:val="both"/>
          </w:pPr>
        </w:pPrChange>
      </w:pPr>
      <w:r w:rsidRPr="00E203A3">
        <w:rPr>
          <w:rFonts w:ascii="Times New Roman" w:eastAsia="Times New Roman" w:hAnsi="Times New Roman" w:cs="Times New Roman"/>
          <w:color w:val="000000" w:themeColor="text1"/>
          <w:sz w:val="24"/>
          <w:szCs w:val="24"/>
          <w:rPrChange w:id="1399" w:author="Euderlan Freire" w:date="2025-06-13T19:10:00Z">
            <w:rPr>
              <w:rFonts w:ascii="Times New Roman" w:eastAsia="Times New Roman" w:hAnsi="Times New Roman" w:cs="Times New Roman"/>
              <w:sz w:val="24"/>
              <w:szCs w:val="24"/>
            </w:rPr>
          </w:rPrChange>
        </w:rPr>
        <w:t>Entre os objetivos específicos estão:</w:t>
      </w:r>
    </w:p>
    <w:p w14:paraId="0E2118C6" w14:textId="6442CD40" w:rsidR="3DD9D758" w:rsidRPr="00E203A3" w:rsidRDefault="3DD9D758">
      <w:pPr>
        <w:pStyle w:val="PargrafodaLista"/>
        <w:numPr>
          <w:ilvl w:val="0"/>
          <w:numId w:val="5"/>
        </w:numPr>
        <w:spacing w:before="40" w:after="240" w:line="360" w:lineRule="auto"/>
        <w:jc w:val="both"/>
        <w:rPr>
          <w:rFonts w:ascii="Times New Roman" w:eastAsia="Times New Roman" w:hAnsi="Times New Roman" w:cs="Times New Roman"/>
          <w:color w:val="000000" w:themeColor="text1"/>
          <w:sz w:val="24"/>
          <w:szCs w:val="24"/>
          <w:rPrChange w:id="1400" w:author="Euderlan Freire" w:date="2025-06-13T19:10:00Z">
            <w:rPr>
              <w:rFonts w:ascii="Times New Roman" w:eastAsia="Times New Roman" w:hAnsi="Times New Roman" w:cs="Times New Roman"/>
            </w:rPr>
          </w:rPrChange>
        </w:rPr>
        <w:pPrChange w:id="1401" w:author="Euderlan Freire" w:date="2025-06-13T19:23:00Z">
          <w:pPr>
            <w:spacing w:line="360" w:lineRule="auto"/>
            <w:ind w:firstLine="576"/>
            <w:jc w:val="both"/>
          </w:pPr>
        </w:pPrChange>
      </w:pPr>
      <w:r w:rsidRPr="00E203A3">
        <w:rPr>
          <w:rFonts w:ascii="Times New Roman" w:eastAsia="Times New Roman" w:hAnsi="Times New Roman" w:cs="Times New Roman"/>
          <w:b/>
          <w:bCs/>
          <w:color w:val="000000" w:themeColor="text1"/>
          <w:sz w:val="24"/>
          <w:szCs w:val="24"/>
          <w:rPrChange w:id="1402" w:author="Euderlan Freire" w:date="2025-06-13T19:10:00Z">
            <w:rPr>
              <w:rFonts w:ascii="Times New Roman" w:eastAsia="Times New Roman" w:hAnsi="Times New Roman" w:cs="Times New Roman"/>
              <w:sz w:val="24"/>
              <w:szCs w:val="24"/>
            </w:rPr>
          </w:rPrChange>
        </w:rPr>
        <w:t>Facilitar o acesso à informação:</w:t>
      </w:r>
      <w:r w:rsidRPr="00E203A3">
        <w:rPr>
          <w:rFonts w:ascii="Times New Roman" w:eastAsia="Times New Roman" w:hAnsi="Times New Roman" w:cs="Times New Roman"/>
          <w:color w:val="000000" w:themeColor="text1"/>
          <w:sz w:val="24"/>
          <w:szCs w:val="24"/>
          <w:rPrChange w:id="1403" w:author="Euderlan Freire" w:date="2025-06-13T19:10:00Z">
            <w:rPr>
              <w:rFonts w:ascii="Times New Roman" w:eastAsia="Times New Roman" w:hAnsi="Times New Roman" w:cs="Times New Roman"/>
              <w:sz w:val="24"/>
              <w:szCs w:val="24"/>
            </w:rPr>
          </w:rPrChange>
        </w:rPr>
        <w:t xml:space="preserve"> Permitir que usuários consultem documentos de forma rápida e intuitiva, por meio de linguagem natural.</w:t>
      </w:r>
    </w:p>
    <w:p w14:paraId="57785CCC" w14:textId="4F93CA1B" w:rsidR="3DD9D758" w:rsidRPr="00E203A3" w:rsidRDefault="3DD9D758">
      <w:pPr>
        <w:pStyle w:val="PargrafodaLista"/>
        <w:numPr>
          <w:ilvl w:val="0"/>
          <w:numId w:val="5"/>
        </w:numPr>
        <w:spacing w:before="40" w:after="240" w:line="360" w:lineRule="auto"/>
        <w:jc w:val="both"/>
        <w:rPr>
          <w:rFonts w:ascii="Times New Roman" w:eastAsia="Times New Roman" w:hAnsi="Times New Roman" w:cs="Times New Roman"/>
          <w:color w:val="000000" w:themeColor="text1"/>
          <w:sz w:val="24"/>
          <w:szCs w:val="24"/>
          <w:rPrChange w:id="1404" w:author="Euderlan Freire" w:date="2025-06-13T19:10:00Z">
            <w:rPr>
              <w:rFonts w:ascii="Times New Roman" w:eastAsia="Times New Roman" w:hAnsi="Times New Roman" w:cs="Times New Roman"/>
            </w:rPr>
          </w:rPrChange>
        </w:rPr>
        <w:pPrChange w:id="1405" w:author="Euderlan Freire" w:date="2025-06-13T19:23:00Z">
          <w:pPr>
            <w:spacing w:line="360" w:lineRule="auto"/>
            <w:ind w:firstLine="576"/>
            <w:jc w:val="both"/>
          </w:pPr>
        </w:pPrChange>
      </w:pPr>
      <w:r w:rsidRPr="00E203A3">
        <w:rPr>
          <w:rFonts w:ascii="Times New Roman" w:eastAsia="Times New Roman" w:hAnsi="Times New Roman" w:cs="Times New Roman"/>
          <w:b/>
          <w:bCs/>
          <w:color w:val="000000" w:themeColor="text1"/>
          <w:sz w:val="24"/>
          <w:szCs w:val="24"/>
          <w:rPrChange w:id="1406" w:author="Euderlan Freire" w:date="2025-06-13T19:10:00Z">
            <w:rPr>
              <w:rFonts w:ascii="Times New Roman" w:eastAsia="Times New Roman" w:hAnsi="Times New Roman" w:cs="Times New Roman"/>
              <w:sz w:val="24"/>
              <w:szCs w:val="24"/>
            </w:rPr>
          </w:rPrChange>
        </w:rPr>
        <w:t xml:space="preserve">Reduzir o tempo de busca: </w:t>
      </w:r>
      <w:r w:rsidRPr="00E203A3">
        <w:rPr>
          <w:rFonts w:ascii="Times New Roman" w:eastAsia="Times New Roman" w:hAnsi="Times New Roman" w:cs="Times New Roman"/>
          <w:color w:val="000000" w:themeColor="text1"/>
          <w:sz w:val="24"/>
          <w:szCs w:val="24"/>
          <w:rPrChange w:id="1407" w:author="Euderlan Freire" w:date="2025-06-13T19:10:00Z">
            <w:rPr>
              <w:rFonts w:ascii="Times New Roman" w:eastAsia="Times New Roman" w:hAnsi="Times New Roman" w:cs="Times New Roman"/>
              <w:sz w:val="24"/>
              <w:szCs w:val="24"/>
            </w:rPr>
          </w:rPrChange>
        </w:rPr>
        <w:t xml:space="preserve">Eliminar a necessidade de leitura de documentos em uma plataforma simplificada de consulta. </w:t>
      </w:r>
    </w:p>
    <w:p w14:paraId="306E4F72" w14:textId="4DCD72BC" w:rsidR="3DD9D758" w:rsidRPr="00E203A3" w:rsidRDefault="3DD9D758">
      <w:pPr>
        <w:pStyle w:val="PargrafodaLista"/>
        <w:numPr>
          <w:ilvl w:val="0"/>
          <w:numId w:val="5"/>
        </w:numPr>
        <w:spacing w:before="40" w:after="240" w:line="360" w:lineRule="auto"/>
        <w:jc w:val="both"/>
        <w:rPr>
          <w:rFonts w:ascii="Times New Roman" w:eastAsia="Times New Roman" w:hAnsi="Times New Roman" w:cs="Times New Roman"/>
          <w:color w:val="000000" w:themeColor="text1"/>
          <w:sz w:val="24"/>
          <w:szCs w:val="24"/>
          <w:rPrChange w:id="1408" w:author="Euderlan Freire" w:date="2025-06-13T19:10:00Z">
            <w:rPr>
              <w:rFonts w:ascii="Times New Roman" w:eastAsia="Times New Roman" w:hAnsi="Times New Roman" w:cs="Times New Roman"/>
            </w:rPr>
          </w:rPrChange>
        </w:rPr>
        <w:pPrChange w:id="1409" w:author="Euderlan Freire" w:date="2025-06-13T19:23:00Z">
          <w:pPr>
            <w:spacing w:line="360" w:lineRule="auto"/>
            <w:ind w:firstLine="576"/>
            <w:jc w:val="both"/>
          </w:pPr>
        </w:pPrChange>
      </w:pPr>
      <w:r w:rsidRPr="00E203A3">
        <w:rPr>
          <w:rFonts w:ascii="Times New Roman" w:eastAsia="Times New Roman" w:hAnsi="Times New Roman" w:cs="Times New Roman"/>
          <w:b/>
          <w:bCs/>
          <w:color w:val="000000" w:themeColor="text1"/>
          <w:sz w:val="24"/>
          <w:szCs w:val="24"/>
          <w:rPrChange w:id="1410" w:author="Euderlan Freire" w:date="2025-06-13T19:10:00Z">
            <w:rPr>
              <w:rFonts w:ascii="Times New Roman" w:eastAsia="Times New Roman" w:hAnsi="Times New Roman" w:cs="Times New Roman"/>
              <w:sz w:val="24"/>
              <w:szCs w:val="24"/>
            </w:rPr>
          </w:rPrChange>
        </w:rPr>
        <w:t>Aumentar a eficiência institucional:</w:t>
      </w:r>
      <w:r w:rsidRPr="00E203A3">
        <w:rPr>
          <w:rFonts w:ascii="Times New Roman" w:eastAsia="Times New Roman" w:hAnsi="Times New Roman" w:cs="Times New Roman"/>
          <w:color w:val="000000" w:themeColor="text1"/>
          <w:sz w:val="24"/>
          <w:szCs w:val="24"/>
          <w:rPrChange w:id="1411" w:author="Euderlan Freire" w:date="2025-06-13T19:10:00Z">
            <w:rPr>
              <w:rFonts w:ascii="Times New Roman" w:eastAsia="Times New Roman" w:hAnsi="Times New Roman" w:cs="Times New Roman"/>
              <w:sz w:val="24"/>
              <w:szCs w:val="24"/>
            </w:rPr>
          </w:rPrChange>
        </w:rPr>
        <w:t xml:space="preserve"> Agilizar a tomada de decisões e os processos administrativos com acesso imediato a informações precisas.</w:t>
      </w:r>
    </w:p>
    <w:p w14:paraId="1ED23B26" w14:textId="7DECC728" w:rsidR="3DD9D758" w:rsidRPr="00E203A3" w:rsidRDefault="3DD9D758">
      <w:pPr>
        <w:pStyle w:val="PargrafodaLista"/>
        <w:numPr>
          <w:ilvl w:val="0"/>
          <w:numId w:val="5"/>
        </w:numPr>
        <w:spacing w:before="40" w:after="240" w:line="360" w:lineRule="auto"/>
        <w:jc w:val="both"/>
        <w:rPr>
          <w:rFonts w:ascii="Times New Roman" w:eastAsia="Times New Roman" w:hAnsi="Times New Roman" w:cs="Times New Roman"/>
          <w:color w:val="000000" w:themeColor="text1"/>
          <w:sz w:val="24"/>
          <w:szCs w:val="24"/>
          <w:rPrChange w:id="1412" w:author="Euderlan Freire" w:date="2025-06-13T19:10:00Z">
            <w:rPr>
              <w:rFonts w:ascii="Times New Roman" w:eastAsia="Times New Roman" w:hAnsi="Times New Roman" w:cs="Times New Roman"/>
            </w:rPr>
          </w:rPrChange>
        </w:rPr>
        <w:pPrChange w:id="1413" w:author="Euderlan Freire" w:date="2025-06-13T19:23:00Z">
          <w:pPr>
            <w:spacing w:line="360" w:lineRule="auto"/>
            <w:ind w:firstLine="576"/>
            <w:jc w:val="both"/>
          </w:pPr>
        </w:pPrChange>
      </w:pPr>
      <w:r w:rsidRPr="00E203A3">
        <w:rPr>
          <w:rFonts w:ascii="Times New Roman" w:eastAsia="Times New Roman" w:hAnsi="Times New Roman" w:cs="Times New Roman"/>
          <w:b/>
          <w:bCs/>
          <w:color w:val="000000" w:themeColor="text1"/>
          <w:sz w:val="24"/>
          <w:szCs w:val="24"/>
          <w:rPrChange w:id="1414" w:author="Euderlan Freire" w:date="2025-06-13T19:10:00Z">
            <w:rPr>
              <w:rFonts w:ascii="Times New Roman" w:eastAsia="Times New Roman" w:hAnsi="Times New Roman" w:cs="Times New Roman"/>
              <w:sz w:val="24"/>
              <w:szCs w:val="24"/>
            </w:rPr>
          </w:rPrChange>
        </w:rPr>
        <w:t>Oferecer suporte inteligente:</w:t>
      </w:r>
      <w:r w:rsidRPr="00E203A3">
        <w:rPr>
          <w:rFonts w:ascii="Times New Roman" w:eastAsia="Times New Roman" w:hAnsi="Times New Roman" w:cs="Times New Roman"/>
          <w:color w:val="000000" w:themeColor="text1"/>
          <w:sz w:val="24"/>
          <w:szCs w:val="24"/>
          <w:rPrChange w:id="1415" w:author="Euderlan Freire" w:date="2025-06-13T19:10:00Z">
            <w:rPr>
              <w:rFonts w:ascii="Times New Roman" w:eastAsia="Times New Roman" w:hAnsi="Times New Roman" w:cs="Times New Roman"/>
              <w:sz w:val="24"/>
              <w:szCs w:val="24"/>
            </w:rPr>
          </w:rPrChange>
        </w:rPr>
        <w:t xml:space="preserve"> Utilizar inteligência artificial para interpretar perguntas, identificar trechos relevantes e responder com base no conteúdo real dos documentos. </w:t>
      </w:r>
    </w:p>
    <w:p w14:paraId="7666D184" w14:textId="548F183F" w:rsidR="3DD9D758" w:rsidRPr="00E203A3" w:rsidRDefault="3DD9D758">
      <w:pPr>
        <w:pStyle w:val="PargrafodaLista"/>
        <w:numPr>
          <w:ilvl w:val="0"/>
          <w:numId w:val="5"/>
        </w:numPr>
        <w:spacing w:before="40" w:after="240" w:line="360" w:lineRule="auto"/>
        <w:jc w:val="both"/>
        <w:rPr>
          <w:rFonts w:ascii="Times New Roman" w:eastAsia="Times New Roman" w:hAnsi="Times New Roman" w:cs="Times New Roman"/>
          <w:color w:val="000000" w:themeColor="text1"/>
          <w:sz w:val="24"/>
          <w:szCs w:val="24"/>
          <w:rPrChange w:id="1416" w:author="Euderlan Freire" w:date="2025-06-13T19:10:00Z">
            <w:rPr/>
          </w:rPrChange>
        </w:rPr>
        <w:pPrChange w:id="1417" w:author="Euderlan Freire" w:date="2025-06-13T19:23:00Z">
          <w:pPr>
            <w:spacing w:line="360" w:lineRule="auto"/>
            <w:ind w:firstLine="576"/>
            <w:jc w:val="both"/>
          </w:pPr>
        </w:pPrChange>
      </w:pPr>
      <w:r w:rsidRPr="00E203A3">
        <w:rPr>
          <w:rFonts w:ascii="Times New Roman" w:eastAsia="Times New Roman" w:hAnsi="Times New Roman" w:cs="Times New Roman"/>
          <w:b/>
          <w:bCs/>
          <w:color w:val="000000" w:themeColor="text1"/>
          <w:sz w:val="24"/>
          <w:szCs w:val="24"/>
          <w:rPrChange w:id="1418" w:author="Euderlan Freire" w:date="2025-06-13T19:10:00Z">
            <w:rPr>
              <w:rFonts w:ascii="Times New Roman" w:eastAsia="Times New Roman" w:hAnsi="Times New Roman" w:cs="Times New Roman"/>
              <w:sz w:val="24"/>
              <w:szCs w:val="24"/>
            </w:rPr>
          </w:rPrChange>
        </w:rPr>
        <w:t xml:space="preserve">Centralizar dados institucionais: </w:t>
      </w:r>
      <w:r w:rsidRPr="00E203A3">
        <w:rPr>
          <w:rFonts w:ascii="Times New Roman" w:eastAsia="Times New Roman" w:hAnsi="Times New Roman" w:cs="Times New Roman"/>
          <w:color w:val="000000" w:themeColor="text1"/>
          <w:sz w:val="24"/>
          <w:szCs w:val="24"/>
          <w:rPrChange w:id="1419" w:author="Euderlan Freire" w:date="2025-06-13T19:10:00Z">
            <w:rPr>
              <w:rFonts w:ascii="Times New Roman" w:eastAsia="Times New Roman" w:hAnsi="Times New Roman" w:cs="Times New Roman"/>
              <w:sz w:val="24"/>
              <w:szCs w:val="24"/>
            </w:rPr>
          </w:rPrChange>
        </w:rPr>
        <w:t>Reunir diferentes tipos de documentos em uma plataforma unificada de consulta.</w:t>
      </w:r>
    </w:p>
    <w:p w14:paraId="2E5A557F" w14:textId="1BE43845" w:rsidR="3DD9D758" w:rsidRPr="00E203A3" w:rsidRDefault="3DD9D758">
      <w:pPr>
        <w:spacing w:before="40" w:after="240" w:line="360" w:lineRule="auto"/>
        <w:ind w:firstLine="708"/>
        <w:jc w:val="both"/>
        <w:rPr>
          <w:rFonts w:ascii="Times New Roman" w:eastAsia="Times New Roman" w:hAnsi="Times New Roman" w:cs="Times New Roman"/>
          <w:color w:val="000000" w:themeColor="text1"/>
          <w:sz w:val="24"/>
          <w:szCs w:val="24"/>
          <w:rPrChange w:id="1420" w:author="Euderlan Freire" w:date="2025-06-13T19:10:00Z">
            <w:rPr>
              <w:rFonts w:ascii="Times New Roman" w:eastAsia="Times New Roman" w:hAnsi="Times New Roman" w:cs="Times New Roman"/>
              <w:sz w:val="24"/>
              <w:szCs w:val="24"/>
            </w:rPr>
          </w:rPrChange>
        </w:rPr>
        <w:pPrChange w:id="1421" w:author="Euderlan Freire" w:date="2025-06-13T19:23:00Z">
          <w:pPr/>
        </w:pPrChange>
      </w:pPr>
      <w:r w:rsidRPr="00E203A3">
        <w:rPr>
          <w:rFonts w:ascii="Times New Roman" w:eastAsia="Times New Roman" w:hAnsi="Times New Roman" w:cs="Times New Roman"/>
          <w:color w:val="000000" w:themeColor="text1"/>
          <w:sz w:val="24"/>
          <w:szCs w:val="24"/>
          <w:rPrChange w:id="1422" w:author="Euderlan Freire" w:date="2025-06-13T19:10:00Z">
            <w:rPr/>
          </w:rPrChange>
        </w:rPr>
        <w:t>O sistema busca ser uma ferrament</w:t>
      </w:r>
      <w:r w:rsidRPr="00E203A3">
        <w:rPr>
          <w:rFonts w:ascii="Times New Roman" w:eastAsia="Times New Roman" w:hAnsi="Times New Roman" w:cs="Times New Roman"/>
          <w:color w:val="000000" w:themeColor="text1"/>
          <w:sz w:val="24"/>
          <w:szCs w:val="24"/>
          <w:rPrChange w:id="1423" w:author="Euderlan Freire" w:date="2025-06-13T19:10:00Z">
            <w:rPr>
              <w:rFonts w:ascii="Times New Roman" w:eastAsia="Times New Roman" w:hAnsi="Times New Roman" w:cs="Times New Roman"/>
              <w:sz w:val="24"/>
              <w:szCs w:val="24"/>
            </w:rPr>
          </w:rPrChange>
        </w:rPr>
        <w:t xml:space="preserve">a </w:t>
      </w:r>
      <w:r w:rsidRPr="00E203A3">
        <w:rPr>
          <w:rFonts w:ascii="Times New Roman" w:eastAsia="Times New Roman" w:hAnsi="Times New Roman" w:cs="Times New Roman"/>
          <w:color w:val="000000" w:themeColor="text1"/>
          <w:sz w:val="24"/>
          <w:szCs w:val="24"/>
          <w:rPrChange w:id="1424" w:author="Euderlan Freire" w:date="2025-06-13T19:10:00Z">
            <w:rPr/>
          </w:rPrChange>
        </w:rPr>
        <w:t xml:space="preserve">essencial para universidade, tornando a consulta a documentos mais </w:t>
      </w:r>
      <w:r w:rsidRPr="00E203A3">
        <w:rPr>
          <w:rFonts w:ascii="Times New Roman" w:eastAsia="Times New Roman" w:hAnsi="Times New Roman" w:cs="Times New Roman"/>
          <w:color w:val="000000" w:themeColor="text1"/>
          <w:sz w:val="24"/>
          <w:szCs w:val="24"/>
          <w:rPrChange w:id="1425" w:author="Euderlan Freire" w:date="2025-06-13T19:10:00Z">
            <w:rPr>
              <w:rFonts w:ascii="Times New Roman" w:eastAsia="Times New Roman" w:hAnsi="Times New Roman" w:cs="Times New Roman"/>
              <w:sz w:val="24"/>
              <w:szCs w:val="24"/>
            </w:rPr>
          </w:rPrChange>
        </w:rPr>
        <w:t>eficiente</w:t>
      </w:r>
      <w:r w:rsidRPr="00E203A3">
        <w:rPr>
          <w:rFonts w:ascii="Times New Roman" w:eastAsia="Times New Roman" w:hAnsi="Times New Roman" w:cs="Times New Roman"/>
          <w:color w:val="000000" w:themeColor="text1"/>
          <w:sz w:val="24"/>
          <w:szCs w:val="24"/>
          <w:rPrChange w:id="1426" w:author="Euderlan Freire" w:date="2025-06-13T19:10:00Z">
            <w:rPr/>
          </w:rPrChange>
        </w:rPr>
        <w:t xml:space="preserve"> e contribuindo diretamente para a modernização e produtividade da instituição.</w:t>
      </w:r>
    </w:p>
    <w:p w14:paraId="17AE76FE" w14:textId="5D5110BA" w:rsidR="66C841F8" w:rsidRPr="00E203A3" w:rsidRDefault="66C841F8">
      <w:pPr>
        <w:spacing w:before="40" w:after="240" w:line="360" w:lineRule="auto"/>
        <w:ind w:firstLine="708"/>
        <w:jc w:val="both"/>
        <w:rPr>
          <w:ins w:id="1427" w:author="EUDERLAN FREIRE DA SILVA ABREU" w:date="2025-05-28T17:48:00Z"/>
          <w:rFonts w:ascii="Times New Roman" w:eastAsia="Times New Roman" w:hAnsi="Times New Roman" w:cs="Times New Roman"/>
          <w:color w:val="000000" w:themeColor="text1"/>
          <w:sz w:val="24"/>
          <w:szCs w:val="24"/>
          <w:rPrChange w:id="1428" w:author="Euderlan Freire" w:date="2025-06-13T19:10:00Z">
            <w:rPr>
              <w:ins w:id="1429" w:author="EUDERLAN FREIRE DA SILVA ABREU" w:date="2025-05-28T17:48:00Z"/>
            </w:rPr>
          </w:rPrChange>
        </w:rPr>
        <w:pPrChange w:id="1430" w:author="Euderlan Freire" w:date="2025-06-13T19:23:00Z">
          <w:pPr>
            <w:spacing w:line="360" w:lineRule="auto"/>
            <w:ind w:firstLine="708"/>
            <w:jc w:val="both"/>
          </w:pPr>
        </w:pPrChange>
      </w:pPr>
    </w:p>
    <w:p w14:paraId="2FB7D6F3" w14:textId="1808963D" w:rsidR="3DD9D758" w:rsidRPr="00A456D9" w:rsidRDefault="3DD9D758">
      <w:pPr>
        <w:pStyle w:val="Ttulo1"/>
        <w:spacing w:before="40" w:after="240" w:line="360" w:lineRule="auto"/>
        <w:jc w:val="both"/>
        <w:rPr>
          <w:ins w:id="1431" w:author="EUDERLAN FREIRE DA SILVA ABREU" w:date="2025-05-28T17:55:00Z"/>
          <w:rFonts w:ascii="Times New Roman" w:hAnsi="Times New Roman" w:cs="Times New Roman"/>
          <w:b/>
          <w:color w:val="000000" w:themeColor="text1"/>
          <w:sz w:val="24"/>
          <w:szCs w:val="24"/>
        </w:rPr>
        <w:pPrChange w:id="1432" w:author="Euderlan Freire" w:date="2025-06-13T19:23:00Z">
          <w:pPr>
            <w:numPr>
              <w:numId w:val="6"/>
            </w:numPr>
            <w:ind w:left="720" w:hanging="360"/>
          </w:pPr>
        </w:pPrChange>
      </w:pPr>
      <w:bookmarkStart w:id="1433" w:name="_Toc203858284"/>
      <w:ins w:id="1434" w:author="EUDERLAN FREIRE DA SILVA ABREU" w:date="2025-05-28T17:48:00Z">
        <w:r w:rsidRPr="00E203A3">
          <w:rPr>
            <w:rFonts w:ascii="Times New Roman" w:hAnsi="Times New Roman" w:cs="Times New Roman"/>
            <w:b/>
            <w:bCs/>
            <w:color w:val="000000" w:themeColor="text1"/>
            <w:sz w:val="24"/>
            <w:szCs w:val="24"/>
            <w:rPrChange w:id="1435" w:author="Euderlan Freire" w:date="2025-06-13T19:10:00Z">
              <w:rPr/>
            </w:rPrChange>
          </w:rPr>
          <w:t>DESCRIÇÃO GERAL DO SISTEMA</w:t>
        </w:r>
      </w:ins>
      <w:bookmarkEnd w:id="1433"/>
    </w:p>
    <w:p w14:paraId="6149A0B2" w14:textId="7A0C7EC8" w:rsidR="00A10756" w:rsidRPr="00E203A3" w:rsidRDefault="3DD9D758">
      <w:pPr>
        <w:pStyle w:val="Ttulo2"/>
        <w:numPr>
          <w:ilvl w:val="0"/>
          <w:numId w:val="0"/>
        </w:numPr>
        <w:spacing w:after="240" w:line="360" w:lineRule="auto"/>
        <w:ind w:left="720"/>
        <w:jc w:val="both"/>
        <w:rPr>
          <w:ins w:id="1436" w:author="Yasmin Serejo" w:date="2025-06-12T14:43:00Z"/>
          <w:rFonts w:ascii="Times New Roman" w:hAnsi="Times New Roman" w:cs="Times New Roman"/>
          <w:color w:val="000000" w:themeColor="text1"/>
          <w:sz w:val="24"/>
          <w:szCs w:val="24"/>
          <w:rPrChange w:id="1437" w:author="Euderlan Freire" w:date="2025-06-13T19:10:00Z">
            <w:rPr>
              <w:ins w:id="1438" w:author="Yasmin Serejo" w:date="2025-06-12T14:43:00Z"/>
              <w:rFonts w:ascii="Times New Roman" w:hAnsi="Times New Roman" w:cs="Times New Roman"/>
              <w:color w:val="000000" w:themeColor="text1"/>
            </w:rPr>
          </w:rPrChange>
        </w:rPr>
        <w:pPrChange w:id="1439" w:author="Euderlan Freire" w:date="2025-06-13T19:23:00Z">
          <w:pPr>
            <w:pStyle w:val="PargrafodaLista"/>
          </w:pPr>
        </w:pPrChange>
      </w:pPr>
      <w:bookmarkStart w:id="1440" w:name="_Toc203858285"/>
      <w:ins w:id="1441" w:author="Yasmin Serejo" w:date="2025-06-12T14:43:00Z">
        <w:r w:rsidRPr="00E203A3">
          <w:rPr>
            <w:rFonts w:ascii="Times New Roman" w:hAnsi="Times New Roman" w:cs="Times New Roman"/>
            <w:color w:val="000000" w:themeColor="text1"/>
            <w:sz w:val="24"/>
            <w:szCs w:val="24"/>
            <w:rPrChange w:id="1442" w:author="Euderlan Freire" w:date="2025-06-13T19:10:00Z">
              <w:rPr>
                <w:rFonts w:ascii="Times New Roman" w:hAnsi="Times New Roman" w:cs="Times New Roman"/>
                <w:color w:val="000000" w:themeColor="text1"/>
              </w:rPr>
            </w:rPrChange>
          </w:rPr>
          <w:t xml:space="preserve">2.1 </w:t>
        </w:r>
      </w:ins>
      <w:ins w:id="1443" w:author="EUDERLAN FREIRE DA SILVA ABREU" w:date="2025-05-28T17:56:00Z">
        <w:r w:rsidRPr="00E203A3">
          <w:rPr>
            <w:rFonts w:ascii="Times New Roman" w:hAnsi="Times New Roman" w:cs="Times New Roman"/>
            <w:color w:val="000000" w:themeColor="text1"/>
            <w:sz w:val="24"/>
            <w:szCs w:val="24"/>
            <w:rPrChange w:id="1444" w:author="Euderlan Freire" w:date="2025-06-13T19:10:00Z">
              <w:rPr>
                <w:rFonts w:ascii="Times New Roman" w:hAnsi="Times New Roman" w:cs="Times New Roman"/>
                <w:sz w:val="28"/>
                <w:szCs w:val="28"/>
              </w:rPr>
            </w:rPrChange>
          </w:rPr>
          <w:t>ABRANGÊNCIA DO SISTEMA</w:t>
        </w:r>
      </w:ins>
      <w:bookmarkEnd w:id="1440"/>
    </w:p>
    <w:p w14:paraId="6E87D60B" w14:textId="2B6BC09F" w:rsidR="3DD9D758" w:rsidRPr="00E203A3" w:rsidDel="00B76671" w:rsidRDefault="3DD9D758">
      <w:pPr>
        <w:spacing w:before="40" w:after="240" w:line="360" w:lineRule="auto"/>
        <w:ind w:firstLine="708"/>
        <w:jc w:val="both"/>
        <w:rPr>
          <w:ins w:id="1445" w:author="Yasmin Serejo" w:date="2025-06-12T14:43:00Z"/>
          <w:del w:id="1446" w:author="Euderlan Freire" w:date="2025-06-13T19:16:00Z"/>
          <w:rFonts w:ascii="Times New Roman" w:eastAsia="Times New Roman" w:hAnsi="Times New Roman" w:cs="Times New Roman"/>
          <w:color w:val="000000" w:themeColor="text1"/>
          <w:sz w:val="24"/>
          <w:szCs w:val="24"/>
          <w:rPrChange w:id="1447" w:author="Euderlan Freire" w:date="2025-06-13T19:10:00Z">
            <w:rPr>
              <w:ins w:id="1448" w:author="Yasmin Serejo" w:date="2025-06-12T14:43:00Z"/>
              <w:del w:id="1449" w:author="Euderlan Freire" w:date="2025-06-13T19:16:00Z"/>
              <w:rFonts w:ascii="Times New Roman" w:hAnsi="Times New Roman" w:cs="Times New Roman"/>
              <w:color w:val="000000" w:themeColor="text1"/>
            </w:rPr>
          </w:rPrChange>
        </w:rPr>
        <w:pPrChange w:id="1450" w:author="Euderlan Freire" w:date="2025-06-13T19:23:00Z">
          <w:pPr>
            <w:pStyle w:val="Ttulo2"/>
            <w:numPr>
              <w:ilvl w:val="0"/>
              <w:numId w:val="0"/>
            </w:numPr>
            <w:ind w:left="720" w:firstLine="0"/>
          </w:pPr>
        </w:pPrChange>
      </w:pPr>
      <w:ins w:id="1451" w:author="Yasmin Serejo" w:date="2025-06-12T14:52:00Z">
        <w:r w:rsidRPr="00E203A3">
          <w:rPr>
            <w:rFonts w:ascii="Times New Roman" w:hAnsi="Times New Roman" w:cs="Times New Roman"/>
            <w:color w:val="000000" w:themeColor="text1"/>
            <w:sz w:val="24"/>
            <w:szCs w:val="24"/>
            <w:rPrChange w:id="1452" w:author="Euderlan Freire" w:date="2025-06-13T19:10:00Z">
              <w:rPr/>
            </w:rPrChange>
          </w:rPr>
          <w:t xml:space="preserve">O </w:t>
        </w:r>
        <w:r w:rsidRPr="00E203A3">
          <w:rPr>
            <w:rFonts w:ascii="Times New Roman" w:eastAsia="Times New Roman" w:hAnsi="Times New Roman" w:cs="Times New Roman"/>
            <w:color w:val="000000" w:themeColor="text1"/>
            <w:sz w:val="24"/>
            <w:szCs w:val="24"/>
            <w:rPrChange w:id="1453" w:author="Euderlan Freire" w:date="2025-06-13T19:10:00Z">
              <w:rPr>
                <w:rFonts w:ascii="Times New Roman" w:eastAsia="Times New Roman" w:hAnsi="Times New Roman" w:cs="Times New Roman"/>
                <w:sz w:val="24"/>
                <w:szCs w:val="24"/>
              </w:rPr>
            </w:rPrChange>
          </w:rPr>
          <w:t>Sistema Inteligente de Consulta a Documentação via LLM é uma solução automatizada que uti</w:t>
        </w:r>
      </w:ins>
      <w:ins w:id="1454" w:author="Yasmin Serejo" w:date="2025-06-12T14:53:00Z">
        <w:r w:rsidRPr="00E203A3">
          <w:rPr>
            <w:rFonts w:ascii="Times New Roman" w:eastAsia="Times New Roman" w:hAnsi="Times New Roman" w:cs="Times New Roman"/>
            <w:color w:val="000000" w:themeColor="text1"/>
            <w:sz w:val="24"/>
            <w:szCs w:val="24"/>
            <w:rPrChange w:id="1455" w:author="Euderlan Freire" w:date="2025-06-13T19:10:00Z">
              <w:rPr>
                <w:rFonts w:ascii="Times New Roman" w:eastAsia="Times New Roman" w:hAnsi="Times New Roman" w:cs="Times New Roman"/>
                <w:sz w:val="24"/>
                <w:szCs w:val="24"/>
              </w:rPr>
            </w:rPrChange>
          </w:rPr>
          <w:t xml:space="preserve">liza modelos de linguagem natural para tornar o acesso a documentos institucionais mais </w:t>
        </w:r>
      </w:ins>
      <w:ins w:id="1456" w:author="Yasmin Serejo" w:date="2025-06-12T14:54:00Z">
        <w:r w:rsidRPr="00E203A3">
          <w:rPr>
            <w:rFonts w:ascii="Times New Roman" w:eastAsia="Times New Roman" w:hAnsi="Times New Roman" w:cs="Times New Roman"/>
            <w:color w:val="000000" w:themeColor="text1"/>
            <w:sz w:val="24"/>
            <w:szCs w:val="24"/>
            <w:rPrChange w:id="1457" w:author="Euderlan Freire" w:date="2025-06-13T19:10:00Z">
              <w:rPr>
                <w:rFonts w:ascii="Times New Roman" w:eastAsia="Times New Roman" w:hAnsi="Times New Roman" w:cs="Times New Roman"/>
                <w:sz w:val="24"/>
                <w:szCs w:val="24"/>
              </w:rPr>
            </w:rPrChange>
          </w:rPr>
          <w:t>ágil</w:t>
        </w:r>
      </w:ins>
      <w:ins w:id="1458" w:author="Yasmin Serejo" w:date="2025-06-12T14:53:00Z">
        <w:r w:rsidRPr="00E203A3">
          <w:rPr>
            <w:rFonts w:ascii="Times New Roman" w:eastAsia="Times New Roman" w:hAnsi="Times New Roman" w:cs="Times New Roman"/>
            <w:color w:val="000000" w:themeColor="text1"/>
            <w:sz w:val="24"/>
            <w:szCs w:val="24"/>
            <w:rPrChange w:id="1459" w:author="Euderlan Freire" w:date="2025-06-13T19:10:00Z">
              <w:rPr>
                <w:rFonts w:ascii="Times New Roman" w:eastAsia="Times New Roman" w:hAnsi="Times New Roman" w:cs="Times New Roman"/>
                <w:sz w:val="24"/>
                <w:szCs w:val="24"/>
              </w:rPr>
            </w:rPrChange>
          </w:rPr>
          <w:t xml:space="preserve">, preciso e </w:t>
        </w:r>
      </w:ins>
      <w:ins w:id="1460" w:author="Yasmin Serejo" w:date="2025-06-12T14:54:00Z">
        <w:r w:rsidRPr="00E203A3">
          <w:rPr>
            <w:rFonts w:ascii="Times New Roman" w:eastAsia="Times New Roman" w:hAnsi="Times New Roman" w:cs="Times New Roman"/>
            <w:color w:val="000000" w:themeColor="text1"/>
            <w:sz w:val="24"/>
            <w:szCs w:val="24"/>
            <w:rPrChange w:id="1461" w:author="Euderlan Freire" w:date="2025-06-13T19:10:00Z">
              <w:rPr>
                <w:rFonts w:ascii="Times New Roman" w:eastAsia="Times New Roman" w:hAnsi="Times New Roman" w:cs="Times New Roman"/>
                <w:sz w:val="24"/>
                <w:szCs w:val="24"/>
              </w:rPr>
            </w:rPrChange>
          </w:rPr>
          <w:t>acessível</w:t>
        </w:r>
      </w:ins>
      <w:ins w:id="1462" w:author="Yasmin Serejo" w:date="2025-06-12T14:53:00Z">
        <w:r w:rsidRPr="00E203A3">
          <w:rPr>
            <w:rFonts w:ascii="Times New Roman" w:eastAsia="Times New Roman" w:hAnsi="Times New Roman" w:cs="Times New Roman"/>
            <w:color w:val="000000" w:themeColor="text1"/>
            <w:sz w:val="24"/>
            <w:szCs w:val="24"/>
            <w:rPrChange w:id="1463" w:author="Euderlan Freire" w:date="2025-06-13T19:10:00Z">
              <w:rPr>
                <w:rFonts w:ascii="Times New Roman" w:eastAsia="Times New Roman" w:hAnsi="Times New Roman" w:cs="Times New Roman"/>
                <w:sz w:val="24"/>
                <w:szCs w:val="24"/>
              </w:rPr>
            </w:rPrChange>
          </w:rPr>
          <w:t>. Voltado inicialmente para a Resolução Nº 1892-CONSPE, o sistema visa atender as nece</w:t>
        </w:r>
      </w:ins>
      <w:ins w:id="1464" w:author="Yasmin Serejo" w:date="2025-06-12T14:54:00Z">
        <w:r w:rsidRPr="00E203A3">
          <w:rPr>
            <w:rFonts w:ascii="Times New Roman" w:eastAsia="Times New Roman" w:hAnsi="Times New Roman" w:cs="Times New Roman"/>
            <w:color w:val="000000" w:themeColor="text1"/>
            <w:sz w:val="24"/>
            <w:szCs w:val="24"/>
            <w:rPrChange w:id="1465" w:author="Euderlan Freire" w:date="2025-06-13T19:10:00Z">
              <w:rPr>
                <w:rFonts w:ascii="Times New Roman" w:eastAsia="Times New Roman" w:hAnsi="Times New Roman" w:cs="Times New Roman"/>
                <w:sz w:val="24"/>
                <w:szCs w:val="24"/>
              </w:rPr>
            </w:rPrChange>
          </w:rPr>
          <w:t>ssidades da comunidade acadêmica ao permitir consultas em linguagem natural e respostas baseadas em trechos reais dos documentos, promovendo eficiência na busca por informações.</w:t>
        </w:r>
      </w:ins>
    </w:p>
    <w:p w14:paraId="62FF7D3F" w14:textId="03ED90FE" w:rsidR="3DD9D758" w:rsidRPr="00E203A3" w:rsidRDefault="3DD9D758">
      <w:pPr>
        <w:spacing w:before="40" w:after="240" w:line="360" w:lineRule="auto"/>
        <w:ind w:firstLine="708"/>
        <w:jc w:val="both"/>
        <w:rPr>
          <w:ins w:id="1466" w:author="EUDERLAN FREIRE DA SILVA ABREU" w:date="2025-05-28T17:56:00Z"/>
          <w:rFonts w:ascii="Times New Roman" w:hAnsi="Times New Roman" w:cs="Times New Roman"/>
          <w:color w:val="000000" w:themeColor="text1"/>
          <w:sz w:val="24"/>
          <w:szCs w:val="24"/>
          <w:rPrChange w:id="1467" w:author="Euderlan Freire" w:date="2025-06-13T19:10:00Z">
            <w:rPr>
              <w:ins w:id="1468" w:author="EUDERLAN FREIRE DA SILVA ABREU" w:date="2025-05-28T17:56:00Z"/>
              <w:rFonts w:ascii="Times New Roman" w:hAnsi="Times New Roman" w:cs="Times New Roman"/>
              <w:sz w:val="28"/>
              <w:szCs w:val="28"/>
            </w:rPr>
          </w:rPrChange>
        </w:rPr>
        <w:pPrChange w:id="1469" w:author="Euderlan Freire" w:date="2025-06-13T19:23:00Z">
          <w:pPr>
            <w:pStyle w:val="Ttulo2"/>
            <w:numPr>
              <w:ilvl w:val="0"/>
              <w:numId w:val="0"/>
            </w:numPr>
            <w:ind w:left="720" w:firstLine="0"/>
          </w:pPr>
        </w:pPrChange>
      </w:pPr>
      <w:ins w:id="1470" w:author="Yasmin Serejo" w:date="2025-06-12T14:43:00Z">
        <w:del w:id="1471" w:author="Euderlan Freire" w:date="2025-06-13T19:16:00Z">
          <w:r w:rsidRPr="00E203A3" w:rsidDel="00B76671">
            <w:rPr>
              <w:rFonts w:ascii="Times New Roman" w:hAnsi="Times New Roman" w:cs="Times New Roman"/>
              <w:color w:val="000000" w:themeColor="text1"/>
              <w:sz w:val="24"/>
              <w:szCs w:val="24"/>
              <w:rPrChange w:id="1472" w:author="Euderlan Freire" w:date="2025-06-13T19:10:00Z">
                <w:rPr/>
              </w:rPrChange>
            </w:rPr>
            <w:tab/>
          </w:r>
        </w:del>
      </w:ins>
    </w:p>
    <w:p w14:paraId="7BB373C7" w14:textId="69F5C0D3" w:rsidR="00A10756" w:rsidRPr="00A456D9" w:rsidRDefault="3DD9D758">
      <w:pPr>
        <w:pStyle w:val="Ttulo2"/>
        <w:numPr>
          <w:ilvl w:val="0"/>
          <w:numId w:val="0"/>
        </w:numPr>
        <w:spacing w:after="240" w:line="360" w:lineRule="auto"/>
        <w:ind w:firstLine="576"/>
        <w:jc w:val="both"/>
        <w:rPr>
          <w:ins w:id="1473" w:author="Yasmin Serejo" w:date="2025-06-12T14:57:00Z"/>
          <w:rFonts w:ascii="Times New Roman" w:hAnsi="Times New Roman" w:cs="Times New Roman"/>
          <w:color w:val="000000" w:themeColor="text1"/>
          <w:sz w:val="24"/>
          <w:szCs w:val="24"/>
        </w:rPr>
        <w:pPrChange w:id="1474" w:author="Euderlan Freire" w:date="2025-06-13T19:23:00Z">
          <w:pPr>
            <w:pStyle w:val="PargrafodaLista"/>
            <w:numPr>
              <w:ilvl w:val="1"/>
              <w:numId w:val="6"/>
            </w:numPr>
            <w:ind w:left="1140" w:hanging="420"/>
          </w:pPr>
        </w:pPrChange>
      </w:pPr>
      <w:bookmarkStart w:id="1475" w:name="_Toc203858286"/>
      <w:ins w:id="1476" w:author="Yasmin Serejo" w:date="2025-06-12T14:56:00Z">
        <w:r w:rsidRPr="00A456D9">
          <w:rPr>
            <w:rFonts w:ascii="Times New Roman" w:hAnsi="Times New Roman" w:cs="Times New Roman"/>
            <w:color w:val="000000" w:themeColor="text1"/>
            <w:sz w:val="24"/>
            <w:szCs w:val="24"/>
          </w:rPr>
          <w:lastRenderedPageBreak/>
          <w:t xml:space="preserve">2.2 </w:t>
        </w:r>
      </w:ins>
      <w:ins w:id="1477" w:author="EUDERLAN FREIRE DA SILVA ABREU" w:date="2025-05-28T17:56:00Z">
        <w:r w:rsidRPr="00E203A3">
          <w:rPr>
            <w:rFonts w:ascii="Times New Roman" w:hAnsi="Times New Roman" w:cs="Times New Roman"/>
            <w:color w:val="000000" w:themeColor="text1"/>
            <w:sz w:val="24"/>
            <w:szCs w:val="24"/>
            <w:rPrChange w:id="1478" w:author="Euderlan Freire" w:date="2025-06-13T19:10:00Z">
              <w:rPr>
                <w:rFonts w:ascii="Times New Roman" w:hAnsi="Times New Roman" w:cs="Times New Roman"/>
                <w:sz w:val="28"/>
                <w:szCs w:val="28"/>
              </w:rPr>
            </w:rPrChange>
          </w:rPr>
          <w:t>SI</w:t>
        </w:r>
      </w:ins>
      <w:ins w:id="1479" w:author="EUDERLAN FREIRE DA SILVA ABREU" w:date="2025-05-28T17:57:00Z">
        <w:r w:rsidRPr="00E203A3">
          <w:rPr>
            <w:rFonts w:ascii="Times New Roman" w:hAnsi="Times New Roman" w:cs="Times New Roman"/>
            <w:color w:val="000000" w:themeColor="text1"/>
            <w:sz w:val="24"/>
            <w:szCs w:val="24"/>
            <w:rPrChange w:id="1480" w:author="Euderlan Freire" w:date="2025-06-13T19:10:00Z">
              <w:rPr>
                <w:rFonts w:ascii="Times New Roman" w:hAnsi="Times New Roman" w:cs="Times New Roman"/>
                <w:sz w:val="28"/>
                <w:szCs w:val="28"/>
              </w:rPr>
            </w:rPrChange>
          </w:rPr>
          <w:t>STEMAS SIMILARES</w:t>
        </w:r>
      </w:ins>
      <w:bookmarkEnd w:id="1475"/>
    </w:p>
    <w:p w14:paraId="4BF71873" w14:textId="060E2461" w:rsidR="6C98C9F5" w:rsidRPr="00E203A3" w:rsidRDefault="6C98C9F5">
      <w:pPr>
        <w:spacing w:before="40" w:after="240" w:line="360" w:lineRule="auto"/>
        <w:jc w:val="both"/>
        <w:rPr>
          <w:ins w:id="1481" w:author="Yasmin Serejo" w:date="2025-06-13T14:11:00Z"/>
          <w:rFonts w:ascii="Times New Roman" w:eastAsia="Times New Roman" w:hAnsi="Times New Roman" w:cs="Times New Roman"/>
          <w:color w:val="000000" w:themeColor="text1"/>
          <w:sz w:val="24"/>
          <w:szCs w:val="24"/>
          <w:rPrChange w:id="1482" w:author="Euderlan Freire" w:date="2025-06-13T19:10:00Z">
            <w:rPr>
              <w:ins w:id="1483" w:author="Yasmin Serejo" w:date="2025-06-13T14:11:00Z"/>
              <w:rFonts w:ascii="Times New Roman" w:eastAsia="Times New Roman" w:hAnsi="Times New Roman" w:cs="Times New Roman"/>
              <w:sz w:val="24"/>
              <w:szCs w:val="24"/>
            </w:rPr>
          </w:rPrChange>
        </w:rPr>
        <w:pPrChange w:id="1484" w:author="Euderlan Freire" w:date="2025-06-13T19:23:00Z">
          <w:pPr>
            <w:pStyle w:val="Ttulo2"/>
            <w:numPr>
              <w:ilvl w:val="0"/>
              <w:numId w:val="0"/>
            </w:numPr>
            <w:ind w:left="0" w:firstLine="576"/>
          </w:pPr>
        </w:pPrChange>
      </w:pPr>
      <w:ins w:id="1485" w:author="Yasmin Serejo" w:date="2025-06-13T14:05:00Z">
        <w:r w:rsidRPr="00E203A3">
          <w:rPr>
            <w:rFonts w:ascii="Times New Roman" w:hAnsi="Times New Roman" w:cs="Times New Roman"/>
            <w:color w:val="000000" w:themeColor="text1"/>
            <w:sz w:val="24"/>
            <w:szCs w:val="24"/>
            <w:rPrChange w:id="1486" w:author="Euderlan Freire" w:date="2025-06-13T19:10:00Z">
              <w:rPr/>
            </w:rPrChange>
          </w:rPr>
          <w:tab/>
        </w:r>
      </w:ins>
      <w:ins w:id="1487" w:author="Yasmin Serejo" w:date="2025-06-13T14:06:00Z">
        <w:r w:rsidRPr="00E203A3">
          <w:rPr>
            <w:rFonts w:ascii="Times New Roman" w:eastAsia="Times New Roman" w:hAnsi="Times New Roman" w:cs="Times New Roman"/>
            <w:color w:val="000000" w:themeColor="text1"/>
            <w:sz w:val="24"/>
            <w:szCs w:val="24"/>
            <w:rPrChange w:id="1488" w:author="Euderlan Freire" w:date="2025-06-13T19:10:00Z">
              <w:rPr/>
            </w:rPrChange>
          </w:rPr>
          <w:t xml:space="preserve">Apesar de já existirem plataformas para </w:t>
        </w:r>
      </w:ins>
      <w:ins w:id="1489" w:author="Yasmin Serejo" w:date="2025-06-13T14:07:00Z">
        <w:r w:rsidR="025D5F34" w:rsidRPr="00E203A3">
          <w:rPr>
            <w:rFonts w:ascii="Times New Roman" w:eastAsia="Times New Roman" w:hAnsi="Times New Roman" w:cs="Times New Roman"/>
            <w:color w:val="000000" w:themeColor="text1"/>
            <w:sz w:val="24"/>
            <w:szCs w:val="24"/>
            <w:rPrChange w:id="1490" w:author="Euderlan Freire" w:date="2025-06-13T19:10:00Z">
              <w:rPr/>
            </w:rPrChange>
          </w:rPr>
          <w:t xml:space="preserve">consulta e gerenciamento de informações, o </w:t>
        </w:r>
        <w:r w:rsidR="025D5F34" w:rsidRPr="00E203A3">
          <w:rPr>
            <w:rFonts w:ascii="Times New Roman" w:eastAsia="Times New Roman" w:hAnsi="Times New Roman" w:cs="Times New Roman"/>
            <w:color w:val="000000" w:themeColor="text1"/>
            <w:sz w:val="24"/>
            <w:szCs w:val="24"/>
            <w:rPrChange w:id="1491" w:author="Euderlan Freire" w:date="2025-06-13T19:10:00Z">
              <w:rPr>
                <w:rFonts w:ascii="Times New Roman" w:eastAsia="Times New Roman" w:hAnsi="Times New Roman" w:cs="Times New Roman"/>
                <w:sz w:val="24"/>
                <w:szCs w:val="24"/>
              </w:rPr>
            </w:rPrChange>
          </w:rPr>
          <w:t>Sistema Inteligente de Consulta a Documentação via LLM se diferencia por sua abordagem focada no usuário e pela integração com tecnologias avançadas de linguagem nat</w:t>
        </w:r>
      </w:ins>
      <w:ins w:id="1492" w:author="Yasmin Serejo" w:date="2025-06-13T14:08:00Z">
        <w:r w:rsidR="025D5F34" w:rsidRPr="00E203A3">
          <w:rPr>
            <w:rFonts w:ascii="Times New Roman" w:eastAsia="Times New Roman" w:hAnsi="Times New Roman" w:cs="Times New Roman"/>
            <w:color w:val="000000" w:themeColor="text1"/>
            <w:sz w:val="24"/>
            <w:szCs w:val="24"/>
            <w:rPrChange w:id="1493" w:author="Euderlan Freire" w:date="2025-06-13T19:10:00Z">
              <w:rPr>
                <w:rFonts w:ascii="Times New Roman" w:eastAsia="Times New Roman" w:hAnsi="Times New Roman" w:cs="Times New Roman"/>
                <w:sz w:val="24"/>
                <w:szCs w:val="24"/>
              </w:rPr>
            </w:rPrChange>
          </w:rPr>
          <w:t xml:space="preserve">ural. Alguns sistemas similares incluem: </w:t>
        </w:r>
      </w:ins>
    </w:p>
    <w:p w14:paraId="2E12758E" w14:textId="4EF544FD" w:rsidR="5AC40B90" w:rsidRPr="00E203A3" w:rsidRDefault="5AC40B90">
      <w:pPr>
        <w:pStyle w:val="PargrafodaLista"/>
        <w:numPr>
          <w:ilvl w:val="0"/>
          <w:numId w:val="12"/>
        </w:numPr>
        <w:spacing w:before="40" w:after="240" w:line="360" w:lineRule="auto"/>
        <w:jc w:val="both"/>
        <w:rPr>
          <w:ins w:id="1494" w:author="Yasmin Serejo" w:date="2025-06-13T14:19:00Z"/>
          <w:rFonts w:ascii="Times New Roman" w:eastAsia="Times New Roman" w:hAnsi="Times New Roman" w:cs="Times New Roman"/>
          <w:color w:val="000000" w:themeColor="text1"/>
          <w:sz w:val="24"/>
          <w:szCs w:val="24"/>
          <w:rPrChange w:id="1495" w:author="Euderlan Freire" w:date="2025-06-13T19:10:00Z">
            <w:rPr>
              <w:ins w:id="1496" w:author="Yasmin Serejo" w:date="2025-06-13T14:19:00Z"/>
              <w:rFonts w:ascii="Times New Roman" w:eastAsia="Times New Roman" w:hAnsi="Times New Roman" w:cs="Times New Roman"/>
            </w:rPr>
          </w:rPrChange>
        </w:rPr>
        <w:pPrChange w:id="1497" w:author="Euderlan Freire" w:date="2025-06-13T19:23:00Z">
          <w:pPr>
            <w:pStyle w:val="PargrafodaLista"/>
            <w:numPr>
              <w:numId w:val="4"/>
            </w:numPr>
            <w:ind w:left="1440" w:hanging="360"/>
          </w:pPr>
        </w:pPrChange>
      </w:pPr>
      <w:proofErr w:type="spellStart"/>
      <w:ins w:id="1498" w:author="Yasmin Serejo" w:date="2025-06-13T14:11:00Z">
        <w:r w:rsidRPr="00E203A3">
          <w:rPr>
            <w:rFonts w:ascii="Times New Roman" w:eastAsia="Times New Roman" w:hAnsi="Times New Roman" w:cs="Times New Roman"/>
            <w:color w:val="000000" w:themeColor="text1"/>
            <w:sz w:val="24"/>
            <w:szCs w:val="24"/>
            <w:rPrChange w:id="1499" w:author="Euderlan Freire" w:date="2025-06-13T19:10:00Z">
              <w:rPr>
                <w:rFonts w:ascii="Times New Roman" w:eastAsia="Times New Roman" w:hAnsi="Times New Roman" w:cs="Times New Roman"/>
                <w:sz w:val="24"/>
                <w:szCs w:val="24"/>
              </w:rPr>
            </w:rPrChange>
          </w:rPr>
          <w:t>ChatGPT</w:t>
        </w:r>
        <w:proofErr w:type="spellEnd"/>
        <w:r w:rsidRPr="00E203A3">
          <w:rPr>
            <w:rFonts w:ascii="Times New Roman" w:eastAsia="Times New Roman" w:hAnsi="Times New Roman" w:cs="Times New Roman"/>
            <w:color w:val="000000" w:themeColor="text1"/>
            <w:sz w:val="24"/>
            <w:szCs w:val="24"/>
            <w:rPrChange w:id="1500" w:author="Euderlan Freire" w:date="2025-06-13T19:10:00Z">
              <w:rPr>
                <w:rFonts w:ascii="Times New Roman" w:eastAsia="Times New Roman" w:hAnsi="Times New Roman" w:cs="Times New Roman"/>
                <w:sz w:val="24"/>
                <w:szCs w:val="24"/>
              </w:rPr>
            </w:rPrChange>
          </w:rPr>
          <w:t xml:space="preserve"> AI (</w:t>
        </w:r>
        <w:proofErr w:type="spellStart"/>
        <w:r w:rsidRPr="00E203A3">
          <w:rPr>
            <w:rFonts w:ascii="Times New Roman" w:eastAsia="Times New Roman" w:hAnsi="Times New Roman" w:cs="Times New Roman"/>
            <w:color w:val="000000" w:themeColor="text1"/>
            <w:sz w:val="24"/>
            <w:szCs w:val="24"/>
            <w:rPrChange w:id="1501" w:author="Euderlan Freire" w:date="2025-06-13T19:10:00Z">
              <w:rPr>
                <w:rFonts w:ascii="Times New Roman" w:eastAsia="Times New Roman" w:hAnsi="Times New Roman" w:cs="Times New Roman"/>
                <w:sz w:val="24"/>
                <w:szCs w:val="24"/>
              </w:rPr>
            </w:rPrChange>
          </w:rPr>
          <w:t>OpenAI</w:t>
        </w:r>
        <w:proofErr w:type="spellEnd"/>
        <w:r w:rsidRPr="00E203A3">
          <w:rPr>
            <w:rFonts w:ascii="Times New Roman" w:eastAsia="Times New Roman" w:hAnsi="Times New Roman" w:cs="Times New Roman"/>
            <w:color w:val="000000" w:themeColor="text1"/>
            <w:sz w:val="24"/>
            <w:szCs w:val="24"/>
            <w:rPrChange w:id="1502" w:author="Euderlan Freire" w:date="2025-06-13T19:10:00Z">
              <w:rPr>
                <w:rFonts w:ascii="Times New Roman" w:eastAsia="Times New Roman" w:hAnsi="Times New Roman" w:cs="Times New Roman"/>
                <w:sz w:val="24"/>
                <w:szCs w:val="24"/>
              </w:rPr>
            </w:rPrChange>
          </w:rPr>
          <w:t>)</w:t>
        </w:r>
      </w:ins>
      <w:ins w:id="1503" w:author="Yasmin Serejo" w:date="2025-06-13T14:12:00Z">
        <w:r w:rsidRPr="00E203A3">
          <w:rPr>
            <w:rFonts w:ascii="Times New Roman" w:eastAsia="Times New Roman" w:hAnsi="Times New Roman" w:cs="Times New Roman"/>
            <w:color w:val="000000" w:themeColor="text1"/>
            <w:sz w:val="24"/>
            <w:szCs w:val="24"/>
            <w:rPrChange w:id="1504" w:author="Euderlan Freire" w:date="2025-06-13T19:10:00Z">
              <w:rPr>
                <w:rFonts w:ascii="Times New Roman" w:eastAsia="Times New Roman" w:hAnsi="Times New Roman" w:cs="Times New Roman"/>
                <w:sz w:val="24"/>
                <w:szCs w:val="24"/>
              </w:rPr>
            </w:rPrChange>
          </w:rPr>
          <w:t>:</w:t>
        </w:r>
      </w:ins>
    </w:p>
    <w:p w14:paraId="2F5DF2AC" w14:textId="5841728D" w:rsidR="5AC40B90" w:rsidRPr="00E203A3" w:rsidRDefault="5AC40B90">
      <w:pPr>
        <w:pStyle w:val="PargrafodaLista"/>
        <w:numPr>
          <w:ilvl w:val="1"/>
          <w:numId w:val="12"/>
        </w:numPr>
        <w:spacing w:before="40" w:after="240" w:line="360" w:lineRule="auto"/>
        <w:jc w:val="both"/>
        <w:rPr>
          <w:ins w:id="1505" w:author="Yasmin Serejo" w:date="2025-06-13T14:19:00Z"/>
          <w:rFonts w:ascii="Times New Roman" w:eastAsia="Times New Roman" w:hAnsi="Times New Roman" w:cs="Times New Roman"/>
          <w:color w:val="000000" w:themeColor="text1"/>
          <w:sz w:val="24"/>
          <w:szCs w:val="24"/>
          <w:rPrChange w:id="1506" w:author="Euderlan Freire" w:date="2025-06-13T19:10:00Z">
            <w:rPr>
              <w:ins w:id="1507" w:author="Yasmin Serejo" w:date="2025-06-13T14:19:00Z"/>
              <w:rFonts w:ascii="Times New Roman" w:eastAsia="Times New Roman" w:hAnsi="Times New Roman" w:cs="Times New Roman"/>
            </w:rPr>
          </w:rPrChange>
        </w:rPr>
        <w:pPrChange w:id="1508" w:author="Euderlan Freire" w:date="2025-06-13T19:23:00Z">
          <w:pPr>
            <w:pStyle w:val="PargrafodaLista"/>
            <w:numPr>
              <w:ilvl w:val="1"/>
              <w:numId w:val="4"/>
            </w:numPr>
            <w:ind w:left="2160" w:hanging="360"/>
          </w:pPr>
        </w:pPrChange>
      </w:pPr>
      <w:ins w:id="1509" w:author="Yasmin Serejo" w:date="2025-06-13T14:12:00Z">
        <w:r w:rsidRPr="00E203A3">
          <w:rPr>
            <w:rFonts w:ascii="Times New Roman" w:eastAsia="Times New Roman" w:hAnsi="Times New Roman" w:cs="Times New Roman"/>
            <w:color w:val="000000" w:themeColor="text1"/>
            <w:sz w:val="24"/>
            <w:szCs w:val="24"/>
            <w:rPrChange w:id="1510" w:author="Euderlan Freire" w:date="2025-06-13T19:10:00Z">
              <w:rPr>
                <w:rFonts w:ascii="Times New Roman" w:eastAsia="Times New Roman" w:hAnsi="Times New Roman" w:cs="Times New Roman"/>
                <w:sz w:val="24"/>
                <w:szCs w:val="24"/>
              </w:rPr>
            </w:rPrChange>
          </w:rPr>
          <w:t xml:space="preserve">Gerencia respostas </w:t>
        </w:r>
      </w:ins>
      <w:ins w:id="1511" w:author="Yasmin Serejo" w:date="2025-06-13T14:20:00Z">
        <w:r w:rsidR="561D39FC" w:rsidRPr="00E203A3">
          <w:rPr>
            <w:rFonts w:ascii="Times New Roman" w:eastAsia="Times New Roman" w:hAnsi="Times New Roman" w:cs="Times New Roman"/>
            <w:color w:val="000000" w:themeColor="text1"/>
            <w:sz w:val="24"/>
            <w:szCs w:val="24"/>
            <w:rPrChange w:id="1512" w:author="Euderlan Freire" w:date="2025-06-13T19:10:00Z">
              <w:rPr>
                <w:rFonts w:ascii="Times New Roman" w:eastAsia="Times New Roman" w:hAnsi="Times New Roman" w:cs="Times New Roman"/>
                <w:sz w:val="24"/>
                <w:szCs w:val="24"/>
              </w:rPr>
            </w:rPrChange>
          </w:rPr>
          <w:t>dinâmicas</w:t>
        </w:r>
      </w:ins>
      <w:ins w:id="1513" w:author="Yasmin Serejo" w:date="2025-06-13T14:12:00Z">
        <w:r w:rsidRPr="00E203A3">
          <w:rPr>
            <w:rFonts w:ascii="Times New Roman" w:eastAsia="Times New Roman" w:hAnsi="Times New Roman" w:cs="Times New Roman"/>
            <w:color w:val="000000" w:themeColor="text1"/>
            <w:sz w:val="24"/>
            <w:szCs w:val="24"/>
            <w:rPrChange w:id="1514" w:author="Euderlan Freire" w:date="2025-06-13T19:10:00Z">
              <w:rPr>
                <w:rFonts w:ascii="Times New Roman" w:eastAsia="Times New Roman" w:hAnsi="Times New Roman" w:cs="Times New Roman"/>
                <w:sz w:val="24"/>
                <w:szCs w:val="24"/>
              </w:rPr>
            </w:rPrChange>
          </w:rPr>
          <w:t xml:space="preserve"> usand</w:t>
        </w:r>
      </w:ins>
      <w:ins w:id="1515" w:author="Yasmin Serejo" w:date="2025-06-13T14:13:00Z">
        <w:r w:rsidRPr="00E203A3">
          <w:rPr>
            <w:rFonts w:ascii="Times New Roman" w:eastAsia="Times New Roman" w:hAnsi="Times New Roman" w:cs="Times New Roman"/>
            <w:color w:val="000000" w:themeColor="text1"/>
            <w:sz w:val="24"/>
            <w:szCs w:val="24"/>
            <w:rPrChange w:id="1516" w:author="Euderlan Freire" w:date="2025-06-13T19:10:00Z">
              <w:rPr>
                <w:rFonts w:ascii="Times New Roman" w:eastAsia="Times New Roman" w:hAnsi="Times New Roman" w:cs="Times New Roman"/>
                <w:sz w:val="24"/>
                <w:szCs w:val="24"/>
              </w:rPr>
            </w:rPrChange>
          </w:rPr>
          <w:t>o modelos avançados de linguagem natural</w:t>
        </w:r>
      </w:ins>
      <w:ins w:id="1517" w:author="Yasmin Serejo" w:date="2025-06-13T14:17:00Z">
        <w:r w:rsidR="4F2974EB" w:rsidRPr="00E203A3">
          <w:rPr>
            <w:rFonts w:ascii="Times New Roman" w:eastAsia="Times New Roman" w:hAnsi="Times New Roman" w:cs="Times New Roman"/>
            <w:color w:val="000000" w:themeColor="text1"/>
            <w:sz w:val="24"/>
            <w:szCs w:val="24"/>
            <w:rPrChange w:id="1518" w:author="Euderlan Freire" w:date="2025-06-13T19:10:00Z">
              <w:rPr>
                <w:rFonts w:ascii="Times New Roman" w:eastAsia="Times New Roman" w:hAnsi="Times New Roman" w:cs="Times New Roman"/>
                <w:sz w:val="24"/>
                <w:szCs w:val="24"/>
              </w:rPr>
            </w:rPrChange>
          </w:rPr>
          <w:t>.</w:t>
        </w:r>
      </w:ins>
    </w:p>
    <w:p w14:paraId="291A958F" w14:textId="1C269FD1" w:rsidR="5AC40B90" w:rsidRPr="00E203A3" w:rsidRDefault="5AC40B90">
      <w:pPr>
        <w:pStyle w:val="PargrafodaLista"/>
        <w:numPr>
          <w:ilvl w:val="1"/>
          <w:numId w:val="12"/>
        </w:numPr>
        <w:spacing w:before="40" w:after="240" w:line="360" w:lineRule="auto"/>
        <w:jc w:val="both"/>
        <w:rPr>
          <w:ins w:id="1519" w:author="Yasmin Serejo" w:date="2025-06-13T14:13:00Z"/>
          <w:rFonts w:ascii="Times New Roman" w:eastAsia="Times New Roman" w:hAnsi="Times New Roman" w:cs="Times New Roman"/>
          <w:color w:val="000000" w:themeColor="text1"/>
          <w:sz w:val="24"/>
          <w:szCs w:val="24"/>
          <w:rPrChange w:id="1520" w:author="Euderlan Freire" w:date="2025-06-13T19:10:00Z">
            <w:rPr>
              <w:ins w:id="1521" w:author="Yasmin Serejo" w:date="2025-06-13T14:13:00Z"/>
              <w:rFonts w:ascii="Times New Roman" w:eastAsia="Times New Roman" w:hAnsi="Times New Roman" w:cs="Times New Roman"/>
            </w:rPr>
          </w:rPrChange>
        </w:rPr>
        <w:pPrChange w:id="1522" w:author="Euderlan Freire" w:date="2025-06-13T19:23:00Z">
          <w:pPr>
            <w:pStyle w:val="PargrafodaLista"/>
            <w:numPr>
              <w:ilvl w:val="1"/>
              <w:numId w:val="4"/>
            </w:numPr>
            <w:ind w:left="2160" w:hanging="360"/>
          </w:pPr>
        </w:pPrChange>
      </w:pPr>
      <w:ins w:id="1523" w:author="Yasmin Serejo" w:date="2025-06-13T14:13:00Z">
        <w:r w:rsidRPr="00E203A3">
          <w:rPr>
            <w:rFonts w:ascii="Times New Roman" w:eastAsia="Times New Roman" w:hAnsi="Times New Roman" w:cs="Times New Roman"/>
            <w:color w:val="000000" w:themeColor="text1"/>
            <w:sz w:val="24"/>
            <w:szCs w:val="24"/>
            <w:rPrChange w:id="1524" w:author="Euderlan Freire" w:date="2025-06-13T19:10:00Z">
              <w:rPr>
                <w:rFonts w:ascii="Times New Roman" w:eastAsia="Times New Roman" w:hAnsi="Times New Roman" w:cs="Times New Roman"/>
                <w:sz w:val="24"/>
                <w:szCs w:val="24"/>
              </w:rPr>
            </w:rPrChange>
          </w:rPr>
          <w:t>Não possui integração nativa com bases documentais especificas</w:t>
        </w:r>
      </w:ins>
      <w:ins w:id="1525" w:author="Yasmin Serejo" w:date="2025-06-13T14:17:00Z">
        <w:r w:rsidR="4F2974EB" w:rsidRPr="00E203A3">
          <w:rPr>
            <w:rFonts w:ascii="Times New Roman" w:eastAsia="Times New Roman" w:hAnsi="Times New Roman" w:cs="Times New Roman"/>
            <w:color w:val="000000" w:themeColor="text1"/>
            <w:sz w:val="24"/>
            <w:szCs w:val="24"/>
            <w:rPrChange w:id="1526" w:author="Euderlan Freire" w:date="2025-06-13T19:10:00Z">
              <w:rPr>
                <w:rFonts w:ascii="Times New Roman" w:eastAsia="Times New Roman" w:hAnsi="Times New Roman" w:cs="Times New Roman"/>
                <w:sz w:val="24"/>
                <w:szCs w:val="24"/>
              </w:rPr>
            </w:rPrChange>
          </w:rPr>
          <w:t>.</w:t>
        </w:r>
      </w:ins>
    </w:p>
    <w:p w14:paraId="48B5C3A3" w14:textId="418B6FCB" w:rsidR="5AC40B90" w:rsidRPr="00E203A3" w:rsidRDefault="5AC40B90">
      <w:pPr>
        <w:pStyle w:val="PargrafodaLista"/>
        <w:numPr>
          <w:ilvl w:val="0"/>
          <w:numId w:val="12"/>
        </w:numPr>
        <w:spacing w:before="40" w:after="240" w:line="360" w:lineRule="auto"/>
        <w:jc w:val="both"/>
        <w:rPr>
          <w:ins w:id="1527" w:author="Yasmin Serejo" w:date="2025-06-13T14:19:00Z"/>
          <w:rFonts w:ascii="Times New Roman" w:eastAsia="Times New Roman" w:hAnsi="Times New Roman" w:cs="Times New Roman"/>
          <w:color w:val="000000" w:themeColor="text1"/>
          <w:sz w:val="24"/>
          <w:szCs w:val="24"/>
          <w:rPrChange w:id="1528" w:author="Euderlan Freire" w:date="2025-06-13T19:10:00Z">
            <w:rPr>
              <w:ins w:id="1529" w:author="Yasmin Serejo" w:date="2025-06-13T14:19:00Z"/>
              <w:rFonts w:ascii="Times New Roman" w:eastAsia="Times New Roman" w:hAnsi="Times New Roman" w:cs="Times New Roman"/>
            </w:rPr>
          </w:rPrChange>
        </w:rPr>
        <w:pPrChange w:id="1530" w:author="Euderlan Freire" w:date="2025-06-13T19:23:00Z">
          <w:pPr>
            <w:pStyle w:val="PargrafodaLista"/>
            <w:numPr>
              <w:numId w:val="4"/>
            </w:numPr>
            <w:ind w:left="1440" w:hanging="360"/>
          </w:pPr>
        </w:pPrChange>
      </w:pPr>
      <w:ins w:id="1531" w:author="Yasmin Serejo" w:date="2025-06-13T14:13:00Z">
        <w:r w:rsidRPr="00E203A3">
          <w:rPr>
            <w:rFonts w:ascii="Times New Roman" w:eastAsia="Times New Roman" w:hAnsi="Times New Roman" w:cs="Times New Roman"/>
            <w:color w:val="000000" w:themeColor="text1"/>
            <w:sz w:val="24"/>
            <w:szCs w:val="24"/>
            <w:rPrChange w:id="1532" w:author="Euderlan Freire" w:date="2025-06-13T19:10:00Z">
              <w:rPr>
                <w:rFonts w:ascii="Times New Roman" w:eastAsia="Times New Roman" w:hAnsi="Times New Roman" w:cs="Times New Roman"/>
                <w:sz w:val="24"/>
                <w:szCs w:val="24"/>
              </w:rPr>
            </w:rPrChange>
          </w:rPr>
          <w:t>IBM Watson Discovery</w:t>
        </w:r>
      </w:ins>
    </w:p>
    <w:p w14:paraId="65EEE86A" w14:textId="3AF5AED7" w:rsidR="282E5784" w:rsidRPr="00E203A3" w:rsidRDefault="282E5784">
      <w:pPr>
        <w:pStyle w:val="PargrafodaLista"/>
        <w:numPr>
          <w:ilvl w:val="1"/>
          <w:numId w:val="12"/>
        </w:numPr>
        <w:spacing w:before="40" w:after="240" w:line="360" w:lineRule="auto"/>
        <w:jc w:val="both"/>
        <w:rPr>
          <w:ins w:id="1533" w:author="Yasmin Serejo" w:date="2025-06-13T14:19:00Z"/>
          <w:rFonts w:ascii="Times New Roman" w:eastAsia="Times New Roman" w:hAnsi="Times New Roman" w:cs="Times New Roman"/>
          <w:color w:val="000000" w:themeColor="text1"/>
          <w:sz w:val="24"/>
          <w:szCs w:val="24"/>
          <w:rPrChange w:id="1534" w:author="Euderlan Freire" w:date="2025-06-13T19:10:00Z">
            <w:rPr>
              <w:ins w:id="1535" w:author="Yasmin Serejo" w:date="2025-06-13T14:19:00Z"/>
              <w:rFonts w:ascii="Times New Roman" w:eastAsia="Times New Roman" w:hAnsi="Times New Roman" w:cs="Times New Roman"/>
            </w:rPr>
          </w:rPrChange>
        </w:rPr>
        <w:pPrChange w:id="1536" w:author="Euderlan Freire" w:date="2025-06-13T19:23:00Z">
          <w:pPr>
            <w:pStyle w:val="PargrafodaLista"/>
            <w:numPr>
              <w:ilvl w:val="1"/>
              <w:numId w:val="4"/>
            </w:numPr>
            <w:ind w:left="2160" w:hanging="360"/>
          </w:pPr>
        </w:pPrChange>
      </w:pPr>
      <w:ins w:id="1537" w:author="Yasmin Serejo" w:date="2025-06-13T14:15:00Z">
        <w:r w:rsidRPr="00E203A3">
          <w:rPr>
            <w:rFonts w:ascii="Times New Roman" w:eastAsia="Times New Roman" w:hAnsi="Times New Roman" w:cs="Times New Roman"/>
            <w:color w:val="000000" w:themeColor="text1"/>
            <w:sz w:val="24"/>
            <w:szCs w:val="24"/>
            <w:rPrChange w:id="1538" w:author="Euderlan Freire" w:date="2025-06-13T19:10:00Z">
              <w:rPr>
                <w:rFonts w:ascii="Times New Roman" w:eastAsia="Times New Roman" w:hAnsi="Times New Roman" w:cs="Times New Roman"/>
                <w:sz w:val="24"/>
                <w:szCs w:val="24"/>
              </w:rPr>
            </w:rPrChange>
          </w:rPr>
          <w:t xml:space="preserve">Realiza buscas e </w:t>
        </w:r>
      </w:ins>
      <w:ins w:id="1539" w:author="Yasmin Serejo" w:date="2025-06-13T14:20:00Z">
        <w:r w:rsidR="7663546A" w:rsidRPr="00E203A3">
          <w:rPr>
            <w:rFonts w:ascii="Times New Roman" w:eastAsia="Times New Roman" w:hAnsi="Times New Roman" w:cs="Times New Roman"/>
            <w:color w:val="000000" w:themeColor="text1"/>
            <w:sz w:val="24"/>
            <w:szCs w:val="24"/>
            <w:rPrChange w:id="1540" w:author="Euderlan Freire" w:date="2025-06-13T19:10:00Z">
              <w:rPr>
                <w:rFonts w:ascii="Times New Roman" w:eastAsia="Times New Roman" w:hAnsi="Times New Roman" w:cs="Times New Roman"/>
                <w:sz w:val="24"/>
                <w:szCs w:val="24"/>
              </w:rPr>
            </w:rPrChange>
          </w:rPr>
          <w:t>análises</w:t>
        </w:r>
      </w:ins>
      <w:ins w:id="1541" w:author="Yasmin Serejo" w:date="2025-06-13T14:15:00Z">
        <w:r w:rsidRPr="00E203A3">
          <w:rPr>
            <w:rFonts w:ascii="Times New Roman" w:eastAsia="Times New Roman" w:hAnsi="Times New Roman" w:cs="Times New Roman"/>
            <w:color w:val="000000" w:themeColor="text1"/>
            <w:sz w:val="24"/>
            <w:szCs w:val="24"/>
            <w:rPrChange w:id="1542" w:author="Euderlan Freire" w:date="2025-06-13T19:10:00Z">
              <w:rPr>
                <w:rFonts w:ascii="Times New Roman" w:eastAsia="Times New Roman" w:hAnsi="Times New Roman" w:cs="Times New Roman"/>
                <w:sz w:val="24"/>
                <w:szCs w:val="24"/>
              </w:rPr>
            </w:rPrChange>
          </w:rPr>
          <w:t xml:space="preserve"> aprofundadas em grandes volumes de documentos</w:t>
        </w:r>
      </w:ins>
      <w:ins w:id="1543" w:author="Yasmin Serejo" w:date="2025-06-13T14:17:00Z">
        <w:r w:rsidRPr="00E203A3">
          <w:rPr>
            <w:rFonts w:ascii="Times New Roman" w:eastAsia="Times New Roman" w:hAnsi="Times New Roman" w:cs="Times New Roman"/>
            <w:color w:val="000000" w:themeColor="text1"/>
            <w:sz w:val="24"/>
            <w:szCs w:val="24"/>
            <w:rPrChange w:id="1544" w:author="Euderlan Freire" w:date="2025-06-13T19:10:00Z">
              <w:rPr>
                <w:rFonts w:ascii="Times New Roman" w:eastAsia="Times New Roman" w:hAnsi="Times New Roman" w:cs="Times New Roman"/>
                <w:sz w:val="24"/>
                <w:szCs w:val="24"/>
              </w:rPr>
            </w:rPrChange>
          </w:rPr>
          <w:t>.</w:t>
        </w:r>
      </w:ins>
    </w:p>
    <w:p w14:paraId="48D6042F" w14:textId="08CB1D56" w:rsidR="282E5784" w:rsidRPr="00E203A3" w:rsidRDefault="282E5784">
      <w:pPr>
        <w:pStyle w:val="PargrafodaLista"/>
        <w:numPr>
          <w:ilvl w:val="1"/>
          <w:numId w:val="12"/>
        </w:numPr>
        <w:spacing w:before="40" w:after="240" w:line="360" w:lineRule="auto"/>
        <w:jc w:val="both"/>
        <w:rPr>
          <w:ins w:id="1545" w:author="Yasmin Serejo" w:date="2025-06-13T14:16:00Z"/>
          <w:rFonts w:ascii="Times New Roman" w:eastAsia="Times New Roman" w:hAnsi="Times New Roman" w:cs="Times New Roman"/>
          <w:color w:val="000000" w:themeColor="text1"/>
          <w:sz w:val="24"/>
          <w:szCs w:val="24"/>
          <w:rPrChange w:id="1546" w:author="Euderlan Freire" w:date="2025-06-13T19:10:00Z">
            <w:rPr>
              <w:ins w:id="1547" w:author="Yasmin Serejo" w:date="2025-06-13T14:16:00Z"/>
              <w:rFonts w:ascii="Times New Roman" w:eastAsia="Times New Roman" w:hAnsi="Times New Roman" w:cs="Times New Roman"/>
            </w:rPr>
          </w:rPrChange>
        </w:rPr>
        <w:pPrChange w:id="1548" w:author="Euderlan Freire" w:date="2025-06-13T19:23:00Z">
          <w:pPr>
            <w:pStyle w:val="PargrafodaLista"/>
            <w:numPr>
              <w:ilvl w:val="1"/>
              <w:numId w:val="4"/>
            </w:numPr>
            <w:ind w:left="2160" w:hanging="360"/>
          </w:pPr>
        </w:pPrChange>
      </w:pPr>
      <w:ins w:id="1549" w:author="Yasmin Serejo" w:date="2025-06-13T14:15:00Z">
        <w:r w:rsidRPr="00E203A3">
          <w:rPr>
            <w:rFonts w:ascii="Times New Roman" w:eastAsia="Times New Roman" w:hAnsi="Times New Roman" w:cs="Times New Roman"/>
            <w:color w:val="000000" w:themeColor="text1"/>
            <w:sz w:val="24"/>
            <w:szCs w:val="24"/>
            <w:rPrChange w:id="1550" w:author="Euderlan Freire" w:date="2025-06-13T19:10:00Z">
              <w:rPr>
                <w:rFonts w:ascii="Times New Roman" w:eastAsia="Times New Roman" w:hAnsi="Times New Roman" w:cs="Times New Roman"/>
                <w:sz w:val="24"/>
                <w:szCs w:val="24"/>
              </w:rPr>
            </w:rPrChange>
          </w:rPr>
          <w:t>A configuração e customização podem ser com</w:t>
        </w:r>
      </w:ins>
      <w:ins w:id="1551" w:author="Yasmin Serejo" w:date="2025-06-13T14:16:00Z">
        <w:r w:rsidRPr="00E203A3">
          <w:rPr>
            <w:rFonts w:ascii="Times New Roman" w:eastAsia="Times New Roman" w:hAnsi="Times New Roman" w:cs="Times New Roman"/>
            <w:color w:val="000000" w:themeColor="text1"/>
            <w:sz w:val="24"/>
            <w:szCs w:val="24"/>
            <w:rPrChange w:id="1552" w:author="Euderlan Freire" w:date="2025-06-13T19:10:00Z">
              <w:rPr>
                <w:rFonts w:ascii="Times New Roman" w:eastAsia="Times New Roman" w:hAnsi="Times New Roman" w:cs="Times New Roman"/>
                <w:sz w:val="24"/>
                <w:szCs w:val="24"/>
              </w:rPr>
            </w:rPrChange>
          </w:rPr>
          <w:t>plexas e demandar tempo e recursos elevados.</w:t>
        </w:r>
      </w:ins>
    </w:p>
    <w:p w14:paraId="2D3BFE68" w14:textId="5AAE9DE8" w:rsidR="282E5784" w:rsidRPr="00E203A3" w:rsidRDefault="282E5784">
      <w:pPr>
        <w:pStyle w:val="PargrafodaLista"/>
        <w:numPr>
          <w:ilvl w:val="0"/>
          <w:numId w:val="12"/>
        </w:numPr>
        <w:spacing w:before="40" w:after="240" w:line="360" w:lineRule="auto"/>
        <w:jc w:val="both"/>
        <w:rPr>
          <w:ins w:id="1553" w:author="Yasmin Serejo" w:date="2025-06-13T14:19:00Z"/>
          <w:rFonts w:ascii="Times New Roman" w:eastAsia="Times New Roman" w:hAnsi="Times New Roman" w:cs="Times New Roman"/>
          <w:color w:val="000000" w:themeColor="text1"/>
          <w:sz w:val="24"/>
          <w:szCs w:val="24"/>
          <w:rPrChange w:id="1554" w:author="Euderlan Freire" w:date="2025-06-13T19:10:00Z">
            <w:rPr>
              <w:ins w:id="1555" w:author="Yasmin Serejo" w:date="2025-06-13T14:19:00Z"/>
              <w:rFonts w:ascii="Times New Roman" w:eastAsia="Times New Roman" w:hAnsi="Times New Roman" w:cs="Times New Roman"/>
            </w:rPr>
          </w:rPrChange>
        </w:rPr>
        <w:pPrChange w:id="1556" w:author="Euderlan Freire" w:date="2025-06-13T19:23:00Z">
          <w:pPr>
            <w:pStyle w:val="PargrafodaLista"/>
            <w:numPr>
              <w:numId w:val="4"/>
            </w:numPr>
            <w:ind w:left="1440" w:hanging="360"/>
          </w:pPr>
        </w:pPrChange>
      </w:pPr>
      <w:ins w:id="1557" w:author="Yasmin Serejo" w:date="2025-06-13T14:16:00Z">
        <w:r w:rsidRPr="00E203A3">
          <w:rPr>
            <w:rFonts w:ascii="Times New Roman" w:eastAsia="Times New Roman" w:hAnsi="Times New Roman" w:cs="Times New Roman"/>
            <w:color w:val="000000" w:themeColor="text1"/>
            <w:sz w:val="24"/>
            <w:szCs w:val="24"/>
            <w:rPrChange w:id="1558" w:author="Euderlan Freire" w:date="2025-06-13T19:10:00Z">
              <w:rPr>
                <w:rFonts w:ascii="Times New Roman" w:eastAsia="Times New Roman" w:hAnsi="Times New Roman" w:cs="Times New Roman"/>
                <w:sz w:val="24"/>
                <w:szCs w:val="24"/>
              </w:rPr>
            </w:rPrChange>
          </w:rPr>
          <w:t xml:space="preserve">Microsoft Azure </w:t>
        </w:r>
        <w:proofErr w:type="spellStart"/>
        <w:r w:rsidRPr="00E203A3">
          <w:rPr>
            <w:rFonts w:ascii="Times New Roman" w:eastAsia="Times New Roman" w:hAnsi="Times New Roman" w:cs="Times New Roman"/>
            <w:color w:val="000000" w:themeColor="text1"/>
            <w:sz w:val="24"/>
            <w:szCs w:val="24"/>
            <w:rPrChange w:id="1559" w:author="Euderlan Freire" w:date="2025-06-13T19:10:00Z">
              <w:rPr>
                <w:rFonts w:ascii="Times New Roman" w:eastAsia="Times New Roman" w:hAnsi="Times New Roman" w:cs="Times New Roman"/>
                <w:sz w:val="24"/>
                <w:szCs w:val="24"/>
              </w:rPr>
            </w:rPrChange>
          </w:rPr>
          <w:t>Cognitive</w:t>
        </w:r>
        <w:proofErr w:type="spellEnd"/>
        <w:r w:rsidRPr="00E203A3">
          <w:rPr>
            <w:rFonts w:ascii="Times New Roman" w:eastAsia="Times New Roman" w:hAnsi="Times New Roman" w:cs="Times New Roman"/>
            <w:color w:val="000000" w:themeColor="text1"/>
            <w:sz w:val="24"/>
            <w:szCs w:val="24"/>
            <w:rPrChange w:id="1560" w:author="Euderlan Freire" w:date="2025-06-13T19:10:00Z">
              <w:rPr>
                <w:rFonts w:ascii="Times New Roman" w:eastAsia="Times New Roman" w:hAnsi="Times New Roman" w:cs="Times New Roman"/>
                <w:sz w:val="24"/>
                <w:szCs w:val="24"/>
              </w:rPr>
            </w:rPrChange>
          </w:rPr>
          <w:t xml:space="preserve"> Search</w:t>
        </w:r>
      </w:ins>
    </w:p>
    <w:p w14:paraId="3B049A78" w14:textId="6B94E0A9" w:rsidR="282E5784" w:rsidRPr="00E203A3" w:rsidRDefault="282E5784">
      <w:pPr>
        <w:pStyle w:val="PargrafodaLista"/>
        <w:numPr>
          <w:ilvl w:val="1"/>
          <w:numId w:val="12"/>
        </w:numPr>
        <w:spacing w:before="40" w:after="240" w:line="360" w:lineRule="auto"/>
        <w:jc w:val="both"/>
        <w:rPr>
          <w:ins w:id="1561" w:author="Yasmin Serejo" w:date="2025-06-13T14:19:00Z"/>
          <w:rFonts w:ascii="Times New Roman" w:eastAsia="Times New Roman" w:hAnsi="Times New Roman" w:cs="Times New Roman"/>
          <w:color w:val="000000" w:themeColor="text1"/>
          <w:sz w:val="24"/>
          <w:szCs w:val="24"/>
          <w:rPrChange w:id="1562" w:author="Euderlan Freire" w:date="2025-06-13T19:10:00Z">
            <w:rPr>
              <w:ins w:id="1563" w:author="Yasmin Serejo" w:date="2025-06-13T14:19:00Z"/>
              <w:rFonts w:ascii="Times New Roman" w:eastAsia="Times New Roman" w:hAnsi="Times New Roman" w:cs="Times New Roman"/>
            </w:rPr>
          </w:rPrChange>
        </w:rPr>
        <w:pPrChange w:id="1564" w:author="Euderlan Freire" w:date="2025-06-13T19:23:00Z">
          <w:pPr>
            <w:pStyle w:val="PargrafodaLista"/>
            <w:numPr>
              <w:ilvl w:val="1"/>
              <w:numId w:val="4"/>
            </w:numPr>
            <w:ind w:left="2160" w:hanging="360"/>
          </w:pPr>
        </w:pPrChange>
      </w:pPr>
      <w:ins w:id="1565" w:author="Yasmin Serejo" w:date="2025-06-13T14:16:00Z">
        <w:r w:rsidRPr="00E203A3">
          <w:rPr>
            <w:rFonts w:ascii="Times New Roman" w:eastAsia="Times New Roman" w:hAnsi="Times New Roman" w:cs="Times New Roman"/>
            <w:color w:val="000000" w:themeColor="text1"/>
            <w:sz w:val="24"/>
            <w:szCs w:val="24"/>
            <w:rPrChange w:id="1566" w:author="Euderlan Freire" w:date="2025-06-13T19:10:00Z">
              <w:rPr>
                <w:rFonts w:ascii="Times New Roman" w:eastAsia="Times New Roman" w:hAnsi="Times New Roman" w:cs="Times New Roman"/>
                <w:sz w:val="24"/>
                <w:szCs w:val="24"/>
              </w:rPr>
            </w:rPrChange>
          </w:rPr>
          <w:t xml:space="preserve">Integra busca tradicional com IA para melhorar a </w:t>
        </w:r>
      </w:ins>
      <w:ins w:id="1567" w:author="Yasmin Serejo" w:date="2025-06-13T14:20:00Z">
        <w:r w:rsidR="725EAFFE" w:rsidRPr="00E203A3">
          <w:rPr>
            <w:rFonts w:ascii="Times New Roman" w:eastAsia="Times New Roman" w:hAnsi="Times New Roman" w:cs="Times New Roman"/>
            <w:color w:val="000000" w:themeColor="text1"/>
            <w:sz w:val="24"/>
            <w:szCs w:val="24"/>
            <w:rPrChange w:id="1568" w:author="Euderlan Freire" w:date="2025-06-13T19:10:00Z">
              <w:rPr>
                <w:rFonts w:ascii="Times New Roman" w:eastAsia="Times New Roman" w:hAnsi="Times New Roman" w:cs="Times New Roman"/>
                <w:sz w:val="24"/>
                <w:szCs w:val="24"/>
              </w:rPr>
            </w:rPrChange>
          </w:rPr>
          <w:t>relevância</w:t>
        </w:r>
      </w:ins>
      <w:ins w:id="1569" w:author="Yasmin Serejo" w:date="2025-06-13T14:16:00Z">
        <w:r w:rsidRPr="00E203A3">
          <w:rPr>
            <w:rFonts w:ascii="Times New Roman" w:eastAsia="Times New Roman" w:hAnsi="Times New Roman" w:cs="Times New Roman"/>
            <w:color w:val="000000" w:themeColor="text1"/>
            <w:sz w:val="24"/>
            <w:szCs w:val="24"/>
            <w:rPrChange w:id="1570" w:author="Euderlan Freire" w:date="2025-06-13T19:10:00Z">
              <w:rPr>
                <w:rFonts w:ascii="Times New Roman" w:eastAsia="Times New Roman" w:hAnsi="Times New Roman" w:cs="Times New Roman"/>
                <w:sz w:val="24"/>
                <w:szCs w:val="24"/>
              </w:rPr>
            </w:rPrChange>
          </w:rPr>
          <w:t xml:space="preserve"> </w:t>
        </w:r>
      </w:ins>
      <w:ins w:id="1571" w:author="Yasmin Serejo" w:date="2025-06-13T14:20:00Z">
        <w:r w:rsidR="31124F2C" w:rsidRPr="00E203A3">
          <w:rPr>
            <w:rFonts w:ascii="Times New Roman" w:eastAsia="Times New Roman" w:hAnsi="Times New Roman" w:cs="Times New Roman"/>
            <w:color w:val="000000" w:themeColor="text1"/>
            <w:sz w:val="24"/>
            <w:szCs w:val="24"/>
            <w:rPrChange w:id="1572" w:author="Euderlan Freire" w:date="2025-06-13T19:10:00Z">
              <w:rPr>
                <w:rFonts w:ascii="Times New Roman" w:eastAsia="Times New Roman" w:hAnsi="Times New Roman" w:cs="Times New Roman"/>
                <w:sz w:val="24"/>
                <w:szCs w:val="24"/>
              </w:rPr>
            </w:rPrChange>
          </w:rPr>
          <w:t>precisão</w:t>
        </w:r>
      </w:ins>
      <w:ins w:id="1573" w:author="Yasmin Serejo" w:date="2025-06-13T14:16:00Z">
        <w:r w:rsidRPr="00E203A3">
          <w:rPr>
            <w:rFonts w:ascii="Times New Roman" w:eastAsia="Times New Roman" w:hAnsi="Times New Roman" w:cs="Times New Roman"/>
            <w:color w:val="000000" w:themeColor="text1"/>
            <w:sz w:val="24"/>
            <w:szCs w:val="24"/>
            <w:rPrChange w:id="1574" w:author="Euderlan Freire" w:date="2025-06-13T19:10:00Z">
              <w:rPr>
                <w:rFonts w:ascii="Times New Roman" w:eastAsia="Times New Roman" w:hAnsi="Times New Roman" w:cs="Times New Roman"/>
                <w:sz w:val="24"/>
                <w:szCs w:val="24"/>
              </w:rPr>
            </w:rPrChange>
          </w:rPr>
          <w:t xml:space="preserve"> </w:t>
        </w:r>
      </w:ins>
      <w:ins w:id="1575" w:author="Yasmin Serejo" w:date="2025-06-13T14:20:00Z">
        <w:r w:rsidR="61BE7E3B" w:rsidRPr="00E203A3">
          <w:rPr>
            <w:rFonts w:ascii="Times New Roman" w:eastAsia="Times New Roman" w:hAnsi="Times New Roman" w:cs="Times New Roman"/>
            <w:color w:val="000000" w:themeColor="text1"/>
            <w:sz w:val="24"/>
            <w:szCs w:val="24"/>
            <w:rPrChange w:id="1576" w:author="Euderlan Freire" w:date="2025-06-13T19:10:00Z">
              <w:rPr>
                <w:rFonts w:ascii="Times New Roman" w:eastAsia="Times New Roman" w:hAnsi="Times New Roman" w:cs="Times New Roman"/>
                <w:sz w:val="24"/>
                <w:szCs w:val="24"/>
              </w:rPr>
            </w:rPrChange>
          </w:rPr>
          <w:t>dos resultados</w:t>
        </w:r>
      </w:ins>
      <w:ins w:id="1577" w:author="Yasmin Serejo" w:date="2025-06-13T14:16:00Z">
        <w:r w:rsidRPr="00E203A3">
          <w:rPr>
            <w:rFonts w:ascii="Times New Roman" w:eastAsia="Times New Roman" w:hAnsi="Times New Roman" w:cs="Times New Roman"/>
            <w:color w:val="000000" w:themeColor="text1"/>
            <w:sz w:val="24"/>
            <w:szCs w:val="24"/>
            <w:rPrChange w:id="1578" w:author="Euderlan Freire" w:date="2025-06-13T19:10:00Z">
              <w:rPr>
                <w:rFonts w:ascii="Times New Roman" w:eastAsia="Times New Roman" w:hAnsi="Times New Roman" w:cs="Times New Roman"/>
                <w:sz w:val="24"/>
                <w:szCs w:val="24"/>
              </w:rPr>
            </w:rPrChange>
          </w:rPr>
          <w:t xml:space="preserve"> em documentos variados</w:t>
        </w:r>
      </w:ins>
      <w:ins w:id="1579" w:author="Yasmin Serejo" w:date="2025-06-13T14:17:00Z">
        <w:r w:rsidRPr="00E203A3">
          <w:rPr>
            <w:rFonts w:ascii="Times New Roman" w:eastAsia="Times New Roman" w:hAnsi="Times New Roman" w:cs="Times New Roman"/>
            <w:color w:val="000000" w:themeColor="text1"/>
            <w:sz w:val="24"/>
            <w:szCs w:val="24"/>
            <w:rPrChange w:id="1580" w:author="Euderlan Freire" w:date="2025-06-13T19:10:00Z">
              <w:rPr>
                <w:rFonts w:ascii="Times New Roman" w:eastAsia="Times New Roman" w:hAnsi="Times New Roman" w:cs="Times New Roman"/>
                <w:sz w:val="24"/>
                <w:szCs w:val="24"/>
              </w:rPr>
            </w:rPrChange>
          </w:rPr>
          <w:t>.</w:t>
        </w:r>
      </w:ins>
    </w:p>
    <w:p w14:paraId="09D8D67A" w14:textId="47A314AA" w:rsidR="282E5784" w:rsidRPr="00E203A3" w:rsidRDefault="282E5784">
      <w:pPr>
        <w:pStyle w:val="PargrafodaLista"/>
        <w:numPr>
          <w:ilvl w:val="1"/>
          <w:numId w:val="12"/>
        </w:numPr>
        <w:spacing w:before="40" w:after="240" w:line="360" w:lineRule="auto"/>
        <w:jc w:val="both"/>
        <w:rPr>
          <w:ins w:id="1581" w:author="Yasmin Serejo" w:date="2025-06-13T14:11:00Z"/>
          <w:rFonts w:ascii="Times New Roman" w:eastAsia="Times New Roman" w:hAnsi="Times New Roman" w:cs="Times New Roman"/>
          <w:color w:val="000000" w:themeColor="text1"/>
          <w:sz w:val="24"/>
          <w:szCs w:val="24"/>
          <w:rPrChange w:id="1582" w:author="Euderlan Freire" w:date="2025-06-13T19:10:00Z">
            <w:rPr>
              <w:ins w:id="1583" w:author="Yasmin Serejo" w:date="2025-06-13T14:11:00Z"/>
              <w:rFonts w:ascii="Times New Roman" w:eastAsia="Times New Roman" w:hAnsi="Times New Roman" w:cs="Times New Roman"/>
            </w:rPr>
          </w:rPrChange>
        </w:rPr>
        <w:pPrChange w:id="1584" w:author="Euderlan Freire" w:date="2025-06-13T19:23:00Z">
          <w:pPr>
            <w:pStyle w:val="PargrafodaLista"/>
            <w:numPr>
              <w:ilvl w:val="1"/>
              <w:numId w:val="4"/>
            </w:numPr>
            <w:ind w:left="2160" w:hanging="360"/>
          </w:pPr>
        </w:pPrChange>
      </w:pPr>
      <w:ins w:id="1585" w:author="Yasmin Serejo" w:date="2025-06-13T14:17:00Z">
        <w:r w:rsidRPr="00E203A3">
          <w:rPr>
            <w:rFonts w:ascii="Times New Roman" w:eastAsia="Times New Roman" w:hAnsi="Times New Roman" w:cs="Times New Roman"/>
            <w:color w:val="000000" w:themeColor="text1"/>
            <w:sz w:val="24"/>
            <w:szCs w:val="24"/>
            <w:rPrChange w:id="1586" w:author="Euderlan Freire" w:date="2025-06-13T19:10:00Z">
              <w:rPr>
                <w:rFonts w:ascii="Times New Roman" w:eastAsia="Times New Roman" w:hAnsi="Times New Roman" w:cs="Times New Roman"/>
                <w:sz w:val="24"/>
                <w:szCs w:val="24"/>
              </w:rPr>
            </w:rPrChange>
          </w:rPr>
          <w:t xml:space="preserve">Possui limitações na </w:t>
        </w:r>
      </w:ins>
      <w:ins w:id="1587" w:author="Yasmin Serejo" w:date="2025-06-13T14:20:00Z">
        <w:r w:rsidR="202F1BB7" w:rsidRPr="00E203A3">
          <w:rPr>
            <w:rFonts w:ascii="Times New Roman" w:eastAsia="Times New Roman" w:hAnsi="Times New Roman" w:cs="Times New Roman"/>
            <w:color w:val="000000" w:themeColor="text1"/>
            <w:sz w:val="24"/>
            <w:szCs w:val="24"/>
            <w:rPrChange w:id="1588" w:author="Euderlan Freire" w:date="2025-06-13T19:10:00Z">
              <w:rPr>
                <w:rFonts w:ascii="Times New Roman" w:eastAsia="Times New Roman" w:hAnsi="Times New Roman" w:cs="Times New Roman"/>
                <w:sz w:val="24"/>
                <w:szCs w:val="24"/>
              </w:rPr>
            </w:rPrChange>
          </w:rPr>
          <w:t>compreensão</w:t>
        </w:r>
      </w:ins>
      <w:ins w:id="1589" w:author="Yasmin Serejo" w:date="2025-06-13T14:17:00Z">
        <w:r w:rsidRPr="00E203A3">
          <w:rPr>
            <w:rFonts w:ascii="Times New Roman" w:eastAsia="Times New Roman" w:hAnsi="Times New Roman" w:cs="Times New Roman"/>
            <w:color w:val="000000" w:themeColor="text1"/>
            <w:sz w:val="24"/>
            <w:szCs w:val="24"/>
            <w:rPrChange w:id="1590" w:author="Euderlan Freire" w:date="2025-06-13T19:10:00Z">
              <w:rPr>
                <w:rFonts w:ascii="Times New Roman" w:eastAsia="Times New Roman" w:hAnsi="Times New Roman" w:cs="Times New Roman"/>
                <w:sz w:val="24"/>
                <w:szCs w:val="24"/>
              </w:rPr>
            </w:rPrChange>
          </w:rPr>
          <w:t xml:space="preserve"> profunda do </w:t>
        </w:r>
      </w:ins>
      <w:ins w:id="1591" w:author="Yasmin Serejo" w:date="2025-06-13T14:20:00Z">
        <w:r w:rsidR="21A9A086" w:rsidRPr="00E203A3">
          <w:rPr>
            <w:rFonts w:ascii="Times New Roman" w:eastAsia="Times New Roman" w:hAnsi="Times New Roman" w:cs="Times New Roman"/>
            <w:color w:val="000000" w:themeColor="text1"/>
            <w:sz w:val="24"/>
            <w:szCs w:val="24"/>
            <w:rPrChange w:id="1592" w:author="Euderlan Freire" w:date="2025-06-13T19:10:00Z">
              <w:rPr>
                <w:rFonts w:ascii="Times New Roman" w:eastAsia="Times New Roman" w:hAnsi="Times New Roman" w:cs="Times New Roman"/>
                <w:sz w:val="24"/>
                <w:szCs w:val="24"/>
              </w:rPr>
            </w:rPrChange>
          </w:rPr>
          <w:t>contexto</w:t>
        </w:r>
      </w:ins>
      <w:ins w:id="1593" w:author="Yasmin Serejo" w:date="2025-06-13T14:17:00Z">
        <w:r w:rsidRPr="00E203A3">
          <w:rPr>
            <w:rFonts w:ascii="Times New Roman" w:eastAsia="Times New Roman" w:hAnsi="Times New Roman" w:cs="Times New Roman"/>
            <w:color w:val="000000" w:themeColor="text1"/>
            <w:sz w:val="24"/>
            <w:szCs w:val="24"/>
            <w:rPrChange w:id="1594" w:author="Euderlan Freire" w:date="2025-06-13T19:10:00Z">
              <w:rPr>
                <w:rFonts w:ascii="Times New Roman" w:eastAsia="Times New Roman" w:hAnsi="Times New Roman" w:cs="Times New Roman"/>
                <w:sz w:val="24"/>
                <w:szCs w:val="24"/>
              </w:rPr>
            </w:rPrChange>
          </w:rPr>
          <w:t xml:space="preserve"> e na manutenção do </w:t>
        </w:r>
      </w:ins>
      <w:ins w:id="1595" w:author="Yasmin Serejo" w:date="2025-06-13T14:20:00Z">
        <w:r w:rsidR="49B37566" w:rsidRPr="00E203A3">
          <w:rPr>
            <w:rFonts w:ascii="Times New Roman" w:eastAsia="Times New Roman" w:hAnsi="Times New Roman" w:cs="Times New Roman"/>
            <w:color w:val="000000" w:themeColor="text1"/>
            <w:sz w:val="24"/>
            <w:szCs w:val="24"/>
            <w:rPrChange w:id="1596" w:author="Euderlan Freire" w:date="2025-06-13T19:10:00Z">
              <w:rPr>
                <w:rFonts w:ascii="Times New Roman" w:eastAsia="Times New Roman" w:hAnsi="Times New Roman" w:cs="Times New Roman"/>
                <w:sz w:val="24"/>
                <w:szCs w:val="24"/>
              </w:rPr>
            </w:rPrChange>
          </w:rPr>
          <w:t>histórico</w:t>
        </w:r>
      </w:ins>
      <w:ins w:id="1597" w:author="Yasmin Serejo" w:date="2025-06-13T14:17:00Z">
        <w:r w:rsidRPr="00E203A3">
          <w:rPr>
            <w:rFonts w:ascii="Times New Roman" w:eastAsia="Times New Roman" w:hAnsi="Times New Roman" w:cs="Times New Roman"/>
            <w:color w:val="000000" w:themeColor="text1"/>
            <w:sz w:val="24"/>
            <w:szCs w:val="24"/>
            <w:rPrChange w:id="1598" w:author="Euderlan Freire" w:date="2025-06-13T19:10:00Z">
              <w:rPr>
                <w:rFonts w:ascii="Times New Roman" w:eastAsia="Times New Roman" w:hAnsi="Times New Roman" w:cs="Times New Roman"/>
                <w:sz w:val="24"/>
                <w:szCs w:val="24"/>
              </w:rPr>
            </w:rPrChange>
          </w:rPr>
          <w:t xml:space="preserve"> de conversas.</w:t>
        </w:r>
      </w:ins>
    </w:p>
    <w:p w14:paraId="5D791483" w14:textId="7C9AE190" w:rsidR="3EB370A2" w:rsidRPr="00E203A3" w:rsidDel="00B76671" w:rsidRDefault="3EB370A2">
      <w:pPr>
        <w:spacing w:before="40" w:after="240" w:line="360" w:lineRule="auto"/>
        <w:jc w:val="both"/>
        <w:rPr>
          <w:ins w:id="1599" w:author="Yasmin Serejo" w:date="2025-06-12T14:57:00Z"/>
          <w:del w:id="1600" w:author="Euderlan Freire" w:date="2025-06-13T19:16:00Z"/>
          <w:rFonts w:ascii="Times New Roman" w:eastAsia="Times New Roman" w:hAnsi="Times New Roman" w:cs="Times New Roman"/>
          <w:color w:val="000000" w:themeColor="text1"/>
          <w:sz w:val="24"/>
          <w:szCs w:val="24"/>
          <w:rPrChange w:id="1601" w:author="Euderlan Freire" w:date="2025-06-13T19:10:00Z">
            <w:rPr>
              <w:ins w:id="1602" w:author="Yasmin Serejo" w:date="2025-06-12T14:57:00Z"/>
              <w:del w:id="1603" w:author="Euderlan Freire" w:date="2025-06-13T19:16:00Z"/>
              <w:rFonts w:ascii="Times New Roman" w:hAnsi="Times New Roman" w:cs="Times New Roman"/>
              <w:color w:val="000000" w:themeColor="text1"/>
              <w:sz w:val="24"/>
              <w:szCs w:val="24"/>
            </w:rPr>
          </w:rPrChange>
        </w:rPr>
        <w:pPrChange w:id="1604" w:author="Euderlan Freire" w:date="2025-06-13T19:23:00Z">
          <w:pPr/>
        </w:pPrChange>
      </w:pPr>
      <w:ins w:id="1605" w:author="Yasmin Serejo" w:date="2025-06-13T14:17:00Z">
        <w:r w:rsidRPr="00E203A3">
          <w:rPr>
            <w:rFonts w:ascii="Times New Roman" w:hAnsi="Times New Roman" w:cs="Times New Roman"/>
            <w:color w:val="000000" w:themeColor="text1"/>
            <w:sz w:val="24"/>
            <w:szCs w:val="24"/>
            <w:rPrChange w:id="1606" w:author="Euderlan Freire" w:date="2025-06-13T19:10:00Z">
              <w:rPr/>
            </w:rPrChange>
          </w:rPr>
          <w:tab/>
        </w:r>
        <w:r w:rsidRPr="00E203A3">
          <w:rPr>
            <w:rFonts w:ascii="Times New Roman" w:eastAsia="Times New Roman" w:hAnsi="Times New Roman" w:cs="Times New Roman"/>
            <w:color w:val="000000" w:themeColor="text1"/>
            <w:sz w:val="24"/>
            <w:szCs w:val="24"/>
            <w:rPrChange w:id="1607" w:author="Euderlan Freire" w:date="2025-06-13T19:10:00Z">
              <w:rPr>
                <w:rFonts w:ascii="Times New Roman" w:eastAsia="Times New Roman" w:hAnsi="Times New Roman" w:cs="Times New Roman"/>
                <w:sz w:val="24"/>
                <w:szCs w:val="24"/>
              </w:rPr>
            </w:rPrChange>
          </w:rPr>
          <w:t xml:space="preserve">O Sistema Inteligente de Consulta a Documentação via LLM combina s vantagens dessas soluções, oferecendo </w:t>
        </w:r>
      </w:ins>
      <w:ins w:id="1608" w:author="Yasmin Serejo" w:date="2025-06-13T14:18:00Z">
        <w:r w:rsidRPr="00E203A3">
          <w:rPr>
            <w:rFonts w:ascii="Times New Roman" w:eastAsia="Times New Roman" w:hAnsi="Times New Roman" w:cs="Times New Roman"/>
            <w:color w:val="000000" w:themeColor="text1"/>
            <w:sz w:val="24"/>
            <w:szCs w:val="24"/>
            <w:rPrChange w:id="1609" w:author="Euderlan Freire" w:date="2025-06-13T19:10:00Z">
              <w:rPr>
                <w:rFonts w:ascii="Times New Roman" w:eastAsia="Times New Roman" w:hAnsi="Times New Roman" w:cs="Times New Roman"/>
                <w:sz w:val="24"/>
                <w:szCs w:val="24"/>
              </w:rPr>
            </w:rPrChange>
          </w:rPr>
          <w:t xml:space="preserve">uma interface web simples, consultas personalizadas e </w:t>
        </w:r>
      </w:ins>
      <w:ins w:id="1610" w:author="Yasmin Serejo" w:date="2025-06-13T14:20:00Z">
        <w:r w:rsidR="7854C3F1" w:rsidRPr="00E203A3">
          <w:rPr>
            <w:rFonts w:ascii="Times New Roman" w:eastAsia="Times New Roman" w:hAnsi="Times New Roman" w:cs="Times New Roman"/>
            <w:color w:val="000000" w:themeColor="text1"/>
            <w:sz w:val="24"/>
            <w:szCs w:val="24"/>
            <w:rPrChange w:id="1611" w:author="Euderlan Freire" w:date="2025-06-13T19:10:00Z">
              <w:rPr>
                <w:rFonts w:ascii="Times New Roman" w:eastAsia="Times New Roman" w:hAnsi="Times New Roman" w:cs="Times New Roman"/>
                <w:sz w:val="24"/>
                <w:szCs w:val="24"/>
              </w:rPr>
            </w:rPrChange>
          </w:rPr>
          <w:t>contínuas</w:t>
        </w:r>
      </w:ins>
      <w:ins w:id="1612" w:author="Yasmin Serejo" w:date="2025-06-13T14:18:00Z">
        <w:r w:rsidRPr="00E203A3">
          <w:rPr>
            <w:rFonts w:ascii="Times New Roman" w:eastAsia="Times New Roman" w:hAnsi="Times New Roman" w:cs="Times New Roman"/>
            <w:color w:val="000000" w:themeColor="text1"/>
            <w:sz w:val="24"/>
            <w:szCs w:val="24"/>
            <w:rPrChange w:id="1613" w:author="Euderlan Freire" w:date="2025-06-13T19:10:00Z">
              <w:rPr>
                <w:rFonts w:ascii="Times New Roman" w:eastAsia="Times New Roman" w:hAnsi="Times New Roman" w:cs="Times New Roman"/>
                <w:sz w:val="24"/>
                <w:szCs w:val="24"/>
              </w:rPr>
            </w:rPrChange>
          </w:rPr>
          <w:t xml:space="preserve"> com base no </w:t>
        </w:r>
      </w:ins>
      <w:ins w:id="1614" w:author="Yasmin Serejo" w:date="2025-06-13T14:20:00Z">
        <w:r w:rsidR="58663577" w:rsidRPr="00E203A3">
          <w:rPr>
            <w:rFonts w:ascii="Times New Roman" w:eastAsia="Times New Roman" w:hAnsi="Times New Roman" w:cs="Times New Roman"/>
            <w:color w:val="000000" w:themeColor="text1"/>
            <w:sz w:val="24"/>
            <w:szCs w:val="24"/>
            <w:rPrChange w:id="1615" w:author="Euderlan Freire" w:date="2025-06-13T19:10:00Z">
              <w:rPr>
                <w:rFonts w:ascii="Times New Roman" w:eastAsia="Times New Roman" w:hAnsi="Times New Roman" w:cs="Times New Roman"/>
                <w:sz w:val="24"/>
                <w:szCs w:val="24"/>
              </w:rPr>
            </w:rPrChange>
          </w:rPr>
          <w:t>histórico</w:t>
        </w:r>
      </w:ins>
      <w:ins w:id="1616" w:author="Yasmin Serejo" w:date="2025-06-13T14:18:00Z">
        <w:r w:rsidRPr="00E203A3">
          <w:rPr>
            <w:rFonts w:ascii="Times New Roman" w:eastAsia="Times New Roman" w:hAnsi="Times New Roman" w:cs="Times New Roman"/>
            <w:color w:val="000000" w:themeColor="text1"/>
            <w:sz w:val="24"/>
            <w:szCs w:val="24"/>
            <w:rPrChange w:id="1617" w:author="Euderlan Freire" w:date="2025-06-13T19:10:00Z">
              <w:rPr>
                <w:rFonts w:ascii="Times New Roman" w:eastAsia="Times New Roman" w:hAnsi="Times New Roman" w:cs="Times New Roman"/>
                <w:sz w:val="24"/>
                <w:szCs w:val="24"/>
              </w:rPr>
            </w:rPrChange>
          </w:rPr>
          <w:t xml:space="preserve"> do </w:t>
        </w:r>
      </w:ins>
      <w:ins w:id="1618" w:author="Yasmin Serejo" w:date="2025-06-13T14:20:00Z">
        <w:r w:rsidR="58663577" w:rsidRPr="00E203A3">
          <w:rPr>
            <w:rFonts w:ascii="Times New Roman" w:eastAsia="Times New Roman" w:hAnsi="Times New Roman" w:cs="Times New Roman"/>
            <w:color w:val="000000" w:themeColor="text1"/>
            <w:sz w:val="24"/>
            <w:szCs w:val="24"/>
            <w:rPrChange w:id="1619" w:author="Euderlan Freire" w:date="2025-06-13T19:10:00Z">
              <w:rPr>
                <w:rFonts w:ascii="Times New Roman" w:eastAsia="Times New Roman" w:hAnsi="Times New Roman" w:cs="Times New Roman"/>
                <w:sz w:val="24"/>
                <w:szCs w:val="24"/>
              </w:rPr>
            </w:rPrChange>
          </w:rPr>
          <w:t>usuário</w:t>
        </w:r>
      </w:ins>
      <w:ins w:id="1620" w:author="Yasmin Serejo" w:date="2025-06-13T14:18:00Z">
        <w:r w:rsidRPr="00E203A3">
          <w:rPr>
            <w:rFonts w:ascii="Times New Roman" w:eastAsia="Times New Roman" w:hAnsi="Times New Roman" w:cs="Times New Roman"/>
            <w:color w:val="000000" w:themeColor="text1"/>
            <w:sz w:val="24"/>
            <w:szCs w:val="24"/>
            <w:rPrChange w:id="1621" w:author="Euderlan Freire" w:date="2025-06-13T19:10:00Z">
              <w:rPr>
                <w:rFonts w:ascii="Times New Roman" w:eastAsia="Times New Roman" w:hAnsi="Times New Roman" w:cs="Times New Roman"/>
                <w:sz w:val="24"/>
                <w:szCs w:val="24"/>
              </w:rPr>
            </w:rPrChange>
          </w:rPr>
          <w:t xml:space="preserve">, </w:t>
        </w:r>
      </w:ins>
      <w:ins w:id="1622" w:author="Yasmin Serejo" w:date="2025-06-13T14:20:00Z">
        <w:r w:rsidR="4E977D0D" w:rsidRPr="00E203A3">
          <w:rPr>
            <w:rFonts w:ascii="Times New Roman" w:eastAsia="Times New Roman" w:hAnsi="Times New Roman" w:cs="Times New Roman"/>
            <w:color w:val="000000" w:themeColor="text1"/>
            <w:sz w:val="24"/>
            <w:szCs w:val="24"/>
            <w:rPrChange w:id="1623" w:author="Euderlan Freire" w:date="2025-06-13T19:10:00Z">
              <w:rPr>
                <w:rFonts w:ascii="Times New Roman" w:eastAsia="Times New Roman" w:hAnsi="Times New Roman" w:cs="Times New Roman"/>
                <w:sz w:val="24"/>
                <w:szCs w:val="24"/>
              </w:rPr>
            </w:rPrChange>
          </w:rPr>
          <w:t>além</w:t>
        </w:r>
      </w:ins>
      <w:ins w:id="1624" w:author="Yasmin Serejo" w:date="2025-06-13T14:18:00Z">
        <w:r w:rsidRPr="00E203A3">
          <w:rPr>
            <w:rFonts w:ascii="Times New Roman" w:eastAsia="Times New Roman" w:hAnsi="Times New Roman" w:cs="Times New Roman"/>
            <w:color w:val="000000" w:themeColor="text1"/>
            <w:sz w:val="24"/>
            <w:szCs w:val="24"/>
            <w:rPrChange w:id="1625" w:author="Euderlan Freire" w:date="2025-06-13T19:10:00Z">
              <w:rPr>
                <w:rFonts w:ascii="Times New Roman" w:eastAsia="Times New Roman" w:hAnsi="Times New Roman" w:cs="Times New Roman"/>
                <w:sz w:val="24"/>
                <w:szCs w:val="24"/>
              </w:rPr>
            </w:rPrChange>
          </w:rPr>
          <w:t xml:space="preserve"> de acesso em tempo real a documentação, reduzindo o esforço manual e aumentando a </w:t>
        </w:r>
      </w:ins>
      <w:ins w:id="1626" w:author="Yasmin Serejo" w:date="2025-06-13T14:20:00Z">
        <w:r w:rsidR="2218175A" w:rsidRPr="00E203A3">
          <w:rPr>
            <w:rFonts w:ascii="Times New Roman" w:eastAsia="Times New Roman" w:hAnsi="Times New Roman" w:cs="Times New Roman"/>
            <w:color w:val="000000" w:themeColor="text1"/>
            <w:sz w:val="24"/>
            <w:szCs w:val="24"/>
            <w:rPrChange w:id="1627" w:author="Euderlan Freire" w:date="2025-06-13T19:10:00Z">
              <w:rPr>
                <w:rFonts w:ascii="Times New Roman" w:eastAsia="Times New Roman" w:hAnsi="Times New Roman" w:cs="Times New Roman"/>
                <w:sz w:val="24"/>
                <w:szCs w:val="24"/>
              </w:rPr>
            </w:rPrChange>
          </w:rPr>
          <w:t>eficácia</w:t>
        </w:r>
      </w:ins>
      <w:ins w:id="1628" w:author="Yasmin Serejo" w:date="2025-06-13T14:18:00Z">
        <w:r w:rsidR="3363F664" w:rsidRPr="00E203A3">
          <w:rPr>
            <w:rFonts w:ascii="Times New Roman" w:eastAsia="Times New Roman" w:hAnsi="Times New Roman" w:cs="Times New Roman"/>
            <w:color w:val="000000" w:themeColor="text1"/>
            <w:sz w:val="24"/>
            <w:szCs w:val="24"/>
            <w:rPrChange w:id="1629" w:author="Euderlan Freire" w:date="2025-06-13T19:10:00Z">
              <w:rPr>
                <w:rFonts w:ascii="Times New Roman" w:eastAsia="Times New Roman" w:hAnsi="Times New Roman" w:cs="Times New Roman"/>
                <w:sz w:val="24"/>
                <w:szCs w:val="24"/>
              </w:rPr>
            </w:rPrChange>
          </w:rPr>
          <w:t xml:space="preserve"> na </w:t>
        </w:r>
      </w:ins>
      <w:ins w:id="1630" w:author="Yasmin Serejo" w:date="2025-06-13T14:20:00Z">
        <w:r w:rsidR="7F626EC9" w:rsidRPr="00E203A3">
          <w:rPr>
            <w:rFonts w:ascii="Times New Roman" w:eastAsia="Times New Roman" w:hAnsi="Times New Roman" w:cs="Times New Roman"/>
            <w:color w:val="000000" w:themeColor="text1"/>
            <w:sz w:val="24"/>
            <w:szCs w:val="24"/>
            <w:rPrChange w:id="1631" w:author="Euderlan Freire" w:date="2025-06-13T19:10:00Z">
              <w:rPr>
                <w:rFonts w:ascii="Times New Roman" w:eastAsia="Times New Roman" w:hAnsi="Times New Roman" w:cs="Times New Roman"/>
                <w:sz w:val="24"/>
                <w:szCs w:val="24"/>
              </w:rPr>
            </w:rPrChange>
          </w:rPr>
          <w:t>busca</w:t>
        </w:r>
      </w:ins>
      <w:ins w:id="1632" w:author="Yasmin Serejo" w:date="2025-06-13T14:18:00Z">
        <w:r w:rsidR="3363F664" w:rsidRPr="00E203A3">
          <w:rPr>
            <w:rFonts w:ascii="Times New Roman" w:eastAsia="Times New Roman" w:hAnsi="Times New Roman" w:cs="Times New Roman"/>
            <w:color w:val="000000" w:themeColor="text1"/>
            <w:sz w:val="24"/>
            <w:szCs w:val="24"/>
            <w:rPrChange w:id="1633" w:author="Euderlan Freire" w:date="2025-06-13T19:10:00Z">
              <w:rPr>
                <w:rFonts w:ascii="Times New Roman" w:eastAsia="Times New Roman" w:hAnsi="Times New Roman" w:cs="Times New Roman"/>
                <w:sz w:val="24"/>
                <w:szCs w:val="24"/>
              </w:rPr>
            </w:rPrChange>
          </w:rPr>
          <w:t xml:space="preserve"> por informações</w:t>
        </w:r>
      </w:ins>
      <w:ins w:id="1634" w:author="Yasmin Serejo" w:date="2025-06-13T14:20:00Z">
        <w:r w:rsidR="1AAAB2B6" w:rsidRPr="00E203A3">
          <w:rPr>
            <w:rFonts w:ascii="Times New Roman" w:eastAsia="Times New Roman" w:hAnsi="Times New Roman" w:cs="Times New Roman"/>
            <w:color w:val="000000" w:themeColor="text1"/>
            <w:sz w:val="24"/>
            <w:szCs w:val="24"/>
            <w:rPrChange w:id="1635" w:author="Euderlan Freire" w:date="2025-06-13T19:10:00Z">
              <w:rPr>
                <w:rFonts w:ascii="Times New Roman" w:eastAsia="Times New Roman" w:hAnsi="Times New Roman" w:cs="Times New Roman"/>
                <w:sz w:val="24"/>
                <w:szCs w:val="24"/>
              </w:rPr>
            </w:rPrChange>
          </w:rPr>
          <w:t>.</w:t>
        </w:r>
      </w:ins>
    </w:p>
    <w:p w14:paraId="3728CC2A" w14:textId="35A74848" w:rsidR="3DD9D758" w:rsidRPr="00E203A3" w:rsidRDefault="3DD9D758">
      <w:pPr>
        <w:spacing w:before="40" w:after="240" w:line="360" w:lineRule="auto"/>
        <w:jc w:val="both"/>
        <w:rPr>
          <w:ins w:id="1636" w:author="EUDERLAN FREIRE DA SILVA ABREU" w:date="2025-05-28T17:57:00Z"/>
          <w:rFonts w:ascii="Times New Roman" w:hAnsi="Times New Roman" w:cs="Times New Roman"/>
          <w:color w:val="000000" w:themeColor="text1"/>
          <w:sz w:val="24"/>
          <w:szCs w:val="24"/>
          <w:rPrChange w:id="1637" w:author="Euderlan Freire" w:date="2025-06-13T19:10:00Z">
            <w:rPr>
              <w:ins w:id="1638" w:author="EUDERLAN FREIRE DA SILVA ABREU" w:date="2025-05-28T17:57:00Z"/>
              <w:rFonts w:ascii="Times New Roman" w:hAnsi="Times New Roman" w:cs="Times New Roman"/>
              <w:sz w:val="28"/>
              <w:szCs w:val="28"/>
            </w:rPr>
          </w:rPrChange>
        </w:rPr>
        <w:pPrChange w:id="1639" w:author="Euderlan Freire" w:date="2025-06-13T19:23:00Z">
          <w:pPr/>
        </w:pPrChange>
      </w:pPr>
    </w:p>
    <w:p w14:paraId="0DFE6953" w14:textId="571A5B4E" w:rsidR="00A10756" w:rsidRPr="00A456D9" w:rsidRDefault="3DD9D758">
      <w:pPr>
        <w:pStyle w:val="Ttulo2"/>
        <w:numPr>
          <w:ilvl w:val="0"/>
          <w:numId w:val="0"/>
        </w:numPr>
        <w:spacing w:after="240" w:line="360" w:lineRule="auto"/>
        <w:ind w:firstLine="432"/>
        <w:jc w:val="both"/>
        <w:rPr>
          <w:ins w:id="1640" w:author="Yasmin Serejo" w:date="2025-06-12T14:57:00Z"/>
          <w:rFonts w:ascii="Times New Roman" w:hAnsi="Times New Roman" w:cs="Times New Roman"/>
          <w:color w:val="000000" w:themeColor="text1"/>
          <w:sz w:val="24"/>
          <w:szCs w:val="24"/>
        </w:rPr>
        <w:pPrChange w:id="1641" w:author="Euderlan Freire" w:date="2025-06-13T19:23:00Z">
          <w:pPr>
            <w:pStyle w:val="PargrafodaLista"/>
            <w:numPr>
              <w:numId w:val="6"/>
            </w:numPr>
            <w:ind w:hanging="360"/>
          </w:pPr>
        </w:pPrChange>
      </w:pPr>
      <w:bookmarkStart w:id="1642" w:name="_Toc203858287"/>
      <w:ins w:id="1643" w:author="Yasmin Serejo" w:date="2025-06-12T14:56:00Z">
        <w:r w:rsidRPr="00A456D9">
          <w:rPr>
            <w:rFonts w:ascii="Times New Roman" w:hAnsi="Times New Roman" w:cs="Times New Roman"/>
            <w:color w:val="000000" w:themeColor="text1"/>
            <w:sz w:val="24"/>
            <w:szCs w:val="24"/>
          </w:rPr>
          <w:t xml:space="preserve">2.3 </w:t>
        </w:r>
      </w:ins>
      <w:ins w:id="1644" w:author="EUDERLAN FREIRE DA SILVA ABREU" w:date="2025-05-28T17:57:00Z">
        <w:r w:rsidRPr="00E203A3">
          <w:rPr>
            <w:rFonts w:ascii="Times New Roman" w:hAnsi="Times New Roman" w:cs="Times New Roman"/>
            <w:color w:val="000000" w:themeColor="text1"/>
            <w:sz w:val="24"/>
            <w:szCs w:val="24"/>
            <w:rPrChange w:id="1645" w:author="Euderlan Freire" w:date="2025-06-13T19:10:00Z">
              <w:rPr>
                <w:rFonts w:ascii="Times New Roman" w:hAnsi="Times New Roman" w:cs="Times New Roman"/>
                <w:sz w:val="28"/>
                <w:szCs w:val="28"/>
              </w:rPr>
            </w:rPrChange>
          </w:rPr>
          <w:t>PROJETO DE DESENVOLVIMENTO</w:t>
        </w:r>
      </w:ins>
      <w:bookmarkEnd w:id="1642"/>
    </w:p>
    <w:p w14:paraId="56836F95" w14:textId="63134F7C" w:rsidR="3DD9D758" w:rsidRPr="00E203A3" w:rsidRDefault="3DD9D758">
      <w:pPr>
        <w:spacing w:before="40" w:after="240" w:line="360" w:lineRule="auto"/>
        <w:jc w:val="both"/>
        <w:rPr>
          <w:ins w:id="1646" w:author="Yasmin Serejo" w:date="2025-06-12T15:01:00Z"/>
          <w:rFonts w:ascii="Times New Roman" w:eastAsia="Times New Roman" w:hAnsi="Times New Roman" w:cs="Times New Roman"/>
          <w:color w:val="000000" w:themeColor="text1"/>
          <w:sz w:val="24"/>
          <w:szCs w:val="24"/>
          <w:rPrChange w:id="1647" w:author="Euderlan Freire" w:date="2025-06-13T19:10:00Z">
            <w:rPr>
              <w:ins w:id="1648" w:author="Yasmin Serejo" w:date="2025-06-12T15:01:00Z"/>
              <w:rFonts w:ascii="Times New Roman" w:eastAsia="Times New Roman" w:hAnsi="Times New Roman" w:cs="Times New Roman"/>
            </w:rPr>
          </w:rPrChange>
        </w:rPr>
        <w:pPrChange w:id="1649" w:author="Euderlan Freire" w:date="2025-06-13T19:23:00Z">
          <w:pPr>
            <w:pStyle w:val="Ttulo2"/>
            <w:numPr>
              <w:ilvl w:val="0"/>
              <w:numId w:val="0"/>
            </w:numPr>
            <w:ind w:left="0" w:firstLine="432"/>
          </w:pPr>
        </w:pPrChange>
      </w:pPr>
      <w:ins w:id="1650" w:author="Yasmin Serejo" w:date="2025-06-12T14:57:00Z">
        <w:r w:rsidRPr="00E203A3">
          <w:rPr>
            <w:rFonts w:ascii="Times New Roman" w:hAnsi="Times New Roman" w:cs="Times New Roman"/>
            <w:color w:val="000000" w:themeColor="text1"/>
            <w:sz w:val="24"/>
            <w:szCs w:val="24"/>
            <w:rPrChange w:id="1651" w:author="Euderlan Freire" w:date="2025-06-13T19:10:00Z">
              <w:rPr/>
            </w:rPrChange>
          </w:rPr>
          <w:tab/>
        </w:r>
        <w:r w:rsidRPr="00E203A3">
          <w:rPr>
            <w:rFonts w:ascii="Times New Roman" w:eastAsia="Times New Roman" w:hAnsi="Times New Roman" w:cs="Times New Roman"/>
            <w:color w:val="000000" w:themeColor="text1"/>
            <w:sz w:val="24"/>
            <w:szCs w:val="24"/>
            <w:rPrChange w:id="1652" w:author="Euderlan Freire" w:date="2025-06-13T19:10:00Z">
              <w:rPr/>
            </w:rPrChange>
          </w:rPr>
          <w:t xml:space="preserve">O projeto de desenvolvimento do software </w:t>
        </w:r>
      </w:ins>
      <w:ins w:id="1653" w:author="Yasmin Serejo" w:date="2025-06-13T14:01:00Z">
        <w:r w:rsidR="1548717C" w:rsidRPr="00E203A3">
          <w:rPr>
            <w:rFonts w:ascii="Times New Roman" w:eastAsia="Times New Roman" w:hAnsi="Times New Roman" w:cs="Times New Roman"/>
            <w:color w:val="000000" w:themeColor="text1"/>
            <w:sz w:val="24"/>
            <w:szCs w:val="24"/>
            <w:rPrChange w:id="1654" w:author="Euderlan Freire" w:date="2025-06-13T19:10:00Z">
              <w:rPr>
                <w:rFonts w:ascii="Times New Roman" w:eastAsia="Times New Roman" w:hAnsi="Times New Roman" w:cs="Times New Roman"/>
                <w:sz w:val="24"/>
                <w:szCs w:val="24"/>
              </w:rPr>
            </w:rPrChange>
          </w:rPr>
          <w:t>foi conduzido por meio de</w:t>
        </w:r>
      </w:ins>
      <w:ins w:id="1655" w:author="Yasmin Serejo" w:date="2025-06-12T14:57:00Z">
        <w:r w:rsidRPr="00E203A3">
          <w:rPr>
            <w:rFonts w:ascii="Times New Roman" w:eastAsia="Times New Roman" w:hAnsi="Times New Roman" w:cs="Times New Roman"/>
            <w:color w:val="000000" w:themeColor="text1"/>
            <w:sz w:val="24"/>
            <w:szCs w:val="24"/>
            <w:rPrChange w:id="1656" w:author="Euderlan Freire" w:date="2025-06-13T19:10:00Z">
              <w:rPr>
                <w:rFonts w:ascii="Times New Roman" w:eastAsia="Times New Roman" w:hAnsi="Times New Roman" w:cs="Times New Roman"/>
                <w:sz w:val="24"/>
                <w:szCs w:val="24"/>
              </w:rPr>
            </w:rPrChange>
          </w:rPr>
          <w:t xml:space="preserve"> um processo</w:t>
        </w:r>
        <w:r w:rsidRPr="00E203A3">
          <w:rPr>
            <w:rFonts w:ascii="Times New Roman" w:eastAsia="Times New Roman" w:hAnsi="Times New Roman" w:cs="Times New Roman"/>
            <w:color w:val="000000" w:themeColor="text1"/>
            <w:sz w:val="24"/>
            <w:szCs w:val="24"/>
            <w:rPrChange w:id="1657" w:author="Euderlan Freire" w:date="2025-06-13T19:10:00Z">
              <w:rPr/>
            </w:rPrChange>
          </w:rPr>
          <w:t xml:space="preserve"> estruturado para assegurar que todas as necessidades </w:t>
        </w:r>
      </w:ins>
      <w:ins w:id="1658" w:author="Yasmin Serejo" w:date="2025-06-12T15:06:00Z">
        <w:r w:rsidRPr="00E203A3">
          <w:rPr>
            <w:rFonts w:ascii="Times New Roman" w:eastAsia="Times New Roman" w:hAnsi="Times New Roman" w:cs="Times New Roman"/>
            <w:color w:val="000000" w:themeColor="text1"/>
            <w:sz w:val="24"/>
            <w:szCs w:val="24"/>
            <w:rPrChange w:id="1659" w:author="Euderlan Freire" w:date="2025-06-13T19:10:00Z">
              <w:rPr>
                <w:rFonts w:ascii="Times New Roman" w:eastAsia="Times New Roman" w:hAnsi="Times New Roman" w:cs="Times New Roman"/>
                <w:sz w:val="24"/>
                <w:szCs w:val="24"/>
              </w:rPr>
            </w:rPrChange>
          </w:rPr>
          <w:t>acadêmicas</w:t>
        </w:r>
      </w:ins>
      <w:ins w:id="1660" w:author="Yasmin Serejo" w:date="2025-06-12T14:57:00Z">
        <w:r w:rsidRPr="00E203A3">
          <w:rPr>
            <w:rFonts w:ascii="Times New Roman" w:eastAsia="Times New Roman" w:hAnsi="Times New Roman" w:cs="Times New Roman"/>
            <w:color w:val="000000" w:themeColor="text1"/>
            <w:sz w:val="24"/>
            <w:szCs w:val="24"/>
            <w:rPrChange w:id="1661" w:author="Euderlan Freire" w:date="2025-06-13T19:10:00Z">
              <w:rPr/>
            </w:rPrChange>
          </w:rPr>
          <w:t xml:space="preserve"> dos alunos, professores e demais </w:t>
        </w:r>
      </w:ins>
      <w:ins w:id="1662" w:author="Yasmin Serejo" w:date="2025-06-12T15:06:00Z">
        <w:r w:rsidRPr="00E203A3">
          <w:rPr>
            <w:rFonts w:ascii="Times New Roman" w:eastAsia="Times New Roman" w:hAnsi="Times New Roman" w:cs="Times New Roman"/>
            <w:color w:val="000000" w:themeColor="text1"/>
            <w:sz w:val="24"/>
            <w:szCs w:val="24"/>
            <w:rPrChange w:id="1663" w:author="Euderlan Freire" w:date="2025-06-13T19:10:00Z">
              <w:rPr>
                <w:rFonts w:ascii="Times New Roman" w:eastAsia="Times New Roman" w:hAnsi="Times New Roman" w:cs="Times New Roman"/>
                <w:sz w:val="24"/>
                <w:szCs w:val="24"/>
              </w:rPr>
            </w:rPrChange>
          </w:rPr>
          <w:t>funcionários</w:t>
        </w:r>
      </w:ins>
      <w:ins w:id="1664" w:author="Yasmin Serejo" w:date="2025-06-12T14:58:00Z">
        <w:r w:rsidRPr="00E203A3">
          <w:rPr>
            <w:rFonts w:ascii="Times New Roman" w:eastAsia="Times New Roman" w:hAnsi="Times New Roman" w:cs="Times New Roman"/>
            <w:color w:val="000000" w:themeColor="text1"/>
            <w:sz w:val="24"/>
            <w:szCs w:val="24"/>
            <w:rPrChange w:id="1665" w:author="Euderlan Freire" w:date="2025-06-13T19:10:00Z">
              <w:rPr/>
            </w:rPrChange>
          </w:rPr>
          <w:t xml:space="preserve"> da universidade fossem atendidas de maneira eficaz. O </w:t>
        </w:r>
      </w:ins>
      <w:ins w:id="1666" w:author="Yasmin Serejo" w:date="2025-06-13T14:02:00Z">
        <w:r w:rsidR="63CC9189" w:rsidRPr="00E203A3">
          <w:rPr>
            <w:rFonts w:ascii="Times New Roman" w:eastAsia="Times New Roman" w:hAnsi="Times New Roman" w:cs="Times New Roman"/>
            <w:color w:val="000000" w:themeColor="text1"/>
            <w:sz w:val="24"/>
            <w:szCs w:val="24"/>
            <w:rPrChange w:id="1667" w:author="Euderlan Freire" w:date="2025-06-13T19:10:00Z">
              <w:rPr>
                <w:rFonts w:ascii="Times New Roman" w:eastAsia="Times New Roman" w:hAnsi="Times New Roman" w:cs="Times New Roman"/>
                <w:sz w:val="24"/>
                <w:szCs w:val="24"/>
              </w:rPr>
            </w:rPrChange>
          </w:rPr>
          <w:t>foco</w:t>
        </w:r>
      </w:ins>
      <w:ins w:id="1668" w:author="Yasmin Serejo" w:date="2025-06-12T14:58:00Z">
        <w:r w:rsidRPr="00E203A3">
          <w:rPr>
            <w:rFonts w:ascii="Times New Roman" w:eastAsia="Times New Roman" w:hAnsi="Times New Roman" w:cs="Times New Roman"/>
            <w:color w:val="000000" w:themeColor="text1"/>
            <w:sz w:val="24"/>
            <w:szCs w:val="24"/>
            <w:rPrChange w:id="1669" w:author="Euderlan Freire" w:date="2025-06-13T19:10:00Z">
              <w:rPr>
                <w:rFonts w:ascii="Times New Roman" w:eastAsia="Times New Roman" w:hAnsi="Times New Roman" w:cs="Times New Roman"/>
                <w:sz w:val="24"/>
                <w:szCs w:val="24"/>
              </w:rPr>
            </w:rPrChange>
          </w:rPr>
          <w:t xml:space="preserve"> </w:t>
        </w:r>
        <w:r w:rsidRPr="00E203A3">
          <w:rPr>
            <w:rFonts w:ascii="Times New Roman" w:eastAsia="Times New Roman" w:hAnsi="Times New Roman" w:cs="Times New Roman"/>
            <w:color w:val="000000" w:themeColor="text1"/>
            <w:sz w:val="24"/>
            <w:szCs w:val="24"/>
            <w:rPrChange w:id="1670" w:author="Euderlan Freire" w:date="2025-06-13T19:10:00Z">
              <w:rPr/>
            </w:rPrChange>
          </w:rPr>
          <w:t xml:space="preserve">principal foi </w:t>
        </w:r>
      </w:ins>
      <w:ins w:id="1671" w:author="Yasmin Serejo" w:date="2025-06-13T14:02:00Z">
        <w:del w:id="1672" w:author="HISSA BARBARA OLIVEIRA" w:date="2025-07-18T18:31:00Z">
          <w:r w:rsidR="1DB50504" w:rsidRPr="00E203A3">
            <w:rPr>
              <w:rFonts w:ascii="Times New Roman" w:eastAsia="Times New Roman" w:hAnsi="Times New Roman" w:cs="Times New Roman"/>
              <w:color w:val="000000" w:themeColor="text1"/>
              <w:sz w:val="24"/>
              <w:szCs w:val="24"/>
              <w:rPrChange w:id="1673" w:author="Euderlan Freire" w:date="2025-06-13T19:10:00Z">
                <w:rPr>
                  <w:rFonts w:ascii="Times New Roman" w:eastAsia="Times New Roman" w:hAnsi="Times New Roman" w:cs="Times New Roman"/>
                  <w:sz w:val="24"/>
                  <w:szCs w:val="24"/>
                </w:rPr>
              </w:rPrChange>
            </w:rPr>
            <w:delText>construtir</w:delText>
          </w:r>
        </w:del>
      </w:ins>
      <w:ins w:id="1674" w:author="HISSA BARBARA OLIVEIRA" w:date="2025-07-18T18:31:00Z">
        <w:r w:rsidR="07B78CEC" w:rsidRPr="22C3E53A">
          <w:rPr>
            <w:rFonts w:ascii="Times New Roman" w:eastAsia="Times New Roman" w:hAnsi="Times New Roman" w:cs="Times New Roman"/>
            <w:color w:val="000000" w:themeColor="text1"/>
            <w:sz w:val="24"/>
            <w:szCs w:val="24"/>
          </w:rPr>
          <w:t>construir</w:t>
        </w:r>
      </w:ins>
      <w:ins w:id="1675" w:author="Yasmin Serejo" w:date="2025-06-12T14:58:00Z">
        <w:r w:rsidRPr="00E203A3">
          <w:rPr>
            <w:rFonts w:ascii="Times New Roman" w:eastAsia="Times New Roman" w:hAnsi="Times New Roman" w:cs="Times New Roman"/>
            <w:color w:val="000000" w:themeColor="text1"/>
            <w:sz w:val="24"/>
            <w:szCs w:val="24"/>
            <w:rPrChange w:id="1676" w:author="Euderlan Freire" w:date="2025-06-13T19:10:00Z">
              <w:rPr/>
            </w:rPrChange>
          </w:rPr>
          <w:t xml:space="preserve"> um sistema </w:t>
        </w:r>
      </w:ins>
      <w:ins w:id="1677" w:author="Yasmin Serejo" w:date="2025-06-13T14:02:00Z">
        <w:r w:rsidR="6E8D4689" w:rsidRPr="00E203A3">
          <w:rPr>
            <w:rFonts w:ascii="Times New Roman" w:eastAsia="Times New Roman" w:hAnsi="Times New Roman" w:cs="Times New Roman"/>
            <w:color w:val="000000" w:themeColor="text1"/>
            <w:sz w:val="24"/>
            <w:szCs w:val="24"/>
            <w:rPrChange w:id="1678" w:author="Euderlan Freire" w:date="2025-06-13T19:10:00Z">
              <w:rPr>
                <w:rFonts w:ascii="Times New Roman" w:eastAsia="Times New Roman" w:hAnsi="Times New Roman" w:cs="Times New Roman"/>
                <w:sz w:val="24"/>
                <w:szCs w:val="24"/>
              </w:rPr>
            </w:rPrChange>
          </w:rPr>
          <w:t xml:space="preserve">integrado, </w:t>
        </w:r>
      </w:ins>
      <w:ins w:id="1679" w:author="Yasmin Serejo" w:date="2025-06-12T14:58:00Z">
        <w:r w:rsidRPr="00E203A3">
          <w:rPr>
            <w:rFonts w:ascii="Times New Roman" w:eastAsia="Times New Roman" w:hAnsi="Times New Roman" w:cs="Times New Roman"/>
            <w:color w:val="000000" w:themeColor="text1"/>
            <w:sz w:val="24"/>
            <w:szCs w:val="24"/>
            <w:rPrChange w:id="1680" w:author="Euderlan Freire" w:date="2025-06-13T19:10:00Z">
              <w:rPr>
                <w:rFonts w:ascii="Times New Roman" w:eastAsia="Times New Roman" w:hAnsi="Times New Roman" w:cs="Times New Roman"/>
                <w:sz w:val="24"/>
                <w:szCs w:val="24"/>
              </w:rPr>
            </w:rPrChange>
          </w:rPr>
          <w:t xml:space="preserve">de </w:t>
        </w:r>
        <w:r w:rsidRPr="00E203A3">
          <w:rPr>
            <w:rFonts w:ascii="Times New Roman" w:eastAsia="Times New Roman" w:hAnsi="Times New Roman" w:cs="Times New Roman"/>
            <w:color w:val="000000" w:themeColor="text1"/>
            <w:sz w:val="24"/>
            <w:szCs w:val="24"/>
            <w:rPrChange w:id="1681" w:author="Euderlan Freire" w:date="2025-06-13T19:10:00Z">
              <w:rPr/>
            </w:rPrChange>
          </w:rPr>
          <w:t xml:space="preserve">alta qualidade, personalizado e voltado </w:t>
        </w:r>
      </w:ins>
      <w:ins w:id="1682" w:author="Yasmin Serejo" w:date="2025-06-12T15:00:00Z">
        <w:r w:rsidRPr="00E203A3">
          <w:rPr>
            <w:rFonts w:ascii="Times New Roman" w:eastAsia="Times New Roman" w:hAnsi="Times New Roman" w:cs="Times New Roman"/>
            <w:color w:val="000000" w:themeColor="text1"/>
            <w:sz w:val="24"/>
            <w:szCs w:val="24"/>
            <w:rPrChange w:id="1683" w:author="Euderlan Freire" w:date="2025-06-13T19:10:00Z">
              <w:rPr/>
            </w:rPrChange>
          </w:rPr>
          <w:t>para o sup</w:t>
        </w:r>
      </w:ins>
      <w:ins w:id="1684" w:author="Yasmin Serejo" w:date="2025-06-12T15:01:00Z">
        <w:r w:rsidRPr="00E203A3">
          <w:rPr>
            <w:rFonts w:ascii="Times New Roman" w:eastAsia="Times New Roman" w:hAnsi="Times New Roman" w:cs="Times New Roman"/>
            <w:color w:val="000000" w:themeColor="text1"/>
            <w:sz w:val="24"/>
            <w:szCs w:val="24"/>
            <w:rPrChange w:id="1685" w:author="Euderlan Freire" w:date="2025-06-13T19:10:00Z">
              <w:rPr/>
            </w:rPrChange>
          </w:rPr>
          <w:t xml:space="preserve">orte </w:t>
        </w:r>
      </w:ins>
      <w:ins w:id="1686" w:author="Yasmin Serejo" w:date="2025-06-12T15:06:00Z">
        <w:r w:rsidRPr="00E203A3">
          <w:rPr>
            <w:rFonts w:ascii="Times New Roman" w:eastAsia="Times New Roman" w:hAnsi="Times New Roman" w:cs="Times New Roman"/>
            <w:color w:val="000000" w:themeColor="text1"/>
            <w:sz w:val="24"/>
            <w:szCs w:val="24"/>
            <w:rPrChange w:id="1687" w:author="Euderlan Freire" w:date="2025-06-13T19:10:00Z">
              <w:rPr>
                <w:rFonts w:ascii="Times New Roman" w:eastAsia="Times New Roman" w:hAnsi="Times New Roman" w:cs="Times New Roman"/>
                <w:sz w:val="24"/>
                <w:szCs w:val="24"/>
              </w:rPr>
            </w:rPrChange>
          </w:rPr>
          <w:t>acadêmico</w:t>
        </w:r>
      </w:ins>
      <w:ins w:id="1688" w:author="Yasmin Serejo" w:date="2025-06-12T15:01:00Z">
        <w:r w:rsidRPr="00E203A3">
          <w:rPr>
            <w:rFonts w:ascii="Times New Roman" w:eastAsia="Times New Roman" w:hAnsi="Times New Roman" w:cs="Times New Roman"/>
            <w:color w:val="000000" w:themeColor="text1"/>
            <w:sz w:val="24"/>
            <w:szCs w:val="24"/>
            <w:rPrChange w:id="1689" w:author="Euderlan Freire" w:date="2025-06-13T19:10:00Z">
              <w:rPr/>
            </w:rPrChange>
          </w:rPr>
          <w:t xml:space="preserve">. As etapas do desenvolvimento </w:t>
        </w:r>
      </w:ins>
      <w:ins w:id="1690" w:author="Yasmin Serejo" w:date="2025-06-12T15:06:00Z">
        <w:r w:rsidRPr="00E203A3">
          <w:rPr>
            <w:rFonts w:ascii="Times New Roman" w:eastAsia="Times New Roman" w:hAnsi="Times New Roman" w:cs="Times New Roman"/>
            <w:color w:val="000000" w:themeColor="text1"/>
            <w:sz w:val="24"/>
            <w:szCs w:val="24"/>
            <w:rPrChange w:id="1691" w:author="Euderlan Freire" w:date="2025-06-13T19:10:00Z">
              <w:rPr>
                <w:rFonts w:ascii="Times New Roman" w:eastAsia="Times New Roman" w:hAnsi="Times New Roman" w:cs="Times New Roman"/>
                <w:sz w:val="24"/>
                <w:szCs w:val="24"/>
              </w:rPr>
            </w:rPrChange>
          </w:rPr>
          <w:t>incluíram</w:t>
        </w:r>
      </w:ins>
      <w:ins w:id="1692" w:author="Yasmin Serejo" w:date="2025-06-12T15:01:00Z">
        <w:r w:rsidRPr="00E203A3">
          <w:rPr>
            <w:rFonts w:ascii="Times New Roman" w:eastAsia="Times New Roman" w:hAnsi="Times New Roman" w:cs="Times New Roman"/>
            <w:color w:val="000000" w:themeColor="text1"/>
            <w:sz w:val="24"/>
            <w:szCs w:val="24"/>
            <w:rPrChange w:id="1693" w:author="Euderlan Freire" w:date="2025-06-13T19:10:00Z">
              <w:rPr/>
            </w:rPrChange>
          </w:rPr>
          <w:t xml:space="preserve">: </w:t>
        </w:r>
      </w:ins>
    </w:p>
    <w:p w14:paraId="0EA2C384" w14:textId="4A5E2D3C" w:rsidR="3DD9D758" w:rsidRPr="00E203A3" w:rsidRDefault="3DD9D758">
      <w:pPr>
        <w:pStyle w:val="PargrafodaLista"/>
        <w:numPr>
          <w:ilvl w:val="0"/>
          <w:numId w:val="4"/>
        </w:numPr>
        <w:spacing w:before="40" w:after="240" w:line="360" w:lineRule="auto"/>
        <w:jc w:val="both"/>
        <w:rPr>
          <w:ins w:id="1694" w:author="Yasmin Serejo" w:date="2025-06-12T15:01:00Z"/>
          <w:rFonts w:ascii="Times New Roman" w:eastAsia="Times New Roman" w:hAnsi="Times New Roman" w:cs="Times New Roman"/>
          <w:color w:val="000000" w:themeColor="text1"/>
          <w:sz w:val="24"/>
          <w:szCs w:val="24"/>
          <w:rPrChange w:id="1695" w:author="Euderlan Freire" w:date="2025-06-13T19:10:00Z">
            <w:rPr>
              <w:ins w:id="1696" w:author="Yasmin Serejo" w:date="2025-06-12T15:01:00Z"/>
              <w:rFonts w:ascii="Times New Roman" w:eastAsia="Times New Roman" w:hAnsi="Times New Roman" w:cs="Times New Roman"/>
            </w:rPr>
          </w:rPrChange>
        </w:rPr>
        <w:pPrChange w:id="1697" w:author="Euderlan Freire" w:date="2025-06-13T19:23:00Z">
          <w:pPr/>
        </w:pPrChange>
      </w:pPr>
      <w:ins w:id="1698" w:author="Yasmin Serejo" w:date="2025-06-12T15:01:00Z">
        <w:r w:rsidRPr="00E203A3">
          <w:rPr>
            <w:rFonts w:ascii="Times New Roman" w:eastAsia="Times New Roman" w:hAnsi="Times New Roman" w:cs="Times New Roman"/>
            <w:color w:val="000000" w:themeColor="text1"/>
            <w:sz w:val="24"/>
            <w:szCs w:val="24"/>
            <w:rPrChange w:id="1699" w:author="Euderlan Freire" w:date="2025-06-13T19:10:00Z">
              <w:rPr/>
            </w:rPrChange>
          </w:rPr>
          <w:t>Levantamento de Requisitos</w:t>
        </w:r>
      </w:ins>
    </w:p>
    <w:p w14:paraId="4375E7D8" w14:textId="3812195B" w:rsidR="3DD9D758" w:rsidRPr="00E203A3" w:rsidRDefault="3DD9D758">
      <w:pPr>
        <w:numPr>
          <w:ilvl w:val="0"/>
          <w:numId w:val="4"/>
        </w:numPr>
        <w:spacing w:before="40" w:after="240" w:line="360" w:lineRule="auto"/>
        <w:jc w:val="both"/>
        <w:rPr>
          <w:ins w:id="1700" w:author="Yasmin Serejo" w:date="2025-06-12T15:02:00Z"/>
          <w:rFonts w:ascii="Times New Roman" w:eastAsia="Times New Roman" w:hAnsi="Times New Roman" w:cs="Times New Roman"/>
          <w:color w:val="000000" w:themeColor="text1"/>
          <w:sz w:val="24"/>
          <w:szCs w:val="24"/>
          <w:rPrChange w:id="1701" w:author="Euderlan Freire" w:date="2025-06-13T19:10:00Z">
            <w:rPr>
              <w:ins w:id="1702" w:author="Yasmin Serejo" w:date="2025-06-12T15:02:00Z"/>
              <w:rFonts w:ascii="Times New Roman" w:eastAsia="Times New Roman" w:hAnsi="Times New Roman" w:cs="Times New Roman"/>
            </w:rPr>
          </w:rPrChange>
        </w:rPr>
        <w:pPrChange w:id="1703" w:author="Euderlan Freire" w:date="2025-06-13T19:23:00Z">
          <w:pPr/>
        </w:pPrChange>
      </w:pPr>
      <w:ins w:id="1704" w:author="Yasmin Serejo" w:date="2025-06-12T15:01:00Z">
        <w:r w:rsidRPr="00E203A3">
          <w:rPr>
            <w:rFonts w:ascii="Times New Roman" w:eastAsia="Times New Roman" w:hAnsi="Times New Roman" w:cs="Times New Roman"/>
            <w:color w:val="000000" w:themeColor="text1"/>
            <w:sz w:val="24"/>
            <w:szCs w:val="24"/>
            <w:rPrChange w:id="1705" w:author="Euderlan Freire" w:date="2025-06-13T19:10:00Z">
              <w:rPr/>
            </w:rPrChange>
          </w:rPr>
          <w:t xml:space="preserve">Análise e </w:t>
        </w:r>
      </w:ins>
      <w:ins w:id="1706" w:author="Yasmin Serejo" w:date="2025-06-12T15:02:00Z">
        <w:r w:rsidRPr="00E203A3">
          <w:rPr>
            <w:rFonts w:ascii="Times New Roman" w:eastAsia="Times New Roman" w:hAnsi="Times New Roman" w:cs="Times New Roman"/>
            <w:color w:val="000000" w:themeColor="text1"/>
            <w:sz w:val="24"/>
            <w:szCs w:val="24"/>
            <w:rPrChange w:id="1707" w:author="Euderlan Freire" w:date="2025-06-13T19:10:00Z">
              <w:rPr/>
            </w:rPrChange>
          </w:rPr>
          <w:t>Validação dos Requisitos</w:t>
        </w:r>
      </w:ins>
    </w:p>
    <w:p w14:paraId="586617C5" w14:textId="60AF5888" w:rsidR="3DD9D758" w:rsidRPr="00E203A3" w:rsidRDefault="3DD9D758">
      <w:pPr>
        <w:numPr>
          <w:ilvl w:val="0"/>
          <w:numId w:val="4"/>
        </w:numPr>
        <w:spacing w:before="40" w:after="240" w:line="360" w:lineRule="auto"/>
        <w:jc w:val="both"/>
        <w:rPr>
          <w:ins w:id="1708" w:author="Yasmin Serejo" w:date="2025-06-12T15:02:00Z"/>
          <w:rFonts w:ascii="Times New Roman" w:eastAsia="Times New Roman" w:hAnsi="Times New Roman" w:cs="Times New Roman"/>
          <w:color w:val="000000" w:themeColor="text1"/>
          <w:sz w:val="24"/>
          <w:szCs w:val="24"/>
          <w:rPrChange w:id="1709" w:author="Euderlan Freire" w:date="2025-06-13T19:10:00Z">
            <w:rPr>
              <w:ins w:id="1710" w:author="Yasmin Serejo" w:date="2025-06-12T15:02:00Z"/>
              <w:rFonts w:ascii="Times New Roman" w:eastAsia="Times New Roman" w:hAnsi="Times New Roman" w:cs="Times New Roman"/>
            </w:rPr>
          </w:rPrChange>
        </w:rPr>
        <w:pPrChange w:id="1711" w:author="Euderlan Freire" w:date="2025-06-13T19:23:00Z">
          <w:pPr/>
        </w:pPrChange>
      </w:pPr>
      <w:ins w:id="1712" w:author="Yasmin Serejo" w:date="2025-06-12T15:02:00Z">
        <w:r w:rsidRPr="00E203A3">
          <w:rPr>
            <w:rFonts w:ascii="Times New Roman" w:eastAsia="Times New Roman" w:hAnsi="Times New Roman" w:cs="Times New Roman"/>
            <w:color w:val="000000" w:themeColor="text1"/>
            <w:sz w:val="24"/>
            <w:szCs w:val="24"/>
            <w:rPrChange w:id="1713" w:author="Euderlan Freire" w:date="2025-06-13T19:10:00Z">
              <w:rPr/>
            </w:rPrChange>
          </w:rPr>
          <w:lastRenderedPageBreak/>
          <w:t>Construção do Projeto</w:t>
        </w:r>
      </w:ins>
    </w:p>
    <w:p w14:paraId="4C01D2A1" w14:textId="5866F3B6" w:rsidR="3DD9D758" w:rsidRPr="00E203A3" w:rsidDel="00B76671" w:rsidRDefault="3DD9D758">
      <w:pPr>
        <w:numPr>
          <w:ilvl w:val="0"/>
          <w:numId w:val="4"/>
        </w:numPr>
        <w:spacing w:before="40" w:after="240" w:line="360" w:lineRule="auto"/>
        <w:jc w:val="both"/>
        <w:rPr>
          <w:ins w:id="1714" w:author="Yasmin Serejo" w:date="2025-06-12T15:02:00Z"/>
          <w:del w:id="1715" w:author="Euderlan Freire" w:date="2025-06-13T19:16:00Z"/>
          <w:rFonts w:ascii="Times New Roman" w:eastAsia="Times New Roman" w:hAnsi="Times New Roman" w:cs="Times New Roman"/>
          <w:color w:val="000000" w:themeColor="text1"/>
          <w:sz w:val="24"/>
          <w:szCs w:val="24"/>
          <w:rPrChange w:id="1716" w:author="Euderlan Freire" w:date="2025-06-13T19:10:00Z">
            <w:rPr>
              <w:ins w:id="1717" w:author="Yasmin Serejo" w:date="2025-06-12T15:02:00Z"/>
              <w:del w:id="1718" w:author="Euderlan Freire" w:date="2025-06-13T19:16:00Z"/>
            </w:rPr>
          </w:rPrChange>
        </w:rPr>
        <w:pPrChange w:id="1719" w:author="Euderlan Freire" w:date="2025-06-13T19:23:00Z">
          <w:pPr/>
        </w:pPrChange>
      </w:pPr>
      <w:ins w:id="1720" w:author="Yasmin Serejo" w:date="2025-06-12T15:02:00Z">
        <w:r w:rsidRPr="00E203A3">
          <w:rPr>
            <w:rFonts w:ascii="Times New Roman" w:eastAsia="Times New Roman" w:hAnsi="Times New Roman" w:cs="Times New Roman"/>
            <w:color w:val="000000" w:themeColor="text1"/>
            <w:sz w:val="24"/>
            <w:szCs w:val="24"/>
            <w:rPrChange w:id="1721" w:author="Euderlan Freire" w:date="2025-06-13T19:10:00Z">
              <w:rPr/>
            </w:rPrChange>
          </w:rPr>
          <w:t>Testes e Validação do Sistema</w:t>
        </w:r>
      </w:ins>
    </w:p>
    <w:p w14:paraId="16C4E769" w14:textId="28B607D5" w:rsidR="3DD9D758" w:rsidRPr="00B76671" w:rsidRDefault="3DD9D758">
      <w:pPr>
        <w:numPr>
          <w:ilvl w:val="0"/>
          <w:numId w:val="4"/>
        </w:numPr>
        <w:spacing w:before="40" w:after="240" w:line="360" w:lineRule="auto"/>
        <w:jc w:val="both"/>
        <w:rPr>
          <w:ins w:id="1722" w:author="EUDERLAN FREIRE DA SILVA ABREU" w:date="2025-05-28T17:48:00Z"/>
          <w:rFonts w:ascii="Times New Roman" w:hAnsi="Times New Roman" w:cs="Times New Roman"/>
          <w:color w:val="000000" w:themeColor="text1"/>
          <w:sz w:val="24"/>
          <w:szCs w:val="24"/>
          <w:rPrChange w:id="1723" w:author="Euderlan Freire" w:date="2025-06-13T19:16:00Z">
            <w:rPr>
              <w:ins w:id="1724" w:author="EUDERLAN FREIRE DA SILVA ABREU" w:date="2025-05-28T17:48:00Z"/>
            </w:rPr>
          </w:rPrChange>
        </w:rPr>
        <w:pPrChange w:id="1725" w:author="Euderlan Freire" w:date="2025-06-13T19:23:00Z">
          <w:pPr/>
        </w:pPrChange>
      </w:pPr>
      <w:ins w:id="1726" w:author="Yasmin Serejo" w:date="2025-06-12T15:02:00Z">
        <w:del w:id="1727" w:author="Euderlan Freire" w:date="2025-06-13T19:16:00Z">
          <w:r w:rsidRPr="00B76671" w:rsidDel="00B76671">
            <w:rPr>
              <w:rFonts w:ascii="Times New Roman" w:hAnsi="Times New Roman" w:cs="Times New Roman"/>
              <w:color w:val="000000" w:themeColor="text1"/>
              <w:sz w:val="24"/>
              <w:szCs w:val="24"/>
              <w:rPrChange w:id="1728" w:author="Euderlan Freire" w:date="2025-06-13T19:16:00Z">
                <w:rPr/>
              </w:rPrChange>
            </w:rPr>
            <w:tab/>
          </w:r>
        </w:del>
        <w:r w:rsidRPr="00B76671">
          <w:rPr>
            <w:rFonts w:ascii="Times New Roman" w:hAnsi="Times New Roman" w:cs="Times New Roman"/>
            <w:color w:val="000000" w:themeColor="text1"/>
            <w:sz w:val="24"/>
            <w:szCs w:val="24"/>
            <w:rPrChange w:id="1729" w:author="Euderlan Freire" w:date="2025-06-13T19:16:00Z">
              <w:rPr/>
            </w:rPrChange>
          </w:rPr>
          <w:tab/>
        </w:r>
      </w:ins>
    </w:p>
    <w:p w14:paraId="26407FB6" w14:textId="2C70FBB3" w:rsidR="00A10756" w:rsidRPr="00F92A70" w:rsidRDefault="00A10756">
      <w:pPr>
        <w:pStyle w:val="Ttulo1"/>
        <w:spacing w:before="40" w:after="240" w:line="360" w:lineRule="auto"/>
        <w:jc w:val="both"/>
        <w:rPr>
          <w:ins w:id="1730" w:author="Yasmin Serejo" w:date="2025-06-13T13:35:00Z"/>
          <w:rFonts w:ascii="Times New Roman" w:hAnsi="Times New Roman" w:cs="Times New Roman"/>
          <w:b/>
          <w:bCs/>
          <w:color w:val="000000" w:themeColor="text1"/>
          <w:sz w:val="24"/>
          <w:szCs w:val="24"/>
          <w:rPrChange w:id="1731" w:author="Euderlan Freire" w:date="2025-06-13T19:55:00Z">
            <w:rPr>
              <w:ins w:id="1732" w:author="Yasmin Serejo" w:date="2025-06-13T13:35:00Z"/>
              <w:rFonts w:ascii="Times New Roman" w:hAnsi="Times New Roman" w:cs="Times New Roman"/>
              <w:color w:val="000000" w:themeColor="text1"/>
              <w:sz w:val="24"/>
              <w:szCs w:val="24"/>
            </w:rPr>
          </w:rPrChange>
        </w:rPr>
        <w:pPrChange w:id="1733" w:author="Euderlan Freire" w:date="2025-06-13T19:23:00Z">
          <w:pPr>
            <w:pStyle w:val="PargrafodaLista"/>
            <w:numPr>
              <w:numId w:val="6"/>
            </w:numPr>
            <w:ind w:hanging="360"/>
          </w:pPr>
        </w:pPrChange>
      </w:pPr>
      <w:bookmarkStart w:id="1734" w:name="_Toc203858288"/>
      <w:ins w:id="1735" w:author="EUDERLAN FREIRE DA SILVA ABREU" w:date="2025-05-28T17:49:00Z">
        <w:r w:rsidRPr="00F92A70">
          <w:rPr>
            <w:rFonts w:ascii="Times New Roman" w:hAnsi="Times New Roman" w:cs="Times New Roman"/>
            <w:b/>
            <w:bCs/>
            <w:color w:val="000000" w:themeColor="text1"/>
            <w:sz w:val="24"/>
            <w:szCs w:val="24"/>
            <w:rPrChange w:id="1736" w:author="Euderlan Freire" w:date="2025-06-13T19:55:00Z">
              <w:rPr/>
            </w:rPrChange>
          </w:rPr>
          <w:t>REQUISITOS</w:t>
        </w:r>
      </w:ins>
      <w:bookmarkEnd w:id="1734"/>
    </w:p>
    <w:p w14:paraId="4FFC7EFB" w14:textId="6B7CEB1E" w:rsidR="7C9E2B90" w:rsidRPr="00E203A3" w:rsidRDefault="7C9E2B90">
      <w:pPr>
        <w:pStyle w:val="Ttulo2"/>
        <w:spacing w:after="240" w:line="360" w:lineRule="auto"/>
        <w:jc w:val="both"/>
        <w:rPr>
          <w:ins w:id="1737" w:author="Yasmin Serejo" w:date="2025-06-13T13:20:00Z"/>
          <w:rFonts w:ascii="Times New Roman" w:hAnsi="Times New Roman" w:cs="Times New Roman"/>
          <w:color w:val="000000" w:themeColor="text1"/>
          <w:sz w:val="24"/>
          <w:szCs w:val="24"/>
        </w:rPr>
        <w:pPrChange w:id="1738" w:author="Euderlan Freire" w:date="2025-06-13T19:23:00Z">
          <w:pPr>
            <w:pStyle w:val="Ttulo2"/>
          </w:pPr>
        </w:pPrChange>
      </w:pPr>
      <w:bookmarkStart w:id="1739" w:name="_Toc203858289"/>
      <w:ins w:id="1740" w:author="Yasmin Serejo" w:date="2025-06-13T13:35:00Z">
        <w:r w:rsidRPr="00E203A3">
          <w:rPr>
            <w:rFonts w:ascii="Times New Roman" w:hAnsi="Times New Roman" w:cs="Times New Roman"/>
            <w:color w:val="000000" w:themeColor="text1"/>
            <w:sz w:val="24"/>
            <w:szCs w:val="24"/>
          </w:rPr>
          <w:t>Requisitos Funcionais</w:t>
        </w:r>
      </w:ins>
      <w:bookmarkEnd w:id="1739"/>
    </w:p>
    <w:p w14:paraId="5320D343" w14:textId="064A8731" w:rsidR="0219C506" w:rsidRPr="00E203A3" w:rsidRDefault="0219C506">
      <w:pPr>
        <w:spacing w:before="40" w:after="240" w:line="360" w:lineRule="auto"/>
        <w:ind w:firstLine="576"/>
        <w:jc w:val="both"/>
        <w:rPr>
          <w:ins w:id="1741" w:author="Yasmin Serejo" w:date="2025-06-13T13:41:00Z"/>
          <w:rFonts w:ascii="Times New Roman" w:eastAsia="Times New Roman" w:hAnsi="Times New Roman" w:cs="Times New Roman"/>
          <w:color w:val="000000" w:themeColor="text1"/>
          <w:sz w:val="24"/>
          <w:szCs w:val="24"/>
          <w:rPrChange w:id="1742" w:author="Euderlan Freire" w:date="2025-06-13T19:10:00Z">
            <w:rPr>
              <w:ins w:id="1743" w:author="Yasmin Serejo" w:date="2025-06-13T13:41:00Z"/>
              <w:rFonts w:ascii="Times New Roman" w:eastAsia="Times New Roman" w:hAnsi="Times New Roman" w:cs="Times New Roman"/>
              <w:sz w:val="24"/>
              <w:szCs w:val="24"/>
            </w:rPr>
          </w:rPrChange>
        </w:rPr>
        <w:pPrChange w:id="1744" w:author="Euderlan Freire" w:date="2025-06-13T19:23:00Z">
          <w:pPr>
            <w:pStyle w:val="Ttulo1"/>
          </w:pPr>
        </w:pPrChange>
      </w:pPr>
      <w:ins w:id="1745" w:author="Yasmin Serejo" w:date="2025-06-13T13:20:00Z">
        <w:r w:rsidRPr="00E203A3">
          <w:rPr>
            <w:rFonts w:ascii="Times New Roman" w:eastAsia="Times New Roman" w:hAnsi="Times New Roman" w:cs="Times New Roman"/>
            <w:color w:val="000000" w:themeColor="text1"/>
            <w:sz w:val="24"/>
            <w:szCs w:val="24"/>
            <w:rPrChange w:id="1746" w:author="Euderlan Freire" w:date="2025-06-13T19:10:00Z">
              <w:rPr/>
            </w:rPrChange>
          </w:rPr>
          <w:t xml:space="preserve">Os requisitos funcionais </w:t>
        </w:r>
      </w:ins>
      <w:ins w:id="1747" w:author="Yasmin Serejo" w:date="2025-06-13T13:21:00Z">
        <w:r w:rsidR="62FB35C5" w:rsidRPr="00E203A3">
          <w:rPr>
            <w:rFonts w:ascii="Times New Roman" w:eastAsia="Times New Roman" w:hAnsi="Times New Roman" w:cs="Times New Roman"/>
            <w:color w:val="000000" w:themeColor="text1"/>
            <w:sz w:val="24"/>
            <w:szCs w:val="24"/>
            <w:rPrChange w:id="1748" w:author="Euderlan Freire" w:date="2025-06-13T19:10:00Z">
              <w:rPr/>
            </w:rPrChange>
          </w:rPr>
          <w:t>definem as principais funcionalidades que o sistema deve oferecer para at</w:t>
        </w:r>
      </w:ins>
      <w:ins w:id="1749" w:author="Yasmin Serejo" w:date="2025-06-13T13:22:00Z">
        <w:r w:rsidR="62FB35C5" w:rsidRPr="00E203A3">
          <w:rPr>
            <w:rFonts w:ascii="Times New Roman" w:eastAsia="Times New Roman" w:hAnsi="Times New Roman" w:cs="Times New Roman"/>
            <w:color w:val="000000" w:themeColor="text1"/>
            <w:sz w:val="24"/>
            <w:szCs w:val="24"/>
            <w:rPrChange w:id="1750" w:author="Euderlan Freire" w:date="2025-06-13T19:10:00Z">
              <w:rPr/>
            </w:rPrChange>
          </w:rPr>
          <w:t xml:space="preserve">ender às necessidades dos usuários. De acordo com </w:t>
        </w:r>
        <w:proofErr w:type="spellStart"/>
        <w:r w:rsidR="62FB35C5" w:rsidRPr="00E203A3">
          <w:rPr>
            <w:rFonts w:ascii="Times New Roman" w:eastAsia="Times New Roman" w:hAnsi="Times New Roman" w:cs="Times New Roman"/>
            <w:color w:val="000000" w:themeColor="text1"/>
            <w:sz w:val="24"/>
            <w:szCs w:val="24"/>
            <w:rPrChange w:id="1751" w:author="Euderlan Freire" w:date="2025-06-13T19:10:00Z">
              <w:rPr/>
            </w:rPrChange>
          </w:rPr>
          <w:t>Sommerville</w:t>
        </w:r>
        <w:proofErr w:type="spellEnd"/>
        <w:r w:rsidR="62FB35C5" w:rsidRPr="00E203A3">
          <w:rPr>
            <w:rFonts w:ascii="Times New Roman" w:eastAsia="Times New Roman" w:hAnsi="Times New Roman" w:cs="Times New Roman"/>
            <w:color w:val="000000" w:themeColor="text1"/>
            <w:sz w:val="24"/>
            <w:szCs w:val="24"/>
            <w:rPrChange w:id="1752" w:author="Euderlan Freire" w:date="2025-06-13T19:10:00Z">
              <w:rPr/>
            </w:rPrChange>
          </w:rPr>
          <w:t xml:space="preserve"> (2011), eles são essenciais para guiar o </w:t>
        </w:r>
      </w:ins>
      <w:ins w:id="1753" w:author="Yasmin Serejo" w:date="2025-06-13T13:23:00Z">
        <w:r w:rsidR="0CAF7CB5" w:rsidRPr="00E203A3">
          <w:rPr>
            <w:rFonts w:ascii="Times New Roman" w:eastAsia="Times New Roman" w:hAnsi="Times New Roman" w:cs="Times New Roman"/>
            <w:color w:val="000000" w:themeColor="text1"/>
            <w:sz w:val="24"/>
            <w:szCs w:val="24"/>
            <w:rPrChange w:id="1754" w:author="Euderlan Freire" w:date="2025-06-13T19:10:00Z">
              <w:rPr>
                <w:rFonts w:ascii="Times New Roman" w:eastAsia="Times New Roman" w:hAnsi="Times New Roman" w:cs="Times New Roman"/>
                <w:sz w:val="24"/>
                <w:szCs w:val="24"/>
              </w:rPr>
            </w:rPrChange>
          </w:rPr>
          <w:t>desenvolvimento</w:t>
        </w:r>
      </w:ins>
      <w:ins w:id="1755" w:author="Yasmin Serejo" w:date="2025-06-13T13:22:00Z">
        <w:r w:rsidR="62FB35C5" w:rsidRPr="00E203A3">
          <w:rPr>
            <w:rFonts w:ascii="Times New Roman" w:eastAsia="Times New Roman" w:hAnsi="Times New Roman" w:cs="Times New Roman"/>
            <w:color w:val="000000" w:themeColor="text1"/>
            <w:sz w:val="24"/>
            <w:szCs w:val="24"/>
            <w:rPrChange w:id="1756" w:author="Euderlan Freire" w:date="2025-06-13T19:10:00Z">
              <w:rPr/>
            </w:rPrChange>
          </w:rPr>
          <w:t xml:space="preserve"> do software. No </w:t>
        </w:r>
        <w:r w:rsidR="62FB35C5" w:rsidRPr="00E203A3">
          <w:rPr>
            <w:rFonts w:ascii="Times New Roman" w:eastAsia="Times New Roman" w:hAnsi="Times New Roman" w:cs="Times New Roman"/>
            <w:color w:val="000000" w:themeColor="text1"/>
            <w:sz w:val="24"/>
            <w:szCs w:val="24"/>
            <w:rPrChange w:id="1757" w:author="Euderlan Freire" w:date="2025-06-13T19:10:00Z">
              <w:rPr>
                <w:rFonts w:ascii="Times New Roman" w:eastAsia="Times New Roman" w:hAnsi="Times New Roman" w:cs="Times New Roman"/>
                <w:sz w:val="24"/>
                <w:szCs w:val="24"/>
              </w:rPr>
            </w:rPrChange>
          </w:rPr>
          <w:t>Sistema Inteligente de Consulta a Documentação via LLM</w:t>
        </w:r>
        <w:r w:rsidR="7D0AB11A" w:rsidRPr="00E203A3">
          <w:rPr>
            <w:rFonts w:ascii="Times New Roman" w:eastAsia="Times New Roman" w:hAnsi="Times New Roman" w:cs="Times New Roman"/>
            <w:color w:val="000000" w:themeColor="text1"/>
            <w:sz w:val="24"/>
            <w:szCs w:val="24"/>
            <w:rPrChange w:id="1758" w:author="Euderlan Freire" w:date="2025-06-13T19:10:00Z">
              <w:rPr>
                <w:rFonts w:ascii="Times New Roman" w:eastAsia="Times New Roman" w:hAnsi="Times New Roman" w:cs="Times New Roman"/>
                <w:sz w:val="24"/>
                <w:szCs w:val="24"/>
              </w:rPr>
            </w:rPrChange>
          </w:rPr>
          <w:t>, esses requisitos são listados na Tabela 3</w:t>
        </w:r>
      </w:ins>
      <w:ins w:id="1759" w:author="Yasmin Serejo" w:date="2025-06-13T13:23:00Z">
        <w:r w:rsidR="7D0AB11A" w:rsidRPr="00E203A3">
          <w:rPr>
            <w:rFonts w:ascii="Times New Roman" w:eastAsia="Times New Roman" w:hAnsi="Times New Roman" w:cs="Times New Roman"/>
            <w:color w:val="000000" w:themeColor="text1"/>
            <w:sz w:val="24"/>
            <w:szCs w:val="24"/>
            <w:rPrChange w:id="1760" w:author="Euderlan Freire" w:date="2025-06-13T19:10:00Z">
              <w:rPr>
                <w:rFonts w:ascii="Times New Roman" w:eastAsia="Times New Roman" w:hAnsi="Times New Roman" w:cs="Times New Roman"/>
                <w:sz w:val="24"/>
                <w:szCs w:val="24"/>
              </w:rPr>
            </w:rPrChange>
          </w:rPr>
          <w:t xml:space="preserve">, representado as ações que o sistema deve executar ao interagir com modelos de linguagem. </w:t>
        </w:r>
      </w:ins>
    </w:p>
    <w:p w14:paraId="498FA74F" w14:textId="30C3799D" w:rsidR="759EC328" w:rsidRPr="00E203A3" w:rsidRDefault="759EC328">
      <w:pPr>
        <w:spacing w:before="40" w:after="240" w:line="360" w:lineRule="auto"/>
        <w:jc w:val="both"/>
        <w:rPr>
          <w:ins w:id="1761" w:author="Yasmin Serejo" w:date="2025-06-13T13:26:00Z"/>
          <w:rFonts w:ascii="Times New Roman" w:eastAsia="Times New Roman" w:hAnsi="Times New Roman" w:cs="Times New Roman"/>
          <w:color w:val="000000" w:themeColor="text1"/>
          <w:sz w:val="24"/>
          <w:szCs w:val="24"/>
          <w:rPrChange w:id="1762" w:author="Euderlan Freire" w:date="2025-06-13T19:10:00Z">
            <w:rPr>
              <w:ins w:id="1763" w:author="Yasmin Serejo" w:date="2025-06-13T13:26:00Z"/>
              <w:rFonts w:ascii="Times New Roman" w:eastAsia="Times New Roman" w:hAnsi="Times New Roman" w:cs="Times New Roman"/>
              <w:sz w:val="24"/>
              <w:szCs w:val="24"/>
            </w:rPr>
          </w:rPrChange>
        </w:rPr>
        <w:pPrChange w:id="1764" w:author="Euderlan Freire" w:date="2025-06-13T19:23:00Z">
          <w:pPr>
            <w:spacing w:line="360" w:lineRule="auto"/>
            <w:jc w:val="both"/>
          </w:pPr>
        </w:pPrChange>
      </w:pPr>
      <w:ins w:id="1765" w:author="Yasmin Serejo" w:date="2025-06-13T13:41:00Z">
        <w:r w:rsidRPr="00E203A3">
          <w:rPr>
            <w:rFonts w:ascii="Times New Roman" w:eastAsia="Times New Roman" w:hAnsi="Times New Roman" w:cs="Times New Roman"/>
            <w:color w:val="000000" w:themeColor="text1"/>
            <w:sz w:val="24"/>
            <w:szCs w:val="24"/>
            <w:rPrChange w:id="1766" w:author="Euderlan Freire" w:date="2025-06-13T19:10:00Z">
              <w:rPr>
                <w:rFonts w:ascii="Times New Roman" w:eastAsia="Times New Roman" w:hAnsi="Times New Roman" w:cs="Times New Roman"/>
                <w:sz w:val="24"/>
                <w:szCs w:val="24"/>
              </w:rPr>
            </w:rPrChange>
          </w:rPr>
          <w:t>Tabela 3 – Requisitos Funcionais</w:t>
        </w:r>
      </w:ins>
    </w:p>
    <w:tbl>
      <w:tblPr>
        <w:tblStyle w:val="TabeladeGradeClara"/>
        <w:tblW w:w="0" w:type="auto"/>
        <w:tblLayout w:type="fixed"/>
        <w:tblLook w:val="06A0" w:firstRow="1" w:lastRow="0" w:firstColumn="1" w:lastColumn="0" w:noHBand="1" w:noVBand="1"/>
        <w:tblPrChange w:id="1767" w:author="Euderlan Freire" w:date="2025-06-13T20:41:00Z">
          <w:tblPr>
            <w:tblStyle w:val="TabeladeGradeClara"/>
            <w:tblW w:w="0" w:type="auto"/>
            <w:tblLayout w:type="fixed"/>
            <w:tblLook w:val="06A0" w:firstRow="1" w:lastRow="0" w:firstColumn="1" w:lastColumn="0" w:noHBand="1" w:noVBand="1"/>
          </w:tblPr>
        </w:tblPrChange>
      </w:tblPr>
      <w:tblGrid>
        <w:gridCol w:w="1860"/>
        <w:gridCol w:w="3345"/>
        <w:gridCol w:w="3285"/>
        <w:tblGridChange w:id="1768">
          <w:tblGrid>
            <w:gridCol w:w="1860"/>
            <w:gridCol w:w="3345"/>
            <w:gridCol w:w="3285"/>
          </w:tblGrid>
        </w:tblGridChange>
      </w:tblGrid>
      <w:tr w:rsidR="0017380A" w:rsidRPr="00E203A3" w14:paraId="270F8779" w14:textId="77777777" w:rsidTr="00513A7E">
        <w:trPr>
          <w:trHeight w:val="300"/>
          <w:ins w:id="1769" w:author="Yasmin Serejo" w:date="2025-06-13T13:27:00Z"/>
          <w:trPrChange w:id="1770" w:author="Euderlan Freire" w:date="2025-06-13T20:41:00Z">
            <w:trPr>
              <w:trHeight w:val="300"/>
            </w:trPr>
          </w:trPrChange>
        </w:trPr>
        <w:tc>
          <w:tcPr>
            <w:tcW w:w="1860" w:type="dxa"/>
            <w:shd w:val="clear" w:color="auto" w:fill="4472C4" w:themeFill="accent1"/>
            <w:tcPrChange w:id="1771" w:author="Euderlan Freire" w:date="2025-06-13T20:41:00Z">
              <w:tcPr>
                <w:tcW w:w="1860" w:type="dxa"/>
                <w:shd w:val="clear" w:color="auto" w:fill="003366"/>
              </w:tcPr>
            </w:tcPrChange>
          </w:tcPr>
          <w:p w14:paraId="3D2FE9A1" w14:textId="368471E2" w:rsidR="646875E7" w:rsidRPr="003D3E4B" w:rsidRDefault="646875E7">
            <w:pPr>
              <w:spacing w:line="360" w:lineRule="auto"/>
              <w:jc w:val="both"/>
              <w:rPr>
                <w:rFonts w:ascii="Times New Roman" w:eastAsia="Times New Roman" w:hAnsi="Times New Roman" w:cs="Times New Roman"/>
                <w:b/>
                <w:bCs/>
                <w:color w:val="FFFFFF" w:themeColor="background1"/>
                <w:sz w:val="24"/>
                <w:szCs w:val="24"/>
                <w:rPrChange w:id="1772" w:author="EUDERLAN FREIRE DA SILVA ABREU" w:date="2025-07-19T20:18:00Z">
                  <w:rPr>
                    <w:rFonts w:ascii="Times New Roman" w:eastAsia="Times New Roman" w:hAnsi="Times New Roman" w:cs="Times New Roman"/>
                    <w:b/>
                    <w:bCs/>
                    <w:sz w:val="24"/>
                    <w:szCs w:val="24"/>
                  </w:rPr>
                </w:rPrChange>
              </w:rPr>
              <w:pPrChange w:id="1773" w:author="EUDERLAN FREIRE DA SILVA ABREU" w:date="2025-07-18T19:45:00Z">
                <w:pPr/>
              </w:pPrChange>
            </w:pPr>
            <w:ins w:id="1774" w:author="Yasmin Serejo" w:date="2025-06-13T13:27:00Z">
              <w:r w:rsidRPr="003D3E4B">
                <w:rPr>
                  <w:rFonts w:ascii="Times New Roman" w:eastAsia="Times New Roman" w:hAnsi="Times New Roman" w:cs="Times New Roman"/>
                  <w:b/>
                  <w:bCs/>
                  <w:color w:val="FFFFFF" w:themeColor="background1"/>
                  <w:sz w:val="24"/>
                  <w:szCs w:val="24"/>
                  <w:rPrChange w:id="1775" w:author="EUDERLAN FREIRE DA SILVA ABREU" w:date="2025-07-19T20:18:00Z">
                    <w:rPr>
                      <w:rFonts w:ascii="Times New Roman" w:eastAsia="Times New Roman" w:hAnsi="Times New Roman" w:cs="Times New Roman"/>
                      <w:sz w:val="24"/>
                      <w:szCs w:val="24"/>
                    </w:rPr>
                  </w:rPrChange>
                </w:rPr>
                <w:t>Identificação</w:t>
              </w:r>
            </w:ins>
          </w:p>
        </w:tc>
        <w:tc>
          <w:tcPr>
            <w:tcW w:w="3345" w:type="dxa"/>
            <w:shd w:val="clear" w:color="auto" w:fill="4472C4" w:themeFill="accent1"/>
            <w:tcPrChange w:id="1776" w:author="Euderlan Freire" w:date="2025-06-13T20:41:00Z">
              <w:tcPr>
                <w:tcW w:w="3345" w:type="dxa"/>
                <w:shd w:val="clear" w:color="auto" w:fill="003366"/>
              </w:tcPr>
            </w:tcPrChange>
          </w:tcPr>
          <w:p w14:paraId="0EF5C923" w14:textId="27A7489D" w:rsidR="646875E7" w:rsidRPr="003D3E4B" w:rsidRDefault="646875E7">
            <w:pPr>
              <w:spacing w:line="360" w:lineRule="auto"/>
              <w:jc w:val="both"/>
              <w:rPr>
                <w:rFonts w:ascii="Times New Roman" w:eastAsia="Times New Roman" w:hAnsi="Times New Roman" w:cs="Times New Roman"/>
                <w:b/>
                <w:bCs/>
                <w:color w:val="FFFFFF" w:themeColor="background1"/>
                <w:sz w:val="24"/>
                <w:szCs w:val="24"/>
                <w:rPrChange w:id="1777" w:author="EUDERLAN FREIRE DA SILVA ABREU" w:date="2025-07-19T20:18:00Z">
                  <w:rPr>
                    <w:rFonts w:ascii="Times New Roman" w:eastAsia="Times New Roman" w:hAnsi="Times New Roman" w:cs="Times New Roman"/>
                    <w:b/>
                    <w:bCs/>
                    <w:sz w:val="24"/>
                    <w:szCs w:val="24"/>
                  </w:rPr>
                </w:rPrChange>
              </w:rPr>
              <w:pPrChange w:id="1778" w:author="EUDERLAN FREIRE DA SILVA ABREU" w:date="2025-07-18T19:45:00Z">
                <w:pPr/>
              </w:pPrChange>
            </w:pPr>
            <w:ins w:id="1779" w:author="Yasmin Serejo" w:date="2025-06-13T13:27:00Z">
              <w:r w:rsidRPr="003D3E4B">
                <w:rPr>
                  <w:rFonts w:ascii="Times New Roman" w:eastAsia="Times New Roman" w:hAnsi="Times New Roman" w:cs="Times New Roman"/>
                  <w:b/>
                  <w:bCs/>
                  <w:color w:val="FFFFFF" w:themeColor="background1"/>
                  <w:sz w:val="24"/>
                  <w:szCs w:val="24"/>
                  <w:rPrChange w:id="1780" w:author="EUDERLAN FREIRE DA SILVA ABREU" w:date="2025-07-19T20:18:00Z">
                    <w:rPr>
                      <w:rFonts w:ascii="Times New Roman" w:eastAsia="Times New Roman" w:hAnsi="Times New Roman" w:cs="Times New Roman"/>
                      <w:sz w:val="24"/>
                      <w:szCs w:val="24"/>
                    </w:rPr>
                  </w:rPrChange>
                </w:rPr>
                <w:t>Requisitos</w:t>
              </w:r>
            </w:ins>
          </w:p>
        </w:tc>
        <w:tc>
          <w:tcPr>
            <w:tcW w:w="3285" w:type="dxa"/>
            <w:shd w:val="clear" w:color="auto" w:fill="4472C4" w:themeFill="accent1"/>
            <w:tcPrChange w:id="1781" w:author="Euderlan Freire" w:date="2025-06-13T20:41:00Z">
              <w:tcPr>
                <w:tcW w:w="3285" w:type="dxa"/>
                <w:shd w:val="clear" w:color="auto" w:fill="003366"/>
              </w:tcPr>
            </w:tcPrChange>
          </w:tcPr>
          <w:p w14:paraId="377DDD19" w14:textId="4A1B18F6" w:rsidR="646875E7" w:rsidRPr="003D3E4B" w:rsidRDefault="646875E7">
            <w:pPr>
              <w:spacing w:line="360" w:lineRule="auto"/>
              <w:jc w:val="both"/>
              <w:rPr>
                <w:rFonts w:ascii="Times New Roman" w:eastAsia="Times New Roman" w:hAnsi="Times New Roman" w:cs="Times New Roman"/>
                <w:b/>
                <w:bCs/>
                <w:color w:val="FFFFFF" w:themeColor="background1"/>
                <w:sz w:val="24"/>
                <w:szCs w:val="24"/>
                <w:rPrChange w:id="1782" w:author="EUDERLAN FREIRE DA SILVA ABREU" w:date="2025-07-19T20:18:00Z">
                  <w:rPr>
                    <w:rFonts w:ascii="Times New Roman" w:eastAsia="Times New Roman" w:hAnsi="Times New Roman" w:cs="Times New Roman"/>
                    <w:b/>
                    <w:bCs/>
                    <w:sz w:val="24"/>
                    <w:szCs w:val="24"/>
                  </w:rPr>
                </w:rPrChange>
              </w:rPr>
              <w:pPrChange w:id="1783" w:author="EUDERLAN FREIRE DA SILVA ABREU" w:date="2025-07-18T19:45:00Z">
                <w:pPr/>
              </w:pPrChange>
            </w:pPr>
            <w:ins w:id="1784" w:author="Yasmin Serejo" w:date="2025-06-13T13:27:00Z">
              <w:r w:rsidRPr="003D3E4B">
                <w:rPr>
                  <w:rFonts w:ascii="Times New Roman" w:eastAsia="Times New Roman" w:hAnsi="Times New Roman" w:cs="Times New Roman"/>
                  <w:b/>
                  <w:bCs/>
                  <w:color w:val="FFFFFF" w:themeColor="background1"/>
                  <w:sz w:val="24"/>
                  <w:szCs w:val="24"/>
                  <w:rPrChange w:id="1785" w:author="EUDERLAN FREIRE DA SILVA ABREU" w:date="2025-07-19T20:18:00Z">
                    <w:rPr>
                      <w:rFonts w:ascii="Times New Roman" w:eastAsia="Times New Roman" w:hAnsi="Times New Roman" w:cs="Times New Roman"/>
                      <w:sz w:val="24"/>
                      <w:szCs w:val="24"/>
                    </w:rPr>
                  </w:rPrChange>
                </w:rPr>
                <w:t>Descrição do Requisito</w:t>
              </w:r>
            </w:ins>
          </w:p>
        </w:tc>
      </w:tr>
      <w:tr w:rsidR="0017380A" w:rsidRPr="00E203A3" w14:paraId="7F895583" w14:textId="77777777" w:rsidTr="66C841F8">
        <w:trPr>
          <w:trHeight w:val="300"/>
          <w:ins w:id="1786" w:author="Yasmin Serejo" w:date="2025-06-13T13:27:00Z"/>
        </w:trPr>
        <w:tc>
          <w:tcPr>
            <w:tcW w:w="1860" w:type="dxa"/>
            <w:vAlign w:val="center"/>
          </w:tcPr>
          <w:p w14:paraId="14D72BBD" w14:textId="54466557"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787" w:author="Euderlan Freire" w:date="2025-06-13T19:10:00Z">
                  <w:rPr>
                    <w:rFonts w:ascii="Times New Roman" w:eastAsia="Times New Roman" w:hAnsi="Times New Roman" w:cs="Times New Roman"/>
                    <w:sz w:val="24"/>
                    <w:szCs w:val="24"/>
                  </w:rPr>
                </w:rPrChange>
              </w:rPr>
              <w:pPrChange w:id="1788" w:author="EUDERLAN FREIRE DA SILVA ABREU" w:date="2025-07-18T19:45:00Z">
                <w:pPr/>
              </w:pPrChange>
            </w:pPr>
            <w:ins w:id="1789" w:author="Yasmin Serejo" w:date="2025-06-13T13:31:00Z">
              <w:r w:rsidRPr="00E203A3">
                <w:rPr>
                  <w:rFonts w:ascii="Times New Roman" w:eastAsia="Times New Roman" w:hAnsi="Times New Roman" w:cs="Times New Roman"/>
                  <w:color w:val="000000" w:themeColor="text1"/>
                  <w:sz w:val="24"/>
                  <w:szCs w:val="24"/>
                  <w:rPrChange w:id="1790" w:author="Euderlan Freire" w:date="2025-06-13T19:10:00Z">
                    <w:rPr>
                      <w:rFonts w:ascii="Times New Roman" w:eastAsia="Times New Roman" w:hAnsi="Times New Roman" w:cs="Times New Roman"/>
                      <w:sz w:val="24"/>
                      <w:szCs w:val="24"/>
                    </w:rPr>
                  </w:rPrChange>
                </w:rPr>
                <w:t>RF01</w:t>
              </w:r>
            </w:ins>
          </w:p>
        </w:tc>
        <w:tc>
          <w:tcPr>
            <w:tcW w:w="3345" w:type="dxa"/>
            <w:vAlign w:val="center"/>
          </w:tcPr>
          <w:p w14:paraId="485501D8" w14:textId="216096E9" w:rsidR="396FF347" w:rsidRPr="00E203A3" w:rsidRDefault="396FF347">
            <w:pPr>
              <w:spacing w:line="360" w:lineRule="auto"/>
              <w:jc w:val="both"/>
              <w:rPr>
                <w:rFonts w:ascii="Times New Roman" w:eastAsia="Times New Roman" w:hAnsi="Times New Roman" w:cs="Times New Roman"/>
                <w:color w:val="000000" w:themeColor="text1"/>
                <w:sz w:val="24"/>
                <w:szCs w:val="24"/>
                <w:rPrChange w:id="1791" w:author="Euderlan Freire" w:date="2025-06-13T19:10:00Z">
                  <w:rPr>
                    <w:rFonts w:ascii="Times New Roman" w:eastAsia="Times New Roman" w:hAnsi="Times New Roman" w:cs="Times New Roman"/>
                    <w:sz w:val="24"/>
                    <w:szCs w:val="24"/>
                  </w:rPr>
                </w:rPrChange>
              </w:rPr>
              <w:pPrChange w:id="1792" w:author="EUDERLAN FREIRE DA SILVA ABREU" w:date="2025-07-18T19:45:00Z">
                <w:pPr/>
              </w:pPrChange>
            </w:pPr>
            <w:ins w:id="1793" w:author="Yasmin Serejo" w:date="2025-06-13T13:34:00Z">
              <w:r w:rsidRPr="00E203A3">
                <w:rPr>
                  <w:rFonts w:ascii="Times New Roman" w:eastAsia="Times New Roman" w:hAnsi="Times New Roman" w:cs="Times New Roman"/>
                  <w:color w:val="000000" w:themeColor="text1"/>
                  <w:sz w:val="24"/>
                  <w:szCs w:val="24"/>
                  <w:rPrChange w:id="1794" w:author="Euderlan Freire" w:date="2025-06-13T19:10:00Z">
                    <w:rPr>
                      <w:rFonts w:ascii="Arial" w:eastAsia="Arial" w:hAnsi="Arial" w:cs="Arial"/>
                    </w:rPr>
                  </w:rPrChange>
                </w:rPr>
                <w:t>Login dos usuários</w:t>
              </w:r>
            </w:ins>
          </w:p>
        </w:tc>
        <w:tc>
          <w:tcPr>
            <w:tcW w:w="3285" w:type="dxa"/>
            <w:vAlign w:val="center"/>
          </w:tcPr>
          <w:p w14:paraId="45CD3233" w14:textId="1FCC0C99" w:rsidR="4B1DED71" w:rsidRPr="00E203A3" w:rsidRDefault="4B1DED71">
            <w:pPr>
              <w:spacing w:line="360" w:lineRule="auto"/>
              <w:jc w:val="both"/>
              <w:rPr>
                <w:rFonts w:ascii="Times New Roman" w:eastAsia="Times New Roman" w:hAnsi="Times New Roman" w:cs="Times New Roman"/>
                <w:color w:val="000000" w:themeColor="text1"/>
                <w:sz w:val="24"/>
                <w:szCs w:val="24"/>
                <w:rPrChange w:id="1795" w:author="Euderlan Freire" w:date="2025-06-13T19:10:00Z">
                  <w:rPr>
                    <w:rFonts w:ascii="Times New Roman" w:eastAsia="Times New Roman" w:hAnsi="Times New Roman" w:cs="Times New Roman"/>
                    <w:sz w:val="24"/>
                    <w:szCs w:val="24"/>
                  </w:rPr>
                </w:rPrChange>
              </w:rPr>
              <w:pPrChange w:id="1796" w:author="EUDERLAN FREIRE DA SILVA ABREU" w:date="2025-07-18T19:45:00Z">
                <w:pPr/>
              </w:pPrChange>
            </w:pPr>
            <w:ins w:id="1797" w:author="Yasmin Serejo" w:date="2025-06-13T13:38:00Z">
              <w:r w:rsidRPr="00E203A3">
                <w:rPr>
                  <w:rFonts w:ascii="Times New Roman" w:eastAsia="Times New Roman" w:hAnsi="Times New Roman" w:cs="Times New Roman"/>
                  <w:color w:val="000000" w:themeColor="text1"/>
                  <w:sz w:val="24"/>
                  <w:szCs w:val="24"/>
                  <w:rPrChange w:id="1798" w:author="Euderlan Freire" w:date="2025-06-13T19:10:00Z">
                    <w:rPr>
                      <w:rFonts w:ascii="Arial" w:eastAsia="Arial" w:hAnsi="Arial" w:cs="Arial"/>
                    </w:rPr>
                  </w:rPrChange>
                </w:rPr>
                <w:t>O sistema deve permitir que usuários façam login</w:t>
              </w:r>
              <w:r w:rsidR="2FED4B80" w:rsidRPr="00E203A3">
                <w:rPr>
                  <w:rFonts w:ascii="Times New Roman" w:eastAsia="Times New Roman" w:hAnsi="Times New Roman" w:cs="Times New Roman"/>
                  <w:color w:val="000000" w:themeColor="text1"/>
                  <w:sz w:val="24"/>
                  <w:szCs w:val="24"/>
                  <w:rPrChange w:id="1799" w:author="Euderlan Freire" w:date="2025-06-13T19:10:00Z">
                    <w:rPr>
                      <w:rFonts w:ascii="Arial" w:eastAsia="Arial" w:hAnsi="Arial" w:cs="Arial"/>
                    </w:rPr>
                  </w:rPrChange>
                </w:rPr>
                <w:t>.</w:t>
              </w:r>
            </w:ins>
          </w:p>
        </w:tc>
      </w:tr>
      <w:tr w:rsidR="0017380A" w:rsidRPr="00E203A3" w14:paraId="7B249847" w14:textId="77777777" w:rsidTr="66C841F8">
        <w:trPr>
          <w:trHeight w:val="300"/>
          <w:ins w:id="1800" w:author="Yasmin Serejo" w:date="2025-06-13T13:27:00Z"/>
        </w:trPr>
        <w:tc>
          <w:tcPr>
            <w:tcW w:w="1860" w:type="dxa"/>
            <w:vAlign w:val="center"/>
          </w:tcPr>
          <w:p w14:paraId="67154DD5" w14:textId="153609B5"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801" w:author="Euderlan Freire" w:date="2025-06-13T19:10:00Z">
                  <w:rPr>
                    <w:rFonts w:ascii="Times New Roman" w:eastAsia="Times New Roman" w:hAnsi="Times New Roman" w:cs="Times New Roman"/>
                    <w:sz w:val="24"/>
                    <w:szCs w:val="24"/>
                  </w:rPr>
                </w:rPrChange>
              </w:rPr>
              <w:pPrChange w:id="1802" w:author="EUDERLAN FREIRE DA SILVA ABREU" w:date="2025-07-18T19:45:00Z">
                <w:pPr/>
              </w:pPrChange>
            </w:pPr>
            <w:ins w:id="1803" w:author="Yasmin Serejo" w:date="2025-06-13T13:31:00Z">
              <w:r w:rsidRPr="00E203A3">
                <w:rPr>
                  <w:rFonts w:ascii="Times New Roman" w:eastAsia="Times New Roman" w:hAnsi="Times New Roman" w:cs="Times New Roman"/>
                  <w:color w:val="000000" w:themeColor="text1"/>
                  <w:sz w:val="24"/>
                  <w:szCs w:val="24"/>
                  <w:rPrChange w:id="1804" w:author="Euderlan Freire" w:date="2025-06-13T19:10:00Z">
                    <w:rPr>
                      <w:rFonts w:ascii="Times New Roman" w:eastAsia="Times New Roman" w:hAnsi="Times New Roman" w:cs="Times New Roman"/>
                      <w:sz w:val="24"/>
                      <w:szCs w:val="24"/>
                    </w:rPr>
                  </w:rPrChange>
                </w:rPr>
                <w:t>RF02</w:t>
              </w:r>
            </w:ins>
          </w:p>
        </w:tc>
        <w:tc>
          <w:tcPr>
            <w:tcW w:w="3345" w:type="dxa"/>
            <w:vAlign w:val="center"/>
          </w:tcPr>
          <w:p w14:paraId="0BBE6D53" w14:textId="23B2F331" w:rsidR="764418CF" w:rsidRPr="00E203A3" w:rsidRDefault="764418CF">
            <w:pPr>
              <w:spacing w:line="360" w:lineRule="auto"/>
              <w:jc w:val="both"/>
              <w:rPr>
                <w:rFonts w:ascii="Times New Roman" w:eastAsia="Times New Roman" w:hAnsi="Times New Roman" w:cs="Times New Roman"/>
                <w:color w:val="000000" w:themeColor="text1"/>
                <w:sz w:val="24"/>
                <w:szCs w:val="24"/>
                <w:rPrChange w:id="1805" w:author="Euderlan Freire" w:date="2025-06-13T19:10:00Z">
                  <w:rPr>
                    <w:rFonts w:ascii="Arial" w:eastAsia="Arial" w:hAnsi="Arial" w:cs="Arial"/>
                  </w:rPr>
                </w:rPrChange>
              </w:rPr>
              <w:pPrChange w:id="1806" w:author="EUDERLAN FREIRE DA SILVA ABREU" w:date="2025-07-18T19:45:00Z">
                <w:pPr/>
              </w:pPrChange>
            </w:pPr>
            <w:ins w:id="1807" w:author="Yasmin Serejo" w:date="2025-06-13T13:34:00Z">
              <w:r w:rsidRPr="00E203A3">
                <w:rPr>
                  <w:rFonts w:ascii="Times New Roman" w:eastAsia="Times New Roman" w:hAnsi="Times New Roman" w:cs="Times New Roman"/>
                  <w:color w:val="000000" w:themeColor="text1"/>
                  <w:sz w:val="24"/>
                  <w:szCs w:val="24"/>
                  <w:rPrChange w:id="1808" w:author="Euderlan Freire" w:date="2025-06-13T19:10:00Z">
                    <w:rPr>
                      <w:rFonts w:ascii="Arial" w:eastAsia="Arial" w:hAnsi="Arial" w:cs="Arial"/>
                    </w:rPr>
                  </w:rPrChange>
                </w:rPr>
                <w:t>Consulta em linguagem Natural</w:t>
              </w:r>
            </w:ins>
          </w:p>
        </w:tc>
        <w:tc>
          <w:tcPr>
            <w:tcW w:w="3285" w:type="dxa"/>
            <w:vAlign w:val="center"/>
          </w:tcPr>
          <w:p w14:paraId="514A747C" w14:textId="619F94D9" w:rsidR="780DC616" w:rsidRPr="00E203A3" w:rsidRDefault="780DC616">
            <w:pPr>
              <w:spacing w:line="360" w:lineRule="auto"/>
              <w:jc w:val="both"/>
              <w:rPr>
                <w:rFonts w:ascii="Times New Roman" w:eastAsia="Times New Roman" w:hAnsi="Times New Roman" w:cs="Times New Roman"/>
                <w:color w:val="000000" w:themeColor="text1"/>
                <w:sz w:val="24"/>
                <w:szCs w:val="24"/>
                <w:rPrChange w:id="1809" w:author="Euderlan Freire" w:date="2025-06-13T19:10:00Z">
                  <w:rPr>
                    <w:rFonts w:ascii="Times New Roman" w:eastAsia="Times New Roman" w:hAnsi="Times New Roman" w:cs="Times New Roman"/>
                    <w:sz w:val="24"/>
                    <w:szCs w:val="24"/>
                  </w:rPr>
                </w:rPrChange>
              </w:rPr>
              <w:pPrChange w:id="1810" w:author="EUDERLAN FREIRE DA SILVA ABREU" w:date="2025-07-18T19:45:00Z">
                <w:pPr/>
              </w:pPrChange>
            </w:pPr>
            <w:ins w:id="1811" w:author="Yasmin Serejo" w:date="2025-06-13T13:38:00Z">
              <w:r w:rsidRPr="00E203A3">
                <w:rPr>
                  <w:rFonts w:ascii="Times New Roman" w:eastAsia="Times New Roman" w:hAnsi="Times New Roman" w:cs="Times New Roman"/>
                  <w:color w:val="000000" w:themeColor="text1"/>
                  <w:sz w:val="24"/>
                  <w:szCs w:val="24"/>
                  <w:rPrChange w:id="1812" w:author="Euderlan Freire" w:date="2025-06-13T19:10:00Z">
                    <w:rPr>
                      <w:rFonts w:ascii="Arial" w:eastAsia="Arial" w:hAnsi="Arial" w:cs="Arial"/>
                    </w:rPr>
                  </w:rPrChange>
                </w:rPr>
                <w:t>O sistema deve permitir que a pessoa digite uma pergunta sobre a resolução e receba uma resposta</w:t>
              </w:r>
              <w:r w:rsidR="52862BAC" w:rsidRPr="00E203A3">
                <w:rPr>
                  <w:rFonts w:ascii="Times New Roman" w:eastAsia="Times New Roman" w:hAnsi="Times New Roman" w:cs="Times New Roman"/>
                  <w:color w:val="000000" w:themeColor="text1"/>
                  <w:sz w:val="24"/>
                  <w:szCs w:val="24"/>
                  <w:rPrChange w:id="1813" w:author="Euderlan Freire" w:date="2025-06-13T19:10:00Z">
                    <w:rPr>
                      <w:rFonts w:ascii="Arial" w:eastAsia="Arial" w:hAnsi="Arial" w:cs="Arial"/>
                    </w:rPr>
                  </w:rPrChange>
                </w:rPr>
                <w:t>.</w:t>
              </w:r>
            </w:ins>
          </w:p>
        </w:tc>
      </w:tr>
      <w:tr w:rsidR="0017380A" w:rsidRPr="00E203A3" w14:paraId="3DBC5E72" w14:textId="77777777" w:rsidTr="66C841F8">
        <w:trPr>
          <w:trHeight w:val="300"/>
          <w:ins w:id="1814" w:author="Yasmin Serejo" w:date="2025-06-13T13:27:00Z"/>
        </w:trPr>
        <w:tc>
          <w:tcPr>
            <w:tcW w:w="1860" w:type="dxa"/>
            <w:vAlign w:val="center"/>
          </w:tcPr>
          <w:p w14:paraId="63C18A72" w14:textId="22540C18"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815" w:author="Euderlan Freire" w:date="2025-06-13T19:10:00Z">
                  <w:rPr>
                    <w:rFonts w:ascii="Times New Roman" w:eastAsia="Times New Roman" w:hAnsi="Times New Roman" w:cs="Times New Roman"/>
                    <w:sz w:val="24"/>
                    <w:szCs w:val="24"/>
                  </w:rPr>
                </w:rPrChange>
              </w:rPr>
              <w:pPrChange w:id="1816" w:author="EUDERLAN FREIRE DA SILVA ABREU" w:date="2025-07-18T19:45:00Z">
                <w:pPr/>
              </w:pPrChange>
            </w:pPr>
            <w:ins w:id="1817" w:author="Yasmin Serejo" w:date="2025-06-13T13:31:00Z">
              <w:r w:rsidRPr="00E203A3">
                <w:rPr>
                  <w:rFonts w:ascii="Times New Roman" w:eastAsia="Times New Roman" w:hAnsi="Times New Roman" w:cs="Times New Roman"/>
                  <w:color w:val="000000" w:themeColor="text1"/>
                  <w:sz w:val="24"/>
                  <w:szCs w:val="24"/>
                  <w:rPrChange w:id="1818" w:author="Euderlan Freire" w:date="2025-06-13T19:10:00Z">
                    <w:rPr>
                      <w:rFonts w:ascii="Times New Roman" w:eastAsia="Times New Roman" w:hAnsi="Times New Roman" w:cs="Times New Roman"/>
                      <w:sz w:val="24"/>
                      <w:szCs w:val="24"/>
                    </w:rPr>
                  </w:rPrChange>
                </w:rPr>
                <w:t>RF03</w:t>
              </w:r>
            </w:ins>
          </w:p>
        </w:tc>
        <w:tc>
          <w:tcPr>
            <w:tcW w:w="3345" w:type="dxa"/>
            <w:vAlign w:val="center"/>
          </w:tcPr>
          <w:p w14:paraId="6598BFAE" w14:textId="0176189F" w:rsidR="6E39D887" w:rsidRPr="00E203A3" w:rsidRDefault="6E39D887">
            <w:pPr>
              <w:spacing w:line="360" w:lineRule="auto"/>
              <w:jc w:val="both"/>
              <w:rPr>
                <w:rFonts w:ascii="Times New Roman" w:eastAsia="Times New Roman" w:hAnsi="Times New Roman" w:cs="Times New Roman"/>
                <w:color w:val="000000" w:themeColor="text1"/>
                <w:sz w:val="24"/>
                <w:szCs w:val="24"/>
                <w:rPrChange w:id="1819" w:author="Euderlan Freire" w:date="2025-06-13T19:10:00Z">
                  <w:rPr>
                    <w:rFonts w:ascii="Times New Roman" w:eastAsia="Times New Roman" w:hAnsi="Times New Roman" w:cs="Times New Roman"/>
                    <w:sz w:val="24"/>
                    <w:szCs w:val="24"/>
                  </w:rPr>
                </w:rPrChange>
              </w:rPr>
              <w:pPrChange w:id="1820" w:author="EUDERLAN FREIRE DA SILVA ABREU" w:date="2025-07-18T19:45:00Z">
                <w:pPr/>
              </w:pPrChange>
            </w:pPr>
            <w:ins w:id="1821" w:author="Yasmin Serejo" w:date="2025-06-13T13:34:00Z">
              <w:r w:rsidRPr="00E203A3">
                <w:rPr>
                  <w:rFonts w:ascii="Times New Roman" w:eastAsia="Times New Roman" w:hAnsi="Times New Roman" w:cs="Times New Roman"/>
                  <w:color w:val="000000" w:themeColor="text1"/>
                  <w:sz w:val="24"/>
                  <w:szCs w:val="24"/>
                  <w:rPrChange w:id="1822" w:author="Euderlan Freire" w:date="2025-06-13T19:10:00Z">
                    <w:rPr>
                      <w:rFonts w:ascii="Arial" w:eastAsia="Arial" w:hAnsi="Arial" w:cs="Arial"/>
                    </w:rPr>
                  </w:rPrChange>
                </w:rPr>
                <w:t>Histórico de Consultas</w:t>
              </w:r>
            </w:ins>
          </w:p>
        </w:tc>
        <w:tc>
          <w:tcPr>
            <w:tcW w:w="3285" w:type="dxa"/>
            <w:vAlign w:val="center"/>
          </w:tcPr>
          <w:p w14:paraId="59A13DC0" w14:textId="13898567" w:rsidR="1EBF2350" w:rsidRPr="00E203A3" w:rsidRDefault="1EBF2350">
            <w:pPr>
              <w:spacing w:line="360" w:lineRule="auto"/>
              <w:jc w:val="both"/>
              <w:rPr>
                <w:rFonts w:ascii="Times New Roman" w:eastAsia="Times New Roman" w:hAnsi="Times New Roman" w:cs="Times New Roman"/>
                <w:color w:val="000000" w:themeColor="text1"/>
                <w:sz w:val="24"/>
                <w:szCs w:val="24"/>
                <w:rPrChange w:id="1823" w:author="Euderlan Freire" w:date="2025-06-13T19:10:00Z">
                  <w:rPr>
                    <w:rFonts w:ascii="Times New Roman" w:eastAsia="Times New Roman" w:hAnsi="Times New Roman" w:cs="Times New Roman"/>
                    <w:sz w:val="24"/>
                    <w:szCs w:val="24"/>
                  </w:rPr>
                </w:rPrChange>
              </w:rPr>
              <w:pPrChange w:id="1824" w:author="EUDERLAN FREIRE DA SILVA ABREU" w:date="2025-07-18T19:45:00Z">
                <w:pPr/>
              </w:pPrChange>
            </w:pPr>
            <w:ins w:id="1825" w:author="Yasmin Serejo" w:date="2025-06-13T13:38:00Z">
              <w:r w:rsidRPr="00E203A3">
                <w:rPr>
                  <w:rFonts w:ascii="Times New Roman" w:eastAsia="Times New Roman" w:hAnsi="Times New Roman" w:cs="Times New Roman"/>
                  <w:color w:val="000000" w:themeColor="text1"/>
                  <w:sz w:val="24"/>
                  <w:szCs w:val="24"/>
                  <w:rPrChange w:id="1826" w:author="Euderlan Freire" w:date="2025-06-13T19:10:00Z">
                    <w:rPr>
                      <w:rFonts w:ascii="Arial" w:eastAsia="Arial" w:hAnsi="Arial" w:cs="Arial"/>
                    </w:rPr>
                  </w:rPrChange>
                </w:rPr>
                <w:t>O sistema deve permitir ver o histórico das consultas anteriores</w:t>
              </w:r>
              <w:r w:rsidR="52862BAC" w:rsidRPr="00E203A3">
                <w:rPr>
                  <w:rFonts w:ascii="Times New Roman" w:eastAsia="Times New Roman" w:hAnsi="Times New Roman" w:cs="Times New Roman"/>
                  <w:color w:val="000000" w:themeColor="text1"/>
                  <w:sz w:val="24"/>
                  <w:szCs w:val="24"/>
                  <w:rPrChange w:id="1827" w:author="Euderlan Freire" w:date="2025-06-13T19:10:00Z">
                    <w:rPr>
                      <w:rFonts w:ascii="Arial" w:eastAsia="Arial" w:hAnsi="Arial" w:cs="Arial"/>
                    </w:rPr>
                  </w:rPrChange>
                </w:rPr>
                <w:t>.</w:t>
              </w:r>
            </w:ins>
          </w:p>
        </w:tc>
      </w:tr>
      <w:tr w:rsidR="0017380A" w:rsidRPr="00E203A3" w14:paraId="5ABDC438" w14:textId="77777777" w:rsidTr="66C841F8">
        <w:trPr>
          <w:trHeight w:val="300"/>
          <w:ins w:id="1828" w:author="Yasmin Serejo" w:date="2025-06-13T13:27:00Z"/>
        </w:trPr>
        <w:tc>
          <w:tcPr>
            <w:tcW w:w="1860" w:type="dxa"/>
            <w:vAlign w:val="center"/>
          </w:tcPr>
          <w:p w14:paraId="52046EDC" w14:textId="1A967112"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829" w:author="Euderlan Freire" w:date="2025-06-13T19:10:00Z">
                  <w:rPr>
                    <w:rFonts w:ascii="Times New Roman" w:eastAsia="Times New Roman" w:hAnsi="Times New Roman" w:cs="Times New Roman"/>
                    <w:sz w:val="24"/>
                    <w:szCs w:val="24"/>
                  </w:rPr>
                </w:rPrChange>
              </w:rPr>
              <w:pPrChange w:id="1830" w:author="EUDERLAN FREIRE DA SILVA ABREU" w:date="2025-07-18T19:45:00Z">
                <w:pPr/>
              </w:pPrChange>
            </w:pPr>
            <w:ins w:id="1831" w:author="Yasmin Serejo" w:date="2025-06-13T13:31:00Z">
              <w:r w:rsidRPr="00E203A3">
                <w:rPr>
                  <w:rFonts w:ascii="Times New Roman" w:eastAsia="Times New Roman" w:hAnsi="Times New Roman" w:cs="Times New Roman"/>
                  <w:color w:val="000000" w:themeColor="text1"/>
                  <w:sz w:val="24"/>
                  <w:szCs w:val="24"/>
                  <w:rPrChange w:id="1832" w:author="Euderlan Freire" w:date="2025-06-13T19:10:00Z">
                    <w:rPr>
                      <w:rFonts w:ascii="Times New Roman" w:eastAsia="Times New Roman" w:hAnsi="Times New Roman" w:cs="Times New Roman"/>
                      <w:sz w:val="24"/>
                      <w:szCs w:val="24"/>
                    </w:rPr>
                  </w:rPrChange>
                </w:rPr>
                <w:t>RF04</w:t>
              </w:r>
            </w:ins>
          </w:p>
        </w:tc>
        <w:tc>
          <w:tcPr>
            <w:tcW w:w="3345" w:type="dxa"/>
            <w:vAlign w:val="center"/>
          </w:tcPr>
          <w:p w14:paraId="4820AB87" w14:textId="765B0BCE" w:rsidR="0422E720" w:rsidRPr="00E203A3" w:rsidRDefault="0422E720">
            <w:pPr>
              <w:spacing w:line="360" w:lineRule="auto"/>
              <w:jc w:val="both"/>
              <w:rPr>
                <w:rFonts w:ascii="Times New Roman" w:eastAsia="Times New Roman" w:hAnsi="Times New Roman" w:cs="Times New Roman"/>
                <w:color w:val="000000" w:themeColor="text1"/>
                <w:sz w:val="24"/>
                <w:szCs w:val="24"/>
                <w:rPrChange w:id="1833" w:author="Euderlan Freire" w:date="2025-06-13T19:10:00Z">
                  <w:rPr>
                    <w:rFonts w:ascii="Times New Roman" w:eastAsia="Times New Roman" w:hAnsi="Times New Roman" w:cs="Times New Roman"/>
                    <w:sz w:val="24"/>
                    <w:szCs w:val="24"/>
                  </w:rPr>
                </w:rPrChange>
              </w:rPr>
              <w:pPrChange w:id="1834" w:author="EUDERLAN FREIRE DA SILVA ABREU" w:date="2025-07-18T19:45:00Z">
                <w:pPr/>
              </w:pPrChange>
            </w:pPr>
            <w:ins w:id="1835" w:author="Yasmin Serejo" w:date="2025-06-13T13:34:00Z">
              <w:r w:rsidRPr="00E203A3">
                <w:rPr>
                  <w:rFonts w:ascii="Times New Roman" w:eastAsia="Times New Roman" w:hAnsi="Times New Roman" w:cs="Times New Roman"/>
                  <w:color w:val="000000" w:themeColor="text1"/>
                  <w:sz w:val="24"/>
                  <w:szCs w:val="24"/>
                  <w:rPrChange w:id="1836" w:author="Euderlan Freire" w:date="2025-06-13T19:10:00Z">
                    <w:rPr>
                      <w:rFonts w:ascii="Arial" w:eastAsia="Arial" w:hAnsi="Arial" w:cs="Arial"/>
                    </w:rPr>
                  </w:rPrChange>
                </w:rPr>
                <w:t>Gestão da Resolução (Admin)</w:t>
              </w:r>
            </w:ins>
          </w:p>
        </w:tc>
        <w:tc>
          <w:tcPr>
            <w:tcW w:w="3285" w:type="dxa"/>
            <w:vAlign w:val="center"/>
          </w:tcPr>
          <w:p w14:paraId="1E89C40A" w14:textId="4A2B2B6D" w:rsidR="2B6C83B0" w:rsidRPr="00E203A3" w:rsidRDefault="2B6C83B0">
            <w:pPr>
              <w:spacing w:line="360" w:lineRule="auto"/>
              <w:jc w:val="both"/>
              <w:rPr>
                <w:rFonts w:ascii="Times New Roman" w:eastAsia="Times New Roman" w:hAnsi="Times New Roman" w:cs="Times New Roman"/>
                <w:color w:val="000000" w:themeColor="text1"/>
                <w:sz w:val="24"/>
                <w:szCs w:val="24"/>
                <w:rPrChange w:id="1837" w:author="Euderlan Freire" w:date="2025-06-13T19:10:00Z">
                  <w:rPr>
                    <w:rFonts w:ascii="Times New Roman" w:eastAsia="Times New Roman" w:hAnsi="Times New Roman" w:cs="Times New Roman"/>
                    <w:sz w:val="24"/>
                    <w:szCs w:val="24"/>
                  </w:rPr>
                </w:rPrChange>
              </w:rPr>
              <w:pPrChange w:id="1838" w:author="EUDERLAN FREIRE DA SILVA ABREU" w:date="2025-07-18T19:45:00Z">
                <w:pPr/>
              </w:pPrChange>
            </w:pPr>
            <w:ins w:id="1839" w:author="Yasmin Serejo" w:date="2025-06-13T13:38:00Z">
              <w:r w:rsidRPr="00E203A3">
                <w:rPr>
                  <w:rFonts w:ascii="Times New Roman" w:eastAsia="Times New Roman" w:hAnsi="Times New Roman" w:cs="Times New Roman"/>
                  <w:color w:val="000000" w:themeColor="text1"/>
                  <w:sz w:val="24"/>
                  <w:szCs w:val="24"/>
                  <w:rPrChange w:id="1840" w:author="Euderlan Freire" w:date="2025-06-13T19:10:00Z">
                    <w:rPr>
                      <w:rFonts w:ascii="Arial" w:eastAsia="Arial" w:hAnsi="Arial" w:cs="Arial"/>
                    </w:rPr>
                  </w:rPrChange>
                </w:rPr>
                <w:t>O administrador deve poder gerenciar a resolução, substituindo por versão atualizada se necessário</w:t>
              </w:r>
              <w:r w:rsidR="68D8D136" w:rsidRPr="00E203A3">
                <w:rPr>
                  <w:rFonts w:ascii="Times New Roman" w:eastAsia="Times New Roman" w:hAnsi="Times New Roman" w:cs="Times New Roman"/>
                  <w:color w:val="000000" w:themeColor="text1"/>
                  <w:sz w:val="24"/>
                  <w:szCs w:val="24"/>
                  <w:rPrChange w:id="1841" w:author="Euderlan Freire" w:date="2025-06-13T19:10:00Z">
                    <w:rPr>
                      <w:rFonts w:ascii="Arial" w:eastAsia="Arial" w:hAnsi="Arial" w:cs="Arial"/>
                    </w:rPr>
                  </w:rPrChange>
                </w:rPr>
                <w:t>.</w:t>
              </w:r>
            </w:ins>
          </w:p>
        </w:tc>
      </w:tr>
      <w:tr w:rsidR="0017380A" w:rsidRPr="00E203A3" w14:paraId="6C047F4C" w14:textId="77777777" w:rsidTr="66C841F8">
        <w:trPr>
          <w:trHeight w:val="300"/>
          <w:ins w:id="1842" w:author="Yasmin Serejo" w:date="2025-06-13T13:27:00Z"/>
        </w:trPr>
        <w:tc>
          <w:tcPr>
            <w:tcW w:w="1860" w:type="dxa"/>
            <w:vAlign w:val="center"/>
          </w:tcPr>
          <w:p w14:paraId="3A8FB5F5" w14:textId="71BF812D"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843" w:author="Euderlan Freire" w:date="2025-06-13T19:10:00Z">
                  <w:rPr>
                    <w:rFonts w:ascii="Times New Roman" w:eastAsia="Times New Roman" w:hAnsi="Times New Roman" w:cs="Times New Roman"/>
                    <w:sz w:val="24"/>
                    <w:szCs w:val="24"/>
                  </w:rPr>
                </w:rPrChange>
              </w:rPr>
              <w:pPrChange w:id="1844" w:author="EUDERLAN FREIRE DA SILVA ABREU" w:date="2025-07-18T19:45:00Z">
                <w:pPr/>
              </w:pPrChange>
            </w:pPr>
            <w:ins w:id="1845" w:author="Yasmin Serejo" w:date="2025-06-13T13:32:00Z">
              <w:r w:rsidRPr="00E203A3">
                <w:rPr>
                  <w:rFonts w:ascii="Times New Roman" w:eastAsia="Times New Roman" w:hAnsi="Times New Roman" w:cs="Times New Roman"/>
                  <w:color w:val="000000" w:themeColor="text1"/>
                  <w:sz w:val="24"/>
                  <w:szCs w:val="24"/>
                  <w:rPrChange w:id="1846" w:author="Euderlan Freire" w:date="2025-06-13T19:10:00Z">
                    <w:rPr>
                      <w:rFonts w:ascii="Times New Roman" w:eastAsia="Times New Roman" w:hAnsi="Times New Roman" w:cs="Times New Roman"/>
                      <w:sz w:val="24"/>
                      <w:szCs w:val="24"/>
                    </w:rPr>
                  </w:rPrChange>
                </w:rPr>
                <w:t>RF0</w:t>
              </w:r>
            </w:ins>
            <w:ins w:id="1847" w:author="Yasmin Serejo" w:date="2025-06-13T13:58:00Z">
              <w:r w:rsidR="5796F3E0" w:rsidRPr="00E203A3">
                <w:rPr>
                  <w:rFonts w:ascii="Times New Roman" w:eastAsia="Times New Roman" w:hAnsi="Times New Roman" w:cs="Times New Roman"/>
                  <w:color w:val="000000" w:themeColor="text1"/>
                  <w:sz w:val="24"/>
                  <w:szCs w:val="24"/>
                  <w:rPrChange w:id="1848" w:author="Euderlan Freire" w:date="2025-06-13T19:10:00Z">
                    <w:rPr>
                      <w:rFonts w:ascii="Times New Roman" w:eastAsia="Times New Roman" w:hAnsi="Times New Roman" w:cs="Times New Roman"/>
                      <w:sz w:val="24"/>
                      <w:szCs w:val="24"/>
                    </w:rPr>
                  </w:rPrChange>
                </w:rPr>
                <w:t>5</w:t>
              </w:r>
            </w:ins>
          </w:p>
        </w:tc>
        <w:tc>
          <w:tcPr>
            <w:tcW w:w="3345" w:type="dxa"/>
            <w:vAlign w:val="center"/>
          </w:tcPr>
          <w:p w14:paraId="2029D1E9" w14:textId="074CA814" w:rsidR="70B00CD4" w:rsidRPr="00E203A3" w:rsidRDefault="70B00CD4">
            <w:pPr>
              <w:spacing w:line="360" w:lineRule="auto"/>
              <w:jc w:val="both"/>
              <w:rPr>
                <w:rFonts w:ascii="Times New Roman" w:eastAsia="Times New Roman" w:hAnsi="Times New Roman" w:cs="Times New Roman"/>
                <w:color w:val="000000" w:themeColor="text1"/>
                <w:sz w:val="24"/>
                <w:szCs w:val="24"/>
                <w:rPrChange w:id="1849" w:author="Euderlan Freire" w:date="2025-06-13T19:10:00Z">
                  <w:rPr>
                    <w:rFonts w:ascii="Times New Roman" w:eastAsia="Times New Roman" w:hAnsi="Times New Roman" w:cs="Times New Roman"/>
                    <w:sz w:val="24"/>
                    <w:szCs w:val="24"/>
                  </w:rPr>
                </w:rPrChange>
              </w:rPr>
              <w:pPrChange w:id="1850" w:author="EUDERLAN FREIRE DA SILVA ABREU" w:date="2025-07-18T19:45:00Z">
                <w:pPr/>
              </w:pPrChange>
            </w:pPr>
            <w:ins w:id="1851" w:author="Yasmin Serejo" w:date="2025-06-13T13:35:00Z">
              <w:r w:rsidRPr="00E203A3">
                <w:rPr>
                  <w:rFonts w:ascii="Times New Roman" w:eastAsia="Times New Roman" w:hAnsi="Times New Roman" w:cs="Times New Roman"/>
                  <w:color w:val="000000" w:themeColor="text1"/>
                  <w:sz w:val="24"/>
                  <w:szCs w:val="24"/>
                  <w:rPrChange w:id="1852" w:author="Euderlan Freire" w:date="2025-06-13T19:10:00Z">
                    <w:rPr>
                      <w:rFonts w:ascii="Arial" w:eastAsia="Arial" w:hAnsi="Arial" w:cs="Arial"/>
                    </w:rPr>
                  </w:rPrChange>
                </w:rPr>
                <w:t>Processamento Automático</w:t>
              </w:r>
            </w:ins>
          </w:p>
        </w:tc>
        <w:tc>
          <w:tcPr>
            <w:tcW w:w="3285" w:type="dxa"/>
            <w:vAlign w:val="center"/>
          </w:tcPr>
          <w:p w14:paraId="4D2DCCAF" w14:textId="299E48E6" w:rsidR="32B54B5D" w:rsidRPr="00E203A3" w:rsidRDefault="32B54B5D">
            <w:pPr>
              <w:spacing w:line="360" w:lineRule="auto"/>
              <w:jc w:val="both"/>
              <w:rPr>
                <w:rFonts w:ascii="Times New Roman" w:eastAsia="Times New Roman" w:hAnsi="Times New Roman" w:cs="Times New Roman"/>
                <w:color w:val="000000" w:themeColor="text1"/>
                <w:sz w:val="24"/>
                <w:szCs w:val="24"/>
                <w:rPrChange w:id="1853" w:author="Euderlan Freire" w:date="2025-06-13T19:10:00Z">
                  <w:rPr>
                    <w:rFonts w:ascii="Times New Roman" w:eastAsia="Times New Roman" w:hAnsi="Times New Roman" w:cs="Times New Roman"/>
                    <w:sz w:val="24"/>
                    <w:szCs w:val="24"/>
                  </w:rPr>
                </w:rPrChange>
              </w:rPr>
              <w:pPrChange w:id="1854" w:author="EUDERLAN FREIRE DA SILVA ABREU" w:date="2025-07-18T19:45:00Z">
                <w:pPr/>
              </w:pPrChange>
            </w:pPr>
            <w:ins w:id="1855" w:author="Yasmin Serejo" w:date="2025-06-13T13:38:00Z">
              <w:r w:rsidRPr="00E203A3">
                <w:rPr>
                  <w:rFonts w:ascii="Times New Roman" w:eastAsia="Times New Roman" w:hAnsi="Times New Roman" w:cs="Times New Roman"/>
                  <w:color w:val="000000" w:themeColor="text1"/>
                  <w:sz w:val="24"/>
                  <w:szCs w:val="24"/>
                  <w:rPrChange w:id="1856" w:author="Euderlan Freire" w:date="2025-06-13T19:10:00Z">
                    <w:rPr>
                      <w:rFonts w:ascii="Arial" w:eastAsia="Arial" w:hAnsi="Arial" w:cs="Arial"/>
                    </w:rPr>
                  </w:rPrChange>
                </w:rPr>
                <w:t>O sistema deve processar automaticamente o novo PDF.</w:t>
              </w:r>
            </w:ins>
          </w:p>
        </w:tc>
      </w:tr>
      <w:tr w:rsidR="0017380A" w:rsidRPr="00E203A3" w14:paraId="45477274" w14:textId="77777777" w:rsidTr="66C841F8">
        <w:trPr>
          <w:trHeight w:val="300"/>
          <w:ins w:id="1857" w:author="Yasmin Serejo" w:date="2025-06-13T13:27:00Z"/>
        </w:trPr>
        <w:tc>
          <w:tcPr>
            <w:tcW w:w="1860" w:type="dxa"/>
            <w:vAlign w:val="center"/>
          </w:tcPr>
          <w:p w14:paraId="58C3B26B" w14:textId="4B8E893B"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858" w:author="Euderlan Freire" w:date="2025-06-13T19:10:00Z">
                  <w:rPr>
                    <w:rFonts w:ascii="Times New Roman" w:eastAsia="Times New Roman" w:hAnsi="Times New Roman" w:cs="Times New Roman"/>
                    <w:sz w:val="24"/>
                    <w:szCs w:val="24"/>
                  </w:rPr>
                </w:rPrChange>
              </w:rPr>
              <w:pPrChange w:id="1859" w:author="EUDERLAN FREIRE DA SILVA ABREU" w:date="2025-07-18T19:45:00Z">
                <w:pPr/>
              </w:pPrChange>
            </w:pPr>
            <w:ins w:id="1860" w:author="Yasmin Serejo" w:date="2025-06-13T13:32:00Z">
              <w:r w:rsidRPr="00E203A3">
                <w:rPr>
                  <w:rFonts w:ascii="Times New Roman" w:eastAsia="Times New Roman" w:hAnsi="Times New Roman" w:cs="Times New Roman"/>
                  <w:color w:val="000000" w:themeColor="text1"/>
                  <w:sz w:val="24"/>
                  <w:szCs w:val="24"/>
                  <w:rPrChange w:id="1861" w:author="Euderlan Freire" w:date="2025-06-13T19:10:00Z">
                    <w:rPr>
                      <w:rFonts w:ascii="Times New Roman" w:eastAsia="Times New Roman" w:hAnsi="Times New Roman" w:cs="Times New Roman"/>
                      <w:sz w:val="24"/>
                      <w:szCs w:val="24"/>
                    </w:rPr>
                  </w:rPrChange>
                </w:rPr>
                <w:t>RF0</w:t>
              </w:r>
            </w:ins>
            <w:ins w:id="1862" w:author="Yasmin Serejo" w:date="2025-06-13T13:58:00Z">
              <w:r w:rsidR="74BA4685" w:rsidRPr="00E203A3">
                <w:rPr>
                  <w:rFonts w:ascii="Times New Roman" w:eastAsia="Times New Roman" w:hAnsi="Times New Roman" w:cs="Times New Roman"/>
                  <w:color w:val="000000" w:themeColor="text1"/>
                  <w:sz w:val="24"/>
                  <w:szCs w:val="24"/>
                  <w:rPrChange w:id="1863" w:author="Euderlan Freire" w:date="2025-06-13T19:10:00Z">
                    <w:rPr>
                      <w:rFonts w:ascii="Times New Roman" w:eastAsia="Times New Roman" w:hAnsi="Times New Roman" w:cs="Times New Roman"/>
                      <w:sz w:val="24"/>
                      <w:szCs w:val="24"/>
                    </w:rPr>
                  </w:rPrChange>
                </w:rPr>
                <w:t>6</w:t>
              </w:r>
            </w:ins>
          </w:p>
        </w:tc>
        <w:tc>
          <w:tcPr>
            <w:tcW w:w="3345" w:type="dxa"/>
            <w:vAlign w:val="center"/>
          </w:tcPr>
          <w:p w14:paraId="395C1759" w14:textId="684475E1" w:rsidR="52FDFB12" w:rsidRPr="00E203A3" w:rsidRDefault="52FDFB12">
            <w:pPr>
              <w:spacing w:line="360" w:lineRule="auto"/>
              <w:jc w:val="both"/>
              <w:rPr>
                <w:rFonts w:ascii="Times New Roman" w:eastAsia="Times New Roman" w:hAnsi="Times New Roman" w:cs="Times New Roman"/>
                <w:color w:val="000000" w:themeColor="text1"/>
                <w:sz w:val="24"/>
                <w:szCs w:val="24"/>
                <w:rPrChange w:id="1864" w:author="Euderlan Freire" w:date="2025-06-13T19:10:00Z">
                  <w:rPr>
                    <w:rFonts w:ascii="Times New Roman" w:eastAsia="Times New Roman" w:hAnsi="Times New Roman" w:cs="Times New Roman"/>
                    <w:sz w:val="24"/>
                    <w:szCs w:val="24"/>
                  </w:rPr>
                </w:rPrChange>
              </w:rPr>
              <w:pPrChange w:id="1865" w:author="EUDERLAN FREIRE DA SILVA ABREU" w:date="2025-07-18T19:45:00Z">
                <w:pPr/>
              </w:pPrChange>
            </w:pPr>
            <w:ins w:id="1866" w:author="Yasmin Serejo" w:date="2025-06-13T13:35:00Z">
              <w:r w:rsidRPr="00E203A3">
                <w:rPr>
                  <w:rFonts w:ascii="Times New Roman" w:eastAsia="Times New Roman" w:hAnsi="Times New Roman" w:cs="Times New Roman"/>
                  <w:color w:val="000000" w:themeColor="text1"/>
                  <w:sz w:val="24"/>
                  <w:szCs w:val="24"/>
                  <w:rPrChange w:id="1867" w:author="Euderlan Freire" w:date="2025-06-13T19:10:00Z">
                    <w:rPr>
                      <w:rFonts w:ascii="Arial" w:eastAsia="Arial" w:hAnsi="Arial" w:cs="Arial"/>
                    </w:rPr>
                  </w:rPrChange>
                </w:rPr>
                <w:t>Sistema de Avaliação</w:t>
              </w:r>
            </w:ins>
          </w:p>
        </w:tc>
        <w:tc>
          <w:tcPr>
            <w:tcW w:w="3285" w:type="dxa"/>
            <w:vAlign w:val="center"/>
          </w:tcPr>
          <w:p w14:paraId="63C41104" w14:textId="4F880E91" w:rsidR="0B928AA5" w:rsidRPr="00E203A3" w:rsidRDefault="0B928AA5">
            <w:pPr>
              <w:spacing w:line="360" w:lineRule="auto"/>
              <w:jc w:val="both"/>
              <w:rPr>
                <w:rFonts w:ascii="Times New Roman" w:eastAsia="Times New Roman" w:hAnsi="Times New Roman" w:cs="Times New Roman"/>
                <w:color w:val="000000" w:themeColor="text1"/>
                <w:sz w:val="24"/>
                <w:szCs w:val="24"/>
                <w:rPrChange w:id="1868" w:author="Euderlan Freire" w:date="2025-06-13T19:10:00Z">
                  <w:rPr>
                    <w:rFonts w:ascii="Times New Roman" w:eastAsia="Times New Roman" w:hAnsi="Times New Roman" w:cs="Times New Roman"/>
                    <w:sz w:val="24"/>
                    <w:szCs w:val="24"/>
                  </w:rPr>
                </w:rPrChange>
              </w:rPr>
              <w:pPrChange w:id="1869" w:author="EUDERLAN FREIRE DA SILVA ABREU" w:date="2025-07-18T19:45:00Z">
                <w:pPr/>
              </w:pPrChange>
            </w:pPr>
            <w:ins w:id="1870" w:author="Yasmin Serejo" w:date="2025-06-13T13:38:00Z">
              <w:r w:rsidRPr="00E203A3">
                <w:rPr>
                  <w:rFonts w:ascii="Times New Roman" w:eastAsia="Times New Roman" w:hAnsi="Times New Roman" w:cs="Times New Roman"/>
                  <w:color w:val="000000" w:themeColor="text1"/>
                  <w:sz w:val="24"/>
                  <w:szCs w:val="24"/>
                  <w:rPrChange w:id="1871" w:author="Euderlan Freire" w:date="2025-06-13T19:10:00Z">
                    <w:rPr>
                      <w:rFonts w:ascii="Arial" w:eastAsia="Arial" w:hAnsi="Arial" w:cs="Arial"/>
                    </w:rPr>
                  </w:rPrChange>
                </w:rPr>
                <w:t>O sistema deve ter botões de "útil" ou "não ajudou" após cada resposta.</w:t>
              </w:r>
            </w:ins>
          </w:p>
        </w:tc>
      </w:tr>
      <w:tr w:rsidR="0017380A" w:rsidRPr="00E203A3" w14:paraId="28E3D903" w14:textId="77777777" w:rsidTr="66C841F8">
        <w:trPr>
          <w:trHeight w:val="300"/>
          <w:ins w:id="1872" w:author="Yasmin Serejo" w:date="2025-06-13T13:27:00Z"/>
        </w:trPr>
        <w:tc>
          <w:tcPr>
            <w:tcW w:w="1860" w:type="dxa"/>
            <w:vAlign w:val="center"/>
          </w:tcPr>
          <w:p w14:paraId="2D3AACEF" w14:textId="47A4B91B" w:rsidR="1E791E06" w:rsidRPr="00E203A3" w:rsidRDefault="1E791E06">
            <w:pPr>
              <w:spacing w:line="360" w:lineRule="auto"/>
              <w:jc w:val="both"/>
              <w:rPr>
                <w:rFonts w:ascii="Times New Roman" w:eastAsia="Times New Roman" w:hAnsi="Times New Roman" w:cs="Times New Roman"/>
                <w:color w:val="000000" w:themeColor="text1"/>
                <w:sz w:val="24"/>
                <w:szCs w:val="24"/>
                <w:rPrChange w:id="1873" w:author="Euderlan Freire" w:date="2025-06-13T19:10:00Z">
                  <w:rPr>
                    <w:rFonts w:ascii="Times New Roman" w:eastAsia="Times New Roman" w:hAnsi="Times New Roman" w:cs="Times New Roman"/>
                    <w:sz w:val="24"/>
                    <w:szCs w:val="24"/>
                  </w:rPr>
                </w:rPrChange>
              </w:rPr>
              <w:pPrChange w:id="1874" w:author="EUDERLAN FREIRE DA SILVA ABREU" w:date="2025-07-18T19:45:00Z">
                <w:pPr/>
              </w:pPrChange>
            </w:pPr>
            <w:ins w:id="1875" w:author="Yasmin Serejo" w:date="2025-06-13T13:32:00Z">
              <w:r w:rsidRPr="00E203A3">
                <w:rPr>
                  <w:rFonts w:ascii="Times New Roman" w:eastAsia="Times New Roman" w:hAnsi="Times New Roman" w:cs="Times New Roman"/>
                  <w:color w:val="000000" w:themeColor="text1"/>
                  <w:sz w:val="24"/>
                  <w:szCs w:val="24"/>
                  <w:rPrChange w:id="1876" w:author="Euderlan Freire" w:date="2025-06-13T19:10:00Z">
                    <w:rPr>
                      <w:rFonts w:ascii="Times New Roman" w:eastAsia="Times New Roman" w:hAnsi="Times New Roman" w:cs="Times New Roman"/>
                      <w:sz w:val="24"/>
                      <w:szCs w:val="24"/>
                    </w:rPr>
                  </w:rPrChange>
                </w:rPr>
                <w:lastRenderedPageBreak/>
                <w:t>RF0</w:t>
              </w:r>
            </w:ins>
            <w:ins w:id="1877" w:author="Yasmin Serejo" w:date="2025-06-13T13:58:00Z">
              <w:r w:rsidR="18B5A8C5" w:rsidRPr="00E203A3">
                <w:rPr>
                  <w:rFonts w:ascii="Times New Roman" w:eastAsia="Times New Roman" w:hAnsi="Times New Roman" w:cs="Times New Roman"/>
                  <w:color w:val="000000" w:themeColor="text1"/>
                  <w:sz w:val="24"/>
                  <w:szCs w:val="24"/>
                  <w:rPrChange w:id="1878" w:author="Euderlan Freire" w:date="2025-06-13T19:10:00Z">
                    <w:rPr>
                      <w:rFonts w:ascii="Times New Roman" w:eastAsia="Times New Roman" w:hAnsi="Times New Roman" w:cs="Times New Roman"/>
                      <w:sz w:val="24"/>
                      <w:szCs w:val="24"/>
                    </w:rPr>
                  </w:rPrChange>
                </w:rPr>
                <w:t>7</w:t>
              </w:r>
            </w:ins>
          </w:p>
        </w:tc>
        <w:tc>
          <w:tcPr>
            <w:tcW w:w="3345" w:type="dxa"/>
            <w:vAlign w:val="center"/>
          </w:tcPr>
          <w:p w14:paraId="3917CBF0" w14:textId="2E61BFD5" w:rsidR="3E5FE24D" w:rsidRPr="00E203A3" w:rsidRDefault="3E5FE24D">
            <w:pPr>
              <w:spacing w:line="360" w:lineRule="auto"/>
              <w:jc w:val="both"/>
              <w:rPr>
                <w:rFonts w:ascii="Times New Roman" w:eastAsia="Times New Roman" w:hAnsi="Times New Roman" w:cs="Times New Roman"/>
                <w:color w:val="000000" w:themeColor="text1"/>
                <w:sz w:val="24"/>
                <w:szCs w:val="24"/>
                <w:rPrChange w:id="1879" w:author="Euderlan Freire" w:date="2025-06-13T19:10:00Z">
                  <w:rPr>
                    <w:rFonts w:ascii="Times New Roman" w:eastAsia="Times New Roman" w:hAnsi="Times New Roman" w:cs="Times New Roman"/>
                    <w:sz w:val="24"/>
                    <w:szCs w:val="24"/>
                  </w:rPr>
                </w:rPrChange>
              </w:rPr>
              <w:pPrChange w:id="1880" w:author="EUDERLAN FREIRE DA SILVA ABREU" w:date="2025-07-18T19:45:00Z">
                <w:pPr/>
              </w:pPrChange>
            </w:pPr>
            <w:ins w:id="1881" w:author="Yasmin Serejo" w:date="2025-06-13T13:37:00Z">
              <w:r w:rsidRPr="00E203A3">
                <w:rPr>
                  <w:rFonts w:ascii="Times New Roman" w:eastAsia="Times New Roman" w:hAnsi="Times New Roman" w:cs="Times New Roman"/>
                  <w:color w:val="000000" w:themeColor="text1"/>
                  <w:sz w:val="24"/>
                  <w:szCs w:val="24"/>
                  <w:rPrChange w:id="1882" w:author="Euderlan Freire" w:date="2025-06-13T19:10:00Z">
                    <w:rPr>
                      <w:rFonts w:ascii="Arial" w:eastAsia="Arial" w:hAnsi="Arial" w:cs="Arial"/>
                    </w:rPr>
                  </w:rPrChange>
                </w:rPr>
                <w:t>Organização do Histórico</w:t>
              </w:r>
            </w:ins>
          </w:p>
        </w:tc>
        <w:tc>
          <w:tcPr>
            <w:tcW w:w="3285" w:type="dxa"/>
            <w:vAlign w:val="center"/>
          </w:tcPr>
          <w:p w14:paraId="6150C4EB" w14:textId="0E924FC8" w:rsidR="1297FEC9" w:rsidRPr="00E203A3" w:rsidRDefault="1297FEC9">
            <w:pPr>
              <w:spacing w:line="360" w:lineRule="auto"/>
              <w:jc w:val="both"/>
              <w:rPr>
                <w:rFonts w:ascii="Times New Roman" w:eastAsia="Times New Roman" w:hAnsi="Times New Roman" w:cs="Times New Roman"/>
                <w:color w:val="000000" w:themeColor="text1"/>
                <w:sz w:val="24"/>
                <w:szCs w:val="24"/>
                <w:rPrChange w:id="1883" w:author="Euderlan Freire" w:date="2025-06-13T19:10:00Z">
                  <w:rPr>
                    <w:rFonts w:ascii="Times New Roman" w:eastAsia="Times New Roman" w:hAnsi="Times New Roman" w:cs="Times New Roman"/>
                    <w:sz w:val="24"/>
                    <w:szCs w:val="24"/>
                  </w:rPr>
                </w:rPrChange>
              </w:rPr>
              <w:pPrChange w:id="1884" w:author="EUDERLAN FREIRE DA SILVA ABREU" w:date="2025-07-18T19:45:00Z">
                <w:pPr/>
              </w:pPrChange>
            </w:pPr>
            <w:ins w:id="1885" w:author="Yasmin Serejo" w:date="2025-06-13T13:39:00Z">
              <w:r w:rsidRPr="00E203A3">
                <w:rPr>
                  <w:rFonts w:ascii="Times New Roman" w:eastAsia="Times New Roman" w:hAnsi="Times New Roman" w:cs="Times New Roman"/>
                  <w:color w:val="000000" w:themeColor="text1"/>
                  <w:sz w:val="24"/>
                  <w:szCs w:val="24"/>
                  <w:rPrChange w:id="1886" w:author="Euderlan Freire" w:date="2025-06-13T19:10:00Z">
                    <w:rPr>
                      <w:rFonts w:ascii="Arial" w:eastAsia="Arial" w:hAnsi="Arial" w:cs="Arial"/>
                    </w:rPr>
                  </w:rPrChange>
                </w:rPr>
                <w:t>Cada usuário deve ver suas consultas anteriores organizadas.</w:t>
              </w:r>
            </w:ins>
          </w:p>
        </w:tc>
      </w:tr>
    </w:tbl>
    <w:p w14:paraId="75116BD3" w14:textId="132D7D91" w:rsidR="66C841F8" w:rsidRPr="00E203A3" w:rsidRDefault="66C841F8">
      <w:pPr>
        <w:spacing w:before="40" w:after="240" w:line="360" w:lineRule="auto"/>
        <w:jc w:val="both"/>
        <w:rPr>
          <w:ins w:id="1887" w:author="EUDERLAN FREIRE DA SILVA ABREU" w:date="2025-05-28T17:57:00Z"/>
          <w:rFonts w:ascii="Times New Roman" w:eastAsia="Times New Roman" w:hAnsi="Times New Roman" w:cs="Times New Roman"/>
          <w:color w:val="000000" w:themeColor="text1"/>
          <w:sz w:val="24"/>
          <w:szCs w:val="24"/>
          <w:rPrChange w:id="1888" w:author="Euderlan Freire" w:date="2025-06-13T19:10:00Z">
            <w:rPr>
              <w:ins w:id="1889" w:author="EUDERLAN FREIRE DA SILVA ABREU" w:date="2025-05-28T17:57:00Z"/>
              <w:rFonts w:ascii="Times New Roman" w:eastAsia="Times New Roman" w:hAnsi="Times New Roman" w:cs="Times New Roman"/>
              <w:sz w:val="24"/>
              <w:szCs w:val="24"/>
            </w:rPr>
          </w:rPrChange>
        </w:rPr>
        <w:pPrChange w:id="1890" w:author="Euderlan Freire" w:date="2025-06-13T19:23:00Z">
          <w:pPr>
            <w:spacing w:line="360" w:lineRule="auto"/>
            <w:jc w:val="both"/>
          </w:pPr>
        </w:pPrChange>
      </w:pPr>
    </w:p>
    <w:p w14:paraId="0574C577" w14:textId="539569EA" w:rsidR="00A10756" w:rsidRPr="00A456D9" w:rsidDel="00406B30" w:rsidRDefault="00A10756">
      <w:pPr>
        <w:pStyle w:val="Ttulo2"/>
        <w:spacing w:after="240" w:line="360" w:lineRule="auto"/>
        <w:jc w:val="both"/>
        <w:rPr>
          <w:ins w:id="1891" w:author="Yasmin Serejo" w:date="2025-06-13T13:35:00Z"/>
          <w:del w:id="1892" w:author="Euderlan Freire" w:date="2025-06-13T19:43:00Z"/>
          <w:rFonts w:ascii="Times New Roman" w:hAnsi="Times New Roman" w:cs="Times New Roman"/>
          <w:color w:val="000000" w:themeColor="text1"/>
          <w:sz w:val="24"/>
          <w:szCs w:val="24"/>
        </w:rPr>
        <w:pPrChange w:id="1893" w:author="Euderlan Freire" w:date="2025-06-13T19:23:00Z">
          <w:pPr>
            <w:pStyle w:val="PargrafodaLista"/>
          </w:pPr>
        </w:pPrChange>
      </w:pPr>
      <w:ins w:id="1894" w:author="EUDERLAN FREIRE DA SILVA ABREU" w:date="2025-05-28T17:57:00Z">
        <w:del w:id="1895" w:author="Euderlan Freire" w:date="2025-06-13T19:43:00Z">
          <w:r w:rsidRPr="00E203A3" w:rsidDel="00406B30">
            <w:rPr>
              <w:rFonts w:ascii="Times New Roman" w:hAnsi="Times New Roman" w:cs="Times New Roman"/>
              <w:color w:val="000000" w:themeColor="text1"/>
              <w:sz w:val="24"/>
              <w:szCs w:val="24"/>
              <w:rPrChange w:id="1896" w:author="Euderlan Freire" w:date="2025-06-13T19:10:00Z">
                <w:rPr>
                  <w:rFonts w:ascii="Times New Roman" w:hAnsi="Times New Roman" w:cs="Times New Roman"/>
                  <w:sz w:val="28"/>
                  <w:szCs w:val="28"/>
                </w:rPr>
              </w:rPrChange>
            </w:rPr>
            <w:delText>Requisitos Funcionais</w:delText>
          </w:r>
        </w:del>
      </w:ins>
      <w:bookmarkStart w:id="1897" w:name="_Toc200736237"/>
      <w:bookmarkStart w:id="1898" w:name="_Toc200736292"/>
      <w:bookmarkStart w:id="1899" w:name="_Toc200736534"/>
      <w:bookmarkStart w:id="1900" w:name="_Toc200736666"/>
      <w:bookmarkStart w:id="1901" w:name="_Toc200736745"/>
      <w:bookmarkStart w:id="1902" w:name="_Toc200736799"/>
      <w:bookmarkStart w:id="1903" w:name="_Toc200736857"/>
      <w:bookmarkStart w:id="1904" w:name="_Toc200736947"/>
      <w:bookmarkStart w:id="1905" w:name="_Toc200737091"/>
      <w:bookmarkStart w:id="1906" w:name="_Toc200738562"/>
      <w:bookmarkStart w:id="1907" w:name="_Toc200739658"/>
      <w:bookmarkStart w:id="1908" w:name="_Toc200739785"/>
      <w:bookmarkStart w:id="1909" w:name="_Toc203511823"/>
      <w:bookmarkStart w:id="1910" w:name="_Toc203763144"/>
      <w:bookmarkStart w:id="1911" w:name="_Toc203763296"/>
      <w:bookmarkStart w:id="1912" w:name="_Toc203763531"/>
      <w:bookmarkStart w:id="1913" w:name="_Toc203763682"/>
      <w:bookmarkStart w:id="1914" w:name="_Toc203763832"/>
      <w:bookmarkStart w:id="1915" w:name="_Toc203763983"/>
      <w:bookmarkStart w:id="1916" w:name="_Toc203764133"/>
      <w:bookmarkStart w:id="1917" w:name="_Toc203764278"/>
      <w:bookmarkStart w:id="1918" w:name="_Toc203858290"/>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p>
    <w:p w14:paraId="139A14F1" w14:textId="6E359907" w:rsidR="00A10756" w:rsidRPr="00E203A3" w:rsidRDefault="00A10756">
      <w:pPr>
        <w:spacing w:after="240" w:line="360" w:lineRule="auto"/>
        <w:jc w:val="both"/>
        <w:rPr>
          <w:ins w:id="1919" w:author="EUDERLAN FREIRE DA SILVA ABREU" w:date="2025-05-28T17:57:00Z"/>
          <w:del w:id="1920" w:author="Yasmin Serejo" w:date="2025-06-13T13:35:00Z"/>
          <w:rFonts w:ascii="Times New Roman" w:hAnsi="Times New Roman" w:cs="Times New Roman"/>
          <w:color w:val="000000" w:themeColor="text1"/>
          <w:sz w:val="24"/>
          <w:szCs w:val="24"/>
          <w:rPrChange w:id="1921" w:author="Euderlan Freire" w:date="2025-06-13T19:10:00Z">
            <w:rPr>
              <w:ins w:id="1922" w:author="EUDERLAN FREIRE DA SILVA ABREU" w:date="2025-05-28T17:57:00Z"/>
              <w:del w:id="1923" w:author="Yasmin Serejo" w:date="2025-06-13T13:35:00Z"/>
              <w:rFonts w:ascii="Times New Roman" w:hAnsi="Times New Roman" w:cs="Times New Roman"/>
              <w:sz w:val="28"/>
              <w:szCs w:val="28"/>
            </w:rPr>
          </w:rPrChange>
        </w:rPr>
        <w:pPrChange w:id="1924" w:author="Euderlan Freire" w:date="2025-06-13T19:23:00Z">
          <w:pPr>
            <w:pStyle w:val="Ttulo2"/>
            <w:numPr>
              <w:numId w:val="7"/>
            </w:numPr>
            <w:ind w:left="792" w:hanging="432"/>
          </w:pPr>
        </w:pPrChange>
      </w:pPr>
      <w:bookmarkStart w:id="1925" w:name="_Toc200736024"/>
      <w:bookmarkStart w:id="1926" w:name="_Toc200736150"/>
      <w:bookmarkStart w:id="1927" w:name="_Toc200736238"/>
      <w:bookmarkStart w:id="1928" w:name="_Toc200736293"/>
      <w:bookmarkStart w:id="1929" w:name="_Toc200736535"/>
      <w:bookmarkStart w:id="1930" w:name="_Toc200736667"/>
      <w:bookmarkStart w:id="1931" w:name="_Toc200736746"/>
      <w:bookmarkStart w:id="1932" w:name="_Toc200736800"/>
      <w:bookmarkStart w:id="1933" w:name="_Toc200736858"/>
      <w:bookmarkStart w:id="1934" w:name="_Toc200736948"/>
      <w:bookmarkStart w:id="1935" w:name="_Toc200737092"/>
      <w:bookmarkStart w:id="1936" w:name="_Toc200738563"/>
      <w:bookmarkStart w:id="1937" w:name="_Toc200739659"/>
      <w:bookmarkStart w:id="1938" w:name="_Toc200739786"/>
      <w:bookmarkStart w:id="1939" w:name="_Toc203511824"/>
      <w:bookmarkStart w:id="1940" w:name="_Toc203763145"/>
      <w:bookmarkStart w:id="1941" w:name="_Toc203763297"/>
      <w:bookmarkStart w:id="1942" w:name="_Toc203763532"/>
      <w:bookmarkStart w:id="1943" w:name="_Toc203763683"/>
      <w:bookmarkStart w:id="1944" w:name="_Toc203763833"/>
      <w:bookmarkStart w:id="1945" w:name="_Toc203763984"/>
      <w:bookmarkStart w:id="1946" w:name="_Toc203764134"/>
      <w:bookmarkStart w:id="1947" w:name="_Toc203764279"/>
      <w:bookmarkStart w:id="1948" w:name="_Toc203858291"/>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6D637C1A" w14:textId="1D92D041" w:rsidR="00A10756" w:rsidRPr="00E203A3" w:rsidRDefault="454B9A00">
      <w:pPr>
        <w:pStyle w:val="Ttulo2"/>
        <w:spacing w:after="240" w:line="360" w:lineRule="auto"/>
        <w:jc w:val="both"/>
        <w:rPr>
          <w:ins w:id="1949" w:author="Yasmin Serejo" w:date="2025-06-13T13:42:00Z"/>
          <w:rFonts w:ascii="Times New Roman" w:hAnsi="Times New Roman" w:cs="Times New Roman"/>
          <w:color w:val="000000" w:themeColor="text1"/>
          <w:sz w:val="24"/>
          <w:szCs w:val="24"/>
          <w:rPrChange w:id="1950" w:author="Euderlan Freire" w:date="2025-06-13T19:10:00Z">
            <w:rPr>
              <w:ins w:id="1951" w:author="Yasmin Serejo" w:date="2025-06-13T13:42:00Z"/>
              <w:rFonts w:ascii="Times New Roman" w:hAnsi="Times New Roman" w:cs="Times New Roman"/>
            </w:rPr>
          </w:rPrChange>
        </w:rPr>
        <w:pPrChange w:id="1952" w:author="Euderlan Freire" w:date="2025-06-13T19:23:00Z">
          <w:pPr>
            <w:pStyle w:val="Ttulo2"/>
          </w:pPr>
        </w:pPrChange>
      </w:pPr>
      <w:ins w:id="1953" w:author="Yasmin Serejo" w:date="2025-06-13T13:36:00Z">
        <w:del w:id="1954" w:author="Euderlan Freire" w:date="2025-06-13T19:42:00Z">
          <w:r w:rsidRPr="00E203A3" w:rsidDel="00406B30">
            <w:rPr>
              <w:rFonts w:ascii="Times New Roman" w:hAnsi="Times New Roman" w:cs="Times New Roman"/>
              <w:color w:val="000000" w:themeColor="text1"/>
              <w:sz w:val="24"/>
              <w:szCs w:val="24"/>
            </w:rPr>
            <w:delText xml:space="preserve">3.2 </w:delText>
          </w:r>
        </w:del>
      </w:ins>
      <w:bookmarkStart w:id="1955" w:name="_Toc203858292"/>
      <w:ins w:id="1956" w:author="EUDERLAN FREIRE DA SILVA ABREU" w:date="2025-05-28T17:58:00Z">
        <w:r w:rsidR="00A10756" w:rsidRPr="00E203A3">
          <w:rPr>
            <w:rFonts w:ascii="Times New Roman" w:hAnsi="Times New Roman" w:cs="Times New Roman"/>
            <w:color w:val="000000" w:themeColor="text1"/>
            <w:sz w:val="24"/>
            <w:szCs w:val="24"/>
            <w:rPrChange w:id="1957" w:author="Euderlan Freire" w:date="2025-06-13T19:10:00Z">
              <w:rPr>
                <w:rFonts w:ascii="Times New Roman" w:eastAsiaTheme="minorHAnsi" w:hAnsi="Times New Roman" w:cs="Times New Roman"/>
                <w:color w:val="auto"/>
                <w:sz w:val="28"/>
                <w:szCs w:val="28"/>
              </w:rPr>
            </w:rPrChange>
          </w:rPr>
          <w:t>Requisitos Não Funcionais</w:t>
        </w:r>
      </w:ins>
      <w:bookmarkEnd w:id="1955"/>
    </w:p>
    <w:p w14:paraId="65AF308D" w14:textId="32EAF21C" w:rsidR="52F60F2F" w:rsidRPr="00E203A3" w:rsidDel="00EC2C2E" w:rsidRDefault="52F60F2F">
      <w:pPr>
        <w:spacing w:before="40" w:after="240" w:line="360" w:lineRule="auto"/>
        <w:ind w:firstLine="576"/>
        <w:jc w:val="both"/>
        <w:rPr>
          <w:ins w:id="1958" w:author="Yasmin Serejo" w:date="2025-06-13T13:44:00Z"/>
          <w:del w:id="1959" w:author="Euderlan Freire" w:date="2025-06-13T19:23:00Z"/>
          <w:rFonts w:ascii="Times New Roman" w:eastAsia="Times New Roman" w:hAnsi="Times New Roman" w:cs="Times New Roman"/>
          <w:color w:val="000000" w:themeColor="text1"/>
          <w:sz w:val="24"/>
          <w:szCs w:val="24"/>
          <w:rPrChange w:id="1960" w:author="Euderlan Freire" w:date="2025-06-13T19:10:00Z">
            <w:rPr>
              <w:ins w:id="1961" w:author="Yasmin Serejo" w:date="2025-06-13T13:44:00Z"/>
              <w:del w:id="1962" w:author="Euderlan Freire" w:date="2025-06-13T19:23:00Z"/>
              <w:rFonts w:ascii="Times New Roman" w:eastAsia="Times New Roman" w:hAnsi="Times New Roman" w:cs="Times New Roman"/>
              <w:sz w:val="20"/>
              <w:szCs w:val="20"/>
            </w:rPr>
          </w:rPrChange>
        </w:rPr>
        <w:pPrChange w:id="1963" w:author="Euderlan Freire" w:date="2025-06-13T19:23:00Z">
          <w:pPr>
            <w:spacing w:line="360" w:lineRule="auto"/>
            <w:ind w:firstLine="576"/>
            <w:jc w:val="both"/>
          </w:pPr>
        </w:pPrChange>
      </w:pPr>
      <w:ins w:id="1964" w:author="Yasmin Serejo" w:date="2025-06-13T13:44:00Z">
        <w:r w:rsidRPr="00E203A3">
          <w:rPr>
            <w:rFonts w:ascii="Times New Roman" w:eastAsia="Times New Roman" w:hAnsi="Times New Roman" w:cs="Times New Roman"/>
            <w:color w:val="000000" w:themeColor="text1"/>
            <w:sz w:val="24"/>
            <w:szCs w:val="24"/>
            <w:rPrChange w:id="1965" w:author="Euderlan Freire" w:date="2025-06-13T19:10:00Z">
              <w:rPr>
                <w:rFonts w:ascii="Times New Roman" w:eastAsia="Times New Roman" w:hAnsi="Times New Roman" w:cs="Times New Roman"/>
                <w:sz w:val="20"/>
                <w:szCs w:val="20"/>
              </w:rPr>
            </w:rPrChange>
          </w:rPr>
          <w:t xml:space="preserve">Os requisitos não </w:t>
        </w:r>
        <w:r w:rsidRPr="00E203A3">
          <w:rPr>
            <w:rFonts w:ascii="Times New Roman" w:eastAsia="Times New Roman" w:hAnsi="Times New Roman" w:cs="Times New Roman"/>
            <w:color w:val="000000" w:themeColor="text1"/>
            <w:sz w:val="24"/>
            <w:szCs w:val="24"/>
            <w:rPrChange w:id="1966" w:author="Euderlan Freire" w:date="2025-06-13T19:10:00Z">
              <w:rPr>
                <w:rFonts w:ascii="Times New Roman" w:eastAsia="Times New Roman" w:hAnsi="Times New Roman" w:cs="Times New Roman"/>
                <w:sz w:val="24"/>
                <w:szCs w:val="24"/>
              </w:rPr>
            </w:rPrChange>
          </w:rPr>
          <w:t xml:space="preserve">funcionais estabelecem as condições e critérios que </w:t>
        </w:r>
      </w:ins>
      <w:ins w:id="1967" w:author="Yasmin Serejo" w:date="2025-06-13T13:46:00Z">
        <w:r w:rsidR="4DB87136" w:rsidRPr="00E203A3">
          <w:rPr>
            <w:rFonts w:ascii="Times New Roman" w:eastAsia="Times New Roman" w:hAnsi="Times New Roman" w:cs="Times New Roman"/>
            <w:color w:val="000000" w:themeColor="text1"/>
            <w:sz w:val="24"/>
            <w:szCs w:val="24"/>
            <w:rPrChange w:id="1968" w:author="Euderlan Freire" w:date="2025-06-13T19:10:00Z">
              <w:rPr>
                <w:rFonts w:ascii="Times New Roman" w:eastAsia="Times New Roman" w:hAnsi="Times New Roman" w:cs="Times New Roman"/>
                <w:sz w:val="24"/>
                <w:szCs w:val="24"/>
              </w:rPr>
            </w:rPrChange>
          </w:rPr>
          <w:t>garantem</w:t>
        </w:r>
      </w:ins>
      <w:ins w:id="1969" w:author="Yasmin Serejo" w:date="2025-06-13T13:44:00Z">
        <w:r w:rsidRPr="00E203A3">
          <w:rPr>
            <w:rFonts w:ascii="Times New Roman" w:eastAsia="Times New Roman" w:hAnsi="Times New Roman" w:cs="Times New Roman"/>
            <w:color w:val="000000" w:themeColor="text1"/>
            <w:sz w:val="24"/>
            <w:szCs w:val="24"/>
            <w:rPrChange w:id="1970" w:author="Euderlan Freire" w:date="2025-06-13T19:10:00Z">
              <w:rPr>
                <w:rFonts w:ascii="Times New Roman" w:eastAsia="Times New Roman" w:hAnsi="Times New Roman" w:cs="Times New Roman"/>
                <w:sz w:val="24"/>
                <w:szCs w:val="24"/>
              </w:rPr>
            </w:rPrChange>
          </w:rPr>
          <w:t xml:space="preserve"> a qualidade e o desempenho do sistem</w:t>
        </w:r>
      </w:ins>
      <w:ins w:id="1971" w:author="Yasmin Serejo" w:date="2025-06-13T13:45:00Z">
        <w:r w:rsidRPr="00E203A3">
          <w:rPr>
            <w:rFonts w:ascii="Times New Roman" w:eastAsia="Times New Roman" w:hAnsi="Times New Roman" w:cs="Times New Roman"/>
            <w:color w:val="000000" w:themeColor="text1"/>
            <w:sz w:val="24"/>
            <w:szCs w:val="24"/>
            <w:rPrChange w:id="1972" w:author="Euderlan Freire" w:date="2025-06-13T19:10:00Z">
              <w:rPr>
                <w:rFonts w:ascii="Times New Roman" w:eastAsia="Times New Roman" w:hAnsi="Times New Roman" w:cs="Times New Roman"/>
                <w:sz w:val="24"/>
                <w:szCs w:val="24"/>
              </w:rPr>
            </w:rPrChange>
          </w:rPr>
          <w:t>a, sem envolver as tarefas especificas que ele realiza. Esses requisitos determinam o comportamento esperado do sistema em termos de eficiente</w:t>
        </w:r>
        <w:r w:rsidR="4E939274" w:rsidRPr="00E203A3">
          <w:rPr>
            <w:rFonts w:ascii="Times New Roman" w:eastAsia="Times New Roman" w:hAnsi="Times New Roman" w:cs="Times New Roman"/>
            <w:color w:val="000000" w:themeColor="text1"/>
            <w:sz w:val="24"/>
            <w:szCs w:val="24"/>
            <w:rPrChange w:id="1973" w:author="Euderlan Freire" w:date="2025-06-13T19:10:00Z">
              <w:rPr>
                <w:rFonts w:ascii="Times New Roman" w:eastAsia="Times New Roman" w:hAnsi="Times New Roman" w:cs="Times New Roman"/>
                <w:sz w:val="24"/>
                <w:szCs w:val="24"/>
              </w:rPr>
            </w:rPrChange>
          </w:rPr>
          <w:t xml:space="preserve">, segurança, usabilidade e outras </w:t>
        </w:r>
      </w:ins>
      <w:ins w:id="1974" w:author="Yasmin Serejo" w:date="2025-06-13T13:46:00Z">
        <w:r w:rsidR="6DD76494" w:rsidRPr="00E203A3">
          <w:rPr>
            <w:rFonts w:ascii="Times New Roman" w:eastAsia="Times New Roman" w:hAnsi="Times New Roman" w:cs="Times New Roman"/>
            <w:color w:val="000000" w:themeColor="text1"/>
            <w:sz w:val="24"/>
            <w:szCs w:val="24"/>
            <w:rPrChange w:id="1975" w:author="Euderlan Freire" w:date="2025-06-13T19:10:00Z">
              <w:rPr>
                <w:rFonts w:ascii="Times New Roman" w:eastAsia="Times New Roman" w:hAnsi="Times New Roman" w:cs="Times New Roman"/>
                <w:sz w:val="24"/>
                <w:szCs w:val="24"/>
              </w:rPr>
            </w:rPrChange>
          </w:rPr>
          <w:t>características</w:t>
        </w:r>
      </w:ins>
      <w:ins w:id="1976" w:author="Yasmin Serejo" w:date="2025-06-13T13:45:00Z">
        <w:r w:rsidR="4E939274" w:rsidRPr="00E203A3">
          <w:rPr>
            <w:rFonts w:ascii="Times New Roman" w:eastAsia="Times New Roman" w:hAnsi="Times New Roman" w:cs="Times New Roman"/>
            <w:color w:val="000000" w:themeColor="text1"/>
            <w:sz w:val="24"/>
            <w:szCs w:val="24"/>
            <w:rPrChange w:id="1977" w:author="Euderlan Freire" w:date="2025-06-13T19:10:00Z">
              <w:rPr>
                <w:rFonts w:ascii="Times New Roman" w:eastAsia="Times New Roman" w:hAnsi="Times New Roman" w:cs="Times New Roman"/>
                <w:sz w:val="24"/>
                <w:szCs w:val="24"/>
              </w:rPr>
            </w:rPrChange>
          </w:rPr>
          <w:t xml:space="preserve"> operacionais, conforme descrito por Guedes (2018). A seguir, na Tabela 4, estão </w:t>
        </w:r>
      </w:ins>
      <w:ins w:id="1978" w:author="Yasmin Serejo" w:date="2025-06-13T13:46:00Z">
        <w:r w:rsidR="4B8F4E62" w:rsidRPr="00E203A3">
          <w:rPr>
            <w:rFonts w:ascii="Times New Roman" w:eastAsia="Times New Roman" w:hAnsi="Times New Roman" w:cs="Times New Roman"/>
            <w:color w:val="000000" w:themeColor="text1"/>
            <w:sz w:val="24"/>
            <w:szCs w:val="24"/>
            <w:rPrChange w:id="1979" w:author="Euderlan Freire" w:date="2025-06-13T19:10:00Z">
              <w:rPr>
                <w:rFonts w:ascii="Times New Roman" w:eastAsia="Times New Roman" w:hAnsi="Times New Roman" w:cs="Times New Roman"/>
                <w:sz w:val="24"/>
                <w:szCs w:val="24"/>
              </w:rPr>
            </w:rPrChange>
          </w:rPr>
          <w:t>listados</w:t>
        </w:r>
        <w:r w:rsidR="4E939274" w:rsidRPr="00E203A3">
          <w:rPr>
            <w:rFonts w:ascii="Times New Roman" w:eastAsia="Times New Roman" w:hAnsi="Times New Roman" w:cs="Times New Roman"/>
            <w:color w:val="000000" w:themeColor="text1"/>
            <w:sz w:val="24"/>
            <w:szCs w:val="24"/>
            <w:rPrChange w:id="1980" w:author="Euderlan Freire" w:date="2025-06-13T19:10:00Z">
              <w:rPr>
                <w:rFonts w:ascii="Times New Roman" w:eastAsia="Times New Roman" w:hAnsi="Times New Roman" w:cs="Times New Roman"/>
                <w:sz w:val="24"/>
                <w:szCs w:val="24"/>
              </w:rPr>
            </w:rPrChange>
          </w:rPr>
          <w:t xml:space="preserve"> os requisitos não funcionais deste projeto.</w:t>
        </w:r>
      </w:ins>
    </w:p>
    <w:p w14:paraId="099826D6" w14:textId="3A28366B" w:rsidR="66C841F8" w:rsidRPr="00E203A3" w:rsidRDefault="66C841F8">
      <w:pPr>
        <w:spacing w:before="40" w:after="240" w:line="360" w:lineRule="auto"/>
        <w:ind w:firstLine="576"/>
        <w:jc w:val="both"/>
        <w:rPr>
          <w:ins w:id="1981" w:author="Yasmin Serejo" w:date="2025-06-13T13:44:00Z"/>
          <w:rFonts w:ascii="Times New Roman" w:eastAsia="Times New Roman" w:hAnsi="Times New Roman" w:cs="Times New Roman"/>
          <w:color w:val="000000" w:themeColor="text1"/>
          <w:sz w:val="24"/>
          <w:szCs w:val="24"/>
          <w:rPrChange w:id="1982" w:author="Euderlan Freire" w:date="2025-06-13T19:10:00Z">
            <w:rPr>
              <w:ins w:id="1983" w:author="Yasmin Serejo" w:date="2025-06-13T13:44:00Z"/>
              <w:rFonts w:ascii="Times New Roman" w:eastAsia="Times New Roman" w:hAnsi="Times New Roman" w:cs="Times New Roman"/>
              <w:sz w:val="20"/>
              <w:szCs w:val="20"/>
            </w:rPr>
          </w:rPrChange>
        </w:rPr>
        <w:pPrChange w:id="1984" w:author="Euderlan Freire" w:date="2025-06-13T19:23:00Z">
          <w:pPr>
            <w:spacing w:line="360" w:lineRule="auto"/>
            <w:ind w:firstLine="576"/>
            <w:jc w:val="both"/>
          </w:pPr>
        </w:pPrChange>
      </w:pPr>
    </w:p>
    <w:p w14:paraId="7CE6C6A3" w14:textId="12D70BB1" w:rsidR="6132CB04" w:rsidRPr="00E203A3" w:rsidRDefault="6132CB04">
      <w:pPr>
        <w:spacing w:before="40" w:after="240" w:line="360" w:lineRule="auto"/>
        <w:ind w:firstLine="576"/>
        <w:jc w:val="both"/>
        <w:rPr>
          <w:ins w:id="1985" w:author="Yasmin Serejo" w:date="2025-06-13T13:42:00Z"/>
          <w:rFonts w:ascii="Times New Roman" w:eastAsia="Times New Roman" w:hAnsi="Times New Roman" w:cs="Times New Roman"/>
          <w:color w:val="000000" w:themeColor="text1"/>
          <w:sz w:val="24"/>
          <w:szCs w:val="24"/>
          <w:rPrChange w:id="1986" w:author="Euderlan Freire" w:date="2025-06-13T19:10:00Z">
            <w:rPr>
              <w:ins w:id="1987" w:author="Yasmin Serejo" w:date="2025-06-13T13:42:00Z"/>
              <w:rFonts w:ascii="Times New Roman" w:eastAsia="Times New Roman" w:hAnsi="Times New Roman" w:cs="Times New Roman"/>
              <w:sz w:val="20"/>
              <w:szCs w:val="20"/>
            </w:rPr>
          </w:rPrChange>
        </w:rPr>
        <w:pPrChange w:id="1988" w:author="Euderlan Freire" w:date="2025-06-13T19:23:00Z">
          <w:pPr>
            <w:spacing w:line="360" w:lineRule="auto"/>
            <w:ind w:firstLine="576"/>
            <w:jc w:val="both"/>
          </w:pPr>
        </w:pPrChange>
      </w:pPr>
      <w:ins w:id="1989" w:author="Yasmin Serejo" w:date="2025-06-13T13:42:00Z">
        <w:r w:rsidRPr="00E203A3">
          <w:rPr>
            <w:rFonts w:ascii="Times New Roman" w:eastAsia="Times New Roman" w:hAnsi="Times New Roman" w:cs="Times New Roman"/>
            <w:color w:val="000000" w:themeColor="text1"/>
            <w:sz w:val="24"/>
            <w:szCs w:val="24"/>
            <w:rPrChange w:id="1990" w:author="Euderlan Freire" w:date="2025-06-13T19:10:00Z">
              <w:rPr>
                <w:rFonts w:ascii="Times New Roman" w:eastAsia="Times New Roman" w:hAnsi="Times New Roman" w:cs="Times New Roman"/>
                <w:sz w:val="20"/>
                <w:szCs w:val="20"/>
              </w:rPr>
            </w:rPrChange>
          </w:rPr>
          <w:t xml:space="preserve">Tabela </w:t>
        </w:r>
      </w:ins>
      <w:ins w:id="1991" w:author="Yasmin Serejo" w:date="2025-06-13T13:43:00Z">
        <w:r w:rsidR="669031A2" w:rsidRPr="00E203A3">
          <w:rPr>
            <w:rFonts w:ascii="Times New Roman" w:eastAsia="Times New Roman" w:hAnsi="Times New Roman" w:cs="Times New Roman"/>
            <w:color w:val="000000" w:themeColor="text1"/>
            <w:sz w:val="24"/>
            <w:szCs w:val="24"/>
            <w:rPrChange w:id="1992" w:author="Euderlan Freire" w:date="2025-06-13T19:10:00Z">
              <w:rPr>
                <w:rFonts w:ascii="Times New Roman" w:eastAsia="Times New Roman" w:hAnsi="Times New Roman" w:cs="Times New Roman"/>
                <w:sz w:val="20"/>
                <w:szCs w:val="20"/>
              </w:rPr>
            </w:rPrChange>
          </w:rPr>
          <w:t>4</w:t>
        </w:r>
      </w:ins>
      <w:ins w:id="1993" w:author="Yasmin Serejo" w:date="2025-06-13T13:42:00Z">
        <w:r w:rsidRPr="00E203A3">
          <w:rPr>
            <w:rFonts w:ascii="Times New Roman" w:eastAsia="Times New Roman" w:hAnsi="Times New Roman" w:cs="Times New Roman"/>
            <w:color w:val="000000" w:themeColor="text1"/>
            <w:sz w:val="24"/>
            <w:szCs w:val="24"/>
            <w:rPrChange w:id="1994" w:author="Euderlan Freire" w:date="2025-06-13T19:10:00Z">
              <w:rPr>
                <w:rFonts w:ascii="Times New Roman" w:eastAsia="Times New Roman" w:hAnsi="Times New Roman" w:cs="Times New Roman"/>
                <w:sz w:val="20"/>
                <w:szCs w:val="20"/>
              </w:rPr>
            </w:rPrChange>
          </w:rPr>
          <w:t xml:space="preserve"> – Requisitos Não</w:t>
        </w:r>
      </w:ins>
      <w:ins w:id="1995" w:author="Euderlan Freire" w:date="2025-06-13T20:42:00Z">
        <w:r w:rsidR="0079488D">
          <w:rPr>
            <w:rFonts w:ascii="Times New Roman" w:eastAsia="Times New Roman" w:hAnsi="Times New Roman" w:cs="Times New Roman"/>
            <w:color w:val="000000" w:themeColor="text1"/>
            <w:sz w:val="24"/>
            <w:szCs w:val="24"/>
          </w:rPr>
          <w:t xml:space="preserve"> </w:t>
        </w:r>
      </w:ins>
      <w:ins w:id="1996" w:author="Yasmin Serejo" w:date="2025-06-13T13:42:00Z">
        <w:r w:rsidRPr="00E203A3">
          <w:rPr>
            <w:rFonts w:ascii="Times New Roman" w:eastAsia="Times New Roman" w:hAnsi="Times New Roman" w:cs="Times New Roman"/>
            <w:color w:val="000000" w:themeColor="text1"/>
            <w:sz w:val="24"/>
            <w:szCs w:val="24"/>
            <w:rPrChange w:id="1997" w:author="Euderlan Freire" w:date="2025-06-13T19:10:00Z">
              <w:rPr>
                <w:rFonts w:ascii="Times New Roman" w:eastAsia="Times New Roman" w:hAnsi="Times New Roman" w:cs="Times New Roman"/>
                <w:sz w:val="20"/>
                <w:szCs w:val="20"/>
              </w:rPr>
            </w:rPrChange>
          </w:rPr>
          <w:t>Funcionais</w:t>
        </w:r>
      </w:ins>
    </w:p>
    <w:tbl>
      <w:tblPr>
        <w:tblStyle w:val="TabeladeGradeClara"/>
        <w:tblW w:w="0" w:type="auto"/>
        <w:tblLayout w:type="fixed"/>
        <w:tblLook w:val="06A0" w:firstRow="1" w:lastRow="0" w:firstColumn="1" w:lastColumn="0" w:noHBand="1" w:noVBand="1"/>
        <w:tblPrChange w:id="1998" w:author="Euderlan Freire" w:date="2025-06-13T20:42:00Z">
          <w:tblPr>
            <w:tblStyle w:val="TabeladeGradeClara"/>
            <w:tblW w:w="0" w:type="auto"/>
            <w:tblLayout w:type="fixed"/>
            <w:tblLook w:val="06A0" w:firstRow="1" w:lastRow="0" w:firstColumn="1" w:lastColumn="0" w:noHBand="1" w:noVBand="1"/>
          </w:tblPr>
        </w:tblPrChange>
      </w:tblPr>
      <w:tblGrid>
        <w:gridCol w:w="1860"/>
        <w:gridCol w:w="3345"/>
        <w:gridCol w:w="3285"/>
        <w:tblGridChange w:id="1999">
          <w:tblGrid>
            <w:gridCol w:w="1860"/>
            <w:gridCol w:w="3345"/>
            <w:gridCol w:w="3285"/>
          </w:tblGrid>
        </w:tblGridChange>
      </w:tblGrid>
      <w:tr w:rsidR="0017380A" w:rsidRPr="00E203A3" w14:paraId="1DFBBDD4" w14:textId="77777777" w:rsidTr="009D1467">
        <w:trPr>
          <w:trHeight w:val="300"/>
          <w:ins w:id="2000" w:author="Yasmin Serejo" w:date="2025-06-13T13:42:00Z"/>
          <w:trPrChange w:id="2001" w:author="Euderlan Freire" w:date="2025-06-13T20:42:00Z">
            <w:trPr>
              <w:trHeight w:val="300"/>
            </w:trPr>
          </w:trPrChange>
        </w:trPr>
        <w:tc>
          <w:tcPr>
            <w:tcW w:w="1860" w:type="dxa"/>
            <w:shd w:val="clear" w:color="auto" w:fill="4472C4" w:themeFill="accent1"/>
            <w:tcPrChange w:id="2002" w:author="Euderlan Freire" w:date="2025-06-13T20:42:00Z">
              <w:tcPr>
                <w:tcW w:w="1860" w:type="dxa"/>
                <w:shd w:val="clear" w:color="auto" w:fill="003366"/>
              </w:tcPr>
            </w:tcPrChange>
          </w:tcPr>
          <w:p w14:paraId="450DA420" w14:textId="368471E2" w:rsidR="66C841F8" w:rsidRPr="003D3E4B" w:rsidRDefault="66C841F8">
            <w:pPr>
              <w:spacing w:line="360" w:lineRule="auto"/>
              <w:jc w:val="both"/>
              <w:rPr>
                <w:rFonts w:ascii="Times New Roman" w:eastAsia="Times New Roman" w:hAnsi="Times New Roman" w:cs="Times New Roman"/>
                <w:b/>
                <w:bCs/>
                <w:color w:val="FFFFFF" w:themeColor="background1"/>
                <w:sz w:val="24"/>
                <w:szCs w:val="24"/>
                <w:rPrChange w:id="2003" w:author="EUDERLAN FREIRE DA SILVA ABREU" w:date="2025-07-19T20:18:00Z">
                  <w:rPr>
                    <w:rFonts w:ascii="Times New Roman" w:eastAsia="Times New Roman" w:hAnsi="Times New Roman" w:cs="Times New Roman"/>
                    <w:b/>
                    <w:bCs/>
                    <w:sz w:val="24"/>
                    <w:szCs w:val="24"/>
                  </w:rPr>
                </w:rPrChange>
              </w:rPr>
              <w:pPrChange w:id="2004" w:author="EUDERLAN FREIRE DA SILVA ABREU" w:date="2025-07-17T21:20:00Z">
                <w:pPr>
                  <w:jc w:val="center"/>
                </w:pPr>
              </w:pPrChange>
            </w:pPr>
            <w:ins w:id="2005" w:author="Yasmin Serejo" w:date="2025-06-13T13:42:00Z">
              <w:r w:rsidRPr="003D3E4B">
                <w:rPr>
                  <w:rFonts w:ascii="Times New Roman" w:eastAsia="Times New Roman" w:hAnsi="Times New Roman" w:cs="Times New Roman"/>
                  <w:b/>
                  <w:bCs/>
                  <w:color w:val="FFFFFF" w:themeColor="background1"/>
                  <w:sz w:val="24"/>
                  <w:szCs w:val="24"/>
                  <w:rPrChange w:id="2006" w:author="EUDERLAN FREIRE DA SILVA ABREU" w:date="2025-07-19T20:18:00Z">
                    <w:rPr>
                      <w:rFonts w:ascii="Times New Roman" w:eastAsia="Times New Roman" w:hAnsi="Times New Roman" w:cs="Times New Roman"/>
                      <w:b/>
                      <w:bCs/>
                      <w:sz w:val="24"/>
                      <w:szCs w:val="24"/>
                    </w:rPr>
                  </w:rPrChange>
                </w:rPr>
                <w:t>Identificação</w:t>
              </w:r>
            </w:ins>
          </w:p>
        </w:tc>
        <w:tc>
          <w:tcPr>
            <w:tcW w:w="3345" w:type="dxa"/>
            <w:shd w:val="clear" w:color="auto" w:fill="4472C4" w:themeFill="accent1"/>
            <w:tcPrChange w:id="2007" w:author="Euderlan Freire" w:date="2025-06-13T20:42:00Z">
              <w:tcPr>
                <w:tcW w:w="3345" w:type="dxa"/>
                <w:shd w:val="clear" w:color="auto" w:fill="003366"/>
              </w:tcPr>
            </w:tcPrChange>
          </w:tcPr>
          <w:p w14:paraId="2D144856" w14:textId="27A7489D" w:rsidR="66C841F8" w:rsidRPr="003D3E4B" w:rsidRDefault="66C841F8">
            <w:pPr>
              <w:spacing w:line="360" w:lineRule="auto"/>
              <w:jc w:val="both"/>
              <w:rPr>
                <w:rFonts w:ascii="Times New Roman" w:eastAsia="Times New Roman" w:hAnsi="Times New Roman" w:cs="Times New Roman"/>
                <w:b/>
                <w:bCs/>
                <w:color w:val="FFFFFF" w:themeColor="background1"/>
                <w:sz w:val="24"/>
                <w:szCs w:val="24"/>
                <w:rPrChange w:id="2008" w:author="EUDERLAN FREIRE DA SILVA ABREU" w:date="2025-07-19T20:18:00Z">
                  <w:rPr>
                    <w:rFonts w:ascii="Times New Roman" w:eastAsia="Times New Roman" w:hAnsi="Times New Roman" w:cs="Times New Roman"/>
                    <w:b/>
                    <w:bCs/>
                    <w:sz w:val="24"/>
                    <w:szCs w:val="24"/>
                  </w:rPr>
                </w:rPrChange>
              </w:rPr>
              <w:pPrChange w:id="2009" w:author="EUDERLAN FREIRE DA SILVA ABREU" w:date="2025-07-17T21:20:00Z">
                <w:pPr>
                  <w:jc w:val="center"/>
                </w:pPr>
              </w:pPrChange>
            </w:pPr>
            <w:ins w:id="2010" w:author="Yasmin Serejo" w:date="2025-06-13T13:42:00Z">
              <w:r w:rsidRPr="003D3E4B">
                <w:rPr>
                  <w:rFonts w:ascii="Times New Roman" w:eastAsia="Times New Roman" w:hAnsi="Times New Roman" w:cs="Times New Roman"/>
                  <w:b/>
                  <w:bCs/>
                  <w:color w:val="FFFFFF" w:themeColor="background1"/>
                  <w:sz w:val="24"/>
                  <w:szCs w:val="24"/>
                  <w:rPrChange w:id="2011" w:author="EUDERLAN FREIRE DA SILVA ABREU" w:date="2025-07-19T20:18:00Z">
                    <w:rPr>
                      <w:rFonts w:ascii="Times New Roman" w:eastAsia="Times New Roman" w:hAnsi="Times New Roman" w:cs="Times New Roman"/>
                      <w:b/>
                      <w:bCs/>
                      <w:sz w:val="24"/>
                      <w:szCs w:val="24"/>
                    </w:rPr>
                  </w:rPrChange>
                </w:rPr>
                <w:t>Requisitos</w:t>
              </w:r>
            </w:ins>
          </w:p>
        </w:tc>
        <w:tc>
          <w:tcPr>
            <w:tcW w:w="3285" w:type="dxa"/>
            <w:shd w:val="clear" w:color="auto" w:fill="4472C4" w:themeFill="accent1"/>
            <w:tcPrChange w:id="2012" w:author="Euderlan Freire" w:date="2025-06-13T20:42:00Z">
              <w:tcPr>
                <w:tcW w:w="3285" w:type="dxa"/>
                <w:shd w:val="clear" w:color="auto" w:fill="003366"/>
              </w:tcPr>
            </w:tcPrChange>
          </w:tcPr>
          <w:p w14:paraId="1FBDE51F" w14:textId="4A1B18F6" w:rsidR="66C841F8" w:rsidRPr="003D3E4B" w:rsidRDefault="66C841F8">
            <w:pPr>
              <w:spacing w:line="360" w:lineRule="auto"/>
              <w:jc w:val="both"/>
              <w:rPr>
                <w:rFonts w:ascii="Times New Roman" w:eastAsia="Times New Roman" w:hAnsi="Times New Roman" w:cs="Times New Roman"/>
                <w:b/>
                <w:bCs/>
                <w:color w:val="FFFFFF" w:themeColor="background1"/>
                <w:sz w:val="24"/>
                <w:szCs w:val="24"/>
                <w:rPrChange w:id="2013" w:author="EUDERLAN FREIRE DA SILVA ABREU" w:date="2025-07-19T20:18:00Z">
                  <w:rPr>
                    <w:rFonts w:ascii="Times New Roman" w:eastAsia="Times New Roman" w:hAnsi="Times New Roman" w:cs="Times New Roman"/>
                    <w:b/>
                    <w:bCs/>
                    <w:sz w:val="24"/>
                    <w:szCs w:val="24"/>
                  </w:rPr>
                </w:rPrChange>
              </w:rPr>
              <w:pPrChange w:id="2014" w:author="EUDERLAN FREIRE DA SILVA ABREU" w:date="2025-07-17T21:20:00Z">
                <w:pPr>
                  <w:jc w:val="center"/>
                </w:pPr>
              </w:pPrChange>
            </w:pPr>
            <w:ins w:id="2015" w:author="Yasmin Serejo" w:date="2025-06-13T13:42:00Z">
              <w:r w:rsidRPr="003D3E4B">
                <w:rPr>
                  <w:rFonts w:ascii="Times New Roman" w:eastAsia="Times New Roman" w:hAnsi="Times New Roman" w:cs="Times New Roman"/>
                  <w:b/>
                  <w:bCs/>
                  <w:color w:val="FFFFFF" w:themeColor="background1"/>
                  <w:sz w:val="24"/>
                  <w:szCs w:val="24"/>
                  <w:rPrChange w:id="2016" w:author="EUDERLAN FREIRE DA SILVA ABREU" w:date="2025-07-19T20:18:00Z">
                    <w:rPr>
                      <w:rFonts w:ascii="Times New Roman" w:eastAsia="Times New Roman" w:hAnsi="Times New Roman" w:cs="Times New Roman"/>
                      <w:b/>
                      <w:bCs/>
                      <w:sz w:val="24"/>
                      <w:szCs w:val="24"/>
                    </w:rPr>
                  </w:rPrChange>
                </w:rPr>
                <w:t>Descrição do Requisito</w:t>
              </w:r>
            </w:ins>
          </w:p>
        </w:tc>
      </w:tr>
      <w:tr w:rsidR="0017380A" w:rsidRPr="00E203A3" w14:paraId="28B127A3" w14:textId="77777777" w:rsidTr="66C841F8">
        <w:trPr>
          <w:trHeight w:val="300"/>
          <w:ins w:id="2017" w:author="Yasmin Serejo" w:date="2025-06-13T13:42:00Z"/>
        </w:trPr>
        <w:tc>
          <w:tcPr>
            <w:tcW w:w="1860" w:type="dxa"/>
            <w:vAlign w:val="center"/>
          </w:tcPr>
          <w:p w14:paraId="338FA3E9" w14:textId="15036721"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018" w:author="Euderlan Freire" w:date="2025-06-13T19:10:00Z">
                  <w:rPr>
                    <w:rFonts w:ascii="Times New Roman" w:eastAsia="Times New Roman" w:hAnsi="Times New Roman" w:cs="Times New Roman"/>
                    <w:sz w:val="24"/>
                    <w:szCs w:val="24"/>
                  </w:rPr>
                </w:rPrChange>
              </w:rPr>
            </w:pPr>
            <w:ins w:id="2019" w:author="Yasmin Serejo" w:date="2025-06-13T13:42:00Z">
              <w:r w:rsidRPr="00E203A3">
                <w:rPr>
                  <w:rFonts w:ascii="Times New Roman" w:eastAsia="Times New Roman" w:hAnsi="Times New Roman" w:cs="Times New Roman"/>
                  <w:color w:val="000000" w:themeColor="text1"/>
                  <w:sz w:val="24"/>
                  <w:szCs w:val="24"/>
                  <w:rPrChange w:id="2020" w:author="Euderlan Freire" w:date="2025-06-13T19:10:00Z">
                    <w:rPr>
                      <w:rFonts w:ascii="Times New Roman" w:eastAsia="Times New Roman" w:hAnsi="Times New Roman" w:cs="Times New Roman"/>
                      <w:sz w:val="24"/>
                      <w:szCs w:val="24"/>
                    </w:rPr>
                  </w:rPrChange>
                </w:rPr>
                <w:t>R</w:t>
              </w:r>
              <w:r w:rsidR="00FEAD12" w:rsidRPr="00E203A3">
                <w:rPr>
                  <w:rFonts w:ascii="Times New Roman" w:eastAsia="Times New Roman" w:hAnsi="Times New Roman" w:cs="Times New Roman"/>
                  <w:color w:val="000000" w:themeColor="text1"/>
                  <w:sz w:val="24"/>
                  <w:szCs w:val="24"/>
                  <w:rPrChange w:id="2021"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022" w:author="Euderlan Freire" w:date="2025-06-13T19:10:00Z">
                    <w:rPr>
                      <w:rFonts w:ascii="Times New Roman" w:eastAsia="Times New Roman" w:hAnsi="Times New Roman" w:cs="Times New Roman"/>
                      <w:sz w:val="24"/>
                      <w:szCs w:val="24"/>
                    </w:rPr>
                  </w:rPrChange>
                </w:rPr>
                <w:t>F01</w:t>
              </w:r>
            </w:ins>
          </w:p>
        </w:tc>
        <w:tc>
          <w:tcPr>
            <w:tcW w:w="3345" w:type="dxa"/>
            <w:vAlign w:val="center"/>
          </w:tcPr>
          <w:p w14:paraId="3B9B1F0F" w14:textId="2EE905B5" w:rsidR="4C528B2E" w:rsidRPr="00E203A3" w:rsidRDefault="4C528B2E">
            <w:pPr>
              <w:spacing w:line="360" w:lineRule="auto"/>
              <w:jc w:val="both"/>
              <w:rPr>
                <w:rFonts w:ascii="Times New Roman" w:eastAsia="Times New Roman" w:hAnsi="Times New Roman" w:cs="Times New Roman"/>
                <w:color w:val="000000" w:themeColor="text1"/>
                <w:sz w:val="24"/>
                <w:szCs w:val="24"/>
                <w:rPrChange w:id="2023" w:author="Euderlan Freire" w:date="2025-06-13T19:10:00Z">
                  <w:rPr>
                    <w:rFonts w:ascii="Times New Roman" w:eastAsia="Times New Roman" w:hAnsi="Times New Roman" w:cs="Times New Roman"/>
                    <w:sz w:val="24"/>
                    <w:szCs w:val="24"/>
                  </w:rPr>
                </w:rPrChange>
              </w:rPr>
              <w:pPrChange w:id="2024" w:author="EUDERLAN FREIRE DA SILVA ABREU" w:date="2025-07-17T21:20:00Z">
                <w:pPr/>
              </w:pPrChange>
            </w:pPr>
            <w:ins w:id="2025" w:author="Yasmin Serejo" w:date="2025-06-13T13:46:00Z">
              <w:r w:rsidRPr="00E203A3">
                <w:rPr>
                  <w:rFonts w:ascii="Times New Roman" w:eastAsia="Times New Roman" w:hAnsi="Times New Roman" w:cs="Times New Roman"/>
                  <w:color w:val="000000" w:themeColor="text1"/>
                  <w:sz w:val="24"/>
                  <w:szCs w:val="24"/>
                  <w:rPrChange w:id="2026" w:author="Euderlan Freire" w:date="2025-06-13T19:10:00Z">
                    <w:rPr>
                      <w:rFonts w:ascii="Arial" w:eastAsia="Arial" w:hAnsi="Arial" w:cs="Arial"/>
                    </w:rPr>
                  </w:rPrChange>
                </w:rPr>
                <w:t>Interface Web Simples</w:t>
              </w:r>
            </w:ins>
          </w:p>
        </w:tc>
        <w:tc>
          <w:tcPr>
            <w:tcW w:w="3285" w:type="dxa"/>
            <w:vAlign w:val="center"/>
          </w:tcPr>
          <w:p w14:paraId="3085D535" w14:textId="7E7C27B8" w:rsidR="76354A97" w:rsidRPr="00E203A3" w:rsidRDefault="76354A97">
            <w:pPr>
              <w:spacing w:line="360" w:lineRule="auto"/>
              <w:jc w:val="both"/>
              <w:rPr>
                <w:rFonts w:ascii="Times New Roman" w:eastAsia="Times New Roman" w:hAnsi="Times New Roman" w:cs="Times New Roman"/>
                <w:color w:val="000000" w:themeColor="text1"/>
                <w:sz w:val="24"/>
                <w:szCs w:val="24"/>
                <w:rPrChange w:id="2027" w:author="Euderlan Freire" w:date="2025-06-13T19:10:00Z">
                  <w:rPr>
                    <w:rFonts w:ascii="Times New Roman" w:eastAsia="Times New Roman" w:hAnsi="Times New Roman" w:cs="Times New Roman"/>
                    <w:sz w:val="24"/>
                    <w:szCs w:val="24"/>
                  </w:rPr>
                </w:rPrChange>
              </w:rPr>
              <w:pPrChange w:id="2028" w:author="EUDERLAN FREIRE DA SILVA ABREU" w:date="2025-07-17T21:20:00Z">
                <w:pPr/>
              </w:pPrChange>
            </w:pPr>
            <w:ins w:id="2029" w:author="Yasmin Serejo" w:date="2025-06-13T13:47:00Z">
              <w:r w:rsidRPr="00E203A3">
                <w:rPr>
                  <w:rFonts w:ascii="Times New Roman" w:eastAsia="Times New Roman" w:hAnsi="Times New Roman" w:cs="Times New Roman"/>
                  <w:color w:val="000000" w:themeColor="text1"/>
                  <w:sz w:val="24"/>
                  <w:szCs w:val="24"/>
                  <w:rPrChange w:id="2030" w:author="Euderlan Freire" w:date="2025-06-13T19:10:00Z">
                    <w:rPr>
                      <w:rFonts w:ascii="Arial" w:eastAsia="Arial" w:hAnsi="Arial" w:cs="Arial"/>
                    </w:rPr>
                  </w:rPrChange>
                </w:rPr>
                <w:t>Deve ser uma interface web simples com chat.</w:t>
              </w:r>
            </w:ins>
          </w:p>
        </w:tc>
      </w:tr>
      <w:tr w:rsidR="0017380A" w:rsidRPr="00E203A3" w14:paraId="5B0F1612" w14:textId="77777777" w:rsidTr="66C841F8">
        <w:trPr>
          <w:trHeight w:val="300"/>
          <w:ins w:id="2031" w:author="Yasmin Serejo" w:date="2025-06-13T13:42:00Z"/>
        </w:trPr>
        <w:tc>
          <w:tcPr>
            <w:tcW w:w="1860" w:type="dxa"/>
            <w:vAlign w:val="center"/>
          </w:tcPr>
          <w:p w14:paraId="66D0E618" w14:textId="018CBD7A"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032" w:author="Euderlan Freire" w:date="2025-06-13T19:10:00Z">
                  <w:rPr>
                    <w:rFonts w:ascii="Times New Roman" w:eastAsia="Times New Roman" w:hAnsi="Times New Roman" w:cs="Times New Roman"/>
                    <w:sz w:val="24"/>
                    <w:szCs w:val="24"/>
                  </w:rPr>
                </w:rPrChange>
              </w:rPr>
            </w:pPr>
            <w:ins w:id="2033" w:author="Yasmin Serejo" w:date="2025-06-13T13:42:00Z">
              <w:r w:rsidRPr="00E203A3">
                <w:rPr>
                  <w:rFonts w:ascii="Times New Roman" w:eastAsia="Times New Roman" w:hAnsi="Times New Roman" w:cs="Times New Roman"/>
                  <w:color w:val="000000" w:themeColor="text1"/>
                  <w:sz w:val="24"/>
                  <w:szCs w:val="24"/>
                  <w:rPrChange w:id="2034" w:author="Euderlan Freire" w:date="2025-06-13T19:10:00Z">
                    <w:rPr>
                      <w:rFonts w:ascii="Times New Roman" w:eastAsia="Times New Roman" w:hAnsi="Times New Roman" w:cs="Times New Roman"/>
                      <w:sz w:val="24"/>
                      <w:szCs w:val="24"/>
                    </w:rPr>
                  </w:rPrChange>
                </w:rPr>
                <w:t>R</w:t>
              </w:r>
              <w:r w:rsidR="00FEAD12" w:rsidRPr="00E203A3">
                <w:rPr>
                  <w:rFonts w:ascii="Times New Roman" w:eastAsia="Times New Roman" w:hAnsi="Times New Roman" w:cs="Times New Roman"/>
                  <w:color w:val="000000" w:themeColor="text1"/>
                  <w:sz w:val="24"/>
                  <w:szCs w:val="24"/>
                  <w:rPrChange w:id="2035"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036" w:author="Euderlan Freire" w:date="2025-06-13T19:10:00Z">
                    <w:rPr>
                      <w:rFonts w:ascii="Times New Roman" w:eastAsia="Times New Roman" w:hAnsi="Times New Roman" w:cs="Times New Roman"/>
                      <w:sz w:val="24"/>
                      <w:szCs w:val="24"/>
                    </w:rPr>
                  </w:rPrChange>
                </w:rPr>
                <w:t>F02</w:t>
              </w:r>
            </w:ins>
          </w:p>
        </w:tc>
        <w:tc>
          <w:tcPr>
            <w:tcW w:w="3345" w:type="dxa"/>
            <w:vAlign w:val="center"/>
          </w:tcPr>
          <w:p w14:paraId="6E756BFF" w14:textId="3A5D4AE7" w:rsidR="359CB0D5" w:rsidRPr="00E203A3" w:rsidRDefault="359CB0D5">
            <w:pPr>
              <w:spacing w:line="360" w:lineRule="auto"/>
              <w:jc w:val="both"/>
              <w:rPr>
                <w:rFonts w:ascii="Times New Roman" w:eastAsia="Times New Roman" w:hAnsi="Times New Roman" w:cs="Times New Roman"/>
                <w:color w:val="000000" w:themeColor="text1"/>
                <w:sz w:val="24"/>
                <w:szCs w:val="24"/>
                <w:rPrChange w:id="2037" w:author="Euderlan Freire" w:date="2025-06-13T19:10:00Z">
                  <w:rPr>
                    <w:rFonts w:ascii="Times New Roman" w:eastAsia="Times New Roman" w:hAnsi="Times New Roman" w:cs="Times New Roman"/>
                    <w:sz w:val="24"/>
                    <w:szCs w:val="24"/>
                  </w:rPr>
                </w:rPrChange>
              </w:rPr>
              <w:pPrChange w:id="2038" w:author="EUDERLAN FREIRE DA SILVA ABREU" w:date="2025-07-17T21:20:00Z">
                <w:pPr/>
              </w:pPrChange>
            </w:pPr>
            <w:ins w:id="2039" w:author="Yasmin Serejo" w:date="2025-06-13T13:46:00Z">
              <w:r w:rsidRPr="00E203A3">
                <w:rPr>
                  <w:rFonts w:ascii="Times New Roman" w:eastAsia="Times New Roman" w:hAnsi="Times New Roman" w:cs="Times New Roman"/>
                  <w:color w:val="000000" w:themeColor="text1"/>
                  <w:sz w:val="24"/>
                  <w:szCs w:val="24"/>
                  <w:rPrChange w:id="2040" w:author="Euderlan Freire" w:date="2025-06-13T19:10:00Z">
                    <w:rPr>
                      <w:rFonts w:ascii="Arial" w:eastAsia="Arial" w:hAnsi="Arial" w:cs="Arial"/>
                    </w:rPr>
                  </w:rPrChange>
                </w:rPr>
                <w:t>Apenas Web</w:t>
              </w:r>
            </w:ins>
          </w:p>
        </w:tc>
        <w:tc>
          <w:tcPr>
            <w:tcW w:w="3285" w:type="dxa"/>
            <w:vAlign w:val="center"/>
          </w:tcPr>
          <w:p w14:paraId="7E84F850" w14:textId="6AD9AB50" w:rsidR="75C42ADC" w:rsidRPr="00E203A3" w:rsidRDefault="75C42ADC">
            <w:pPr>
              <w:spacing w:line="360" w:lineRule="auto"/>
              <w:jc w:val="both"/>
              <w:rPr>
                <w:rFonts w:ascii="Times New Roman" w:eastAsia="Times New Roman" w:hAnsi="Times New Roman" w:cs="Times New Roman"/>
                <w:color w:val="000000" w:themeColor="text1"/>
                <w:sz w:val="24"/>
                <w:szCs w:val="24"/>
                <w:rPrChange w:id="2041" w:author="Euderlan Freire" w:date="2025-06-13T19:10:00Z">
                  <w:rPr>
                    <w:rFonts w:ascii="Times New Roman" w:eastAsia="Times New Roman" w:hAnsi="Times New Roman" w:cs="Times New Roman"/>
                    <w:sz w:val="24"/>
                    <w:szCs w:val="24"/>
                  </w:rPr>
                </w:rPrChange>
              </w:rPr>
              <w:pPrChange w:id="2042" w:author="EUDERLAN FREIRE DA SILVA ABREU" w:date="2025-07-17T21:20:00Z">
                <w:pPr/>
              </w:pPrChange>
            </w:pPr>
            <w:ins w:id="2043" w:author="Yasmin Serejo" w:date="2025-06-13T13:49:00Z">
              <w:r w:rsidRPr="00E203A3">
                <w:rPr>
                  <w:rFonts w:ascii="Times New Roman" w:eastAsia="Times New Roman" w:hAnsi="Times New Roman" w:cs="Times New Roman"/>
                  <w:color w:val="000000" w:themeColor="text1"/>
                  <w:sz w:val="24"/>
                  <w:szCs w:val="24"/>
                  <w:rPrChange w:id="2044" w:author="Euderlan Freire" w:date="2025-06-13T19:10:00Z">
                    <w:rPr>
                      <w:rFonts w:ascii="Arial" w:eastAsia="Arial" w:hAnsi="Arial" w:cs="Arial"/>
                    </w:rPr>
                  </w:rPrChange>
                </w:rPr>
                <w:t>Será apenas um site, sem aplicativo mobile</w:t>
              </w:r>
            </w:ins>
            <w:ins w:id="2045" w:author="Yasmin Serejo" w:date="2025-06-13T13:57:00Z">
              <w:r w:rsidR="6CB21BBE" w:rsidRPr="00E203A3">
                <w:rPr>
                  <w:rFonts w:ascii="Times New Roman" w:eastAsia="Times New Roman" w:hAnsi="Times New Roman" w:cs="Times New Roman"/>
                  <w:color w:val="000000" w:themeColor="text1"/>
                  <w:sz w:val="24"/>
                  <w:szCs w:val="24"/>
                  <w:rPrChange w:id="2046" w:author="Euderlan Freire" w:date="2025-06-13T19:10:00Z">
                    <w:rPr>
                      <w:rFonts w:ascii="Arial" w:eastAsia="Arial" w:hAnsi="Arial" w:cs="Arial"/>
                    </w:rPr>
                  </w:rPrChange>
                </w:rPr>
                <w:t>.</w:t>
              </w:r>
            </w:ins>
          </w:p>
        </w:tc>
      </w:tr>
      <w:tr w:rsidR="0017380A" w:rsidRPr="00E203A3" w14:paraId="6D17817D" w14:textId="77777777" w:rsidTr="66C841F8">
        <w:trPr>
          <w:trHeight w:val="300"/>
          <w:ins w:id="2047" w:author="Yasmin Serejo" w:date="2025-06-13T13:42:00Z"/>
        </w:trPr>
        <w:tc>
          <w:tcPr>
            <w:tcW w:w="1860" w:type="dxa"/>
            <w:vAlign w:val="center"/>
          </w:tcPr>
          <w:p w14:paraId="6FA36ACD" w14:textId="1F442E7E"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048" w:author="Euderlan Freire" w:date="2025-06-13T19:10:00Z">
                  <w:rPr>
                    <w:rFonts w:ascii="Times New Roman" w:eastAsia="Times New Roman" w:hAnsi="Times New Roman" w:cs="Times New Roman"/>
                    <w:sz w:val="24"/>
                    <w:szCs w:val="24"/>
                  </w:rPr>
                </w:rPrChange>
              </w:rPr>
            </w:pPr>
            <w:ins w:id="2049" w:author="Yasmin Serejo" w:date="2025-06-13T13:42:00Z">
              <w:r w:rsidRPr="00E203A3">
                <w:rPr>
                  <w:rFonts w:ascii="Times New Roman" w:eastAsia="Times New Roman" w:hAnsi="Times New Roman" w:cs="Times New Roman"/>
                  <w:color w:val="000000" w:themeColor="text1"/>
                  <w:sz w:val="24"/>
                  <w:szCs w:val="24"/>
                  <w:rPrChange w:id="2050" w:author="Euderlan Freire" w:date="2025-06-13T19:10:00Z">
                    <w:rPr>
                      <w:rFonts w:ascii="Times New Roman" w:eastAsia="Times New Roman" w:hAnsi="Times New Roman" w:cs="Times New Roman"/>
                      <w:sz w:val="24"/>
                      <w:szCs w:val="24"/>
                    </w:rPr>
                  </w:rPrChange>
                </w:rPr>
                <w:t>R</w:t>
              </w:r>
              <w:r w:rsidR="56D6453A" w:rsidRPr="00E203A3">
                <w:rPr>
                  <w:rFonts w:ascii="Times New Roman" w:eastAsia="Times New Roman" w:hAnsi="Times New Roman" w:cs="Times New Roman"/>
                  <w:color w:val="000000" w:themeColor="text1"/>
                  <w:sz w:val="24"/>
                  <w:szCs w:val="24"/>
                  <w:rPrChange w:id="2051"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052" w:author="Euderlan Freire" w:date="2025-06-13T19:10:00Z">
                    <w:rPr>
                      <w:rFonts w:ascii="Times New Roman" w:eastAsia="Times New Roman" w:hAnsi="Times New Roman" w:cs="Times New Roman"/>
                      <w:sz w:val="24"/>
                      <w:szCs w:val="24"/>
                    </w:rPr>
                  </w:rPrChange>
                </w:rPr>
                <w:t>F03</w:t>
              </w:r>
            </w:ins>
          </w:p>
        </w:tc>
        <w:tc>
          <w:tcPr>
            <w:tcW w:w="3345" w:type="dxa"/>
            <w:vAlign w:val="center"/>
          </w:tcPr>
          <w:p w14:paraId="1A8ED39E" w14:textId="5E0FF40A" w:rsidR="6B132859" w:rsidRPr="00E203A3" w:rsidRDefault="6B132859">
            <w:pPr>
              <w:spacing w:line="360" w:lineRule="auto"/>
              <w:jc w:val="both"/>
              <w:rPr>
                <w:rFonts w:ascii="Times New Roman" w:eastAsia="Times New Roman" w:hAnsi="Times New Roman" w:cs="Times New Roman"/>
                <w:color w:val="000000" w:themeColor="text1"/>
                <w:sz w:val="24"/>
                <w:szCs w:val="24"/>
                <w:rPrChange w:id="2053" w:author="Euderlan Freire" w:date="2025-06-13T19:10:00Z">
                  <w:rPr>
                    <w:rFonts w:ascii="Times New Roman" w:eastAsia="Times New Roman" w:hAnsi="Times New Roman" w:cs="Times New Roman"/>
                    <w:sz w:val="24"/>
                    <w:szCs w:val="24"/>
                  </w:rPr>
                </w:rPrChange>
              </w:rPr>
              <w:pPrChange w:id="2054" w:author="EUDERLAN FREIRE DA SILVA ABREU" w:date="2025-07-17T21:20:00Z">
                <w:pPr/>
              </w:pPrChange>
            </w:pPr>
            <w:ins w:id="2055" w:author="Yasmin Serejo" w:date="2025-06-13T13:46:00Z">
              <w:r w:rsidRPr="00E203A3">
                <w:rPr>
                  <w:rFonts w:ascii="Times New Roman" w:eastAsia="Times New Roman" w:hAnsi="Times New Roman" w:cs="Times New Roman"/>
                  <w:color w:val="000000" w:themeColor="text1"/>
                  <w:sz w:val="24"/>
                  <w:szCs w:val="24"/>
                  <w:rPrChange w:id="2056" w:author="Euderlan Freire" w:date="2025-06-13T19:10:00Z">
                    <w:rPr>
                      <w:rFonts w:ascii="Arial" w:eastAsia="Arial" w:hAnsi="Arial" w:cs="Arial"/>
                    </w:rPr>
                  </w:rPrChange>
                </w:rPr>
                <w:t>Acesso Público</w:t>
              </w:r>
            </w:ins>
          </w:p>
        </w:tc>
        <w:tc>
          <w:tcPr>
            <w:tcW w:w="3285" w:type="dxa"/>
            <w:vAlign w:val="center"/>
          </w:tcPr>
          <w:p w14:paraId="5E9348C1" w14:textId="554CEC89" w:rsidR="2211FCD7" w:rsidRPr="00E203A3" w:rsidRDefault="2211FCD7">
            <w:pPr>
              <w:spacing w:line="360" w:lineRule="auto"/>
              <w:jc w:val="both"/>
              <w:rPr>
                <w:rFonts w:ascii="Times New Roman" w:eastAsia="Times New Roman" w:hAnsi="Times New Roman" w:cs="Times New Roman"/>
                <w:color w:val="000000" w:themeColor="text1"/>
                <w:sz w:val="24"/>
                <w:szCs w:val="24"/>
                <w:rPrChange w:id="2057" w:author="Euderlan Freire" w:date="2025-06-13T19:10:00Z">
                  <w:rPr>
                    <w:rFonts w:ascii="Times New Roman" w:eastAsia="Times New Roman" w:hAnsi="Times New Roman" w:cs="Times New Roman"/>
                    <w:sz w:val="24"/>
                    <w:szCs w:val="24"/>
                  </w:rPr>
                </w:rPrChange>
              </w:rPr>
              <w:pPrChange w:id="2058" w:author="EUDERLAN FREIRE DA SILVA ABREU" w:date="2025-07-17T21:20:00Z">
                <w:pPr/>
              </w:pPrChange>
            </w:pPr>
            <w:ins w:id="2059" w:author="Yasmin Serejo" w:date="2025-06-13T13:49:00Z">
              <w:r w:rsidRPr="00E203A3">
                <w:rPr>
                  <w:rFonts w:ascii="Times New Roman" w:eastAsia="Times New Roman" w:hAnsi="Times New Roman" w:cs="Times New Roman"/>
                  <w:color w:val="000000" w:themeColor="text1"/>
                  <w:sz w:val="24"/>
                  <w:szCs w:val="24"/>
                  <w:rPrChange w:id="2060" w:author="Euderlan Freire" w:date="2025-06-13T19:10:00Z">
                    <w:rPr>
                      <w:rFonts w:ascii="Arial" w:eastAsia="Arial" w:hAnsi="Arial" w:cs="Arial"/>
                    </w:rPr>
                  </w:rPrChange>
                </w:rPr>
                <w:t>A resolução deve estar disponível para estudantes, servidores e comunidade em geral</w:t>
              </w:r>
            </w:ins>
            <w:ins w:id="2061" w:author="Yasmin Serejo" w:date="2025-06-13T13:57:00Z">
              <w:r w:rsidR="74286EAB" w:rsidRPr="00E203A3">
                <w:rPr>
                  <w:rFonts w:ascii="Times New Roman" w:eastAsia="Times New Roman" w:hAnsi="Times New Roman" w:cs="Times New Roman"/>
                  <w:color w:val="000000" w:themeColor="text1"/>
                  <w:sz w:val="24"/>
                  <w:szCs w:val="24"/>
                  <w:rPrChange w:id="2062" w:author="Euderlan Freire" w:date="2025-06-13T19:10:00Z">
                    <w:rPr>
                      <w:rFonts w:ascii="Arial" w:eastAsia="Arial" w:hAnsi="Arial" w:cs="Arial"/>
                    </w:rPr>
                  </w:rPrChange>
                </w:rPr>
                <w:t>.</w:t>
              </w:r>
            </w:ins>
          </w:p>
        </w:tc>
      </w:tr>
      <w:tr w:rsidR="0017380A" w:rsidRPr="00E203A3" w14:paraId="59373535" w14:textId="77777777" w:rsidTr="66C841F8">
        <w:trPr>
          <w:trHeight w:val="300"/>
          <w:ins w:id="2063" w:author="Yasmin Serejo" w:date="2025-06-13T13:42:00Z"/>
        </w:trPr>
        <w:tc>
          <w:tcPr>
            <w:tcW w:w="1860" w:type="dxa"/>
            <w:vAlign w:val="center"/>
          </w:tcPr>
          <w:p w14:paraId="4EF420F1" w14:textId="67DA0B04"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064" w:author="Euderlan Freire" w:date="2025-06-13T19:10:00Z">
                  <w:rPr>
                    <w:rFonts w:ascii="Times New Roman" w:eastAsia="Times New Roman" w:hAnsi="Times New Roman" w:cs="Times New Roman"/>
                    <w:sz w:val="24"/>
                    <w:szCs w:val="24"/>
                  </w:rPr>
                </w:rPrChange>
              </w:rPr>
            </w:pPr>
            <w:ins w:id="2065" w:author="Yasmin Serejo" w:date="2025-06-13T13:42:00Z">
              <w:r w:rsidRPr="00E203A3">
                <w:rPr>
                  <w:rFonts w:ascii="Times New Roman" w:eastAsia="Times New Roman" w:hAnsi="Times New Roman" w:cs="Times New Roman"/>
                  <w:color w:val="000000" w:themeColor="text1"/>
                  <w:sz w:val="24"/>
                  <w:szCs w:val="24"/>
                  <w:rPrChange w:id="2066" w:author="Euderlan Freire" w:date="2025-06-13T19:10:00Z">
                    <w:rPr>
                      <w:rFonts w:ascii="Times New Roman" w:eastAsia="Times New Roman" w:hAnsi="Times New Roman" w:cs="Times New Roman"/>
                      <w:sz w:val="24"/>
                      <w:szCs w:val="24"/>
                    </w:rPr>
                  </w:rPrChange>
                </w:rPr>
                <w:t>R</w:t>
              </w:r>
              <w:r w:rsidR="56D6453A" w:rsidRPr="00E203A3">
                <w:rPr>
                  <w:rFonts w:ascii="Times New Roman" w:eastAsia="Times New Roman" w:hAnsi="Times New Roman" w:cs="Times New Roman"/>
                  <w:color w:val="000000" w:themeColor="text1"/>
                  <w:sz w:val="24"/>
                  <w:szCs w:val="24"/>
                  <w:rPrChange w:id="2067"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068" w:author="Euderlan Freire" w:date="2025-06-13T19:10:00Z">
                    <w:rPr>
                      <w:rFonts w:ascii="Times New Roman" w:eastAsia="Times New Roman" w:hAnsi="Times New Roman" w:cs="Times New Roman"/>
                      <w:sz w:val="24"/>
                      <w:szCs w:val="24"/>
                    </w:rPr>
                  </w:rPrChange>
                </w:rPr>
                <w:t>F04</w:t>
              </w:r>
            </w:ins>
          </w:p>
        </w:tc>
        <w:tc>
          <w:tcPr>
            <w:tcW w:w="3345" w:type="dxa"/>
            <w:vAlign w:val="center"/>
          </w:tcPr>
          <w:p w14:paraId="524154F1" w14:textId="59DB958D" w:rsidR="65C2EEFC" w:rsidRPr="00E203A3" w:rsidRDefault="65C2EEFC">
            <w:pPr>
              <w:spacing w:line="360" w:lineRule="auto"/>
              <w:jc w:val="both"/>
              <w:rPr>
                <w:rFonts w:ascii="Times New Roman" w:eastAsia="Times New Roman" w:hAnsi="Times New Roman" w:cs="Times New Roman"/>
                <w:color w:val="000000" w:themeColor="text1"/>
                <w:sz w:val="24"/>
                <w:szCs w:val="24"/>
                <w:rPrChange w:id="2069" w:author="Euderlan Freire" w:date="2025-06-13T19:10:00Z">
                  <w:rPr>
                    <w:rFonts w:ascii="Times New Roman" w:eastAsia="Times New Roman" w:hAnsi="Times New Roman" w:cs="Times New Roman"/>
                    <w:sz w:val="24"/>
                    <w:szCs w:val="24"/>
                  </w:rPr>
                </w:rPrChange>
              </w:rPr>
              <w:pPrChange w:id="2070" w:author="EUDERLAN FREIRE DA SILVA ABREU" w:date="2025-07-17T21:20:00Z">
                <w:pPr/>
              </w:pPrChange>
            </w:pPr>
            <w:ins w:id="2071" w:author="Yasmin Serejo" w:date="2025-06-13T13:46:00Z">
              <w:r w:rsidRPr="00E203A3">
                <w:rPr>
                  <w:rFonts w:ascii="Times New Roman" w:eastAsia="Times New Roman" w:hAnsi="Times New Roman" w:cs="Times New Roman"/>
                  <w:color w:val="000000" w:themeColor="text1"/>
                  <w:sz w:val="24"/>
                  <w:szCs w:val="24"/>
                  <w:rPrChange w:id="2072" w:author="Euderlan Freire" w:date="2025-06-13T19:10:00Z">
                    <w:rPr>
                      <w:rFonts w:ascii="Arial" w:eastAsia="Arial" w:hAnsi="Arial" w:cs="Arial"/>
                    </w:rPr>
                  </w:rPrChange>
                </w:rPr>
                <w:t>Infraestrutura Estável</w:t>
              </w:r>
            </w:ins>
          </w:p>
        </w:tc>
        <w:tc>
          <w:tcPr>
            <w:tcW w:w="3285" w:type="dxa"/>
            <w:vAlign w:val="center"/>
          </w:tcPr>
          <w:p w14:paraId="0EBE74DF" w14:textId="114BD129" w:rsidR="729F908F" w:rsidRPr="00E203A3" w:rsidRDefault="729F908F">
            <w:pPr>
              <w:spacing w:line="360" w:lineRule="auto"/>
              <w:jc w:val="both"/>
              <w:rPr>
                <w:rFonts w:ascii="Times New Roman" w:eastAsia="Times New Roman" w:hAnsi="Times New Roman" w:cs="Times New Roman"/>
                <w:color w:val="000000" w:themeColor="text1"/>
                <w:sz w:val="24"/>
                <w:szCs w:val="24"/>
                <w:rPrChange w:id="2073" w:author="Euderlan Freire" w:date="2025-06-13T19:10:00Z">
                  <w:rPr>
                    <w:rFonts w:ascii="Times New Roman" w:eastAsia="Times New Roman" w:hAnsi="Times New Roman" w:cs="Times New Roman"/>
                    <w:sz w:val="24"/>
                    <w:szCs w:val="24"/>
                  </w:rPr>
                </w:rPrChange>
              </w:rPr>
              <w:pPrChange w:id="2074" w:author="EUDERLAN FREIRE DA SILVA ABREU" w:date="2025-07-17T21:20:00Z">
                <w:pPr/>
              </w:pPrChange>
            </w:pPr>
            <w:ins w:id="2075" w:author="Yasmin Serejo" w:date="2025-06-13T13:55:00Z">
              <w:r w:rsidRPr="00E203A3">
                <w:rPr>
                  <w:rFonts w:ascii="Times New Roman" w:eastAsia="Times New Roman" w:hAnsi="Times New Roman" w:cs="Times New Roman"/>
                  <w:color w:val="000000" w:themeColor="text1"/>
                  <w:sz w:val="24"/>
                  <w:szCs w:val="24"/>
                  <w:rPrChange w:id="2076" w:author="Euderlan Freire" w:date="2025-06-13T19:10:00Z">
                    <w:rPr>
                      <w:rFonts w:ascii="Arial" w:eastAsia="Arial" w:hAnsi="Arial" w:cs="Arial"/>
                    </w:rPr>
                  </w:rPrChange>
                </w:rPr>
                <w:t>Sistema e</w:t>
              </w:r>
            </w:ins>
            <w:ins w:id="2077" w:author="Yasmin Serejo" w:date="2025-06-13T13:49:00Z">
              <w:r w:rsidR="3EDCDEAE" w:rsidRPr="00E203A3">
                <w:rPr>
                  <w:rFonts w:ascii="Times New Roman" w:eastAsia="Times New Roman" w:hAnsi="Times New Roman" w:cs="Times New Roman"/>
                  <w:color w:val="000000" w:themeColor="text1"/>
                  <w:sz w:val="24"/>
                  <w:szCs w:val="24"/>
                  <w:rPrChange w:id="2078" w:author="Euderlan Freire" w:date="2025-06-13T19:10:00Z">
                    <w:rPr>
                      <w:rFonts w:ascii="Arial" w:eastAsia="Arial" w:hAnsi="Arial" w:cs="Arial"/>
                    </w:rPr>
                  </w:rPrChange>
                </w:rPr>
                <w:t xml:space="preserve">stável </w:t>
              </w:r>
            </w:ins>
            <w:ins w:id="2079" w:author="Yasmin Serejo" w:date="2025-06-13T13:55:00Z">
              <w:r w:rsidR="4861E3B9" w:rsidRPr="00E203A3">
                <w:rPr>
                  <w:rFonts w:ascii="Times New Roman" w:eastAsia="Times New Roman" w:hAnsi="Times New Roman" w:cs="Times New Roman"/>
                  <w:color w:val="000000" w:themeColor="text1"/>
                  <w:sz w:val="24"/>
                  <w:szCs w:val="24"/>
                  <w:rPrChange w:id="2080" w:author="Euderlan Freire" w:date="2025-06-13T19:10:00Z">
                    <w:rPr>
                      <w:rFonts w:ascii="Arial" w:eastAsia="Arial" w:hAnsi="Arial" w:cs="Arial"/>
                    </w:rPr>
                  </w:rPrChange>
                </w:rPr>
                <w:t>com</w:t>
              </w:r>
            </w:ins>
            <w:ins w:id="2081" w:author="Yasmin Serejo" w:date="2025-06-13T13:49:00Z">
              <w:r w:rsidR="3EDCDEAE" w:rsidRPr="00E203A3">
                <w:rPr>
                  <w:rFonts w:ascii="Times New Roman" w:eastAsia="Times New Roman" w:hAnsi="Times New Roman" w:cs="Times New Roman"/>
                  <w:color w:val="000000" w:themeColor="text1"/>
                  <w:sz w:val="24"/>
                  <w:szCs w:val="24"/>
                  <w:rPrChange w:id="2082" w:author="Euderlan Freire" w:date="2025-06-13T19:10:00Z">
                    <w:rPr>
                      <w:rFonts w:ascii="Arial" w:eastAsia="Arial" w:hAnsi="Arial" w:cs="Arial"/>
                    </w:rPr>
                  </w:rPrChange>
                </w:rPr>
                <w:t xml:space="preserve"> custo operacional sustentável a longo prazo</w:t>
              </w:r>
            </w:ins>
            <w:ins w:id="2083" w:author="Yasmin Serejo" w:date="2025-06-13T13:54:00Z">
              <w:r w:rsidR="7ADD3E88" w:rsidRPr="00E203A3">
                <w:rPr>
                  <w:rFonts w:ascii="Times New Roman" w:eastAsia="Times New Roman" w:hAnsi="Times New Roman" w:cs="Times New Roman"/>
                  <w:color w:val="000000" w:themeColor="text1"/>
                  <w:sz w:val="24"/>
                  <w:szCs w:val="24"/>
                  <w:rPrChange w:id="2084" w:author="Euderlan Freire" w:date="2025-06-13T19:10:00Z">
                    <w:rPr>
                      <w:rFonts w:ascii="Arial" w:eastAsia="Arial" w:hAnsi="Arial" w:cs="Arial"/>
                    </w:rPr>
                  </w:rPrChange>
                </w:rPr>
                <w:t>.</w:t>
              </w:r>
            </w:ins>
          </w:p>
        </w:tc>
      </w:tr>
      <w:tr w:rsidR="0017380A" w:rsidRPr="00E203A3" w14:paraId="31E6F2F9" w14:textId="77777777" w:rsidTr="66C841F8">
        <w:trPr>
          <w:trHeight w:val="300"/>
          <w:ins w:id="2085" w:author="Yasmin Serejo" w:date="2025-06-13T13:42:00Z"/>
        </w:trPr>
        <w:tc>
          <w:tcPr>
            <w:tcW w:w="1860" w:type="dxa"/>
            <w:vAlign w:val="center"/>
          </w:tcPr>
          <w:p w14:paraId="7673CECE" w14:textId="311B844F"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086" w:author="Euderlan Freire" w:date="2025-06-13T19:10:00Z">
                  <w:rPr>
                    <w:rFonts w:ascii="Times New Roman" w:eastAsia="Times New Roman" w:hAnsi="Times New Roman" w:cs="Times New Roman"/>
                    <w:sz w:val="24"/>
                    <w:szCs w:val="24"/>
                  </w:rPr>
                </w:rPrChange>
              </w:rPr>
            </w:pPr>
            <w:ins w:id="2087" w:author="Yasmin Serejo" w:date="2025-06-13T13:42:00Z">
              <w:r w:rsidRPr="00E203A3">
                <w:rPr>
                  <w:rFonts w:ascii="Times New Roman" w:eastAsia="Times New Roman" w:hAnsi="Times New Roman" w:cs="Times New Roman"/>
                  <w:color w:val="000000" w:themeColor="text1"/>
                  <w:sz w:val="24"/>
                  <w:szCs w:val="24"/>
                  <w:rPrChange w:id="2088" w:author="Euderlan Freire" w:date="2025-06-13T19:10:00Z">
                    <w:rPr>
                      <w:rFonts w:ascii="Times New Roman" w:eastAsia="Times New Roman" w:hAnsi="Times New Roman" w:cs="Times New Roman"/>
                      <w:sz w:val="24"/>
                      <w:szCs w:val="24"/>
                    </w:rPr>
                  </w:rPrChange>
                </w:rPr>
                <w:t>R</w:t>
              </w:r>
              <w:r w:rsidR="6870BE54" w:rsidRPr="00E203A3">
                <w:rPr>
                  <w:rFonts w:ascii="Times New Roman" w:eastAsia="Times New Roman" w:hAnsi="Times New Roman" w:cs="Times New Roman"/>
                  <w:color w:val="000000" w:themeColor="text1"/>
                  <w:sz w:val="24"/>
                  <w:szCs w:val="24"/>
                  <w:rPrChange w:id="2089"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090" w:author="Euderlan Freire" w:date="2025-06-13T19:10:00Z">
                    <w:rPr>
                      <w:rFonts w:ascii="Times New Roman" w:eastAsia="Times New Roman" w:hAnsi="Times New Roman" w:cs="Times New Roman"/>
                      <w:sz w:val="24"/>
                      <w:szCs w:val="24"/>
                    </w:rPr>
                  </w:rPrChange>
                </w:rPr>
                <w:t>F05</w:t>
              </w:r>
            </w:ins>
          </w:p>
        </w:tc>
        <w:tc>
          <w:tcPr>
            <w:tcW w:w="3345" w:type="dxa"/>
            <w:vAlign w:val="center"/>
          </w:tcPr>
          <w:p w14:paraId="5C1E8CC5" w14:textId="0865639C" w:rsidR="341E2038" w:rsidRPr="00E203A3" w:rsidRDefault="341E2038">
            <w:pPr>
              <w:spacing w:line="360" w:lineRule="auto"/>
              <w:jc w:val="both"/>
              <w:rPr>
                <w:rFonts w:ascii="Times New Roman" w:eastAsia="Times New Roman" w:hAnsi="Times New Roman" w:cs="Times New Roman"/>
                <w:color w:val="000000" w:themeColor="text1"/>
                <w:sz w:val="24"/>
                <w:szCs w:val="24"/>
                <w:lang w:val="en-US"/>
                <w:rPrChange w:id="2091" w:author="Euderlan Freire" w:date="2025-06-13T19:10:00Z">
                  <w:rPr>
                    <w:rFonts w:ascii="Times New Roman" w:eastAsia="Times New Roman" w:hAnsi="Times New Roman" w:cs="Times New Roman"/>
                    <w:sz w:val="24"/>
                    <w:szCs w:val="24"/>
                    <w:lang w:val="en-US"/>
                  </w:rPr>
                </w:rPrChange>
              </w:rPr>
              <w:pPrChange w:id="2092" w:author="EUDERLAN FREIRE DA SILVA ABREU" w:date="2025-07-17T21:20:00Z">
                <w:pPr/>
              </w:pPrChange>
            </w:pPr>
            <w:proofErr w:type="spellStart"/>
            <w:ins w:id="2093" w:author="Yasmin Serejo" w:date="2025-06-13T13:46:00Z">
              <w:r w:rsidRPr="00E203A3">
                <w:rPr>
                  <w:rFonts w:ascii="Times New Roman" w:eastAsia="Times New Roman" w:hAnsi="Times New Roman" w:cs="Times New Roman"/>
                  <w:color w:val="000000" w:themeColor="text1"/>
                  <w:sz w:val="24"/>
                  <w:szCs w:val="24"/>
                  <w:lang w:val="en-US"/>
                  <w:rPrChange w:id="2094" w:author="Euderlan Freire" w:date="2025-06-13T19:10:00Z">
                    <w:rPr>
                      <w:rFonts w:ascii="Arial" w:eastAsia="Arial" w:hAnsi="Arial" w:cs="Arial"/>
                      <w:lang w:val="en-US"/>
                    </w:rPr>
                  </w:rPrChange>
                </w:rPr>
                <w:t>Suporte</w:t>
              </w:r>
              <w:proofErr w:type="spellEnd"/>
              <w:r w:rsidRPr="00E203A3">
                <w:rPr>
                  <w:rFonts w:ascii="Times New Roman" w:eastAsia="Times New Roman" w:hAnsi="Times New Roman" w:cs="Times New Roman"/>
                  <w:color w:val="000000" w:themeColor="text1"/>
                  <w:sz w:val="24"/>
                  <w:szCs w:val="24"/>
                  <w:lang w:val="en-US"/>
                  <w:rPrChange w:id="2095" w:author="Euderlan Freire" w:date="2025-06-13T19:10:00Z">
                    <w:rPr>
                      <w:rFonts w:ascii="Arial" w:eastAsia="Arial" w:hAnsi="Arial" w:cs="Arial"/>
                      <w:lang w:val="en-US"/>
                    </w:rPr>
                  </w:rPrChange>
                </w:rPr>
                <w:t xml:space="preserve"> </w:t>
              </w:r>
            </w:ins>
            <w:ins w:id="2096" w:author="Yasmin Serejo" w:date="2025-06-13T13:59:00Z">
              <w:r w:rsidR="6528D1CA" w:rsidRPr="00E203A3">
                <w:rPr>
                  <w:rFonts w:ascii="Times New Roman" w:eastAsia="Times New Roman" w:hAnsi="Times New Roman" w:cs="Times New Roman"/>
                  <w:color w:val="000000" w:themeColor="text1"/>
                  <w:sz w:val="24"/>
                  <w:szCs w:val="24"/>
                  <w:lang w:val="en-US"/>
                  <w:rPrChange w:id="2097" w:author="Euderlan Freire" w:date="2025-06-13T19:10:00Z">
                    <w:rPr>
                      <w:rFonts w:ascii="Times New Roman" w:eastAsia="Times New Roman" w:hAnsi="Times New Roman" w:cs="Times New Roman"/>
                      <w:sz w:val="24"/>
                      <w:szCs w:val="24"/>
                      <w:lang w:val="en-US"/>
                    </w:rPr>
                  </w:rPrChange>
                </w:rPr>
                <w:t>a</w:t>
              </w:r>
            </w:ins>
            <w:ins w:id="2098" w:author="Yasmin Serejo" w:date="2025-06-13T13:58:00Z">
              <w:r w:rsidR="6528D1CA" w:rsidRPr="00E203A3">
                <w:rPr>
                  <w:rFonts w:ascii="Times New Roman" w:eastAsia="Times New Roman" w:hAnsi="Times New Roman" w:cs="Times New Roman"/>
                  <w:color w:val="000000" w:themeColor="text1"/>
                  <w:sz w:val="24"/>
                  <w:szCs w:val="24"/>
                  <w:lang w:val="en-US"/>
                  <w:rPrChange w:id="2099" w:author="Euderlan Freire" w:date="2025-06-13T19:10:00Z">
                    <w:rPr>
                      <w:rFonts w:ascii="Times New Roman" w:eastAsia="Times New Roman" w:hAnsi="Times New Roman" w:cs="Times New Roman"/>
                      <w:sz w:val="24"/>
                      <w:szCs w:val="24"/>
                      <w:lang w:val="en-US"/>
                    </w:rPr>
                  </w:rPrChange>
                </w:rPr>
                <w:t xml:space="preserve"> </w:t>
              </w:r>
            </w:ins>
            <w:proofErr w:type="spellStart"/>
            <w:ins w:id="2100" w:author="Yasmin Serejo" w:date="2025-06-13T13:46:00Z">
              <w:r w:rsidRPr="00E203A3">
                <w:rPr>
                  <w:rFonts w:ascii="Times New Roman" w:eastAsia="Times New Roman" w:hAnsi="Times New Roman" w:cs="Times New Roman"/>
                  <w:color w:val="000000" w:themeColor="text1"/>
                  <w:sz w:val="24"/>
                  <w:szCs w:val="24"/>
                  <w:lang w:val="en-US"/>
                  <w:rPrChange w:id="2101" w:author="Euderlan Freire" w:date="2025-06-13T19:10:00Z">
                    <w:rPr>
                      <w:rFonts w:ascii="Arial" w:eastAsia="Arial" w:hAnsi="Arial" w:cs="Arial"/>
                      <w:lang w:val="en-US"/>
                    </w:rPr>
                  </w:rPrChange>
                </w:rPr>
                <w:t>vários</w:t>
              </w:r>
              <w:proofErr w:type="spellEnd"/>
              <w:r w:rsidRPr="00E203A3">
                <w:rPr>
                  <w:rFonts w:ascii="Times New Roman" w:eastAsia="Times New Roman" w:hAnsi="Times New Roman" w:cs="Times New Roman"/>
                  <w:color w:val="000000" w:themeColor="text1"/>
                  <w:sz w:val="24"/>
                  <w:szCs w:val="24"/>
                  <w:lang w:val="en-US"/>
                  <w:rPrChange w:id="2102" w:author="Euderlan Freire" w:date="2025-06-13T19:10:00Z">
                    <w:rPr>
                      <w:rFonts w:ascii="Arial" w:eastAsia="Arial" w:hAnsi="Arial" w:cs="Arial"/>
                      <w:lang w:val="en-US"/>
                    </w:rPr>
                  </w:rPrChange>
                </w:rPr>
                <w:t xml:space="preserve"> </w:t>
              </w:r>
            </w:ins>
            <w:proofErr w:type="spellStart"/>
            <w:ins w:id="2103" w:author="Yasmin Serejo" w:date="2025-06-13T13:58:00Z">
              <w:r w:rsidR="786D652F" w:rsidRPr="00E203A3">
                <w:rPr>
                  <w:rFonts w:ascii="Times New Roman" w:eastAsia="Times New Roman" w:hAnsi="Times New Roman" w:cs="Times New Roman"/>
                  <w:color w:val="000000" w:themeColor="text1"/>
                  <w:sz w:val="24"/>
                  <w:szCs w:val="24"/>
                  <w:lang w:val="en-US"/>
                  <w:rPrChange w:id="2104" w:author="Euderlan Freire" w:date="2025-06-13T19:10:00Z">
                    <w:rPr>
                      <w:rFonts w:ascii="Times New Roman" w:eastAsia="Times New Roman" w:hAnsi="Times New Roman" w:cs="Times New Roman"/>
                      <w:sz w:val="24"/>
                      <w:szCs w:val="24"/>
                      <w:lang w:val="en-US"/>
                    </w:rPr>
                  </w:rPrChange>
                </w:rPr>
                <w:t>u</w:t>
              </w:r>
            </w:ins>
            <w:ins w:id="2105" w:author="Yasmin Serejo" w:date="2025-06-13T13:46:00Z">
              <w:r w:rsidRPr="00E203A3">
                <w:rPr>
                  <w:rFonts w:ascii="Times New Roman" w:eastAsia="Times New Roman" w:hAnsi="Times New Roman" w:cs="Times New Roman"/>
                  <w:color w:val="000000" w:themeColor="text1"/>
                  <w:sz w:val="24"/>
                  <w:szCs w:val="24"/>
                  <w:lang w:val="en-US"/>
                  <w:rPrChange w:id="2106" w:author="Euderlan Freire" w:date="2025-06-13T19:10:00Z">
                    <w:rPr>
                      <w:rFonts w:ascii="Arial" w:eastAsia="Arial" w:hAnsi="Arial" w:cs="Arial"/>
                      <w:lang w:val="en-US"/>
                    </w:rPr>
                  </w:rPrChange>
                </w:rPr>
                <w:t>suários</w:t>
              </w:r>
            </w:ins>
            <w:proofErr w:type="spellEnd"/>
          </w:p>
        </w:tc>
        <w:tc>
          <w:tcPr>
            <w:tcW w:w="3285" w:type="dxa"/>
            <w:vAlign w:val="center"/>
          </w:tcPr>
          <w:p w14:paraId="146F73D1" w14:textId="4950AED1" w:rsidR="2510FFD8" w:rsidRPr="00E203A3" w:rsidRDefault="2510FFD8">
            <w:pPr>
              <w:spacing w:line="360" w:lineRule="auto"/>
              <w:jc w:val="both"/>
              <w:rPr>
                <w:rFonts w:ascii="Times New Roman" w:eastAsia="Times New Roman" w:hAnsi="Times New Roman" w:cs="Times New Roman"/>
                <w:color w:val="000000" w:themeColor="text1"/>
                <w:sz w:val="24"/>
                <w:szCs w:val="24"/>
                <w:rPrChange w:id="2107" w:author="Euderlan Freire" w:date="2025-06-13T19:10:00Z">
                  <w:rPr>
                    <w:rFonts w:ascii="Times New Roman" w:eastAsia="Times New Roman" w:hAnsi="Times New Roman" w:cs="Times New Roman"/>
                    <w:sz w:val="24"/>
                    <w:szCs w:val="24"/>
                  </w:rPr>
                </w:rPrChange>
              </w:rPr>
              <w:pPrChange w:id="2108" w:author="EUDERLAN FREIRE DA SILVA ABREU" w:date="2025-07-17T21:20:00Z">
                <w:pPr/>
              </w:pPrChange>
            </w:pPr>
            <w:ins w:id="2109" w:author="Yasmin Serejo" w:date="2025-06-13T13:56:00Z">
              <w:r w:rsidRPr="00E203A3">
                <w:rPr>
                  <w:rFonts w:ascii="Times New Roman" w:eastAsia="Times New Roman" w:hAnsi="Times New Roman" w:cs="Times New Roman"/>
                  <w:color w:val="000000" w:themeColor="text1"/>
                  <w:sz w:val="24"/>
                  <w:szCs w:val="24"/>
                  <w:rPrChange w:id="2110" w:author="Euderlan Freire" w:date="2025-06-13T19:10:00Z">
                    <w:rPr>
                      <w:rFonts w:ascii="Arial" w:eastAsia="Arial" w:hAnsi="Arial" w:cs="Arial"/>
                    </w:rPr>
                  </w:rPrChange>
                </w:rPr>
                <w:t>Suporte a</w:t>
              </w:r>
            </w:ins>
            <w:ins w:id="2111" w:author="Yasmin Serejo" w:date="2025-06-13T13:49:00Z">
              <w:r w:rsidR="5D1DAF50" w:rsidRPr="00E203A3">
                <w:rPr>
                  <w:rFonts w:ascii="Times New Roman" w:eastAsia="Times New Roman" w:hAnsi="Times New Roman" w:cs="Times New Roman"/>
                  <w:color w:val="000000" w:themeColor="text1"/>
                  <w:sz w:val="24"/>
                  <w:szCs w:val="24"/>
                  <w:rPrChange w:id="2112" w:author="Euderlan Freire" w:date="2025-06-13T19:10:00Z">
                    <w:rPr>
                      <w:rFonts w:ascii="Arial" w:eastAsia="Arial" w:hAnsi="Arial" w:cs="Arial"/>
                    </w:rPr>
                  </w:rPrChange>
                </w:rPr>
                <w:t xml:space="preserve"> vários estudantes e servidores</w:t>
              </w:r>
            </w:ins>
            <w:ins w:id="2113" w:author="Yasmin Serejo" w:date="2025-06-13T13:59:00Z">
              <w:r w:rsidR="16B6B199" w:rsidRPr="00E203A3">
                <w:rPr>
                  <w:rFonts w:ascii="Times New Roman" w:eastAsia="Times New Roman" w:hAnsi="Times New Roman" w:cs="Times New Roman"/>
                  <w:color w:val="000000" w:themeColor="text1"/>
                  <w:sz w:val="24"/>
                  <w:szCs w:val="24"/>
                  <w:rPrChange w:id="2114" w:author="Euderlan Freire" w:date="2025-06-13T19:10:00Z">
                    <w:rPr>
                      <w:rFonts w:ascii="Times New Roman" w:eastAsia="Times New Roman" w:hAnsi="Times New Roman" w:cs="Times New Roman"/>
                      <w:sz w:val="24"/>
                      <w:szCs w:val="24"/>
                    </w:rPr>
                  </w:rPrChange>
                </w:rPr>
                <w:t xml:space="preserve"> simultaneamente, garantindo eficiência com múltiplos acessos.</w:t>
              </w:r>
            </w:ins>
          </w:p>
        </w:tc>
      </w:tr>
      <w:tr w:rsidR="0017380A" w:rsidRPr="00E203A3" w14:paraId="0598AA53" w14:textId="77777777" w:rsidTr="66C841F8">
        <w:trPr>
          <w:trHeight w:val="300"/>
          <w:ins w:id="2115" w:author="Yasmin Serejo" w:date="2025-06-13T13:42:00Z"/>
        </w:trPr>
        <w:tc>
          <w:tcPr>
            <w:tcW w:w="1860" w:type="dxa"/>
            <w:vAlign w:val="center"/>
          </w:tcPr>
          <w:p w14:paraId="56C2E1C6" w14:textId="0D1D33FA"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116" w:author="Euderlan Freire" w:date="2025-06-13T19:10:00Z">
                  <w:rPr>
                    <w:rFonts w:ascii="Times New Roman" w:eastAsia="Times New Roman" w:hAnsi="Times New Roman" w:cs="Times New Roman"/>
                    <w:sz w:val="24"/>
                    <w:szCs w:val="24"/>
                  </w:rPr>
                </w:rPrChange>
              </w:rPr>
            </w:pPr>
            <w:ins w:id="2117" w:author="Yasmin Serejo" w:date="2025-06-13T13:42:00Z">
              <w:r w:rsidRPr="00E203A3">
                <w:rPr>
                  <w:rFonts w:ascii="Times New Roman" w:eastAsia="Times New Roman" w:hAnsi="Times New Roman" w:cs="Times New Roman"/>
                  <w:color w:val="000000" w:themeColor="text1"/>
                  <w:sz w:val="24"/>
                  <w:szCs w:val="24"/>
                  <w:rPrChange w:id="2118" w:author="Euderlan Freire" w:date="2025-06-13T19:10:00Z">
                    <w:rPr>
                      <w:rFonts w:ascii="Times New Roman" w:eastAsia="Times New Roman" w:hAnsi="Times New Roman" w:cs="Times New Roman"/>
                      <w:sz w:val="24"/>
                      <w:szCs w:val="24"/>
                    </w:rPr>
                  </w:rPrChange>
                </w:rPr>
                <w:t>R</w:t>
              </w:r>
              <w:r w:rsidR="6870BE54" w:rsidRPr="00E203A3">
                <w:rPr>
                  <w:rFonts w:ascii="Times New Roman" w:eastAsia="Times New Roman" w:hAnsi="Times New Roman" w:cs="Times New Roman"/>
                  <w:color w:val="000000" w:themeColor="text1"/>
                  <w:sz w:val="24"/>
                  <w:szCs w:val="24"/>
                  <w:rPrChange w:id="2119"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120" w:author="Euderlan Freire" w:date="2025-06-13T19:10:00Z">
                    <w:rPr>
                      <w:rFonts w:ascii="Times New Roman" w:eastAsia="Times New Roman" w:hAnsi="Times New Roman" w:cs="Times New Roman"/>
                      <w:sz w:val="24"/>
                      <w:szCs w:val="24"/>
                    </w:rPr>
                  </w:rPrChange>
                </w:rPr>
                <w:t>F06</w:t>
              </w:r>
            </w:ins>
          </w:p>
        </w:tc>
        <w:tc>
          <w:tcPr>
            <w:tcW w:w="3345" w:type="dxa"/>
            <w:vAlign w:val="center"/>
          </w:tcPr>
          <w:p w14:paraId="0AFF89A3" w14:textId="4D33D370" w:rsidR="3246141F" w:rsidRPr="00E203A3" w:rsidRDefault="3246141F">
            <w:pPr>
              <w:spacing w:line="360" w:lineRule="auto"/>
              <w:jc w:val="both"/>
              <w:rPr>
                <w:rFonts w:ascii="Times New Roman" w:eastAsia="Times New Roman" w:hAnsi="Times New Roman" w:cs="Times New Roman"/>
                <w:color w:val="000000" w:themeColor="text1"/>
                <w:sz w:val="24"/>
                <w:szCs w:val="24"/>
                <w:rPrChange w:id="2121" w:author="Euderlan Freire" w:date="2025-06-13T19:10:00Z">
                  <w:rPr>
                    <w:rFonts w:ascii="Times New Roman" w:eastAsia="Times New Roman" w:hAnsi="Times New Roman" w:cs="Times New Roman"/>
                    <w:sz w:val="24"/>
                    <w:szCs w:val="24"/>
                  </w:rPr>
                </w:rPrChange>
              </w:rPr>
              <w:pPrChange w:id="2122" w:author="EUDERLAN FREIRE DA SILVA ABREU" w:date="2025-07-17T21:20:00Z">
                <w:pPr/>
              </w:pPrChange>
            </w:pPr>
            <w:ins w:id="2123" w:author="Yasmin Serejo" w:date="2025-06-13T13:47:00Z">
              <w:r w:rsidRPr="00E203A3">
                <w:rPr>
                  <w:rFonts w:ascii="Times New Roman" w:eastAsia="Times New Roman" w:hAnsi="Times New Roman" w:cs="Times New Roman"/>
                  <w:color w:val="000000" w:themeColor="text1"/>
                  <w:sz w:val="24"/>
                  <w:szCs w:val="24"/>
                  <w:rPrChange w:id="2124" w:author="Euderlan Freire" w:date="2025-06-13T19:10:00Z">
                    <w:rPr>
                      <w:rFonts w:ascii="Arial" w:eastAsia="Arial" w:hAnsi="Arial" w:cs="Arial"/>
                    </w:rPr>
                  </w:rPrChange>
                </w:rPr>
                <w:t>Linguagem Diversificada</w:t>
              </w:r>
            </w:ins>
          </w:p>
        </w:tc>
        <w:tc>
          <w:tcPr>
            <w:tcW w:w="3285" w:type="dxa"/>
            <w:vAlign w:val="center"/>
          </w:tcPr>
          <w:p w14:paraId="2823E99E" w14:textId="2BFA5435" w:rsidR="2E854EA9" w:rsidRPr="00E203A3" w:rsidRDefault="2E854EA9">
            <w:pPr>
              <w:spacing w:line="360" w:lineRule="auto"/>
              <w:jc w:val="both"/>
              <w:rPr>
                <w:rFonts w:ascii="Times New Roman" w:eastAsia="Times New Roman" w:hAnsi="Times New Roman" w:cs="Times New Roman"/>
                <w:color w:val="000000" w:themeColor="text1"/>
                <w:sz w:val="24"/>
                <w:szCs w:val="24"/>
                <w:rPrChange w:id="2125" w:author="Euderlan Freire" w:date="2025-06-13T19:10:00Z">
                  <w:rPr>
                    <w:rFonts w:ascii="Times New Roman" w:eastAsia="Times New Roman" w:hAnsi="Times New Roman" w:cs="Times New Roman"/>
                    <w:sz w:val="24"/>
                    <w:szCs w:val="24"/>
                  </w:rPr>
                </w:rPrChange>
              </w:rPr>
              <w:pPrChange w:id="2126" w:author="EUDERLAN FREIRE DA SILVA ABREU" w:date="2025-07-17T21:20:00Z">
                <w:pPr/>
              </w:pPrChange>
            </w:pPr>
            <w:ins w:id="2127" w:author="Yasmin Serejo" w:date="2025-06-13T13:56:00Z">
              <w:r w:rsidRPr="00E203A3">
                <w:rPr>
                  <w:rFonts w:ascii="Times New Roman" w:eastAsia="Times New Roman" w:hAnsi="Times New Roman" w:cs="Times New Roman"/>
                  <w:color w:val="000000" w:themeColor="text1"/>
                  <w:sz w:val="24"/>
                  <w:szCs w:val="24"/>
                  <w:rPrChange w:id="2128" w:author="Euderlan Freire" w:date="2025-06-13T19:10:00Z">
                    <w:rPr>
                      <w:rFonts w:ascii="Arial" w:eastAsia="Arial" w:hAnsi="Arial" w:cs="Arial"/>
                    </w:rPr>
                  </w:rPrChange>
                </w:rPr>
                <w:t>Atendimento</w:t>
              </w:r>
            </w:ins>
            <w:ins w:id="2129" w:author="Yasmin Serejo" w:date="2025-06-13T13:49:00Z">
              <w:r w:rsidR="55564EB7" w:rsidRPr="00E203A3">
                <w:rPr>
                  <w:rFonts w:ascii="Times New Roman" w:eastAsia="Times New Roman" w:hAnsi="Times New Roman" w:cs="Times New Roman"/>
                  <w:color w:val="000000" w:themeColor="text1"/>
                  <w:sz w:val="24"/>
                  <w:szCs w:val="24"/>
                  <w:rPrChange w:id="2130" w:author="Euderlan Freire" w:date="2025-06-13T19:10:00Z">
                    <w:rPr>
                      <w:rFonts w:ascii="Arial" w:eastAsia="Arial" w:hAnsi="Arial" w:cs="Arial"/>
                    </w:rPr>
                  </w:rPrChange>
                </w:rPr>
                <w:t xml:space="preserve"> desde perguntas coloquiais até técnicas específicas</w:t>
              </w:r>
            </w:ins>
            <w:ins w:id="2131" w:author="Yasmin Serejo" w:date="2025-06-13T13:57:00Z">
              <w:r w:rsidR="42698230" w:rsidRPr="00E203A3">
                <w:rPr>
                  <w:rFonts w:ascii="Times New Roman" w:eastAsia="Times New Roman" w:hAnsi="Times New Roman" w:cs="Times New Roman"/>
                  <w:color w:val="000000" w:themeColor="text1"/>
                  <w:sz w:val="24"/>
                  <w:szCs w:val="24"/>
                  <w:rPrChange w:id="2132" w:author="Euderlan Freire" w:date="2025-06-13T19:10:00Z">
                    <w:rPr>
                      <w:rFonts w:ascii="Arial" w:eastAsia="Arial" w:hAnsi="Arial" w:cs="Arial"/>
                    </w:rPr>
                  </w:rPrChange>
                </w:rPr>
                <w:t>.</w:t>
              </w:r>
            </w:ins>
          </w:p>
        </w:tc>
      </w:tr>
      <w:tr w:rsidR="0017380A" w:rsidRPr="00E203A3" w14:paraId="24CCDB18" w14:textId="77777777" w:rsidTr="66C841F8">
        <w:trPr>
          <w:trHeight w:val="300"/>
          <w:ins w:id="2133" w:author="Yasmin Serejo" w:date="2025-06-13T13:42:00Z"/>
        </w:trPr>
        <w:tc>
          <w:tcPr>
            <w:tcW w:w="1860" w:type="dxa"/>
            <w:vAlign w:val="center"/>
          </w:tcPr>
          <w:p w14:paraId="6B241BC8" w14:textId="17F82234"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134" w:author="Euderlan Freire" w:date="2025-06-13T19:10:00Z">
                  <w:rPr>
                    <w:rFonts w:ascii="Times New Roman" w:eastAsia="Times New Roman" w:hAnsi="Times New Roman" w:cs="Times New Roman"/>
                    <w:sz w:val="24"/>
                    <w:szCs w:val="24"/>
                  </w:rPr>
                </w:rPrChange>
              </w:rPr>
            </w:pPr>
            <w:ins w:id="2135" w:author="Yasmin Serejo" w:date="2025-06-13T13:42:00Z">
              <w:r w:rsidRPr="00E203A3">
                <w:rPr>
                  <w:rFonts w:ascii="Times New Roman" w:eastAsia="Times New Roman" w:hAnsi="Times New Roman" w:cs="Times New Roman"/>
                  <w:color w:val="000000" w:themeColor="text1"/>
                  <w:sz w:val="24"/>
                  <w:szCs w:val="24"/>
                  <w:rPrChange w:id="2136" w:author="Euderlan Freire" w:date="2025-06-13T19:10:00Z">
                    <w:rPr>
                      <w:rFonts w:ascii="Times New Roman" w:eastAsia="Times New Roman" w:hAnsi="Times New Roman" w:cs="Times New Roman"/>
                      <w:sz w:val="24"/>
                      <w:szCs w:val="24"/>
                    </w:rPr>
                  </w:rPrChange>
                </w:rPr>
                <w:lastRenderedPageBreak/>
                <w:t>R</w:t>
              </w:r>
              <w:r w:rsidR="3493B9D9" w:rsidRPr="00E203A3">
                <w:rPr>
                  <w:rFonts w:ascii="Times New Roman" w:eastAsia="Times New Roman" w:hAnsi="Times New Roman" w:cs="Times New Roman"/>
                  <w:color w:val="000000" w:themeColor="text1"/>
                  <w:sz w:val="24"/>
                  <w:szCs w:val="24"/>
                  <w:rPrChange w:id="2137" w:author="Euderlan Freire" w:date="2025-06-13T19:10:00Z">
                    <w:rPr>
                      <w:rFonts w:ascii="Times New Roman" w:eastAsia="Times New Roman" w:hAnsi="Times New Roman" w:cs="Times New Roman"/>
                      <w:sz w:val="24"/>
                      <w:szCs w:val="24"/>
                    </w:rPr>
                  </w:rPrChange>
                </w:rPr>
                <w:t>N</w:t>
              </w:r>
              <w:r w:rsidRPr="00E203A3">
                <w:rPr>
                  <w:rFonts w:ascii="Times New Roman" w:eastAsia="Times New Roman" w:hAnsi="Times New Roman" w:cs="Times New Roman"/>
                  <w:color w:val="000000" w:themeColor="text1"/>
                  <w:sz w:val="24"/>
                  <w:szCs w:val="24"/>
                  <w:rPrChange w:id="2138" w:author="Euderlan Freire" w:date="2025-06-13T19:10:00Z">
                    <w:rPr>
                      <w:rFonts w:ascii="Times New Roman" w:eastAsia="Times New Roman" w:hAnsi="Times New Roman" w:cs="Times New Roman"/>
                      <w:sz w:val="24"/>
                      <w:szCs w:val="24"/>
                    </w:rPr>
                  </w:rPrChange>
                </w:rPr>
                <w:t>F07</w:t>
              </w:r>
            </w:ins>
          </w:p>
        </w:tc>
        <w:tc>
          <w:tcPr>
            <w:tcW w:w="3345" w:type="dxa"/>
            <w:vAlign w:val="center"/>
          </w:tcPr>
          <w:p w14:paraId="001B775F" w14:textId="59D7B2E7" w:rsidR="194B0DD0" w:rsidRPr="00E203A3" w:rsidRDefault="194B0DD0">
            <w:pPr>
              <w:spacing w:line="360" w:lineRule="auto"/>
              <w:jc w:val="both"/>
              <w:rPr>
                <w:rFonts w:ascii="Times New Roman" w:eastAsia="Times New Roman" w:hAnsi="Times New Roman" w:cs="Times New Roman"/>
                <w:color w:val="000000" w:themeColor="text1"/>
                <w:sz w:val="24"/>
                <w:szCs w:val="24"/>
                <w:rPrChange w:id="2139" w:author="Euderlan Freire" w:date="2025-06-13T19:10:00Z">
                  <w:rPr>
                    <w:rFonts w:ascii="Times New Roman" w:eastAsia="Times New Roman" w:hAnsi="Times New Roman" w:cs="Times New Roman"/>
                    <w:sz w:val="24"/>
                    <w:szCs w:val="24"/>
                  </w:rPr>
                </w:rPrChange>
              </w:rPr>
              <w:pPrChange w:id="2140" w:author="EUDERLAN FREIRE DA SILVA ABREU" w:date="2025-07-17T21:20:00Z">
                <w:pPr/>
              </w:pPrChange>
            </w:pPr>
            <w:ins w:id="2141" w:author="Yasmin Serejo" w:date="2025-06-13T13:47:00Z">
              <w:r w:rsidRPr="00E203A3">
                <w:rPr>
                  <w:rFonts w:ascii="Times New Roman" w:eastAsia="Times New Roman" w:hAnsi="Times New Roman" w:cs="Times New Roman"/>
                  <w:color w:val="000000" w:themeColor="text1"/>
                  <w:sz w:val="24"/>
                  <w:szCs w:val="24"/>
                  <w:rPrChange w:id="2142" w:author="Euderlan Freire" w:date="2025-06-13T19:10:00Z">
                    <w:rPr>
                      <w:rFonts w:ascii="Arial" w:eastAsia="Arial" w:hAnsi="Arial" w:cs="Arial"/>
                    </w:rPr>
                  </w:rPrChange>
                </w:rPr>
                <w:t xml:space="preserve">Acessibilidade </w:t>
              </w:r>
              <w:proofErr w:type="spellStart"/>
              <w:r w:rsidRPr="00E203A3">
                <w:rPr>
                  <w:rFonts w:ascii="Times New Roman" w:eastAsia="Times New Roman" w:hAnsi="Times New Roman" w:cs="Times New Roman"/>
                  <w:color w:val="000000" w:themeColor="text1"/>
                  <w:sz w:val="24"/>
                  <w:szCs w:val="24"/>
                  <w:rPrChange w:id="2143" w:author="Euderlan Freire" w:date="2025-06-13T19:10:00Z">
                    <w:rPr>
                      <w:rFonts w:ascii="Arial" w:eastAsia="Arial" w:hAnsi="Arial" w:cs="Arial"/>
                    </w:rPr>
                  </w:rPrChange>
                </w:rPr>
                <w:t>eMAG</w:t>
              </w:r>
            </w:ins>
            <w:proofErr w:type="spellEnd"/>
          </w:p>
        </w:tc>
        <w:tc>
          <w:tcPr>
            <w:tcW w:w="3285" w:type="dxa"/>
            <w:vAlign w:val="center"/>
          </w:tcPr>
          <w:p w14:paraId="230471A2" w14:textId="462B3C80" w:rsidR="507ED6E3" w:rsidRPr="00E203A3" w:rsidRDefault="507ED6E3">
            <w:pPr>
              <w:spacing w:line="360" w:lineRule="auto"/>
              <w:jc w:val="both"/>
              <w:rPr>
                <w:rFonts w:ascii="Times New Roman" w:eastAsia="Times New Roman" w:hAnsi="Times New Roman" w:cs="Times New Roman"/>
                <w:color w:val="000000" w:themeColor="text1"/>
                <w:sz w:val="24"/>
                <w:szCs w:val="24"/>
                <w:rPrChange w:id="2144" w:author="Euderlan Freire" w:date="2025-06-13T19:10:00Z">
                  <w:rPr>
                    <w:rFonts w:ascii="Times New Roman" w:eastAsia="Times New Roman" w:hAnsi="Times New Roman" w:cs="Times New Roman"/>
                    <w:sz w:val="24"/>
                    <w:szCs w:val="24"/>
                  </w:rPr>
                </w:rPrChange>
              </w:rPr>
              <w:pPrChange w:id="2145" w:author="EUDERLAN FREIRE DA SILVA ABREU" w:date="2025-07-17T21:20:00Z">
                <w:pPr/>
              </w:pPrChange>
            </w:pPr>
            <w:ins w:id="2146" w:author="Yasmin Serejo" w:date="2025-06-13T13:56:00Z">
              <w:r w:rsidRPr="00E203A3">
                <w:rPr>
                  <w:rFonts w:ascii="Times New Roman" w:eastAsia="Times New Roman" w:hAnsi="Times New Roman" w:cs="Times New Roman"/>
                  <w:color w:val="000000" w:themeColor="text1"/>
                  <w:sz w:val="24"/>
                  <w:szCs w:val="24"/>
                  <w:rPrChange w:id="2147" w:author="Euderlan Freire" w:date="2025-06-13T19:10:00Z">
                    <w:rPr>
                      <w:rFonts w:ascii="Arial" w:eastAsia="Arial" w:hAnsi="Arial" w:cs="Arial"/>
                    </w:rPr>
                  </w:rPrChange>
                </w:rPr>
                <w:t>Em conformidade</w:t>
              </w:r>
            </w:ins>
            <w:ins w:id="2148" w:author="Yasmin Serejo" w:date="2025-06-13T13:49:00Z">
              <w:r w:rsidR="5DA4C236" w:rsidRPr="00E203A3">
                <w:rPr>
                  <w:rFonts w:ascii="Times New Roman" w:eastAsia="Times New Roman" w:hAnsi="Times New Roman" w:cs="Times New Roman"/>
                  <w:color w:val="000000" w:themeColor="text1"/>
                  <w:sz w:val="24"/>
                  <w:szCs w:val="24"/>
                  <w:rPrChange w:id="2149" w:author="Euderlan Freire" w:date="2025-06-13T19:10:00Z">
                    <w:rPr>
                      <w:rFonts w:ascii="Arial" w:eastAsia="Arial" w:hAnsi="Arial" w:cs="Arial"/>
                    </w:rPr>
                  </w:rPrChange>
                </w:rPr>
                <w:t xml:space="preserve"> </w:t>
              </w:r>
            </w:ins>
            <w:ins w:id="2150" w:author="Yasmin Serejo" w:date="2025-06-13T13:56:00Z">
              <w:r w:rsidR="656573C5" w:rsidRPr="00E203A3">
                <w:rPr>
                  <w:rFonts w:ascii="Times New Roman" w:eastAsia="Times New Roman" w:hAnsi="Times New Roman" w:cs="Times New Roman"/>
                  <w:color w:val="000000" w:themeColor="text1"/>
                  <w:sz w:val="24"/>
                  <w:szCs w:val="24"/>
                  <w:rPrChange w:id="2151" w:author="Euderlan Freire" w:date="2025-06-13T19:10:00Z">
                    <w:rPr>
                      <w:rFonts w:ascii="Arial" w:eastAsia="Arial" w:hAnsi="Arial" w:cs="Arial"/>
                    </w:rPr>
                  </w:rPrChange>
                </w:rPr>
                <w:t xml:space="preserve">com as </w:t>
              </w:r>
            </w:ins>
            <w:ins w:id="2152" w:author="Yasmin Serejo" w:date="2025-06-13T13:49:00Z">
              <w:r w:rsidR="5DA4C236" w:rsidRPr="00E203A3">
                <w:rPr>
                  <w:rFonts w:ascii="Times New Roman" w:eastAsia="Times New Roman" w:hAnsi="Times New Roman" w:cs="Times New Roman"/>
                  <w:color w:val="000000" w:themeColor="text1"/>
                  <w:sz w:val="24"/>
                  <w:szCs w:val="24"/>
                  <w:rPrChange w:id="2153" w:author="Euderlan Freire" w:date="2025-06-13T19:10:00Z">
                    <w:rPr>
                      <w:rFonts w:ascii="Arial" w:eastAsia="Arial" w:hAnsi="Arial" w:cs="Arial"/>
                    </w:rPr>
                  </w:rPrChange>
                </w:rPr>
                <w:t xml:space="preserve">diretrizes do </w:t>
              </w:r>
              <w:proofErr w:type="spellStart"/>
              <w:r w:rsidR="5DA4C236" w:rsidRPr="00E203A3">
                <w:rPr>
                  <w:rFonts w:ascii="Times New Roman" w:eastAsia="Times New Roman" w:hAnsi="Times New Roman" w:cs="Times New Roman"/>
                  <w:color w:val="000000" w:themeColor="text1"/>
                  <w:sz w:val="24"/>
                  <w:szCs w:val="24"/>
                  <w:rPrChange w:id="2154" w:author="Euderlan Freire" w:date="2025-06-13T19:10:00Z">
                    <w:rPr>
                      <w:rFonts w:ascii="Arial" w:eastAsia="Arial" w:hAnsi="Arial" w:cs="Arial"/>
                    </w:rPr>
                  </w:rPrChange>
                </w:rPr>
                <w:t>eMAG</w:t>
              </w:r>
              <w:proofErr w:type="spellEnd"/>
              <w:r w:rsidR="5DA4C236" w:rsidRPr="00E203A3">
                <w:rPr>
                  <w:rFonts w:ascii="Times New Roman" w:eastAsia="Times New Roman" w:hAnsi="Times New Roman" w:cs="Times New Roman"/>
                  <w:color w:val="000000" w:themeColor="text1"/>
                  <w:sz w:val="24"/>
                  <w:szCs w:val="24"/>
                  <w:rPrChange w:id="2155" w:author="Euderlan Freire" w:date="2025-06-13T19:10:00Z">
                    <w:rPr>
                      <w:rFonts w:ascii="Arial" w:eastAsia="Arial" w:hAnsi="Arial" w:cs="Arial"/>
                    </w:rPr>
                  </w:rPrChange>
                </w:rPr>
                <w:t>: compatibilidade com leitores de tela, navegação por teclado e contraste adequado</w:t>
              </w:r>
            </w:ins>
            <w:ins w:id="2156" w:author="Yasmin Serejo" w:date="2025-06-13T13:57:00Z">
              <w:r w:rsidR="42698230" w:rsidRPr="00E203A3">
                <w:rPr>
                  <w:rFonts w:ascii="Times New Roman" w:eastAsia="Times New Roman" w:hAnsi="Times New Roman" w:cs="Times New Roman"/>
                  <w:color w:val="000000" w:themeColor="text1"/>
                  <w:sz w:val="24"/>
                  <w:szCs w:val="24"/>
                  <w:rPrChange w:id="2157" w:author="Euderlan Freire" w:date="2025-06-13T19:10:00Z">
                    <w:rPr>
                      <w:rFonts w:ascii="Arial" w:eastAsia="Arial" w:hAnsi="Arial" w:cs="Arial"/>
                    </w:rPr>
                  </w:rPrChange>
                </w:rPr>
                <w:t>.</w:t>
              </w:r>
            </w:ins>
          </w:p>
        </w:tc>
      </w:tr>
      <w:tr w:rsidR="00E07258" w:rsidRPr="00E203A3" w14:paraId="6F43C786" w14:textId="77777777" w:rsidTr="66C841F8">
        <w:trPr>
          <w:trHeight w:val="300"/>
          <w:ins w:id="2158" w:author="Yasmin Serejo" w:date="2025-06-13T13:42:00Z"/>
        </w:trPr>
        <w:tc>
          <w:tcPr>
            <w:tcW w:w="1860" w:type="dxa"/>
            <w:vAlign w:val="center"/>
          </w:tcPr>
          <w:p w14:paraId="087ADA08" w14:textId="26809D10" w:rsidR="66C841F8" w:rsidRPr="00E203A3" w:rsidRDefault="66C841F8">
            <w:pPr>
              <w:spacing w:line="360" w:lineRule="auto"/>
              <w:jc w:val="both"/>
              <w:rPr>
                <w:rFonts w:ascii="Times New Roman" w:eastAsia="Times New Roman" w:hAnsi="Times New Roman" w:cs="Times New Roman"/>
                <w:color w:val="000000" w:themeColor="text1"/>
                <w:sz w:val="24"/>
                <w:szCs w:val="24"/>
                <w:rPrChange w:id="2159" w:author="Euderlan Freire" w:date="2025-06-13T19:10:00Z">
                  <w:rPr>
                    <w:rFonts w:ascii="Times New Roman" w:eastAsia="Times New Roman" w:hAnsi="Times New Roman" w:cs="Times New Roman"/>
                    <w:sz w:val="24"/>
                    <w:szCs w:val="24"/>
                  </w:rPr>
                </w:rPrChange>
              </w:rPr>
            </w:pPr>
            <w:ins w:id="2160" w:author="Yasmin Serejo" w:date="2025-06-13T13:42:00Z">
              <w:r w:rsidRPr="00E203A3">
                <w:rPr>
                  <w:rFonts w:ascii="Times New Roman" w:eastAsia="Times New Roman" w:hAnsi="Times New Roman" w:cs="Times New Roman"/>
                  <w:color w:val="000000" w:themeColor="text1"/>
                  <w:sz w:val="24"/>
                  <w:szCs w:val="24"/>
                  <w:rPrChange w:id="2161" w:author="Euderlan Freire" w:date="2025-06-13T19:10:00Z">
                    <w:rPr>
                      <w:rFonts w:ascii="Times New Roman" w:eastAsia="Times New Roman" w:hAnsi="Times New Roman" w:cs="Times New Roman"/>
                      <w:sz w:val="24"/>
                      <w:szCs w:val="24"/>
                    </w:rPr>
                  </w:rPrChange>
                </w:rPr>
                <w:t>R</w:t>
              </w:r>
            </w:ins>
            <w:ins w:id="2162" w:author="Yasmin Serejo" w:date="2025-06-13T13:43:00Z">
              <w:r w:rsidR="3E5008C2" w:rsidRPr="00E203A3">
                <w:rPr>
                  <w:rFonts w:ascii="Times New Roman" w:eastAsia="Times New Roman" w:hAnsi="Times New Roman" w:cs="Times New Roman"/>
                  <w:color w:val="000000" w:themeColor="text1"/>
                  <w:sz w:val="24"/>
                  <w:szCs w:val="24"/>
                  <w:rPrChange w:id="2163" w:author="Euderlan Freire" w:date="2025-06-13T19:10:00Z">
                    <w:rPr>
                      <w:rFonts w:ascii="Times New Roman" w:eastAsia="Times New Roman" w:hAnsi="Times New Roman" w:cs="Times New Roman"/>
                      <w:sz w:val="24"/>
                      <w:szCs w:val="24"/>
                    </w:rPr>
                  </w:rPrChange>
                </w:rPr>
                <w:t>N</w:t>
              </w:r>
            </w:ins>
            <w:ins w:id="2164" w:author="Yasmin Serejo" w:date="2025-06-13T13:42:00Z">
              <w:r w:rsidRPr="00E203A3">
                <w:rPr>
                  <w:rFonts w:ascii="Times New Roman" w:eastAsia="Times New Roman" w:hAnsi="Times New Roman" w:cs="Times New Roman"/>
                  <w:color w:val="000000" w:themeColor="text1"/>
                  <w:sz w:val="24"/>
                  <w:szCs w:val="24"/>
                  <w:rPrChange w:id="2165" w:author="Euderlan Freire" w:date="2025-06-13T19:10:00Z">
                    <w:rPr>
                      <w:rFonts w:ascii="Times New Roman" w:eastAsia="Times New Roman" w:hAnsi="Times New Roman" w:cs="Times New Roman"/>
                      <w:sz w:val="24"/>
                      <w:szCs w:val="24"/>
                    </w:rPr>
                  </w:rPrChange>
                </w:rPr>
                <w:t>F08</w:t>
              </w:r>
            </w:ins>
          </w:p>
        </w:tc>
        <w:tc>
          <w:tcPr>
            <w:tcW w:w="3345" w:type="dxa"/>
            <w:vAlign w:val="center"/>
          </w:tcPr>
          <w:p w14:paraId="0F687F9E" w14:textId="799FE1BB" w:rsidR="3413DA72" w:rsidRPr="00E203A3" w:rsidRDefault="3413DA72">
            <w:pPr>
              <w:spacing w:line="360" w:lineRule="auto"/>
              <w:jc w:val="both"/>
              <w:rPr>
                <w:rFonts w:ascii="Times New Roman" w:eastAsia="Times New Roman" w:hAnsi="Times New Roman" w:cs="Times New Roman"/>
                <w:color w:val="000000" w:themeColor="text1"/>
                <w:sz w:val="24"/>
                <w:szCs w:val="24"/>
                <w:rPrChange w:id="2166" w:author="Euderlan Freire" w:date="2025-06-13T19:10:00Z">
                  <w:rPr>
                    <w:rFonts w:ascii="Times New Roman" w:eastAsia="Times New Roman" w:hAnsi="Times New Roman" w:cs="Times New Roman"/>
                    <w:sz w:val="24"/>
                    <w:szCs w:val="24"/>
                  </w:rPr>
                </w:rPrChange>
              </w:rPr>
              <w:pPrChange w:id="2167" w:author="EUDERLAN FREIRE DA SILVA ABREU" w:date="2025-07-17T21:20:00Z">
                <w:pPr/>
              </w:pPrChange>
            </w:pPr>
            <w:ins w:id="2168" w:author="Yasmin Serejo" w:date="2025-06-13T13:47:00Z">
              <w:r w:rsidRPr="00E203A3">
                <w:rPr>
                  <w:rFonts w:ascii="Times New Roman" w:eastAsia="Times New Roman" w:hAnsi="Times New Roman" w:cs="Times New Roman"/>
                  <w:color w:val="000000" w:themeColor="text1"/>
                  <w:sz w:val="24"/>
                  <w:szCs w:val="24"/>
                  <w:rPrChange w:id="2169" w:author="Euderlan Freire" w:date="2025-06-13T19:10:00Z">
                    <w:rPr>
                      <w:rFonts w:ascii="Arial" w:eastAsia="Arial" w:hAnsi="Arial" w:cs="Arial"/>
                    </w:rPr>
                  </w:rPrChange>
                </w:rPr>
                <w:t>Usabilidade Intuitiva</w:t>
              </w:r>
            </w:ins>
          </w:p>
        </w:tc>
        <w:tc>
          <w:tcPr>
            <w:tcW w:w="3285" w:type="dxa"/>
            <w:vAlign w:val="center"/>
          </w:tcPr>
          <w:p w14:paraId="0680FC6A" w14:textId="4CB29BE0" w:rsidR="1BDE0287" w:rsidRPr="00E203A3" w:rsidRDefault="1BDE0287">
            <w:pPr>
              <w:spacing w:line="360" w:lineRule="auto"/>
              <w:jc w:val="both"/>
              <w:rPr>
                <w:rFonts w:ascii="Times New Roman" w:eastAsia="Times New Roman" w:hAnsi="Times New Roman" w:cs="Times New Roman"/>
                <w:color w:val="000000" w:themeColor="text1"/>
                <w:sz w:val="24"/>
                <w:szCs w:val="24"/>
                <w:rPrChange w:id="2170" w:author="Euderlan Freire" w:date="2025-06-13T19:10:00Z">
                  <w:rPr>
                    <w:rFonts w:ascii="Times New Roman" w:eastAsia="Times New Roman" w:hAnsi="Times New Roman" w:cs="Times New Roman"/>
                    <w:sz w:val="24"/>
                    <w:szCs w:val="24"/>
                  </w:rPr>
                </w:rPrChange>
              </w:rPr>
              <w:pPrChange w:id="2171" w:author="EUDERLAN FREIRE DA SILVA ABREU" w:date="2025-07-17T21:20:00Z">
                <w:pPr/>
              </w:pPrChange>
            </w:pPr>
            <w:ins w:id="2172" w:author="Yasmin Serejo" w:date="2025-06-13T13:57:00Z">
              <w:r w:rsidRPr="00E203A3">
                <w:rPr>
                  <w:rFonts w:ascii="Times New Roman" w:eastAsia="Times New Roman" w:hAnsi="Times New Roman" w:cs="Times New Roman"/>
                  <w:color w:val="000000" w:themeColor="text1"/>
                  <w:sz w:val="24"/>
                  <w:szCs w:val="24"/>
                  <w:rPrChange w:id="2173" w:author="Euderlan Freire" w:date="2025-06-13T19:10:00Z">
                    <w:rPr>
                      <w:rFonts w:ascii="Arial" w:eastAsia="Arial" w:hAnsi="Arial" w:cs="Arial"/>
                    </w:rPr>
                  </w:rPrChange>
                </w:rPr>
                <w:t>A IA não pode "inventar" informações - preferindo informar "não encontrei" do que dar resposta errada.</w:t>
              </w:r>
            </w:ins>
          </w:p>
        </w:tc>
      </w:tr>
    </w:tbl>
    <w:p w14:paraId="79499421" w14:textId="29176FDF" w:rsidR="66C841F8" w:rsidDel="003F1097" w:rsidRDefault="66C841F8" w:rsidP="00B43323">
      <w:pPr>
        <w:pStyle w:val="Ttulo1"/>
        <w:numPr>
          <w:ilvl w:val="0"/>
          <w:numId w:val="0"/>
        </w:numPr>
        <w:spacing w:before="0" w:after="240"/>
        <w:rPr>
          <w:del w:id="2174" w:author="Euderlan Freire" w:date="2025-06-13T19:51:00Z"/>
          <w:rFonts w:ascii="Times New Roman" w:hAnsi="Times New Roman" w:cs="Times New Roman"/>
          <w:b/>
          <w:bCs/>
          <w:color w:val="000000" w:themeColor="text1"/>
          <w:sz w:val="24"/>
          <w:szCs w:val="24"/>
        </w:rPr>
      </w:pPr>
    </w:p>
    <w:p w14:paraId="2BC2F716" w14:textId="3D4D2517" w:rsidR="00A10756" w:rsidDel="003F1097" w:rsidRDefault="00A10756" w:rsidP="00B43323">
      <w:pPr>
        <w:pStyle w:val="Ttulo1"/>
        <w:numPr>
          <w:ilvl w:val="0"/>
          <w:numId w:val="0"/>
        </w:numPr>
        <w:spacing w:before="0" w:after="240"/>
        <w:rPr>
          <w:del w:id="2175" w:author="Euderlan Freire" w:date="2025-06-13T19:50:00Z"/>
          <w:rFonts w:ascii="Times New Roman" w:hAnsi="Times New Roman" w:cs="Times New Roman"/>
          <w:b/>
          <w:bCs/>
          <w:color w:val="000000" w:themeColor="text1"/>
          <w:sz w:val="24"/>
          <w:szCs w:val="24"/>
        </w:rPr>
      </w:pPr>
      <w:ins w:id="2176" w:author="EUDERLAN FREIRE DA SILVA ABREU" w:date="2025-05-28T17:49:00Z">
        <w:del w:id="2177" w:author="Euderlan Freire" w:date="2025-06-13T19:51:00Z">
          <w:r w:rsidRPr="00F92A70" w:rsidDel="0062238B">
            <w:rPr>
              <w:rFonts w:ascii="Times New Roman" w:hAnsi="Times New Roman" w:cs="Times New Roman"/>
              <w:b/>
              <w:bCs/>
              <w:color w:val="000000" w:themeColor="text1"/>
              <w:sz w:val="24"/>
              <w:szCs w:val="24"/>
              <w:rPrChange w:id="2178" w:author="Euderlan Freire" w:date="2025-06-13T19:56:00Z">
                <w:rPr/>
              </w:rPrChange>
            </w:rPr>
            <w:delText>DIAGRAMAS DO SISTEMA</w:delText>
          </w:r>
        </w:del>
      </w:ins>
    </w:p>
    <w:p w14:paraId="5FA53C42" w14:textId="2B421F4E" w:rsidR="292F48FC" w:rsidDel="003F1097" w:rsidRDefault="292F48FC" w:rsidP="00B43323">
      <w:pPr>
        <w:pStyle w:val="Ttulo1"/>
        <w:numPr>
          <w:ilvl w:val="0"/>
          <w:numId w:val="0"/>
        </w:numPr>
        <w:spacing w:before="0" w:after="240"/>
        <w:rPr>
          <w:del w:id="2179" w:author="Euderlan Freire" w:date="2025-06-13T19:23:00Z"/>
        </w:rPr>
      </w:pPr>
      <w:ins w:id="2180" w:author="EUDERLAN FREIRE DA SILVA ABREU" w:date="2025-05-28T18:00:00Z">
        <w:del w:id="2181" w:author="Euderlan Freire" w:date="2025-06-13T19:50:00Z">
          <w:r w:rsidRPr="0062238B" w:rsidDel="006A00C9">
            <w:rPr>
              <w:rPrChange w:id="2182" w:author="Euderlan Freire" w:date="2025-06-13T19:52:00Z">
                <w:rPr>
                  <w:rFonts w:ascii="Times New Roman" w:hAnsi="Times New Roman" w:cs="Times New Roman"/>
                  <w:sz w:val="28"/>
                  <w:szCs w:val="28"/>
                </w:rPr>
              </w:rPrChange>
            </w:rPr>
            <w:delText>Diagramas de Caso de Uso</w:delText>
          </w:r>
        </w:del>
      </w:ins>
      <w:bookmarkStart w:id="2183" w:name="_Toc200736670"/>
      <w:bookmarkEnd w:id="2183"/>
    </w:p>
    <w:p w14:paraId="10A411F1" w14:textId="77777777" w:rsidR="003F1097" w:rsidRPr="00586107" w:rsidRDefault="003F1097">
      <w:pPr>
        <w:rPr>
          <w:ins w:id="2184" w:author="Euderlan Freire" w:date="2025-06-13T20:20:00Z"/>
          <w:color w:val="000000" w:themeColor="text1"/>
          <w:rPrChange w:id="2185" w:author="Euderlan Freire" w:date="2025-06-13T20:21:00Z">
            <w:rPr>
              <w:ins w:id="2186" w:author="Euderlan Freire" w:date="2025-06-13T20:20:00Z"/>
            </w:rPr>
          </w:rPrChange>
        </w:rPr>
        <w:pPrChange w:id="2187" w:author="Euderlan Freire" w:date="2025-06-13T20:20:00Z">
          <w:pPr>
            <w:pStyle w:val="Ttulo2"/>
            <w:spacing w:after="240"/>
          </w:pPr>
        </w:pPrChange>
      </w:pPr>
    </w:p>
    <w:p w14:paraId="75B1ABCE" w14:textId="68AB6E9B" w:rsidR="006A00C9" w:rsidRPr="0079488D" w:rsidRDefault="00D22856">
      <w:pPr>
        <w:pStyle w:val="Ttulo1"/>
        <w:spacing w:after="240"/>
        <w:jc w:val="both"/>
        <w:rPr>
          <w:ins w:id="2188" w:author="Euderlan Freire" w:date="2025-06-13T19:50:00Z"/>
          <w:rFonts w:ascii="Times New Roman" w:hAnsi="Times New Roman" w:cs="Times New Roman"/>
          <w:b/>
          <w:bCs/>
          <w:color w:val="000000" w:themeColor="text1"/>
          <w:sz w:val="24"/>
          <w:szCs w:val="24"/>
          <w:rPrChange w:id="2189" w:author="Euderlan Freire" w:date="2025-06-13T20:42:00Z">
            <w:rPr>
              <w:ins w:id="2190" w:author="Euderlan Freire" w:date="2025-06-13T19:50:00Z"/>
              <w:rFonts w:ascii="Times New Roman" w:hAnsi="Times New Roman" w:cs="Times New Roman"/>
              <w:color w:val="000000" w:themeColor="text1"/>
              <w:sz w:val="24"/>
              <w:szCs w:val="24"/>
            </w:rPr>
          </w:rPrChange>
        </w:rPr>
        <w:pPrChange w:id="2191" w:author="Euderlan Freire" w:date="2025-06-13T20:21:00Z">
          <w:pPr>
            <w:numPr>
              <w:ilvl w:val="1"/>
              <w:numId w:val="6"/>
            </w:numPr>
            <w:ind w:left="1140" w:hanging="420"/>
          </w:pPr>
        </w:pPrChange>
      </w:pPr>
      <w:bookmarkStart w:id="2192" w:name="_Toc203858293"/>
      <w:ins w:id="2193" w:author="Euderlan Freire" w:date="2025-06-13T20:21:00Z">
        <w:r w:rsidRPr="0079488D">
          <w:rPr>
            <w:rFonts w:ascii="Times New Roman" w:hAnsi="Times New Roman" w:cs="Times New Roman"/>
            <w:b/>
            <w:bCs/>
            <w:color w:val="000000" w:themeColor="text1"/>
            <w:sz w:val="24"/>
            <w:szCs w:val="24"/>
            <w:rPrChange w:id="2194" w:author="Euderlan Freire" w:date="2025-06-13T20:42:00Z">
              <w:rPr/>
            </w:rPrChange>
          </w:rPr>
          <w:t>DIAGRAMAS DO SISTEMA</w:t>
        </w:r>
      </w:ins>
      <w:bookmarkEnd w:id="2192"/>
    </w:p>
    <w:p w14:paraId="673F58D8" w14:textId="0D069667" w:rsidR="3C7FECDC" w:rsidRPr="00EA7B83" w:rsidRDefault="006A00C9">
      <w:pPr>
        <w:pStyle w:val="Ttulo2"/>
        <w:spacing w:before="0" w:after="240"/>
        <w:jc w:val="both"/>
        <w:rPr>
          <w:ins w:id="2195" w:author="yuram almeida santos" w:date="2025-06-13T20:57:00Z"/>
          <w:rFonts w:ascii="Times New Roman" w:hAnsi="Times New Roman" w:cs="Times New Roman"/>
          <w:b/>
          <w:bCs/>
          <w:color w:val="000000" w:themeColor="text1"/>
          <w:rPrChange w:id="2196" w:author="EUDERLAN FREIRE DA SILVA ABREU" w:date="2025-07-18T20:31:00Z">
            <w:rPr>
              <w:ins w:id="2197" w:author="yuram almeida santos" w:date="2025-06-13T20:57:00Z"/>
            </w:rPr>
          </w:rPrChange>
        </w:rPr>
        <w:pPrChange w:id="2198" w:author="Euderlan Freire" w:date="2025-06-13T20:21:00Z">
          <w:pPr>
            <w:pStyle w:val="Ttulo2"/>
          </w:pPr>
        </w:pPrChange>
      </w:pPr>
      <w:bookmarkStart w:id="2199" w:name="_Toc203858294"/>
      <w:ins w:id="2200" w:author="Euderlan Freire" w:date="2025-06-13T19:50:00Z">
        <w:r w:rsidRPr="00EA7B83">
          <w:rPr>
            <w:rFonts w:ascii="Times New Roman" w:hAnsi="Times New Roman" w:cs="Times New Roman"/>
            <w:b/>
            <w:bCs/>
            <w:color w:val="000000" w:themeColor="text1"/>
            <w:rPrChange w:id="2201" w:author="EUDERLAN FREIRE DA SILVA ABREU" w:date="2025-07-18T20:31:00Z">
              <w:rPr>
                <w:rFonts w:ascii="Times New Roman" w:hAnsi="Times New Roman" w:cs="Times New Roman"/>
                <w:color w:val="000000" w:themeColor="text1"/>
              </w:rPr>
            </w:rPrChange>
          </w:rPr>
          <w:t>Diagramas de Caso de Uso</w:t>
        </w:r>
      </w:ins>
      <w:bookmarkEnd w:id="2199"/>
    </w:p>
    <w:p w14:paraId="1830F387" w14:textId="2B8AB21A" w:rsidR="6E6E9449" w:rsidRPr="00443B50" w:rsidDel="00B37658" w:rsidRDefault="6E6E9449">
      <w:pPr>
        <w:spacing w:before="40" w:after="240" w:line="360" w:lineRule="auto"/>
        <w:ind w:firstLine="576"/>
        <w:jc w:val="both"/>
        <w:rPr>
          <w:ins w:id="2202" w:author="yuram almeida santos" w:date="2025-06-13T20:58:00Z"/>
          <w:del w:id="2203" w:author="Euderlan Freire" w:date="2025-06-13T19:23:00Z"/>
          <w:rFonts w:ascii="Times New Roman" w:hAnsi="Times New Roman" w:cs="Times New Roman"/>
          <w:color w:val="000000" w:themeColor="text1"/>
          <w:sz w:val="24"/>
          <w:szCs w:val="24"/>
          <w:rPrChange w:id="2204" w:author="Euderlan Freire" w:date="2025-06-13T19:44:00Z">
            <w:rPr>
              <w:ins w:id="2205" w:author="yuram almeida santos" w:date="2025-06-13T20:58:00Z"/>
              <w:del w:id="2206" w:author="Euderlan Freire" w:date="2025-06-13T19:23:00Z"/>
            </w:rPr>
          </w:rPrChange>
        </w:rPr>
        <w:pPrChange w:id="2207" w:author="EUDERLAN FREIRE DA SILVA ABREU" w:date="2025-07-18T19:45:00Z">
          <w:pPr/>
        </w:pPrChange>
      </w:pPr>
      <w:ins w:id="2208" w:author="yuram almeida santos" w:date="2025-06-13T20:58:00Z">
        <w:r w:rsidRPr="00443B50">
          <w:rPr>
            <w:rFonts w:ascii="Times New Roman" w:hAnsi="Times New Roman" w:cs="Times New Roman"/>
            <w:color w:val="000000" w:themeColor="text1"/>
            <w:sz w:val="24"/>
            <w:szCs w:val="24"/>
            <w:rPrChange w:id="2209" w:author="Euderlan Freire" w:date="2025-06-13T19:44:00Z">
              <w:rPr/>
            </w:rPrChange>
          </w:rPr>
          <w:t>Os diagramas de casos de uso representam as funcionalidades do sistema sob a perspectiva dos usuários, identificando interações entre atores (usuários, administradores) e o sistema. Abaixo estão os casos de uso principais e suas relações:</w:t>
        </w:r>
      </w:ins>
    </w:p>
    <w:p w14:paraId="39C0D180" w14:textId="51FB6C01" w:rsidR="3C7FECDC" w:rsidRPr="0010597A" w:rsidRDefault="3C7FECDC">
      <w:pPr>
        <w:spacing w:before="40" w:after="240" w:line="360" w:lineRule="auto"/>
        <w:ind w:firstLine="576"/>
        <w:jc w:val="both"/>
        <w:rPr>
          <w:ins w:id="2210" w:author="yuram almeida santos" w:date="2025-06-13T20:58:00Z"/>
          <w:rFonts w:ascii="Times New Roman" w:hAnsi="Times New Roman" w:cs="Times New Roman"/>
          <w:color w:val="000000" w:themeColor="text1"/>
          <w:sz w:val="24"/>
          <w:szCs w:val="24"/>
          <w:rPrChange w:id="2211" w:author="Euderlan Freire" w:date="2025-06-13T19:26:00Z">
            <w:rPr>
              <w:ins w:id="2212" w:author="yuram almeida santos" w:date="2025-06-13T20:58:00Z"/>
            </w:rPr>
          </w:rPrChange>
        </w:rPr>
        <w:pPrChange w:id="2213" w:author="EUDERLAN FREIRE DA SILVA ABREU" w:date="2025-07-18T19:45:00Z">
          <w:pPr/>
        </w:pPrChange>
      </w:pPr>
    </w:p>
    <w:p w14:paraId="6944E00A" w14:textId="1BA6D1EE" w:rsidR="6E6E9449" w:rsidRPr="0010597A" w:rsidRDefault="6E6E9449">
      <w:pPr>
        <w:spacing w:before="40" w:after="240" w:line="360" w:lineRule="auto"/>
        <w:jc w:val="both"/>
        <w:rPr>
          <w:ins w:id="2214" w:author="yuram almeida santos" w:date="2025-06-13T20:58:00Z"/>
          <w:rFonts w:ascii="Times New Roman" w:hAnsi="Times New Roman" w:cs="Times New Roman"/>
          <w:color w:val="000000" w:themeColor="text1"/>
          <w:sz w:val="24"/>
          <w:szCs w:val="24"/>
          <w:rPrChange w:id="2215" w:author="Euderlan Freire" w:date="2025-06-13T19:26:00Z">
            <w:rPr>
              <w:ins w:id="2216" w:author="yuram almeida santos" w:date="2025-06-13T20:58:00Z"/>
            </w:rPr>
          </w:rPrChange>
        </w:rPr>
        <w:pPrChange w:id="2217" w:author="Euderlan Freire" w:date="2025-06-13T19:25:00Z">
          <w:pPr/>
        </w:pPrChange>
      </w:pPr>
      <w:ins w:id="2218" w:author="yuram almeida santos" w:date="2025-06-13T20:58:00Z">
        <w:r w:rsidRPr="0010597A">
          <w:rPr>
            <w:rFonts w:ascii="Times New Roman" w:hAnsi="Times New Roman" w:cs="Times New Roman"/>
            <w:color w:val="000000" w:themeColor="text1"/>
            <w:sz w:val="24"/>
            <w:szCs w:val="24"/>
            <w:rPrChange w:id="2219" w:author="Euderlan Freire" w:date="2025-06-13T19:26:00Z">
              <w:rPr/>
            </w:rPrChange>
          </w:rPr>
          <w:t>Atores Identificados</w:t>
        </w:r>
      </w:ins>
    </w:p>
    <w:p w14:paraId="32442769" w14:textId="0076B72C" w:rsidR="6E6E9449" w:rsidRPr="0010597A" w:rsidRDefault="6E6E9449">
      <w:pPr>
        <w:spacing w:before="40" w:after="240" w:line="360" w:lineRule="auto"/>
        <w:jc w:val="both"/>
        <w:rPr>
          <w:ins w:id="2220" w:author="yuram almeida santos" w:date="2025-06-13T20:58:00Z"/>
          <w:rFonts w:ascii="Times New Roman" w:hAnsi="Times New Roman" w:cs="Times New Roman"/>
          <w:color w:val="000000" w:themeColor="text1"/>
          <w:sz w:val="24"/>
          <w:szCs w:val="24"/>
          <w:rPrChange w:id="2221" w:author="Euderlan Freire" w:date="2025-06-13T19:26:00Z">
            <w:rPr>
              <w:ins w:id="2222" w:author="yuram almeida santos" w:date="2025-06-13T20:58:00Z"/>
            </w:rPr>
          </w:rPrChange>
        </w:rPr>
        <w:pPrChange w:id="2223" w:author="Euderlan Freire" w:date="2025-06-13T19:25:00Z">
          <w:pPr/>
        </w:pPrChange>
      </w:pPr>
      <w:ins w:id="2224" w:author="yuram almeida santos" w:date="2025-06-13T20:58:00Z">
        <w:r w:rsidRPr="0010597A">
          <w:rPr>
            <w:rFonts w:ascii="Times New Roman" w:hAnsi="Times New Roman" w:cs="Times New Roman"/>
            <w:color w:val="000000" w:themeColor="text1"/>
            <w:sz w:val="24"/>
            <w:szCs w:val="24"/>
            <w:rPrChange w:id="2225" w:author="Euderlan Freire" w:date="2025-06-13T19:26:00Z">
              <w:rPr/>
            </w:rPrChange>
          </w:rPr>
          <w:t>Usuário: Alunos, professores ou funcionários que consultam documentos.</w:t>
        </w:r>
      </w:ins>
    </w:p>
    <w:p w14:paraId="5E537923" w14:textId="46668DD5" w:rsidR="6E6E9449" w:rsidRPr="0010597A" w:rsidRDefault="6E6E9449">
      <w:pPr>
        <w:spacing w:before="40" w:after="240" w:line="360" w:lineRule="auto"/>
        <w:jc w:val="both"/>
        <w:rPr>
          <w:ins w:id="2226" w:author="yuram almeida santos" w:date="2025-06-13T20:58:00Z"/>
          <w:rFonts w:ascii="Times New Roman" w:hAnsi="Times New Roman" w:cs="Times New Roman"/>
          <w:color w:val="000000" w:themeColor="text1"/>
          <w:sz w:val="24"/>
          <w:szCs w:val="24"/>
          <w:rPrChange w:id="2227" w:author="Euderlan Freire" w:date="2025-06-13T19:26:00Z">
            <w:rPr>
              <w:ins w:id="2228" w:author="yuram almeida santos" w:date="2025-06-13T20:58:00Z"/>
            </w:rPr>
          </w:rPrChange>
        </w:rPr>
        <w:pPrChange w:id="2229" w:author="Euderlan Freire" w:date="2025-06-13T19:25:00Z">
          <w:pPr/>
        </w:pPrChange>
      </w:pPr>
      <w:ins w:id="2230" w:author="yuram almeida santos" w:date="2025-06-13T20:58:00Z">
        <w:r w:rsidRPr="0010597A">
          <w:rPr>
            <w:rFonts w:ascii="Times New Roman" w:hAnsi="Times New Roman" w:cs="Times New Roman"/>
            <w:color w:val="000000" w:themeColor="text1"/>
            <w:sz w:val="24"/>
            <w:szCs w:val="24"/>
            <w:rPrChange w:id="2231" w:author="Euderlan Freire" w:date="2025-06-13T19:26:00Z">
              <w:rPr/>
            </w:rPrChange>
          </w:rPr>
          <w:t>Administrador: Responsável por gerenciar a base de documentos (ex.: atualizar resoluções).</w:t>
        </w:r>
      </w:ins>
    </w:p>
    <w:p w14:paraId="59EABD58" w14:textId="231F6A2A" w:rsidR="00DE6CE1" w:rsidRPr="00520CFE" w:rsidRDefault="00162D47">
      <w:pPr>
        <w:pStyle w:val="Ttulo3"/>
        <w:spacing w:before="299" w:after="299" w:line="360" w:lineRule="auto"/>
        <w:rPr>
          <w:ins w:id="2232" w:author="yuram almeida santos" w:date="2025-07-18T02:36:00Z"/>
          <w:rFonts w:ascii="Times New Roman" w:hAnsi="Times New Roman" w:cs="Times New Roman"/>
          <w:color w:val="000000" w:themeColor="text1"/>
          <w:rPrChange w:id="2233" w:author="HISSA BARBARA OLIVEIRA" w:date="2025-07-18T15:46:00Z">
            <w:rPr>
              <w:ins w:id="2234" w:author="yuram almeida santos" w:date="2025-07-18T02:36:00Z"/>
              <w:b/>
              <w:bCs/>
              <w:sz w:val="36"/>
              <w:szCs w:val="36"/>
            </w:rPr>
          </w:rPrChange>
        </w:rPr>
        <w:pPrChange w:id="2235" w:author="yuram almeida santos" w:date="2025-07-18T02:36:00Z">
          <w:pPr/>
        </w:pPrChange>
      </w:pPr>
      <w:bookmarkStart w:id="2236" w:name="_Toc203858295"/>
      <w:ins w:id="2237" w:author="Euderlan Freire" w:date="2025-06-13T20:39:00Z">
        <w:r w:rsidRPr="00162D47">
          <w:rPr>
            <w:rFonts w:ascii="Times New Roman" w:hAnsi="Times New Roman" w:cs="Times New Roman"/>
            <w:color w:val="000000" w:themeColor="text1"/>
          </w:rPr>
          <w:t>Diagramas de Caso de Uso</w:t>
        </w:r>
        <w:del w:id="2238" w:author="HISSA BARBARA OLIVEIRA" w:date="2025-07-18T15:37:00Z">
          <w:r>
            <w:rPr>
              <w:rFonts w:ascii="Times New Roman" w:hAnsi="Times New Roman" w:cs="Times New Roman"/>
              <w:color w:val="000000" w:themeColor="text1"/>
            </w:rPr>
            <w:delText xml:space="preserve"> </w:delText>
          </w:r>
        </w:del>
      </w:ins>
      <w:ins w:id="2239" w:author="yuram almeida santos" w:date="2025-07-18T02:36:00Z">
        <w:del w:id="2240" w:author="HISSA BARBARA OLIVEIRA" w:date="2025-07-18T15:37:00Z">
          <w:r w:rsidR="5855F6A3" w:rsidRPr="00520CFE" w:rsidDel="00A456D9">
            <w:rPr>
              <w:rFonts w:ascii="Times New Roman" w:hAnsi="Times New Roman" w:cs="Times New Roman"/>
              <w:color w:val="000000" w:themeColor="text1"/>
              <w:rPrChange w:id="2241" w:author="HISSA BARBARA OLIVEIRA" w:date="2025-07-18T15:46:00Z">
                <w:rPr>
                  <w:b/>
                  <w:bCs/>
                  <w:sz w:val="36"/>
                  <w:szCs w:val="36"/>
                </w:rPr>
              </w:rPrChange>
            </w:rPr>
            <w:delText>Caso de Uso</w:delText>
          </w:r>
        </w:del>
        <w:r w:rsidR="5855F6A3" w:rsidRPr="00520CFE">
          <w:rPr>
            <w:rFonts w:ascii="Times New Roman" w:hAnsi="Times New Roman" w:cs="Times New Roman"/>
            <w:color w:val="000000" w:themeColor="text1"/>
            <w:rPrChange w:id="2242" w:author="HISSA BARBARA OLIVEIRA" w:date="2025-07-18T15:46:00Z">
              <w:rPr>
                <w:b/>
                <w:bCs/>
                <w:sz w:val="36"/>
                <w:szCs w:val="36"/>
              </w:rPr>
            </w:rPrChange>
          </w:rPr>
          <w:t xml:space="preserve">: </w:t>
        </w:r>
      </w:ins>
      <w:ins w:id="2243" w:author="yuram almeida santos" w:date="2025-06-13T21:02:00Z">
        <w:r w:rsidR="4AE46B88" w:rsidRPr="0010597A">
          <w:rPr>
            <w:rFonts w:ascii="Times New Roman" w:hAnsi="Times New Roman" w:cs="Times New Roman"/>
            <w:color w:val="000000" w:themeColor="text1"/>
            <w:rPrChange w:id="2244" w:author="Euderlan Freire" w:date="2025-06-13T19:26:00Z">
              <w:rPr/>
            </w:rPrChange>
          </w:rPr>
          <w:t>Consultar Documentos via LLM</w:t>
        </w:r>
      </w:ins>
      <w:bookmarkEnd w:id="2236"/>
    </w:p>
    <w:p w14:paraId="567E2396" w14:textId="1A8C83F6" w:rsidR="00DE6CE1" w:rsidRPr="00520CFE" w:rsidRDefault="5855F6A3">
      <w:pPr>
        <w:spacing w:before="240" w:after="240" w:line="360" w:lineRule="auto"/>
        <w:ind w:firstLine="708"/>
        <w:rPr>
          <w:ins w:id="2245" w:author="yuram almeida santos" w:date="2025-07-18T02:36:00Z"/>
          <w:rFonts w:ascii="Times New Roman" w:hAnsi="Times New Roman" w:cs="Times New Roman"/>
          <w:sz w:val="24"/>
          <w:szCs w:val="24"/>
          <w:rPrChange w:id="2246" w:author="HISSA BARBARA OLIVEIRA" w:date="2025-07-18T15:46:00Z">
            <w:rPr>
              <w:ins w:id="2247" w:author="yuram almeida santos" w:date="2025-07-18T02:36:00Z"/>
            </w:rPr>
          </w:rPrChange>
        </w:rPr>
        <w:pPrChange w:id="2248" w:author="EUDERLAN FREIRE DA SILVA ABREU" w:date="2025-07-18T19:45:00Z">
          <w:pPr/>
        </w:pPrChange>
      </w:pPr>
      <w:ins w:id="2249" w:author="yuram almeida santos" w:date="2025-07-18T02:36:00Z">
        <w:r w:rsidRPr="670A09D7">
          <w:rPr>
            <w:rFonts w:ascii="Times New Roman" w:hAnsi="Times New Roman" w:cs="Times New Roman"/>
            <w:sz w:val="24"/>
            <w:szCs w:val="24"/>
            <w:rPrChange w:id="2250" w:author="HISSA BARBARA OLIVEIRA" w:date="2025-07-18T15:46:00Z">
              <w:rPr>
                <w:b/>
                <w:bCs/>
              </w:rPr>
            </w:rPrChange>
          </w:rPr>
          <w:t>Descrição:</w:t>
        </w:r>
        <w:r w:rsidR="08C20A1C" w:rsidRPr="016499D7">
          <w:rPr>
            <w:rFonts w:ascii="Times New Roman" w:hAnsi="Times New Roman" w:cs="Times New Roman"/>
            <w:sz w:val="24"/>
            <w:szCs w:val="24"/>
            <w:rPrChange w:id="2251" w:author="HISSA BARBARA OLIVEIRA" w:date="2025-07-18T15:46:00Z">
              <w:rPr/>
            </w:rPrChange>
          </w:rPr>
          <w:t xml:space="preserve"> </w:t>
        </w:r>
      </w:ins>
      <w:ins w:id="2252" w:author="HISSA BARBARA OLIVEIRA" w:date="2025-07-18T19:51:00Z">
        <w:r w:rsidR="53C1AEA6" w:rsidRPr="016499D7">
          <w:rPr>
            <w:rFonts w:ascii="Times New Roman" w:hAnsi="Times New Roman" w:cs="Times New Roman"/>
            <w:sz w:val="24"/>
            <w:szCs w:val="24"/>
          </w:rPr>
          <w:t>No diagrama 1</w:t>
        </w:r>
      </w:ins>
      <w:ins w:id="2253" w:author="HISSA BARBARA OLIVEIRA" w:date="2025-07-18T19:52:00Z">
        <w:r w:rsidR="61C03B9E" w:rsidRPr="73B31286">
          <w:rPr>
            <w:rFonts w:ascii="Times New Roman" w:hAnsi="Times New Roman" w:cs="Times New Roman"/>
            <w:sz w:val="24"/>
            <w:szCs w:val="24"/>
          </w:rPr>
          <w:t>,</w:t>
        </w:r>
      </w:ins>
      <w:ins w:id="2254" w:author="HISSA BARBARA OLIVEIRA" w:date="2025-07-18T19:51:00Z">
        <w:r w:rsidR="53C1AEA6" w:rsidRPr="016499D7">
          <w:rPr>
            <w:rFonts w:ascii="Times New Roman" w:hAnsi="Times New Roman" w:cs="Times New Roman"/>
            <w:sz w:val="24"/>
            <w:szCs w:val="24"/>
          </w:rPr>
          <w:t xml:space="preserve"> o</w:t>
        </w:r>
        <w:r w:rsidRPr="016499D7">
          <w:rPr>
            <w:rFonts w:ascii="Times New Roman" w:hAnsi="Times New Roman" w:cs="Times New Roman"/>
            <w:sz w:val="24"/>
            <w:szCs w:val="24"/>
          </w:rPr>
          <w:t xml:space="preserve"> </w:t>
        </w:r>
      </w:ins>
      <w:ins w:id="2255" w:author="yuram almeida santos" w:date="2025-07-18T02:36:00Z">
        <w:del w:id="2256" w:author="HISSA BARBARA OLIVEIRA" w:date="2025-07-18T19:51:00Z">
          <w:r w:rsidRPr="00520CFE">
            <w:rPr>
              <w:rFonts w:ascii="Times New Roman" w:hAnsi="Times New Roman" w:cs="Times New Roman"/>
              <w:sz w:val="24"/>
              <w:szCs w:val="24"/>
              <w:rPrChange w:id="2257" w:author="HISSA BARBARA OLIVEIRA" w:date="2025-07-18T15:46:00Z">
                <w:rPr/>
              </w:rPrChange>
            </w:rPr>
            <w:delText xml:space="preserve">O </w:delText>
          </w:r>
        </w:del>
        <w:r w:rsidRPr="00520CFE">
          <w:rPr>
            <w:rFonts w:ascii="Times New Roman" w:hAnsi="Times New Roman" w:cs="Times New Roman"/>
            <w:sz w:val="24"/>
            <w:szCs w:val="24"/>
            <w:rPrChange w:id="2258" w:author="HISSA BARBARA OLIVEIRA" w:date="2025-07-18T15:46:00Z">
              <w:rPr/>
            </w:rPrChange>
          </w:rPr>
          <w:t>usuário interage com o sistema para obter informações específicas de documentos através de processamento de linguagem natural, onde o sistema utiliza uma base vetorial e LLM para fornecer respostas contextualizadas e precisas.</w:t>
        </w:r>
      </w:ins>
    </w:p>
    <w:p w14:paraId="2B31F921" w14:textId="11E6ED16" w:rsidR="00DE6CE1" w:rsidRPr="00520CFE" w:rsidRDefault="5855F6A3">
      <w:pPr>
        <w:spacing w:before="240" w:after="240" w:line="360" w:lineRule="auto"/>
        <w:rPr>
          <w:ins w:id="2259" w:author="yuram almeida santos" w:date="2025-07-18T02:36:00Z"/>
          <w:rFonts w:ascii="Times New Roman" w:hAnsi="Times New Roman" w:cs="Times New Roman"/>
          <w:sz w:val="24"/>
          <w:szCs w:val="24"/>
          <w:rPrChange w:id="2260" w:author="HISSA BARBARA OLIVEIRA" w:date="2025-07-18T15:46:00Z">
            <w:rPr>
              <w:ins w:id="2261" w:author="yuram almeida santos" w:date="2025-07-18T02:36:00Z"/>
            </w:rPr>
          </w:rPrChange>
        </w:rPr>
        <w:pPrChange w:id="2262" w:author="yuram almeida santos" w:date="2025-07-18T02:36:00Z">
          <w:pPr/>
        </w:pPrChange>
      </w:pPr>
      <w:ins w:id="2263" w:author="yuram almeida santos" w:date="2025-07-18T02:36:00Z">
        <w:r w:rsidRPr="670A09D7">
          <w:rPr>
            <w:rFonts w:ascii="Times New Roman" w:hAnsi="Times New Roman" w:cs="Times New Roman"/>
            <w:sz w:val="24"/>
            <w:szCs w:val="24"/>
            <w:rPrChange w:id="2264" w:author="HISSA BARBARA OLIVEIRA" w:date="2025-07-18T15:46:00Z">
              <w:rPr>
                <w:b/>
                <w:bCs/>
              </w:rPr>
            </w:rPrChange>
          </w:rPr>
          <w:t>Ator Principal:</w:t>
        </w:r>
        <w:r w:rsidRPr="00520CFE">
          <w:rPr>
            <w:rFonts w:ascii="Times New Roman" w:hAnsi="Times New Roman" w:cs="Times New Roman"/>
            <w:sz w:val="24"/>
            <w:szCs w:val="24"/>
            <w:rPrChange w:id="2265" w:author="HISSA BARBARA OLIVEIRA" w:date="2025-07-18T15:46:00Z">
              <w:rPr/>
            </w:rPrChange>
          </w:rPr>
          <w:t xml:space="preserve"> Usuário</w:t>
        </w:r>
      </w:ins>
    </w:p>
    <w:p w14:paraId="641B937B" w14:textId="1A38CBF0" w:rsidR="00DE6CE1" w:rsidRPr="00520CFE" w:rsidRDefault="5855F6A3">
      <w:pPr>
        <w:spacing w:before="240" w:after="240" w:line="360" w:lineRule="auto"/>
        <w:rPr>
          <w:ins w:id="2266" w:author="yuram almeida santos" w:date="2025-07-18T02:36:00Z"/>
          <w:rFonts w:ascii="Times New Roman" w:hAnsi="Times New Roman" w:cs="Times New Roman"/>
          <w:sz w:val="24"/>
          <w:szCs w:val="24"/>
          <w:rPrChange w:id="2267" w:author="HISSA BARBARA OLIVEIRA" w:date="2025-07-18T15:46:00Z">
            <w:rPr>
              <w:ins w:id="2268" w:author="yuram almeida santos" w:date="2025-07-18T02:36:00Z"/>
              <w:b/>
              <w:bCs/>
            </w:rPr>
          </w:rPrChange>
        </w:rPr>
        <w:pPrChange w:id="2269" w:author="yuram almeida santos" w:date="2025-07-18T02:36:00Z">
          <w:pPr/>
        </w:pPrChange>
      </w:pPr>
      <w:ins w:id="2270" w:author="yuram almeida santos" w:date="2025-07-18T02:36:00Z">
        <w:r w:rsidRPr="670A09D7">
          <w:rPr>
            <w:rFonts w:ascii="Times New Roman" w:hAnsi="Times New Roman" w:cs="Times New Roman"/>
            <w:sz w:val="24"/>
            <w:szCs w:val="24"/>
            <w:rPrChange w:id="2271" w:author="HISSA BARBARA OLIVEIRA" w:date="2025-07-18T15:46:00Z">
              <w:rPr>
                <w:b/>
                <w:bCs/>
              </w:rPr>
            </w:rPrChange>
          </w:rPr>
          <w:t>Casos de Uso Relacionados:</w:t>
        </w:r>
      </w:ins>
    </w:p>
    <w:p w14:paraId="1BE65C73" w14:textId="019CFB4C" w:rsidR="00DE6CE1" w:rsidRPr="00520CFE" w:rsidRDefault="5855F6A3">
      <w:pPr>
        <w:pStyle w:val="PargrafodaLista"/>
        <w:numPr>
          <w:ilvl w:val="0"/>
          <w:numId w:val="16"/>
        </w:numPr>
        <w:spacing w:after="0" w:line="360" w:lineRule="auto"/>
        <w:rPr>
          <w:ins w:id="2272" w:author="yuram almeida santos" w:date="2025-07-18T02:36:00Z"/>
          <w:rFonts w:ascii="Times New Roman" w:hAnsi="Times New Roman" w:cs="Times New Roman"/>
          <w:sz w:val="24"/>
          <w:szCs w:val="24"/>
          <w:rPrChange w:id="2273" w:author="HISSA BARBARA OLIVEIRA" w:date="2025-07-18T15:46:00Z">
            <w:rPr>
              <w:ins w:id="2274" w:author="yuram almeida santos" w:date="2025-07-18T02:36:00Z"/>
            </w:rPr>
          </w:rPrChange>
        </w:rPr>
        <w:pPrChange w:id="2275" w:author="yuram almeida santos" w:date="2025-07-18T02:36:00Z">
          <w:pPr/>
        </w:pPrChange>
      </w:pPr>
      <w:proofErr w:type="spellStart"/>
      <w:ins w:id="2276" w:author="yuram almeida santos" w:date="2025-07-18T02:36:00Z">
        <w:r w:rsidRPr="670A09D7">
          <w:rPr>
            <w:rFonts w:ascii="Times New Roman" w:hAnsi="Times New Roman" w:cs="Times New Roman"/>
            <w:sz w:val="24"/>
            <w:szCs w:val="24"/>
            <w:rPrChange w:id="2277" w:author="HISSA BARBARA OLIVEIRA" w:date="2025-07-18T15:46:00Z">
              <w:rPr>
                <w:b/>
                <w:bCs/>
              </w:rPr>
            </w:rPrChange>
          </w:rPr>
          <w:t>Inclui</w:t>
        </w:r>
        <w:proofErr w:type="spellEnd"/>
        <w:r w:rsidRPr="670A09D7">
          <w:rPr>
            <w:rFonts w:ascii="Times New Roman" w:hAnsi="Times New Roman" w:cs="Times New Roman"/>
            <w:sz w:val="24"/>
            <w:szCs w:val="24"/>
            <w:rPrChange w:id="2278" w:author="HISSA BARBARA OLIVEIRA" w:date="2025-07-18T15:46:00Z">
              <w:rPr>
                <w:b/>
                <w:bCs/>
              </w:rPr>
            </w:rPrChange>
          </w:rPr>
          <w:t>:</w:t>
        </w:r>
        <w:r w:rsidRPr="00520CFE">
          <w:rPr>
            <w:rFonts w:ascii="Times New Roman" w:hAnsi="Times New Roman" w:cs="Times New Roman"/>
            <w:sz w:val="24"/>
            <w:szCs w:val="24"/>
            <w:rPrChange w:id="2279" w:author="HISSA BARBARA OLIVEIRA" w:date="2025-07-18T15:46:00Z">
              <w:rPr/>
            </w:rPrChange>
          </w:rPr>
          <w:t xml:space="preserve"> Fazer pergunta, </w:t>
        </w:r>
        <w:del w:id="2280" w:author="HISSA BARBARA OLIVEIRA" w:date="2025-07-18T18:29:00Z">
          <w:r w:rsidR="00162D47" w:rsidRPr="00520CFE" w:rsidDel="5855F6A3">
            <w:rPr>
              <w:rFonts w:ascii="Times New Roman" w:hAnsi="Times New Roman" w:cs="Times New Roman"/>
              <w:sz w:val="24"/>
              <w:szCs w:val="24"/>
              <w:rPrChange w:id="2281" w:author="HISSA BARBARA OLIVEIRA" w:date="2025-07-18T15:46:00Z">
                <w:rPr/>
              </w:rPrChange>
            </w:rPr>
            <w:delText>Processar</w:delText>
          </w:r>
        </w:del>
      </w:ins>
      <w:ins w:id="2282" w:author="HISSA BARBARA OLIVEIRA" w:date="2025-07-18T18:29:00Z">
        <w:r w:rsidR="6C04B31A" w:rsidRPr="00520CFE">
          <w:rPr>
            <w:rFonts w:ascii="Times New Roman" w:hAnsi="Times New Roman" w:cs="Times New Roman"/>
            <w:sz w:val="24"/>
            <w:szCs w:val="24"/>
            <w:rPrChange w:id="2283" w:author="HISSA BARBARA OLIVEIRA" w:date="2025-07-18T15:46:00Z">
              <w:rPr/>
            </w:rPrChange>
          </w:rPr>
          <w:t>processar</w:t>
        </w:r>
      </w:ins>
      <w:ins w:id="2284" w:author="yuram almeida santos" w:date="2025-07-18T02:36:00Z">
        <w:r w:rsidRPr="00520CFE">
          <w:rPr>
            <w:rFonts w:ascii="Times New Roman" w:hAnsi="Times New Roman" w:cs="Times New Roman"/>
            <w:sz w:val="24"/>
            <w:szCs w:val="24"/>
            <w:rPrChange w:id="2285" w:author="HISSA BARBARA OLIVEIRA" w:date="2025-07-18T15:46:00Z">
              <w:rPr/>
            </w:rPrChange>
          </w:rPr>
          <w:t xml:space="preserve"> pergunta, </w:t>
        </w:r>
        <w:del w:id="2286" w:author="HISSA BARBARA OLIVEIRA" w:date="2025-07-18T18:29:00Z">
          <w:r w:rsidR="00162D47" w:rsidRPr="00520CFE" w:rsidDel="5855F6A3">
            <w:rPr>
              <w:rFonts w:ascii="Times New Roman" w:hAnsi="Times New Roman" w:cs="Times New Roman"/>
              <w:sz w:val="24"/>
              <w:szCs w:val="24"/>
              <w:rPrChange w:id="2287" w:author="HISSA BARBARA OLIVEIRA" w:date="2025-07-18T15:46:00Z">
                <w:rPr/>
              </w:rPrChange>
            </w:rPr>
            <w:delText>Consultar</w:delText>
          </w:r>
        </w:del>
      </w:ins>
      <w:ins w:id="2288" w:author="HISSA BARBARA OLIVEIRA" w:date="2025-07-18T18:29:00Z">
        <w:r w:rsidR="2D0D5429" w:rsidRPr="00520CFE">
          <w:rPr>
            <w:rFonts w:ascii="Times New Roman" w:hAnsi="Times New Roman" w:cs="Times New Roman"/>
            <w:sz w:val="24"/>
            <w:szCs w:val="24"/>
            <w:rPrChange w:id="2289" w:author="HISSA BARBARA OLIVEIRA" w:date="2025-07-18T15:46:00Z">
              <w:rPr/>
            </w:rPrChange>
          </w:rPr>
          <w:t>consultar</w:t>
        </w:r>
      </w:ins>
      <w:ins w:id="2290" w:author="yuram almeida santos" w:date="2025-07-18T02:36:00Z">
        <w:r w:rsidRPr="00520CFE">
          <w:rPr>
            <w:rFonts w:ascii="Times New Roman" w:hAnsi="Times New Roman" w:cs="Times New Roman"/>
            <w:sz w:val="24"/>
            <w:szCs w:val="24"/>
            <w:rPrChange w:id="2291" w:author="HISSA BARBARA OLIVEIRA" w:date="2025-07-18T15:46:00Z">
              <w:rPr/>
            </w:rPrChange>
          </w:rPr>
          <w:t xml:space="preserve"> base vetorial</w:t>
        </w:r>
      </w:ins>
    </w:p>
    <w:p w14:paraId="1011AF52" w14:textId="51B6CAFB" w:rsidR="00DE6CE1" w:rsidRPr="00520CFE" w:rsidRDefault="5855F6A3">
      <w:pPr>
        <w:pStyle w:val="PargrafodaLista"/>
        <w:numPr>
          <w:ilvl w:val="0"/>
          <w:numId w:val="16"/>
        </w:numPr>
        <w:spacing w:after="0" w:line="360" w:lineRule="auto"/>
        <w:rPr>
          <w:ins w:id="2292" w:author="yuram almeida santos" w:date="2025-07-18T02:36:00Z"/>
          <w:rFonts w:ascii="Times New Roman" w:hAnsi="Times New Roman" w:cs="Times New Roman"/>
          <w:sz w:val="24"/>
          <w:szCs w:val="24"/>
          <w:rPrChange w:id="2293" w:author="HISSA BARBARA OLIVEIRA" w:date="2025-07-18T15:46:00Z">
            <w:rPr>
              <w:ins w:id="2294" w:author="yuram almeida santos" w:date="2025-07-18T02:36:00Z"/>
            </w:rPr>
          </w:rPrChange>
        </w:rPr>
        <w:pPrChange w:id="2295" w:author="yuram almeida santos" w:date="2025-07-18T02:36:00Z">
          <w:pPr/>
        </w:pPrChange>
      </w:pPr>
      <w:ins w:id="2296" w:author="yuram almeida santos" w:date="2025-07-18T02:36:00Z">
        <w:r w:rsidRPr="670A09D7">
          <w:rPr>
            <w:rFonts w:ascii="Times New Roman" w:hAnsi="Times New Roman" w:cs="Times New Roman"/>
            <w:sz w:val="24"/>
            <w:szCs w:val="24"/>
            <w:rPrChange w:id="2297" w:author="HISSA BARBARA OLIVEIRA" w:date="2025-07-18T15:46:00Z">
              <w:rPr>
                <w:b/>
                <w:bCs/>
              </w:rPr>
            </w:rPrChange>
          </w:rPr>
          <w:t>Estende:</w:t>
        </w:r>
        <w:r w:rsidRPr="00520CFE">
          <w:rPr>
            <w:rFonts w:ascii="Times New Roman" w:hAnsi="Times New Roman" w:cs="Times New Roman"/>
            <w:sz w:val="24"/>
            <w:szCs w:val="24"/>
            <w:rPrChange w:id="2298" w:author="HISSA BARBARA OLIVEIRA" w:date="2025-07-18T15:46:00Z">
              <w:rPr/>
            </w:rPrChange>
          </w:rPr>
          <w:t xml:space="preserve"> Validar seleção de documento, </w:t>
        </w:r>
        <w:del w:id="2299" w:author="HISSA BARBARA OLIVEIRA" w:date="2025-07-18T18:29:00Z">
          <w:r w:rsidR="00162D47" w:rsidRPr="00520CFE" w:rsidDel="5855F6A3">
            <w:rPr>
              <w:rFonts w:ascii="Times New Roman" w:hAnsi="Times New Roman" w:cs="Times New Roman"/>
              <w:sz w:val="24"/>
              <w:szCs w:val="24"/>
              <w:rPrChange w:id="2300" w:author="HISSA BARBARA OLIVEIRA" w:date="2025-07-18T15:46:00Z">
                <w:rPr/>
              </w:rPrChange>
            </w:rPr>
            <w:delText>Alterar</w:delText>
          </w:r>
        </w:del>
      </w:ins>
      <w:ins w:id="2301" w:author="HISSA BARBARA OLIVEIRA" w:date="2025-07-18T18:29:00Z">
        <w:r w:rsidR="49B9765A" w:rsidRPr="00520CFE">
          <w:rPr>
            <w:rFonts w:ascii="Times New Roman" w:hAnsi="Times New Roman" w:cs="Times New Roman"/>
            <w:sz w:val="24"/>
            <w:szCs w:val="24"/>
            <w:rPrChange w:id="2302" w:author="HISSA BARBARA OLIVEIRA" w:date="2025-07-18T15:46:00Z">
              <w:rPr/>
            </w:rPrChange>
          </w:rPr>
          <w:t>alterar</w:t>
        </w:r>
      </w:ins>
      <w:ins w:id="2303" w:author="yuram almeida santos" w:date="2025-07-18T02:36:00Z">
        <w:r w:rsidRPr="00520CFE">
          <w:rPr>
            <w:rFonts w:ascii="Times New Roman" w:hAnsi="Times New Roman" w:cs="Times New Roman"/>
            <w:sz w:val="24"/>
            <w:szCs w:val="24"/>
            <w:rPrChange w:id="2304" w:author="HISSA BARBARA OLIVEIRA" w:date="2025-07-18T15:46:00Z">
              <w:rPr/>
            </w:rPrChange>
          </w:rPr>
          <w:t xml:space="preserve"> documento selecionado, </w:t>
        </w:r>
        <w:del w:id="2305" w:author="HISSA BARBARA OLIVEIRA" w:date="2025-07-18T18:29:00Z">
          <w:r w:rsidR="00162D47" w:rsidRPr="00520CFE" w:rsidDel="5855F6A3">
            <w:rPr>
              <w:rFonts w:ascii="Times New Roman" w:hAnsi="Times New Roman" w:cs="Times New Roman"/>
              <w:sz w:val="24"/>
              <w:szCs w:val="24"/>
              <w:rPrChange w:id="2306" w:author="HISSA BARBARA OLIVEIRA" w:date="2025-07-18T15:46:00Z">
                <w:rPr/>
              </w:rPrChange>
            </w:rPr>
            <w:delText>Escolher</w:delText>
          </w:r>
        </w:del>
      </w:ins>
      <w:ins w:id="2307" w:author="HISSA BARBARA OLIVEIRA" w:date="2025-07-18T18:29:00Z">
        <w:r w:rsidR="4728895B" w:rsidRPr="00520CFE">
          <w:rPr>
            <w:rFonts w:ascii="Times New Roman" w:hAnsi="Times New Roman" w:cs="Times New Roman"/>
            <w:sz w:val="24"/>
            <w:szCs w:val="24"/>
            <w:rPrChange w:id="2308" w:author="HISSA BARBARA OLIVEIRA" w:date="2025-07-18T15:46:00Z">
              <w:rPr/>
            </w:rPrChange>
          </w:rPr>
          <w:t>escolher</w:t>
        </w:r>
      </w:ins>
      <w:ins w:id="2309" w:author="yuram almeida santos" w:date="2025-07-18T02:36:00Z">
        <w:r w:rsidRPr="00520CFE">
          <w:rPr>
            <w:rFonts w:ascii="Times New Roman" w:hAnsi="Times New Roman" w:cs="Times New Roman"/>
            <w:sz w:val="24"/>
            <w:szCs w:val="24"/>
            <w:rPrChange w:id="2310" w:author="HISSA BARBARA OLIVEIRA" w:date="2025-07-18T15:46:00Z">
              <w:rPr/>
            </w:rPrChange>
          </w:rPr>
          <w:t xml:space="preserve"> documento(s), </w:t>
        </w:r>
        <w:del w:id="2311" w:author="HISSA BARBARA OLIVEIRA" w:date="2025-07-18T18:29:00Z">
          <w:r w:rsidR="00162D47" w:rsidRPr="00520CFE" w:rsidDel="5855F6A3">
            <w:rPr>
              <w:rFonts w:ascii="Times New Roman" w:hAnsi="Times New Roman" w:cs="Times New Roman"/>
              <w:sz w:val="24"/>
              <w:szCs w:val="24"/>
              <w:rPrChange w:id="2312" w:author="HISSA BARBARA OLIVEIRA" w:date="2025-07-18T15:46:00Z">
                <w:rPr/>
              </w:rPrChange>
            </w:rPr>
            <w:delText>Selecionar</w:delText>
          </w:r>
        </w:del>
      </w:ins>
      <w:ins w:id="2313" w:author="HISSA BARBARA OLIVEIRA" w:date="2025-07-18T18:29:00Z">
        <w:r w:rsidR="6B80A81E" w:rsidRPr="00520CFE">
          <w:rPr>
            <w:rFonts w:ascii="Times New Roman" w:hAnsi="Times New Roman" w:cs="Times New Roman"/>
            <w:sz w:val="24"/>
            <w:szCs w:val="24"/>
            <w:rPrChange w:id="2314" w:author="HISSA BARBARA OLIVEIRA" w:date="2025-07-18T15:46:00Z">
              <w:rPr/>
            </w:rPrChange>
          </w:rPr>
          <w:t>selecionar</w:t>
        </w:r>
      </w:ins>
      <w:ins w:id="2315" w:author="yuram almeida santos" w:date="2025-07-18T02:36:00Z">
        <w:r w:rsidRPr="00520CFE">
          <w:rPr>
            <w:rFonts w:ascii="Times New Roman" w:hAnsi="Times New Roman" w:cs="Times New Roman"/>
            <w:sz w:val="24"/>
            <w:szCs w:val="24"/>
            <w:rPrChange w:id="2316" w:author="HISSA BARBARA OLIVEIRA" w:date="2025-07-18T15:46:00Z">
              <w:rPr/>
            </w:rPrChange>
          </w:rPr>
          <w:t xml:space="preserve"> múltiplos documentos, </w:t>
        </w:r>
        <w:del w:id="2317" w:author="HISSA BARBARA OLIVEIRA" w:date="2025-07-18T18:29:00Z">
          <w:r w:rsidR="00162D47" w:rsidRPr="00520CFE" w:rsidDel="5855F6A3">
            <w:rPr>
              <w:rFonts w:ascii="Times New Roman" w:hAnsi="Times New Roman" w:cs="Times New Roman"/>
              <w:sz w:val="24"/>
              <w:szCs w:val="24"/>
              <w:rPrChange w:id="2318" w:author="HISSA BARBARA OLIVEIRA" w:date="2025-07-18T15:46:00Z">
                <w:rPr/>
              </w:rPrChange>
            </w:rPr>
            <w:delText>Selecionar</w:delText>
          </w:r>
        </w:del>
      </w:ins>
      <w:ins w:id="2319" w:author="HISSA BARBARA OLIVEIRA" w:date="2025-07-18T18:29:00Z">
        <w:r w:rsidR="0DBE69F9" w:rsidRPr="00520CFE">
          <w:rPr>
            <w:rFonts w:ascii="Times New Roman" w:hAnsi="Times New Roman" w:cs="Times New Roman"/>
            <w:sz w:val="24"/>
            <w:szCs w:val="24"/>
            <w:rPrChange w:id="2320" w:author="HISSA BARBARA OLIVEIRA" w:date="2025-07-18T15:46:00Z">
              <w:rPr/>
            </w:rPrChange>
          </w:rPr>
          <w:t>selecionar</w:t>
        </w:r>
      </w:ins>
      <w:ins w:id="2321" w:author="yuram almeida santos" w:date="2025-07-18T02:36:00Z">
        <w:r w:rsidRPr="00520CFE">
          <w:rPr>
            <w:rFonts w:ascii="Times New Roman" w:hAnsi="Times New Roman" w:cs="Times New Roman"/>
            <w:sz w:val="24"/>
            <w:szCs w:val="24"/>
            <w:rPrChange w:id="2322" w:author="HISSA BARBARA OLIVEIRA" w:date="2025-07-18T15:46:00Z">
              <w:rPr/>
            </w:rPrChange>
          </w:rPr>
          <w:t xml:space="preserve"> todos os documentos</w:t>
        </w:r>
      </w:ins>
    </w:p>
    <w:p w14:paraId="4993484A" w14:textId="065E2666" w:rsidR="00DE6CE1" w:rsidRPr="00520CFE" w:rsidRDefault="5855F6A3">
      <w:pPr>
        <w:spacing w:before="240" w:after="240" w:line="360" w:lineRule="auto"/>
        <w:rPr>
          <w:ins w:id="2323" w:author="yuram almeida santos" w:date="2025-07-18T02:36:00Z"/>
          <w:rFonts w:ascii="Times New Roman" w:hAnsi="Times New Roman" w:cs="Times New Roman"/>
          <w:sz w:val="24"/>
          <w:szCs w:val="24"/>
          <w:rPrChange w:id="2324" w:author="HISSA BARBARA OLIVEIRA" w:date="2025-07-18T15:46:00Z">
            <w:rPr>
              <w:ins w:id="2325" w:author="yuram almeida santos" w:date="2025-07-18T02:36:00Z"/>
              <w:b/>
              <w:bCs/>
            </w:rPr>
          </w:rPrChange>
        </w:rPr>
        <w:pPrChange w:id="2326" w:author="yuram almeida santos" w:date="2025-07-18T02:36:00Z">
          <w:pPr>
            <w:numPr>
              <w:numId w:val="4"/>
            </w:numPr>
            <w:ind w:left="1440" w:hanging="360"/>
          </w:pPr>
        </w:pPrChange>
      </w:pPr>
      <w:ins w:id="2327" w:author="yuram almeida santos" w:date="2025-07-18T02:36:00Z">
        <w:r w:rsidRPr="670A09D7">
          <w:rPr>
            <w:rFonts w:ascii="Times New Roman" w:hAnsi="Times New Roman" w:cs="Times New Roman"/>
            <w:sz w:val="24"/>
            <w:szCs w:val="24"/>
            <w:rPrChange w:id="2328" w:author="HISSA BARBARA OLIVEIRA" w:date="2025-07-18T15:46:00Z">
              <w:rPr>
                <w:b/>
                <w:bCs/>
              </w:rPr>
            </w:rPrChange>
          </w:rPr>
          <w:lastRenderedPageBreak/>
          <w:t>Fluxo Principal:</w:t>
        </w:r>
      </w:ins>
    </w:p>
    <w:p w14:paraId="0B7AAC1A" w14:textId="1E4F55D4" w:rsidR="00DE6CE1" w:rsidRPr="00520CFE" w:rsidRDefault="5855F6A3">
      <w:pPr>
        <w:pStyle w:val="PargrafodaLista"/>
        <w:numPr>
          <w:ilvl w:val="0"/>
          <w:numId w:val="15"/>
        </w:numPr>
        <w:spacing w:after="0" w:line="360" w:lineRule="auto"/>
        <w:rPr>
          <w:ins w:id="2329" w:author="yuram almeida santos" w:date="2025-07-18T02:36:00Z"/>
          <w:rFonts w:ascii="Times New Roman" w:hAnsi="Times New Roman" w:cs="Times New Roman"/>
          <w:sz w:val="24"/>
          <w:szCs w:val="24"/>
          <w:rPrChange w:id="2330" w:author="HISSA BARBARA OLIVEIRA" w:date="2025-07-18T15:46:00Z">
            <w:rPr>
              <w:ins w:id="2331" w:author="yuram almeida santos" w:date="2025-07-18T02:36:00Z"/>
            </w:rPr>
          </w:rPrChange>
        </w:rPr>
        <w:pPrChange w:id="2332" w:author="yuram almeida santos" w:date="2025-07-18T02:36:00Z">
          <w:pPr/>
        </w:pPrChange>
      </w:pPr>
      <w:ins w:id="2333" w:author="yuram almeida santos" w:date="2025-07-18T02:36:00Z">
        <w:r w:rsidRPr="670A09D7">
          <w:rPr>
            <w:rFonts w:ascii="Times New Roman" w:hAnsi="Times New Roman" w:cs="Times New Roman"/>
            <w:sz w:val="24"/>
            <w:szCs w:val="24"/>
            <w:rPrChange w:id="2334" w:author="HISSA BARBARA OLIVEIRA" w:date="2025-07-18T15:46:00Z">
              <w:rPr>
                <w:b/>
                <w:bCs/>
              </w:rPr>
            </w:rPrChange>
          </w:rPr>
          <w:t>Fazer pergunta:</w:t>
        </w:r>
        <w:r w:rsidRPr="00520CFE">
          <w:rPr>
            <w:rFonts w:ascii="Times New Roman" w:hAnsi="Times New Roman" w:cs="Times New Roman"/>
            <w:sz w:val="24"/>
            <w:szCs w:val="24"/>
            <w:rPrChange w:id="2335" w:author="HISSA BARBARA OLIVEIRA" w:date="2025-07-18T15:46:00Z">
              <w:rPr/>
            </w:rPrChange>
          </w:rPr>
          <w:t xml:space="preserve"> O usuário formula e submete uma pergunta em linguagem natural ao sistema</w:t>
        </w:r>
      </w:ins>
    </w:p>
    <w:p w14:paraId="7243C77C" w14:textId="45F93063" w:rsidR="00DE6CE1" w:rsidRPr="00520CFE" w:rsidRDefault="5855F6A3">
      <w:pPr>
        <w:pStyle w:val="PargrafodaLista"/>
        <w:numPr>
          <w:ilvl w:val="0"/>
          <w:numId w:val="15"/>
        </w:numPr>
        <w:spacing w:after="0" w:line="360" w:lineRule="auto"/>
        <w:rPr>
          <w:ins w:id="2336" w:author="yuram almeida santos" w:date="2025-07-18T02:36:00Z"/>
          <w:rFonts w:ascii="Times New Roman" w:hAnsi="Times New Roman" w:cs="Times New Roman"/>
          <w:sz w:val="24"/>
          <w:szCs w:val="24"/>
          <w:rPrChange w:id="2337" w:author="HISSA BARBARA OLIVEIRA" w:date="2025-07-18T15:46:00Z">
            <w:rPr>
              <w:ins w:id="2338" w:author="yuram almeida santos" w:date="2025-07-18T02:36:00Z"/>
            </w:rPr>
          </w:rPrChange>
        </w:rPr>
        <w:pPrChange w:id="2339" w:author="yuram almeida santos" w:date="2025-07-18T02:36:00Z">
          <w:pPr/>
        </w:pPrChange>
      </w:pPr>
      <w:ins w:id="2340" w:author="yuram almeida santos" w:date="2025-07-18T02:36:00Z">
        <w:r w:rsidRPr="670A09D7">
          <w:rPr>
            <w:rFonts w:ascii="Times New Roman" w:hAnsi="Times New Roman" w:cs="Times New Roman"/>
            <w:sz w:val="24"/>
            <w:szCs w:val="24"/>
            <w:rPrChange w:id="2341" w:author="HISSA BARBARA OLIVEIRA" w:date="2025-07-18T15:46:00Z">
              <w:rPr>
                <w:b/>
                <w:bCs/>
              </w:rPr>
            </w:rPrChange>
          </w:rPr>
          <w:t>Processar pergunta:</w:t>
        </w:r>
        <w:r w:rsidRPr="00520CFE">
          <w:rPr>
            <w:rFonts w:ascii="Times New Roman" w:hAnsi="Times New Roman" w:cs="Times New Roman"/>
            <w:sz w:val="24"/>
            <w:szCs w:val="24"/>
            <w:rPrChange w:id="2342" w:author="HISSA BARBARA OLIVEIRA" w:date="2025-07-18T15:46:00Z">
              <w:rPr/>
            </w:rPrChange>
          </w:rPr>
          <w:t xml:space="preserve"> O sistema analisa e interpreta a consulta do usuário</w:t>
        </w:r>
      </w:ins>
    </w:p>
    <w:p w14:paraId="0105F466" w14:textId="70A215BF" w:rsidR="00DE6CE1" w:rsidRPr="00520CFE" w:rsidRDefault="5855F6A3">
      <w:pPr>
        <w:pStyle w:val="PargrafodaLista"/>
        <w:numPr>
          <w:ilvl w:val="0"/>
          <w:numId w:val="15"/>
        </w:numPr>
        <w:spacing w:after="0" w:line="360" w:lineRule="auto"/>
        <w:rPr>
          <w:ins w:id="2343" w:author="yuram almeida santos" w:date="2025-07-18T02:36:00Z"/>
          <w:rFonts w:ascii="Times New Roman" w:hAnsi="Times New Roman" w:cs="Times New Roman"/>
          <w:sz w:val="24"/>
          <w:szCs w:val="24"/>
          <w:rPrChange w:id="2344" w:author="HISSA BARBARA OLIVEIRA" w:date="2025-07-18T15:46:00Z">
            <w:rPr>
              <w:ins w:id="2345" w:author="yuram almeida santos" w:date="2025-07-18T02:36:00Z"/>
            </w:rPr>
          </w:rPrChange>
        </w:rPr>
        <w:pPrChange w:id="2346" w:author="yuram almeida santos" w:date="2025-07-18T02:36:00Z">
          <w:pPr/>
        </w:pPrChange>
      </w:pPr>
      <w:ins w:id="2347" w:author="yuram almeida santos" w:date="2025-07-18T02:36:00Z">
        <w:r w:rsidRPr="670A09D7">
          <w:rPr>
            <w:rFonts w:ascii="Times New Roman" w:hAnsi="Times New Roman" w:cs="Times New Roman"/>
            <w:sz w:val="24"/>
            <w:szCs w:val="24"/>
            <w:rPrChange w:id="2348" w:author="HISSA BARBARA OLIVEIRA" w:date="2025-07-18T15:46:00Z">
              <w:rPr>
                <w:b/>
                <w:bCs/>
              </w:rPr>
            </w:rPrChange>
          </w:rPr>
          <w:t>Consultar base vetorial:</w:t>
        </w:r>
        <w:r w:rsidRPr="00520CFE">
          <w:rPr>
            <w:rFonts w:ascii="Times New Roman" w:hAnsi="Times New Roman" w:cs="Times New Roman"/>
            <w:sz w:val="24"/>
            <w:szCs w:val="24"/>
            <w:rPrChange w:id="2349" w:author="HISSA BARBARA OLIVEIRA" w:date="2025-07-18T15:46:00Z">
              <w:rPr/>
            </w:rPrChange>
          </w:rPr>
          <w:t xml:space="preserve"> O sistema acessa a base de dados vetorial para buscar informações relevantes</w:t>
        </w:r>
      </w:ins>
    </w:p>
    <w:p w14:paraId="2A570A91" w14:textId="478B6CAE" w:rsidR="00DE6CE1" w:rsidRPr="00520CFE" w:rsidRDefault="5855F6A3">
      <w:pPr>
        <w:pStyle w:val="PargrafodaLista"/>
        <w:numPr>
          <w:ilvl w:val="0"/>
          <w:numId w:val="15"/>
        </w:numPr>
        <w:spacing w:after="0" w:line="360" w:lineRule="auto"/>
        <w:rPr>
          <w:ins w:id="2350" w:author="yuram almeida santos" w:date="2025-07-18T02:36:00Z"/>
          <w:rFonts w:ascii="Times New Roman" w:hAnsi="Times New Roman" w:cs="Times New Roman"/>
          <w:sz w:val="24"/>
          <w:szCs w:val="24"/>
          <w:rPrChange w:id="2351" w:author="HISSA BARBARA OLIVEIRA" w:date="2025-07-18T15:46:00Z">
            <w:rPr>
              <w:ins w:id="2352" w:author="yuram almeida santos" w:date="2025-07-18T02:36:00Z"/>
            </w:rPr>
          </w:rPrChange>
        </w:rPr>
        <w:pPrChange w:id="2353" w:author="yuram almeida santos" w:date="2025-07-18T02:36:00Z">
          <w:pPr/>
        </w:pPrChange>
      </w:pPr>
      <w:ins w:id="2354" w:author="yuram almeida santos" w:date="2025-07-18T02:36:00Z">
        <w:r w:rsidRPr="670A09D7">
          <w:rPr>
            <w:rFonts w:ascii="Times New Roman" w:hAnsi="Times New Roman" w:cs="Times New Roman"/>
            <w:sz w:val="24"/>
            <w:szCs w:val="24"/>
            <w:rPrChange w:id="2355" w:author="HISSA BARBARA OLIVEIRA" w:date="2025-07-18T15:46:00Z">
              <w:rPr>
                <w:b/>
                <w:bCs/>
              </w:rPr>
            </w:rPrChange>
          </w:rPr>
          <w:t>Consultar LLM:</w:t>
        </w:r>
        <w:r w:rsidRPr="00520CFE">
          <w:rPr>
            <w:rFonts w:ascii="Times New Roman" w:hAnsi="Times New Roman" w:cs="Times New Roman"/>
            <w:sz w:val="24"/>
            <w:szCs w:val="24"/>
            <w:rPrChange w:id="2356" w:author="HISSA BARBARA OLIVEIRA" w:date="2025-07-18T15:46:00Z">
              <w:rPr/>
            </w:rPrChange>
          </w:rPr>
          <w:t xml:space="preserve"> O sistema utiliza o modelo de linguagem para gerar uma resposta contextualizada</w:t>
        </w:r>
      </w:ins>
    </w:p>
    <w:p w14:paraId="2858C955" w14:textId="182DF52A" w:rsidR="00DE6CE1" w:rsidRPr="00520CFE" w:rsidRDefault="5855F6A3">
      <w:pPr>
        <w:pStyle w:val="PargrafodaLista"/>
        <w:numPr>
          <w:ilvl w:val="0"/>
          <w:numId w:val="15"/>
        </w:numPr>
        <w:spacing w:after="0" w:line="360" w:lineRule="auto"/>
        <w:rPr>
          <w:ins w:id="2357" w:author="yuram almeida santos" w:date="2025-07-18T02:36:00Z"/>
          <w:rFonts w:ascii="Times New Roman" w:hAnsi="Times New Roman" w:cs="Times New Roman"/>
          <w:sz w:val="24"/>
          <w:szCs w:val="24"/>
          <w:rPrChange w:id="2358" w:author="HISSA BARBARA OLIVEIRA" w:date="2025-07-18T15:46:00Z">
            <w:rPr>
              <w:ins w:id="2359" w:author="yuram almeida santos" w:date="2025-07-18T02:36:00Z"/>
            </w:rPr>
          </w:rPrChange>
        </w:rPr>
        <w:pPrChange w:id="2360" w:author="yuram almeida santos" w:date="2025-07-18T02:36:00Z">
          <w:pPr/>
        </w:pPrChange>
      </w:pPr>
      <w:ins w:id="2361" w:author="yuram almeida santos" w:date="2025-07-18T02:36:00Z">
        <w:r w:rsidRPr="00520CFE">
          <w:rPr>
            <w:rFonts w:ascii="Times New Roman" w:hAnsi="Times New Roman" w:cs="Times New Roman"/>
            <w:sz w:val="24"/>
            <w:szCs w:val="24"/>
            <w:rPrChange w:id="2362" w:author="HISSA BARBARA OLIVEIRA" w:date="2025-07-18T15:46:00Z">
              <w:rPr/>
            </w:rPrChange>
          </w:rPr>
          <w:t>O sistema retorna a resposta ao usuário</w:t>
        </w:r>
      </w:ins>
    </w:p>
    <w:p w14:paraId="326B2978" w14:textId="09BC144D" w:rsidR="00DE6CE1" w:rsidRPr="00520CFE" w:rsidRDefault="5855F6A3">
      <w:pPr>
        <w:spacing w:before="240" w:after="240" w:line="360" w:lineRule="auto"/>
        <w:rPr>
          <w:ins w:id="2363" w:author="yuram almeida santos" w:date="2025-07-18T02:36:00Z"/>
          <w:rFonts w:ascii="Times New Roman" w:hAnsi="Times New Roman" w:cs="Times New Roman"/>
          <w:sz w:val="24"/>
          <w:szCs w:val="24"/>
          <w:rPrChange w:id="2364" w:author="HISSA BARBARA OLIVEIRA" w:date="2025-07-18T15:46:00Z">
            <w:rPr>
              <w:ins w:id="2365" w:author="yuram almeida santos" w:date="2025-07-18T02:36:00Z"/>
              <w:b/>
              <w:bCs/>
            </w:rPr>
          </w:rPrChange>
        </w:rPr>
        <w:pPrChange w:id="2366" w:author="yuram almeida santos" w:date="2025-07-18T02:36:00Z">
          <w:pPr>
            <w:numPr>
              <w:numId w:val="3"/>
            </w:numPr>
            <w:tabs>
              <w:tab w:val="num" w:pos="360"/>
            </w:tabs>
          </w:pPr>
        </w:pPrChange>
      </w:pPr>
      <w:ins w:id="2367" w:author="yuram almeida santos" w:date="2025-07-18T02:36:00Z">
        <w:r w:rsidRPr="670A09D7">
          <w:rPr>
            <w:rFonts w:ascii="Times New Roman" w:hAnsi="Times New Roman" w:cs="Times New Roman"/>
            <w:sz w:val="24"/>
            <w:szCs w:val="24"/>
            <w:rPrChange w:id="2368" w:author="HISSA BARBARA OLIVEIRA" w:date="2025-07-18T15:46:00Z">
              <w:rPr>
                <w:b/>
                <w:bCs/>
              </w:rPr>
            </w:rPrChange>
          </w:rPr>
          <w:t>Fluxos Alternativos:</w:t>
        </w:r>
      </w:ins>
    </w:p>
    <w:p w14:paraId="61F264D1" w14:textId="0A3E3F82" w:rsidR="00DE6CE1" w:rsidRPr="00520CFE" w:rsidRDefault="5855F6A3">
      <w:pPr>
        <w:pStyle w:val="PargrafodaLista"/>
        <w:numPr>
          <w:ilvl w:val="0"/>
          <w:numId w:val="14"/>
        </w:numPr>
        <w:spacing w:after="0" w:line="360" w:lineRule="auto"/>
        <w:rPr>
          <w:ins w:id="2369" w:author="yuram almeida santos" w:date="2025-07-18T02:36:00Z"/>
          <w:rFonts w:ascii="Times New Roman" w:hAnsi="Times New Roman" w:cs="Times New Roman"/>
          <w:sz w:val="24"/>
          <w:szCs w:val="24"/>
          <w:rPrChange w:id="2370" w:author="HISSA BARBARA OLIVEIRA" w:date="2025-07-18T15:46:00Z">
            <w:rPr>
              <w:ins w:id="2371" w:author="yuram almeida santos" w:date="2025-07-18T02:36:00Z"/>
            </w:rPr>
          </w:rPrChange>
        </w:rPr>
        <w:pPrChange w:id="2372" w:author="yuram almeida santos" w:date="2025-07-18T02:36:00Z">
          <w:pPr/>
        </w:pPrChange>
      </w:pPr>
      <w:ins w:id="2373" w:author="yuram almeida santos" w:date="2025-07-18T02:36:00Z">
        <w:r w:rsidRPr="670A09D7">
          <w:rPr>
            <w:rFonts w:ascii="Times New Roman" w:hAnsi="Times New Roman" w:cs="Times New Roman"/>
            <w:sz w:val="24"/>
            <w:szCs w:val="24"/>
            <w:rPrChange w:id="2374" w:author="HISSA BARBARA OLIVEIRA" w:date="2025-07-18T15:46:00Z">
              <w:rPr>
                <w:b/>
                <w:bCs/>
              </w:rPr>
            </w:rPrChange>
          </w:rPr>
          <w:t>Validar seleção de documento:</w:t>
        </w:r>
        <w:r w:rsidRPr="00520CFE">
          <w:rPr>
            <w:rFonts w:ascii="Times New Roman" w:hAnsi="Times New Roman" w:cs="Times New Roman"/>
            <w:sz w:val="24"/>
            <w:szCs w:val="24"/>
            <w:rPrChange w:id="2375" w:author="HISSA BARBARA OLIVEIRA" w:date="2025-07-18T15:46:00Z">
              <w:rPr/>
            </w:rPrChange>
          </w:rPr>
          <w:t xml:space="preserve"> Verificação da adequação do documento selecionado para a consulta</w:t>
        </w:r>
      </w:ins>
    </w:p>
    <w:p w14:paraId="2156294F" w14:textId="4FF53DFA" w:rsidR="00DE6CE1" w:rsidRPr="00520CFE" w:rsidRDefault="5855F6A3">
      <w:pPr>
        <w:pStyle w:val="PargrafodaLista"/>
        <w:numPr>
          <w:ilvl w:val="0"/>
          <w:numId w:val="14"/>
        </w:numPr>
        <w:spacing w:after="0" w:line="360" w:lineRule="auto"/>
        <w:rPr>
          <w:ins w:id="2376" w:author="yuram almeida santos" w:date="2025-07-18T02:36:00Z"/>
          <w:rFonts w:ascii="Times New Roman" w:hAnsi="Times New Roman" w:cs="Times New Roman"/>
          <w:sz w:val="24"/>
          <w:szCs w:val="24"/>
          <w:rPrChange w:id="2377" w:author="HISSA BARBARA OLIVEIRA" w:date="2025-07-18T15:46:00Z">
            <w:rPr>
              <w:ins w:id="2378" w:author="yuram almeida santos" w:date="2025-07-18T02:36:00Z"/>
            </w:rPr>
          </w:rPrChange>
        </w:rPr>
        <w:pPrChange w:id="2379" w:author="yuram almeida santos" w:date="2025-07-18T02:36:00Z">
          <w:pPr/>
        </w:pPrChange>
      </w:pPr>
      <w:ins w:id="2380" w:author="yuram almeida santos" w:date="2025-07-18T02:36:00Z">
        <w:r w:rsidRPr="670A09D7">
          <w:rPr>
            <w:rFonts w:ascii="Times New Roman" w:hAnsi="Times New Roman" w:cs="Times New Roman"/>
            <w:sz w:val="24"/>
            <w:szCs w:val="24"/>
            <w:rPrChange w:id="2381" w:author="HISSA BARBARA OLIVEIRA" w:date="2025-07-18T15:46:00Z">
              <w:rPr>
                <w:b/>
                <w:bCs/>
              </w:rPr>
            </w:rPrChange>
          </w:rPr>
          <w:t>Alterar documento selecionado:</w:t>
        </w:r>
        <w:r w:rsidRPr="00520CFE">
          <w:rPr>
            <w:rFonts w:ascii="Times New Roman" w:hAnsi="Times New Roman" w:cs="Times New Roman"/>
            <w:sz w:val="24"/>
            <w:szCs w:val="24"/>
            <w:rPrChange w:id="2382" w:author="HISSA BARBARA OLIVEIRA" w:date="2025-07-18T15:46:00Z">
              <w:rPr/>
            </w:rPrChange>
          </w:rPr>
          <w:t xml:space="preserve"> Possibilidade de modificar o escopo documental da busca</w:t>
        </w:r>
      </w:ins>
    </w:p>
    <w:p w14:paraId="5F174BFE" w14:textId="6875C107" w:rsidR="00DE6CE1" w:rsidRPr="00520CFE" w:rsidRDefault="5855F6A3">
      <w:pPr>
        <w:pStyle w:val="PargrafodaLista"/>
        <w:numPr>
          <w:ilvl w:val="0"/>
          <w:numId w:val="14"/>
        </w:numPr>
        <w:spacing w:after="0" w:line="360" w:lineRule="auto"/>
        <w:rPr>
          <w:ins w:id="2383" w:author="yuram almeida santos" w:date="2025-07-18T02:36:00Z"/>
          <w:rFonts w:ascii="Times New Roman" w:hAnsi="Times New Roman" w:cs="Times New Roman"/>
          <w:sz w:val="24"/>
          <w:szCs w:val="24"/>
          <w:rPrChange w:id="2384" w:author="HISSA BARBARA OLIVEIRA" w:date="2025-07-18T15:46:00Z">
            <w:rPr>
              <w:ins w:id="2385" w:author="yuram almeida santos" w:date="2025-07-18T02:36:00Z"/>
            </w:rPr>
          </w:rPrChange>
        </w:rPr>
        <w:pPrChange w:id="2386" w:author="yuram almeida santos" w:date="2025-07-18T02:36:00Z">
          <w:pPr/>
        </w:pPrChange>
      </w:pPr>
      <w:ins w:id="2387" w:author="yuram almeida santos" w:date="2025-07-18T02:36:00Z">
        <w:r w:rsidRPr="670A09D7">
          <w:rPr>
            <w:rFonts w:ascii="Times New Roman" w:hAnsi="Times New Roman" w:cs="Times New Roman"/>
            <w:sz w:val="24"/>
            <w:szCs w:val="24"/>
            <w:rPrChange w:id="2388" w:author="HISSA BARBARA OLIVEIRA" w:date="2025-07-18T15:46:00Z">
              <w:rPr>
                <w:b/>
                <w:bCs/>
              </w:rPr>
            </w:rPrChange>
          </w:rPr>
          <w:t>Escolher documento(s):</w:t>
        </w:r>
        <w:r w:rsidRPr="00520CFE">
          <w:rPr>
            <w:rFonts w:ascii="Times New Roman" w:hAnsi="Times New Roman" w:cs="Times New Roman"/>
            <w:sz w:val="24"/>
            <w:szCs w:val="24"/>
            <w:rPrChange w:id="2389" w:author="HISSA BARBARA OLIVEIRA" w:date="2025-07-18T15:46:00Z">
              <w:rPr/>
            </w:rPrChange>
          </w:rPr>
          <w:t xml:space="preserve"> Seleção específica de documentos para consulta</w:t>
        </w:r>
      </w:ins>
    </w:p>
    <w:p w14:paraId="0BE7AD96" w14:textId="68A61109" w:rsidR="00DE6CE1" w:rsidRPr="00520CFE" w:rsidRDefault="5855F6A3">
      <w:pPr>
        <w:pStyle w:val="PargrafodaLista"/>
        <w:numPr>
          <w:ilvl w:val="0"/>
          <w:numId w:val="14"/>
        </w:numPr>
        <w:spacing w:after="0" w:line="360" w:lineRule="auto"/>
        <w:rPr>
          <w:ins w:id="2390" w:author="yuram almeida santos" w:date="2025-07-18T02:36:00Z"/>
          <w:rFonts w:ascii="Times New Roman" w:hAnsi="Times New Roman" w:cs="Times New Roman"/>
          <w:sz w:val="24"/>
          <w:szCs w:val="24"/>
          <w:rPrChange w:id="2391" w:author="HISSA BARBARA OLIVEIRA" w:date="2025-07-18T15:46:00Z">
            <w:rPr>
              <w:ins w:id="2392" w:author="yuram almeida santos" w:date="2025-07-18T02:36:00Z"/>
            </w:rPr>
          </w:rPrChange>
        </w:rPr>
        <w:pPrChange w:id="2393" w:author="yuram almeida santos" w:date="2025-07-18T02:36:00Z">
          <w:pPr/>
        </w:pPrChange>
      </w:pPr>
      <w:ins w:id="2394" w:author="yuram almeida santos" w:date="2025-07-18T02:36:00Z">
        <w:r w:rsidRPr="670A09D7">
          <w:rPr>
            <w:rFonts w:ascii="Times New Roman" w:hAnsi="Times New Roman" w:cs="Times New Roman"/>
            <w:sz w:val="24"/>
            <w:szCs w:val="24"/>
            <w:rPrChange w:id="2395" w:author="HISSA BARBARA OLIVEIRA" w:date="2025-07-18T15:46:00Z">
              <w:rPr>
                <w:b/>
                <w:bCs/>
              </w:rPr>
            </w:rPrChange>
          </w:rPr>
          <w:t>Selecionar múltiplos documentos:</w:t>
        </w:r>
        <w:r w:rsidRPr="00520CFE">
          <w:rPr>
            <w:rFonts w:ascii="Times New Roman" w:hAnsi="Times New Roman" w:cs="Times New Roman"/>
            <w:sz w:val="24"/>
            <w:szCs w:val="24"/>
            <w:rPrChange w:id="2396" w:author="HISSA BARBARA OLIVEIRA" w:date="2025-07-18T15:46:00Z">
              <w:rPr/>
            </w:rPrChange>
          </w:rPr>
          <w:t xml:space="preserve"> Expansão da busca para múltiplos documentos simultaneamente</w:t>
        </w:r>
      </w:ins>
    </w:p>
    <w:p w14:paraId="1A7B4683" w14:textId="125ADB77" w:rsidR="00DE6CE1" w:rsidRPr="00520CFE" w:rsidRDefault="5855F6A3">
      <w:pPr>
        <w:pStyle w:val="PargrafodaLista"/>
        <w:numPr>
          <w:ilvl w:val="0"/>
          <w:numId w:val="14"/>
        </w:numPr>
        <w:spacing w:after="0" w:line="360" w:lineRule="auto"/>
        <w:rPr>
          <w:ins w:id="2397" w:author="yuram almeida santos" w:date="2025-07-18T02:36:00Z"/>
          <w:rFonts w:ascii="Times New Roman" w:hAnsi="Times New Roman" w:cs="Times New Roman"/>
          <w:sz w:val="24"/>
          <w:szCs w:val="24"/>
          <w:rPrChange w:id="2398" w:author="HISSA BARBARA OLIVEIRA" w:date="2025-07-18T15:46:00Z">
            <w:rPr>
              <w:ins w:id="2399" w:author="yuram almeida santos" w:date="2025-07-18T02:36:00Z"/>
            </w:rPr>
          </w:rPrChange>
        </w:rPr>
        <w:pPrChange w:id="2400" w:author="yuram almeida santos" w:date="2025-07-18T02:36:00Z">
          <w:pPr/>
        </w:pPrChange>
      </w:pPr>
      <w:ins w:id="2401" w:author="yuram almeida santos" w:date="2025-07-18T02:36:00Z">
        <w:r w:rsidRPr="670A09D7">
          <w:rPr>
            <w:rFonts w:ascii="Times New Roman" w:hAnsi="Times New Roman" w:cs="Times New Roman"/>
            <w:sz w:val="24"/>
            <w:szCs w:val="24"/>
            <w:rPrChange w:id="2402" w:author="HISSA BARBARA OLIVEIRA" w:date="2025-07-18T15:46:00Z">
              <w:rPr>
                <w:b/>
                <w:bCs/>
              </w:rPr>
            </w:rPrChange>
          </w:rPr>
          <w:t>Selecionar todos os documentos:</w:t>
        </w:r>
        <w:r w:rsidRPr="00520CFE">
          <w:rPr>
            <w:rFonts w:ascii="Times New Roman" w:hAnsi="Times New Roman" w:cs="Times New Roman"/>
            <w:sz w:val="24"/>
            <w:szCs w:val="24"/>
            <w:rPrChange w:id="2403" w:author="HISSA BARBARA OLIVEIRA" w:date="2025-07-18T15:46:00Z">
              <w:rPr/>
            </w:rPrChange>
          </w:rPr>
          <w:t xml:space="preserve"> Consulta abrangente em toda a base documental disponível</w:t>
        </w:r>
      </w:ins>
    </w:p>
    <w:p w14:paraId="4524F131" w14:textId="2CF40183" w:rsidR="00DE6CE1" w:rsidRDefault="5855F6A3">
      <w:pPr>
        <w:spacing w:before="240" w:after="240" w:line="360" w:lineRule="auto"/>
        <w:rPr>
          <w:ins w:id="2404" w:author="EUDERLAN FREIRE DA SILVA ABREU" w:date="2025-07-18T17:46:00Z"/>
          <w:rFonts w:ascii="Times New Roman" w:hAnsi="Times New Roman" w:cs="Times New Roman"/>
          <w:sz w:val="24"/>
          <w:szCs w:val="24"/>
        </w:rPr>
      </w:pPr>
      <w:ins w:id="2405" w:author="yuram almeida santos" w:date="2025-07-18T02:36:00Z">
        <w:r w:rsidRPr="670A09D7">
          <w:rPr>
            <w:rFonts w:ascii="Times New Roman" w:hAnsi="Times New Roman" w:cs="Times New Roman"/>
            <w:sz w:val="24"/>
            <w:szCs w:val="24"/>
            <w:rPrChange w:id="2406" w:author="HISSA BARBARA OLIVEIRA" w:date="2025-07-18T15:46:00Z">
              <w:rPr>
                <w:b/>
                <w:bCs/>
              </w:rPr>
            </w:rPrChange>
          </w:rPr>
          <w:t>Resultado:</w:t>
        </w:r>
        <w:r w:rsidRPr="00520CFE">
          <w:rPr>
            <w:rFonts w:ascii="Times New Roman" w:hAnsi="Times New Roman" w:cs="Times New Roman"/>
            <w:sz w:val="24"/>
            <w:szCs w:val="24"/>
            <w:rPrChange w:id="2407" w:author="HISSA BARBARA OLIVEIRA" w:date="2025-07-18T15:46:00Z">
              <w:rPr/>
            </w:rPrChange>
          </w:rPr>
          <w:t xml:space="preserve"> O usuário recebe uma resposta contextualizada e precisa baseada no conteúdo dos documentos consultad</w:t>
        </w:r>
      </w:ins>
      <w:ins w:id="2408" w:author="HISSA BARBARA OLIVEIRA" w:date="2025-07-18T18:29:00Z">
        <w:r w:rsidR="4F7024B7" w:rsidRPr="00520CFE">
          <w:rPr>
            <w:rFonts w:ascii="Times New Roman" w:hAnsi="Times New Roman" w:cs="Times New Roman"/>
            <w:sz w:val="24"/>
            <w:szCs w:val="24"/>
            <w:rPrChange w:id="2409" w:author="HISSA BARBARA OLIVEIRA" w:date="2025-07-18T15:46:00Z">
              <w:rPr/>
            </w:rPrChange>
          </w:rPr>
          <w:t>os.</w:t>
        </w:r>
      </w:ins>
      <w:ins w:id="2410" w:author="yuram almeida santos" w:date="2025-07-18T02:36:00Z">
        <w:del w:id="2411" w:author="HISSA BARBARA OLIVEIRA" w:date="2025-07-18T18:29:00Z">
          <w:r w:rsidR="00162D47" w:rsidRPr="00520CFE" w:rsidDel="5855F6A3">
            <w:rPr>
              <w:rFonts w:ascii="Times New Roman" w:hAnsi="Times New Roman" w:cs="Times New Roman"/>
              <w:color w:val="000000" w:themeColor="text1"/>
              <w:sz w:val="24"/>
              <w:szCs w:val="24"/>
              <w:rPrChange w:id="2412" w:author="HISSA BARBARA OLIVEIRA" w:date="2025-07-18T15:46:00Z">
                <w:rPr>
                  <w:rFonts w:ascii="Times New Roman" w:hAnsi="Times New Roman" w:cs="Times New Roman"/>
                  <w:color w:val="000000" w:themeColor="text1"/>
                </w:rPr>
              </w:rPrChange>
            </w:rPr>
            <w:delText xml:space="preserve"> </w:delText>
          </w:r>
        </w:del>
      </w:ins>
    </w:p>
    <w:p w14:paraId="01CF1039" w14:textId="103506B0" w:rsidR="003B3603" w:rsidRPr="0023455D" w:rsidRDefault="003B3603">
      <w:pPr>
        <w:pStyle w:val="Legenda"/>
        <w:keepNext/>
        <w:jc w:val="center"/>
        <w:rPr>
          <w:ins w:id="2413" w:author="EUDERLAN FREIRE DA SILVA ABREU" w:date="2025-07-18T17:47:00Z"/>
          <w:rFonts w:ascii="Times New Roman" w:hAnsi="Times New Roman" w:cs="Times New Roman"/>
          <w:i w:val="0"/>
          <w:iCs w:val="0"/>
          <w:color w:val="auto"/>
          <w:sz w:val="24"/>
          <w:szCs w:val="24"/>
          <w:rPrChange w:id="2414" w:author="EUDERLAN FREIRE DA SILVA ABREU" w:date="2025-07-18T18:09:00Z">
            <w:rPr>
              <w:ins w:id="2415" w:author="EUDERLAN FREIRE DA SILVA ABREU" w:date="2025-07-18T17:47:00Z"/>
            </w:rPr>
          </w:rPrChange>
        </w:rPr>
        <w:pPrChange w:id="2416" w:author="EUDERLAN FREIRE DA SILVA ABREU" w:date="2025-07-18T18:09:00Z">
          <w:pPr>
            <w:pStyle w:val="Legenda"/>
          </w:pPr>
        </w:pPrChange>
      </w:pPr>
      <w:ins w:id="2417" w:author="EUDERLAN FREIRE DA SILVA ABREU" w:date="2025-07-18T17:47:00Z">
        <w:r w:rsidRPr="0023455D">
          <w:rPr>
            <w:rFonts w:ascii="Times New Roman" w:hAnsi="Times New Roman" w:cs="Times New Roman"/>
            <w:i w:val="0"/>
            <w:iCs w:val="0"/>
            <w:color w:val="auto"/>
            <w:sz w:val="24"/>
            <w:szCs w:val="24"/>
            <w:rPrChange w:id="2418" w:author="EUDERLAN FREIRE DA SILVA ABREU" w:date="2025-07-18T18:09:00Z">
              <w:rPr/>
            </w:rPrChange>
          </w:rPr>
          <w:t xml:space="preserve">Figura </w:t>
        </w:r>
        <w:r w:rsidRPr="0023455D">
          <w:rPr>
            <w:rFonts w:ascii="Times New Roman" w:hAnsi="Times New Roman" w:cs="Times New Roman"/>
            <w:i w:val="0"/>
            <w:iCs w:val="0"/>
            <w:color w:val="auto"/>
            <w:sz w:val="24"/>
            <w:szCs w:val="24"/>
            <w:rPrChange w:id="2419" w:author="EUDERLAN FREIRE DA SILVA ABREU" w:date="2025-07-18T18:09:00Z">
              <w:rPr/>
            </w:rPrChange>
          </w:rPr>
          <w:fldChar w:fldCharType="begin"/>
        </w:r>
        <w:r w:rsidRPr="0023455D">
          <w:rPr>
            <w:rFonts w:ascii="Times New Roman" w:hAnsi="Times New Roman" w:cs="Times New Roman"/>
            <w:i w:val="0"/>
            <w:iCs w:val="0"/>
            <w:color w:val="auto"/>
            <w:sz w:val="24"/>
            <w:szCs w:val="24"/>
            <w:rPrChange w:id="2420" w:author="EUDERLAN FREIRE DA SILVA ABREU" w:date="2025-07-18T18:09:00Z">
              <w:rPr/>
            </w:rPrChange>
          </w:rPr>
          <w:instrText xml:space="preserve"> SEQ Figura \* ARABIC </w:instrText>
        </w:r>
      </w:ins>
      <w:r w:rsidRPr="0023455D">
        <w:rPr>
          <w:rFonts w:ascii="Times New Roman" w:hAnsi="Times New Roman" w:cs="Times New Roman"/>
          <w:i w:val="0"/>
          <w:iCs w:val="0"/>
          <w:color w:val="auto"/>
          <w:sz w:val="24"/>
          <w:szCs w:val="24"/>
          <w:rPrChange w:id="2421" w:author="EUDERLAN FREIRE DA SILVA ABREU" w:date="2025-07-18T18:09:00Z">
            <w:rPr/>
          </w:rPrChange>
        </w:rPr>
        <w:fldChar w:fldCharType="separate"/>
      </w:r>
      <w:ins w:id="2422" w:author="EUDERLAN FREIRE DA SILVA ABREU" w:date="2025-07-19T22:58:00Z">
        <w:r w:rsidR="00660B60">
          <w:rPr>
            <w:rFonts w:ascii="Times New Roman" w:hAnsi="Times New Roman" w:cs="Times New Roman"/>
            <w:i w:val="0"/>
            <w:iCs w:val="0"/>
            <w:noProof/>
            <w:color w:val="auto"/>
            <w:sz w:val="24"/>
            <w:szCs w:val="24"/>
          </w:rPr>
          <w:t>1</w:t>
        </w:r>
      </w:ins>
      <w:ins w:id="2423" w:author="EUDERLAN FREIRE DA SILVA ABREU" w:date="2025-07-18T17:47:00Z">
        <w:r w:rsidRPr="0023455D">
          <w:rPr>
            <w:rFonts w:ascii="Times New Roman" w:hAnsi="Times New Roman" w:cs="Times New Roman"/>
            <w:i w:val="0"/>
            <w:iCs w:val="0"/>
            <w:color w:val="auto"/>
            <w:sz w:val="24"/>
            <w:szCs w:val="24"/>
            <w:rPrChange w:id="2424" w:author="EUDERLAN FREIRE DA SILVA ABREU" w:date="2025-07-18T18:09:00Z">
              <w:rPr/>
            </w:rPrChange>
          </w:rPr>
          <w:fldChar w:fldCharType="end"/>
        </w:r>
        <w:r w:rsidRPr="0023455D">
          <w:rPr>
            <w:rFonts w:ascii="Times New Roman" w:hAnsi="Times New Roman" w:cs="Times New Roman"/>
            <w:i w:val="0"/>
            <w:iCs w:val="0"/>
            <w:color w:val="auto"/>
            <w:sz w:val="24"/>
            <w:szCs w:val="24"/>
            <w:rPrChange w:id="2425" w:author="EUDERLAN FREIRE DA SILVA ABREU" w:date="2025-07-18T18:09:00Z">
              <w:rPr/>
            </w:rPrChange>
          </w:rPr>
          <w:t xml:space="preserve"> - Caso de Uso Fazer pergunta</w:t>
        </w:r>
      </w:ins>
    </w:p>
    <w:p w14:paraId="344545E0" w14:textId="77777777" w:rsidR="004623B7" w:rsidRPr="0023455D" w:rsidRDefault="003B3603">
      <w:pPr>
        <w:keepNext/>
        <w:spacing w:before="240" w:after="240" w:line="360" w:lineRule="auto"/>
        <w:jc w:val="center"/>
        <w:rPr>
          <w:ins w:id="2426" w:author="EUDERLAN FREIRE DA SILVA ABREU" w:date="2025-07-18T18:09:00Z"/>
          <w:rFonts w:ascii="Times New Roman" w:hAnsi="Times New Roman" w:cs="Times New Roman"/>
          <w:sz w:val="32"/>
          <w:szCs w:val="32"/>
          <w:rPrChange w:id="2427" w:author="EUDERLAN FREIRE DA SILVA ABREU" w:date="2025-07-18T18:09:00Z">
            <w:rPr>
              <w:ins w:id="2428" w:author="EUDERLAN FREIRE DA SILVA ABREU" w:date="2025-07-18T18:09:00Z"/>
            </w:rPr>
          </w:rPrChange>
        </w:rPr>
        <w:pPrChange w:id="2429" w:author="EUDERLAN FREIRE DA SILVA ABREU" w:date="2025-07-18T18:09:00Z">
          <w:pPr>
            <w:spacing w:before="240" w:after="240" w:line="360" w:lineRule="auto"/>
          </w:pPr>
        </w:pPrChange>
      </w:pPr>
      <w:ins w:id="2430" w:author="EUDERLAN FREIRE DA SILVA ABREU" w:date="2025-07-18T17:46:00Z">
        <w:r w:rsidRPr="0023455D">
          <w:rPr>
            <w:rFonts w:ascii="Times New Roman" w:hAnsi="Times New Roman" w:cs="Times New Roman"/>
            <w:noProof/>
            <w:sz w:val="32"/>
            <w:szCs w:val="32"/>
            <w:rPrChange w:id="2431" w:author="EUDERLAN FREIRE DA SILVA ABREU" w:date="2025-07-18T18:09:00Z">
              <w:rPr>
                <w:noProof/>
              </w:rPr>
            </w:rPrChange>
          </w:rPr>
          <w:drawing>
            <wp:inline distT="0" distB="0" distL="0" distR="0" wp14:anchorId="50D8CDFA" wp14:editId="2862C9E3">
              <wp:extent cx="4410075" cy="74930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12">
                        <a:extLst>
                          <a:ext uri="{28A0092B-C50C-407E-A947-70E740481C1C}">
                            <a14:useLocalDpi xmlns:a14="http://schemas.microsoft.com/office/drawing/2010/main" val="0"/>
                          </a:ext>
                        </a:extLst>
                      </a:blip>
                      <a:stretch>
                        <a:fillRect/>
                      </a:stretch>
                    </pic:blipFill>
                    <pic:spPr>
                      <a:xfrm>
                        <a:off x="0" y="0"/>
                        <a:ext cx="4410075" cy="749306"/>
                      </a:xfrm>
                      <a:prstGeom prst="rect">
                        <a:avLst/>
                      </a:prstGeom>
                    </pic:spPr>
                  </pic:pic>
                </a:graphicData>
              </a:graphic>
            </wp:inline>
          </w:drawing>
        </w:r>
      </w:ins>
    </w:p>
    <w:p w14:paraId="28D60B67" w14:textId="3330A295" w:rsidR="003B3603" w:rsidRPr="0023455D" w:rsidRDefault="004623B7">
      <w:pPr>
        <w:pStyle w:val="Legenda"/>
        <w:jc w:val="center"/>
        <w:rPr>
          <w:ins w:id="2432" w:author="HISSA BARBARA OLIVEIRA" w:date="2025-07-18T15:53:00Z"/>
          <w:rFonts w:ascii="Times New Roman" w:hAnsi="Times New Roman" w:cs="Times New Roman"/>
          <w:sz w:val="36"/>
          <w:szCs w:val="36"/>
          <w:rPrChange w:id="2433" w:author="EUDERLAN FREIRE DA SILVA ABREU" w:date="2025-07-18T18:09:00Z">
            <w:rPr>
              <w:ins w:id="2434" w:author="HISSA BARBARA OLIVEIRA" w:date="2025-07-18T15:53:00Z"/>
              <w:rFonts w:ascii="Times New Roman" w:hAnsi="Times New Roman" w:cs="Times New Roman"/>
              <w:sz w:val="24"/>
              <w:szCs w:val="24"/>
            </w:rPr>
          </w:rPrChange>
        </w:rPr>
        <w:pPrChange w:id="2435" w:author="EUDERLAN FREIRE DA SILVA ABREU" w:date="2025-07-18T18:09:00Z">
          <w:pPr>
            <w:spacing w:before="240" w:after="240" w:line="360" w:lineRule="auto"/>
          </w:pPr>
        </w:pPrChange>
      </w:pPr>
      <w:ins w:id="2436" w:author="EUDERLAN FREIRE DA SILVA ABREU" w:date="2025-07-18T18:09:00Z">
        <w:r w:rsidRPr="0023455D">
          <w:rPr>
            <w:rFonts w:ascii="Times New Roman" w:hAnsi="Times New Roman" w:cs="Times New Roman"/>
            <w:i w:val="0"/>
            <w:iCs w:val="0"/>
            <w:color w:val="auto"/>
            <w:sz w:val="24"/>
            <w:szCs w:val="24"/>
            <w:rPrChange w:id="2437" w:author="EUDERLAN FREIRE DA SILVA ABREU" w:date="2025-07-18T18:09:00Z">
              <w:rPr>
                <w:i/>
                <w:iCs/>
              </w:rPr>
            </w:rPrChange>
          </w:rPr>
          <w:t>Fonte: Autoria Própria (2025)</w:t>
        </w:r>
      </w:ins>
    </w:p>
    <w:p w14:paraId="2ADBC3BE" w14:textId="42D6AEAF" w:rsidR="001A2420" w:rsidRPr="00520CFE" w:rsidDel="003B3603" w:rsidRDefault="001A2420">
      <w:pPr>
        <w:spacing w:before="240" w:after="240" w:line="360" w:lineRule="auto"/>
        <w:rPr>
          <w:ins w:id="2438" w:author="HISSA BARBARA OLIVEIRA" w:date="2025-07-18T15:39:00Z"/>
          <w:del w:id="2439" w:author="EUDERLAN FREIRE DA SILVA ABREU" w:date="2025-07-18T17:47:00Z"/>
          <w:rFonts w:ascii="Times New Roman" w:hAnsi="Times New Roman" w:cs="Times New Roman"/>
          <w:sz w:val="24"/>
          <w:szCs w:val="24"/>
          <w:rPrChange w:id="2440" w:author="HISSA BARBARA OLIVEIRA" w:date="2025-07-18T15:46:00Z">
            <w:rPr>
              <w:ins w:id="2441" w:author="HISSA BARBARA OLIVEIRA" w:date="2025-07-18T15:39:00Z"/>
              <w:del w:id="2442" w:author="EUDERLAN FREIRE DA SILVA ABREU" w:date="2025-07-18T17:47:00Z"/>
            </w:rPr>
          </w:rPrChange>
        </w:rPr>
      </w:pPr>
      <w:bookmarkStart w:id="2443" w:name="_Toc203763150"/>
      <w:bookmarkStart w:id="2444" w:name="_Toc203763302"/>
      <w:bookmarkStart w:id="2445" w:name="_Toc203763537"/>
      <w:bookmarkStart w:id="2446" w:name="_Toc203763688"/>
      <w:bookmarkStart w:id="2447" w:name="_Toc203763838"/>
      <w:bookmarkStart w:id="2448" w:name="_Toc203763989"/>
      <w:bookmarkStart w:id="2449" w:name="_Toc203764139"/>
      <w:bookmarkStart w:id="2450" w:name="_Toc203764284"/>
      <w:bookmarkStart w:id="2451" w:name="_Toc203858296"/>
      <w:bookmarkEnd w:id="2443"/>
      <w:bookmarkEnd w:id="2444"/>
      <w:bookmarkEnd w:id="2445"/>
      <w:bookmarkEnd w:id="2446"/>
      <w:bookmarkEnd w:id="2447"/>
      <w:bookmarkEnd w:id="2448"/>
      <w:bookmarkEnd w:id="2449"/>
      <w:bookmarkEnd w:id="2450"/>
      <w:bookmarkEnd w:id="2451"/>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8490"/>
        <w:tblGridChange w:id="2452">
          <w:tblGrid>
            <w:gridCol w:w="8490"/>
          </w:tblGrid>
        </w:tblGridChange>
      </w:tblGrid>
      <w:tr w:rsidR="00A456D9" w:rsidDel="003B3603" w14:paraId="2FB8EADB" w14:textId="2D7431F1" w:rsidTr="009062C7">
        <w:trPr>
          <w:trHeight w:val="300"/>
          <w:jc w:val="center"/>
          <w:ins w:id="2453" w:author="HISSA BARBARA OLIVEIRA" w:date="2025-07-18T15:39:00Z"/>
          <w:del w:id="2454" w:author="EUDERLAN FREIRE DA SILVA ABREU" w:date="2025-07-18T17:47:00Z"/>
        </w:trPr>
        <w:tc>
          <w:tcPr>
            <w:tcW w:w="8490" w:type="dxa"/>
          </w:tcPr>
          <w:p w14:paraId="6C6A357C" w14:textId="18BFCF6D" w:rsidR="00A456D9" w:rsidDel="003B3603" w:rsidRDefault="00A456D9" w:rsidP="009062C7">
            <w:pPr>
              <w:pStyle w:val="Subttulo"/>
              <w:ind w:left="720"/>
              <w:jc w:val="center"/>
              <w:rPr>
                <w:ins w:id="2455" w:author="HISSA BARBARA OLIVEIRA" w:date="2025-07-18T15:53:00Z"/>
                <w:del w:id="2456" w:author="EUDERLAN FREIRE DA SILVA ABREU" w:date="2025-07-18T17:47:00Z"/>
                <w:rFonts w:ascii="Times New Roman" w:hAnsi="Times New Roman" w:cs="Times New Roman"/>
                <w:color w:val="000000" w:themeColor="text1"/>
                <w:sz w:val="24"/>
                <w:szCs w:val="24"/>
              </w:rPr>
            </w:pPr>
            <w:ins w:id="2457" w:author="HISSA BARBARA OLIVEIRA" w:date="2025-07-18T15:39:00Z">
              <w:del w:id="2458" w:author="EUDERLAN FREIRE DA SILVA ABREU" w:date="2025-07-18T17:47:00Z">
                <w:r w:rsidRPr="00A456D9" w:rsidDel="003B3603">
                  <w:rPr>
                    <w:rFonts w:ascii="Times New Roman" w:eastAsia="Times New Roman" w:hAnsi="Times New Roman" w:cs="Times New Roman"/>
                    <w:color w:val="000000" w:themeColor="text1"/>
                    <w:sz w:val="24"/>
                    <w:szCs w:val="24"/>
                  </w:rPr>
                  <w:delText xml:space="preserve">Figura 1 </w:delText>
                </w:r>
              </w:del>
            </w:ins>
            <w:ins w:id="2459" w:author="HISSA BARBARA OLIVEIRA" w:date="2025-07-18T15:40:00Z">
              <w:del w:id="2460" w:author="EUDERLAN FREIRE DA SILVA ABREU" w:date="2025-07-18T17:47:00Z">
                <w:r w:rsidRPr="00A456D9" w:rsidDel="003B3603">
                  <w:rPr>
                    <w:rFonts w:ascii="Times New Roman" w:hAnsi="Times New Roman" w:cs="Times New Roman"/>
                    <w:color w:val="000000" w:themeColor="text1"/>
                    <w:sz w:val="24"/>
                    <w:szCs w:val="24"/>
                  </w:rPr>
                  <w:delText xml:space="preserve">– </w:delText>
                </w:r>
                <w:bookmarkStart w:id="2461" w:name="_Hlk203753254"/>
                <w:r w:rsidRPr="00A456D9" w:rsidDel="003B3603">
                  <w:rPr>
                    <w:rFonts w:ascii="Times New Roman" w:hAnsi="Times New Roman" w:cs="Times New Roman"/>
                    <w:color w:val="000000" w:themeColor="text1"/>
                    <w:sz w:val="24"/>
                    <w:szCs w:val="24"/>
                  </w:rPr>
                  <w:delText>Caso de Uso Fazer pergunta</w:delText>
                </w:r>
              </w:del>
            </w:ins>
            <w:bookmarkStart w:id="2462" w:name="_Toc203763151"/>
            <w:bookmarkStart w:id="2463" w:name="_Toc203763303"/>
            <w:bookmarkStart w:id="2464" w:name="_Toc203763538"/>
            <w:bookmarkStart w:id="2465" w:name="_Toc203763689"/>
            <w:bookmarkStart w:id="2466" w:name="_Toc203763839"/>
            <w:bookmarkStart w:id="2467" w:name="_Toc203763990"/>
            <w:bookmarkStart w:id="2468" w:name="_Toc203764140"/>
            <w:bookmarkStart w:id="2469" w:name="_Toc203764285"/>
            <w:bookmarkStart w:id="2470" w:name="_Toc203858297"/>
            <w:bookmarkEnd w:id="2461"/>
            <w:bookmarkEnd w:id="2462"/>
            <w:bookmarkEnd w:id="2463"/>
            <w:bookmarkEnd w:id="2464"/>
            <w:bookmarkEnd w:id="2465"/>
            <w:bookmarkEnd w:id="2466"/>
            <w:bookmarkEnd w:id="2467"/>
            <w:bookmarkEnd w:id="2468"/>
            <w:bookmarkEnd w:id="2469"/>
            <w:bookmarkEnd w:id="2470"/>
          </w:p>
          <w:p w14:paraId="655520A7" w14:textId="11854BBD" w:rsidR="06653B13" w:rsidDel="003B3603" w:rsidRDefault="06653B13">
            <w:pPr>
              <w:rPr>
                <w:ins w:id="2471" w:author="HISSA BARBARA OLIVEIRA" w:date="2025-07-18T15:53:00Z"/>
                <w:del w:id="2472" w:author="EUDERLAN FREIRE DA SILVA ABREU" w:date="2025-07-18T17:47:00Z"/>
                <w:rPrChange w:id="2473" w:author="HISSA BARBARA OLIVEIRA" w:date="2025-07-18T19:09:00Z">
                  <w:rPr>
                    <w:ins w:id="2474" w:author="HISSA BARBARA OLIVEIRA" w:date="2025-07-18T15:53:00Z"/>
                    <w:del w:id="2475" w:author="EUDERLAN FREIRE DA SILVA ABREU" w:date="2025-07-18T17:47:00Z"/>
                    <w:rFonts w:ascii="Times New Roman" w:hAnsi="Times New Roman" w:cs="Times New Roman"/>
                    <w:color w:val="000000" w:themeColor="text1"/>
                    <w:sz w:val="24"/>
                    <w:szCs w:val="24"/>
                  </w:rPr>
                </w:rPrChange>
              </w:rPr>
              <w:pPrChange w:id="2476" w:author="HISSA BARBARA OLIVEIRA" w:date="2025-07-18T19:09:00Z">
                <w:pPr>
                  <w:pStyle w:val="Subttulo"/>
                  <w:ind w:left="720"/>
                  <w:jc w:val="center"/>
                </w:pPr>
              </w:pPrChange>
            </w:pPr>
            <w:bookmarkStart w:id="2477" w:name="_Toc203763152"/>
            <w:bookmarkStart w:id="2478" w:name="_Toc203763304"/>
            <w:bookmarkStart w:id="2479" w:name="_Toc203763539"/>
            <w:bookmarkStart w:id="2480" w:name="_Toc203763690"/>
            <w:bookmarkStart w:id="2481" w:name="_Toc203763840"/>
            <w:bookmarkStart w:id="2482" w:name="_Toc203763991"/>
            <w:bookmarkStart w:id="2483" w:name="_Toc203764141"/>
            <w:bookmarkStart w:id="2484" w:name="_Toc203764286"/>
            <w:bookmarkStart w:id="2485" w:name="_Toc203858298"/>
            <w:bookmarkEnd w:id="2477"/>
            <w:bookmarkEnd w:id="2478"/>
            <w:bookmarkEnd w:id="2479"/>
            <w:bookmarkEnd w:id="2480"/>
            <w:bookmarkEnd w:id="2481"/>
            <w:bookmarkEnd w:id="2482"/>
            <w:bookmarkEnd w:id="2483"/>
            <w:bookmarkEnd w:id="2484"/>
            <w:bookmarkEnd w:id="2485"/>
          </w:p>
          <w:p w14:paraId="4993372F" w14:textId="41B73B8C" w:rsidR="001A2420" w:rsidRPr="001A2420" w:rsidDel="003B3603" w:rsidRDefault="001A2420">
            <w:pPr>
              <w:rPr>
                <w:ins w:id="2486" w:author="HISSA BARBARA OLIVEIRA" w:date="2025-07-18T15:39:00Z"/>
                <w:del w:id="2487" w:author="EUDERLAN FREIRE DA SILVA ABREU" w:date="2025-07-18T17:47:00Z"/>
                <w:rPrChange w:id="2488" w:author="HISSA BARBARA OLIVEIRA" w:date="2025-07-18T15:53:00Z">
                  <w:rPr>
                    <w:ins w:id="2489" w:author="HISSA BARBARA OLIVEIRA" w:date="2025-07-18T15:39:00Z"/>
                    <w:del w:id="2490" w:author="EUDERLAN FREIRE DA SILVA ABREU" w:date="2025-07-18T17:47:00Z"/>
                    <w:rFonts w:ascii="Times New Roman" w:eastAsia="Times New Roman" w:hAnsi="Times New Roman" w:cs="Times New Roman"/>
                    <w:color w:val="000000" w:themeColor="text1"/>
                    <w:sz w:val="24"/>
                    <w:szCs w:val="24"/>
                  </w:rPr>
                </w:rPrChange>
              </w:rPr>
              <w:pPrChange w:id="2491" w:author="HISSA BARBARA OLIVEIRA" w:date="2025-07-18T15:53:00Z">
                <w:pPr>
                  <w:pStyle w:val="Subttulo"/>
                  <w:ind w:left="720"/>
                  <w:jc w:val="center"/>
                </w:pPr>
              </w:pPrChange>
            </w:pPr>
            <w:bookmarkStart w:id="2492" w:name="_Toc203763153"/>
            <w:bookmarkStart w:id="2493" w:name="_Toc203763305"/>
            <w:bookmarkStart w:id="2494" w:name="_Toc203763540"/>
            <w:bookmarkStart w:id="2495" w:name="_Toc203763691"/>
            <w:bookmarkStart w:id="2496" w:name="_Toc203763841"/>
            <w:bookmarkStart w:id="2497" w:name="_Toc203763992"/>
            <w:bookmarkStart w:id="2498" w:name="_Toc203764142"/>
            <w:bookmarkStart w:id="2499" w:name="_Toc203764287"/>
            <w:bookmarkStart w:id="2500" w:name="_Toc203858299"/>
            <w:bookmarkEnd w:id="2492"/>
            <w:bookmarkEnd w:id="2493"/>
            <w:bookmarkEnd w:id="2494"/>
            <w:bookmarkEnd w:id="2495"/>
            <w:bookmarkEnd w:id="2496"/>
            <w:bookmarkEnd w:id="2497"/>
            <w:bookmarkEnd w:id="2498"/>
            <w:bookmarkEnd w:id="2499"/>
            <w:bookmarkEnd w:id="2500"/>
          </w:p>
        </w:tc>
        <w:bookmarkStart w:id="2501" w:name="_Toc203763154"/>
        <w:bookmarkStart w:id="2502" w:name="_Toc203763306"/>
        <w:bookmarkStart w:id="2503" w:name="_Toc203763541"/>
        <w:bookmarkStart w:id="2504" w:name="_Toc203763692"/>
        <w:bookmarkStart w:id="2505" w:name="_Toc203763842"/>
        <w:bookmarkStart w:id="2506" w:name="_Toc203763993"/>
        <w:bookmarkStart w:id="2507" w:name="_Toc203764143"/>
        <w:bookmarkStart w:id="2508" w:name="_Toc203764288"/>
        <w:bookmarkStart w:id="2509" w:name="_Toc203858300"/>
        <w:bookmarkEnd w:id="2501"/>
        <w:bookmarkEnd w:id="2502"/>
        <w:bookmarkEnd w:id="2503"/>
        <w:bookmarkEnd w:id="2504"/>
        <w:bookmarkEnd w:id="2505"/>
        <w:bookmarkEnd w:id="2506"/>
        <w:bookmarkEnd w:id="2507"/>
        <w:bookmarkEnd w:id="2508"/>
        <w:bookmarkEnd w:id="2509"/>
      </w:tr>
      <w:tr w:rsidR="00A456D9" w:rsidRPr="005D2EC9" w:rsidDel="003B3603" w14:paraId="510A81A3" w14:textId="3139260B" w:rsidTr="0CC0D302">
        <w:tblPrEx>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ExChange w:id="2510" w:author="HISSA BARBARA OLIVEIRA" w:date="2025-07-18T15:43:00Z">
            <w:tblPrEx>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Ex>
          </w:tblPrExChange>
        </w:tblPrEx>
        <w:trPr>
          <w:trHeight w:val="1379"/>
          <w:jc w:val="center"/>
          <w:ins w:id="2511" w:author="HISSA BARBARA OLIVEIRA" w:date="2025-07-18T15:39:00Z"/>
          <w:del w:id="2512" w:author="EUDERLAN FREIRE DA SILVA ABREU" w:date="2025-07-18T17:47:00Z"/>
          <w:trPrChange w:id="2513" w:author="HISSA BARBARA OLIVEIRA" w:date="2025-07-18T15:43:00Z">
            <w:trPr>
              <w:trHeight w:val="5893"/>
              <w:jc w:val="center"/>
            </w:trPr>
          </w:trPrChange>
        </w:trPr>
        <w:tc>
          <w:tcPr>
            <w:tcW w:w="8490" w:type="dxa"/>
            <w:tcBorders>
              <w:top w:val="none" w:sz="12" w:space="0" w:color="000000" w:themeColor="text1"/>
              <w:left w:val="none" w:sz="12" w:space="0" w:color="000000" w:themeColor="text1"/>
              <w:bottom w:val="none" w:sz="12" w:space="0" w:color="000000" w:themeColor="text1"/>
              <w:right w:val="none" w:sz="12" w:space="0" w:color="000000" w:themeColor="text1"/>
            </w:tcBorders>
            <w:tcPrChange w:id="2514" w:author="HISSA BARBARA OLIVEIRA" w:date="2025-07-18T15:43:00Z">
              <w:tcPr>
                <w:tcW w:w="8490" w:type="dxa"/>
              </w:tcPr>
            </w:tcPrChange>
          </w:tcPr>
          <w:p w14:paraId="2D00D022" w14:textId="5DACBA59" w:rsidR="00A456D9" w:rsidDel="003B3603" w:rsidRDefault="2E748812" w:rsidP="009062C7">
            <w:pPr>
              <w:jc w:val="center"/>
              <w:rPr>
                <w:ins w:id="2515" w:author="HISSA BARBARA OLIVEIRA" w:date="2025-07-18T15:53:00Z"/>
                <w:del w:id="2516" w:author="EUDERLAN FREIRE DA SILVA ABREU" w:date="2025-07-18T17:47:00Z"/>
              </w:rPr>
            </w:pPr>
            <w:ins w:id="2517" w:author="HISSA BARBARA OLIVEIRA" w:date="2025-07-18T15:39:00Z">
              <w:del w:id="2518" w:author="EUDERLAN FREIRE DA SILVA ABREU" w:date="2025-07-18T17:46:00Z">
                <w:r w:rsidDel="003B3603">
                  <w:rPr>
                    <w:noProof/>
                  </w:rPr>
                  <w:drawing>
                    <wp:inline distT="0" distB="0" distL="0" distR="0" wp14:anchorId="70F02DBA" wp14:editId="67647734">
                      <wp:extent cx="4410075" cy="74930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12">
                                <a:extLst>
                                  <a:ext uri="{28A0092B-C50C-407E-A947-70E740481C1C}">
                                    <a14:useLocalDpi xmlns:a14="http://schemas.microsoft.com/office/drawing/2010/main" val="0"/>
                                  </a:ext>
                                </a:extLst>
                              </a:blip>
                              <a:stretch>
                                <a:fillRect/>
                              </a:stretch>
                            </pic:blipFill>
                            <pic:spPr>
                              <a:xfrm>
                                <a:off x="0" y="0"/>
                                <a:ext cx="4410075" cy="749306"/>
                              </a:xfrm>
                              <a:prstGeom prst="rect">
                                <a:avLst/>
                              </a:prstGeom>
                            </pic:spPr>
                          </pic:pic>
                        </a:graphicData>
                      </a:graphic>
                    </wp:inline>
                  </w:drawing>
                </w:r>
              </w:del>
            </w:ins>
            <w:bookmarkStart w:id="2519" w:name="_Toc203763155"/>
            <w:bookmarkStart w:id="2520" w:name="_Toc203763307"/>
            <w:bookmarkStart w:id="2521" w:name="_Toc203763542"/>
            <w:bookmarkStart w:id="2522" w:name="_Toc203763693"/>
            <w:bookmarkStart w:id="2523" w:name="_Toc203763843"/>
            <w:bookmarkStart w:id="2524" w:name="_Toc203763994"/>
            <w:bookmarkStart w:id="2525" w:name="_Toc203764144"/>
            <w:bookmarkStart w:id="2526" w:name="_Toc203764289"/>
            <w:bookmarkStart w:id="2527" w:name="_Toc203858301"/>
            <w:bookmarkEnd w:id="2519"/>
            <w:bookmarkEnd w:id="2520"/>
            <w:bookmarkEnd w:id="2521"/>
            <w:bookmarkEnd w:id="2522"/>
            <w:bookmarkEnd w:id="2523"/>
            <w:bookmarkEnd w:id="2524"/>
            <w:bookmarkEnd w:id="2525"/>
            <w:bookmarkEnd w:id="2526"/>
            <w:bookmarkEnd w:id="2527"/>
          </w:p>
          <w:p w14:paraId="641692CC" w14:textId="4675D354" w:rsidR="001A2420" w:rsidDel="003B3603" w:rsidRDefault="001A2420" w:rsidP="009062C7">
            <w:pPr>
              <w:jc w:val="center"/>
              <w:rPr>
                <w:ins w:id="2528" w:author="HISSA BARBARA OLIVEIRA" w:date="2025-07-18T15:39:00Z"/>
                <w:del w:id="2529" w:author="EUDERLAN FREIRE DA SILVA ABREU" w:date="2025-07-18T17:47:00Z"/>
              </w:rPr>
            </w:pPr>
            <w:bookmarkStart w:id="2530" w:name="_Toc203763156"/>
            <w:bookmarkStart w:id="2531" w:name="_Toc203763308"/>
            <w:bookmarkStart w:id="2532" w:name="_Toc203763543"/>
            <w:bookmarkStart w:id="2533" w:name="_Toc203763694"/>
            <w:bookmarkStart w:id="2534" w:name="_Toc203763844"/>
            <w:bookmarkStart w:id="2535" w:name="_Toc203763995"/>
            <w:bookmarkStart w:id="2536" w:name="_Toc203764145"/>
            <w:bookmarkStart w:id="2537" w:name="_Toc203764290"/>
            <w:bookmarkStart w:id="2538" w:name="_Toc203858302"/>
            <w:bookmarkEnd w:id="2530"/>
            <w:bookmarkEnd w:id="2531"/>
            <w:bookmarkEnd w:id="2532"/>
            <w:bookmarkEnd w:id="2533"/>
            <w:bookmarkEnd w:id="2534"/>
            <w:bookmarkEnd w:id="2535"/>
            <w:bookmarkEnd w:id="2536"/>
            <w:bookmarkEnd w:id="2537"/>
            <w:bookmarkEnd w:id="2538"/>
          </w:p>
        </w:tc>
        <w:bookmarkStart w:id="2539" w:name="_Toc203763157"/>
        <w:bookmarkStart w:id="2540" w:name="_Toc203763309"/>
        <w:bookmarkStart w:id="2541" w:name="_Toc203763544"/>
        <w:bookmarkStart w:id="2542" w:name="_Toc203763695"/>
        <w:bookmarkStart w:id="2543" w:name="_Toc203763845"/>
        <w:bookmarkStart w:id="2544" w:name="_Toc203763996"/>
        <w:bookmarkStart w:id="2545" w:name="_Toc203764146"/>
        <w:bookmarkStart w:id="2546" w:name="_Toc203764291"/>
        <w:bookmarkStart w:id="2547" w:name="_Toc203858303"/>
        <w:bookmarkEnd w:id="2539"/>
        <w:bookmarkEnd w:id="2540"/>
        <w:bookmarkEnd w:id="2541"/>
        <w:bookmarkEnd w:id="2542"/>
        <w:bookmarkEnd w:id="2543"/>
        <w:bookmarkEnd w:id="2544"/>
        <w:bookmarkEnd w:id="2545"/>
        <w:bookmarkEnd w:id="2546"/>
        <w:bookmarkEnd w:id="2547"/>
      </w:tr>
      <w:tr w:rsidR="00A456D9" w:rsidDel="003B3603" w14:paraId="2255169D" w14:textId="33C90BCE" w:rsidTr="009062C7">
        <w:trPr>
          <w:trHeight w:val="300"/>
          <w:jc w:val="center"/>
          <w:ins w:id="2548" w:author="HISSA BARBARA OLIVEIRA" w:date="2025-07-18T15:39:00Z"/>
          <w:del w:id="2549" w:author="EUDERLAN FREIRE DA SILVA ABREU" w:date="2025-07-18T17:47:00Z"/>
        </w:trPr>
        <w:tc>
          <w:tcPr>
            <w:tcW w:w="8490" w:type="dxa"/>
          </w:tcPr>
          <w:p w14:paraId="70864477" w14:textId="78753661" w:rsidR="029EF6CB" w:rsidDel="003B3603" w:rsidRDefault="029EF6CB" w:rsidP="029EF6CB">
            <w:pPr>
              <w:jc w:val="center"/>
              <w:rPr>
                <w:ins w:id="2550" w:author="HISSA BARBARA OLIVEIRA" w:date="2025-07-18T19:10:00Z"/>
                <w:del w:id="2551" w:author="EUDERLAN FREIRE DA SILVA ABREU" w:date="2025-07-18T17:47:00Z"/>
                <w:rFonts w:ascii="Times New Roman" w:eastAsia="Times New Roman" w:hAnsi="Times New Roman" w:cs="Times New Roman"/>
                <w:sz w:val="24"/>
                <w:szCs w:val="24"/>
              </w:rPr>
            </w:pPr>
            <w:bookmarkStart w:id="2552" w:name="_Toc203763158"/>
            <w:bookmarkStart w:id="2553" w:name="_Toc203763310"/>
            <w:bookmarkStart w:id="2554" w:name="_Toc203763545"/>
            <w:bookmarkStart w:id="2555" w:name="_Toc203763696"/>
            <w:bookmarkStart w:id="2556" w:name="_Toc203763846"/>
            <w:bookmarkStart w:id="2557" w:name="_Toc203763997"/>
            <w:bookmarkStart w:id="2558" w:name="_Toc203764147"/>
            <w:bookmarkStart w:id="2559" w:name="_Toc203764292"/>
            <w:bookmarkStart w:id="2560" w:name="_Toc203858304"/>
            <w:bookmarkEnd w:id="2552"/>
            <w:bookmarkEnd w:id="2553"/>
            <w:bookmarkEnd w:id="2554"/>
            <w:bookmarkEnd w:id="2555"/>
            <w:bookmarkEnd w:id="2556"/>
            <w:bookmarkEnd w:id="2557"/>
            <w:bookmarkEnd w:id="2558"/>
            <w:bookmarkEnd w:id="2559"/>
            <w:bookmarkEnd w:id="2560"/>
          </w:p>
          <w:p w14:paraId="5942A0CA" w14:textId="70F83031" w:rsidR="00A456D9" w:rsidDel="003B3603" w:rsidRDefault="00A456D9" w:rsidP="284DEC0F">
            <w:pPr>
              <w:jc w:val="center"/>
              <w:rPr>
                <w:ins w:id="2561" w:author="HISSA BARBARA OLIVEIRA" w:date="2025-07-18T19:32:00Z"/>
                <w:del w:id="2562" w:author="EUDERLAN FREIRE DA SILVA ABREU" w:date="2025-07-18T17:47:00Z"/>
                <w:rFonts w:ascii="Times New Roman" w:eastAsia="Times New Roman" w:hAnsi="Times New Roman" w:cs="Times New Roman"/>
                <w:sz w:val="24"/>
                <w:szCs w:val="24"/>
              </w:rPr>
            </w:pPr>
            <w:ins w:id="2563" w:author="HISSA BARBARA OLIVEIRA" w:date="2025-07-18T15:39:00Z">
              <w:del w:id="2564" w:author="EUDERLAN FREIRE DA SILVA ABREU" w:date="2025-07-18T17:47:00Z">
                <w:r w:rsidRPr="7A5E98FD" w:rsidDel="003B3603">
                  <w:rPr>
                    <w:rFonts w:ascii="Times New Roman" w:eastAsia="Times New Roman" w:hAnsi="Times New Roman" w:cs="Times New Roman"/>
                    <w:sz w:val="24"/>
                    <w:szCs w:val="24"/>
                  </w:rPr>
                  <w:delText>Fonte: Autoria Própria (2025)</w:delText>
                </w:r>
              </w:del>
            </w:ins>
            <w:bookmarkStart w:id="2565" w:name="_Toc203763159"/>
            <w:bookmarkStart w:id="2566" w:name="_Toc203763311"/>
            <w:bookmarkStart w:id="2567" w:name="_Toc203763546"/>
            <w:bookmarkStart w:id="2568" w:name="_Toc203763697"/>
            <w:bookmarkStart w:id="2569" w:name="_Toc203763847"/>
            <w:bookmarkStart w:id="2570" w:name="_Toc203763998"/>
            <w:bookmarkStart w:id="2571" w:name="_Toc203764148"/>
            <w:bookmarkStart w:id="2572" w:name="_Toc203764293"/>
            <w:bookmarkStart w:id="2573" w:name="_Toc203858305"/>
            <w:bookmarkEnd w:id="2565"/>
            <w:bookmarkEnd w:id="2566"/>
            <w:bookmarkEnd w:id="2567"/>
            <w:bookmarkEnd w:id="2568"/>
            <w:bookmarkEnd w:id="2569"/>
            <w:bookmarkEnd w:id="2570"/>
            <w:bookmarkEnd w:id="2571"/>
            <w:bookmarkEnd w:id="2572"/>
            <w:bookmarkEnd w:id="2573"/>
          </w:p>
          <w:p w14:paraId="1B1C28C7" w14:textId="7C5DC12E" w:rsidR="00A456D9" w:rsidDel="003B3603" w:rsidRDefault="00A456D9" w:rsidP="009062C7">
            <w:pPr>
              <w:jc w:val="center"/>
              <w:rPr>
                <w:ins w:id="2574" w:author="HISSA BARBARA OLIVEIRA" w:date="2025-07-18T15:39:00Z"/>
                <w:del w:id="2575" w:author="EUDERLAN FREIRE DA SILVA ABREU" w:date="2025-07-18T17:47:00Z"/>
                <w:rFonts w:ascii="Times New Roman" w:eastAsia="Times New Roman" w:hAnsi="Times New Roman" w:cs="Times New Roman"/>
                <w:sz w:val="24"/>
                <w:szCs w:val="24"/>
              </w:rPr>
            </w:pPr>
            <w:bookmarkStart w:id="2576" w:name="_Toc203763160"/>
            <w:bookmarkStart w:id="2577" w:name="_Toc203763312"/>
            <w:bookmarkStart w:id="2578" w:name="_Toc203763547"/>
            <w:bookmarkStart w:id="2579" w:name="_Toc203763698"/>
            <w:bookmarkStart w:id="2580" w:name="_Toc203763848"/>
            <w:bookmarkStart w:id="2581" w:name="_Toc203763999"/>
            <w:bookmarkStart w:id="2582" w:name="_Toc203764149"/>
            <w:bookmarkStart w:id="2583" w:name="_Toc203764294"/>
            <w:bookmarkStart w:id="2584" w:name="_Toc203858306"/>
            <w:bookmarkEnd w:id="2576"/>
            <w:bookmarkEnd w:id="2577"/>
            <w:bookmarkEnd w:id="2578"/>
            <w:bookmarkEnd w:id="2579"/>
            <w:bookmarkEnd w:id="2580"/>
            <w:bookmarkEnd w:id="2581"/>
            <w:bookmarkEnd w:id="2582"/>
            <w:bookmarkEnd w:id="2583"/>
            <w:bookmarkEnd w:id="2584"/>
          </w:p>
        </w:tc>
        <w:bookmarkStart w:id="2585" w:name="_Toc203763161"/>
        <w:bookmarkStart w:id="2586" w:name="_Toc203763313"/>
        <w:bookmarkStart w:id="2587" w:name="_Toc203763548"/>
        <w:bookmarkStart w:id="2588" w:name="_Toc203763699"/>
        <w:bookmarkStart w:id="2589" w:name="_Toc203763849"/>
        <w:bookmarkStart w:id="2590" w:name="_Toc203764000"/>
        <w:bookmarkStart w:id="2591" w:name="_Toc203764150"/>
        <w:bookmarkStart w:id="2592" w:name="_Toc203764295"/>
        <w:bookmarkStart w:id="2593" w:name="_Toc203858307"/>
        <w:bookmarkEnd w:id="2585"/>
        <w:bookmarkEnd w:id="2586"/>
        <w:bookmarkEnd w:id="2587"/>
        <w:bookmarkEnd w:id="2588"/>
        <w:bookmarkEnd w:id="2589"/>
        <w:bookmarkEnd w:id="2590"/>
        <w:bookmarkEnd w:id="2591"/>
        <w:bookmarkEnd w:id="2592"/>
        <w:bookmarkEnd w:id="2593"/>
      </w:tr>
    </w:tbl>
    <w:p w14:paraId="12BDB640" w14:textId="399055F4" w:rsidR="00A456D9" w:rsidDel="003B3603" w:rsidRDefault="00A456D9">
      <w:pPr>
        <w:keepNext/>
        <w:spacing w:before="40" w:after="240" w:line="360" w:lineRule="auto"/>
        <w:rPr>
          <w:del w:id="2594" w:author="HISSA BARBARA OLIVEIRA" w:date="2025-07-18T15:46:00Z"/>
          <w:rFonts w:ascii="Times New Roman" w:hAnsi="Times New Roman" w:cs="Times New Roman"/>
          <w:color w:val="000000" w:themeColor="text1"/>
        </w:rPr>
      </w:pPr>
      <w:bookmarkStart w:id="2595" w:name="_Toc203763162"/>
      <w:bookmarkStart w:id="2596" w:name="_Toc203763314"/>
      <w:bookmarkStart w:id="2597" w:name="_Toc203763549"/>
      <w:bookmarkStart w:id="2598" w:name="_Toc203763700"/>
      <w:bookmarkStart w:id="2599" w:name="_Toc203763850"/>
      <w:bookmarkStart w:id="2600" w:name="_Toc203764001"/>
      <w:bookmarkStart w:id="2601" w:name="_Toc203764151"/>
      <w:bookmarkStart w:id="2602" w:name="_Toc203764296"/>
      <w:bookmarkStart w:id="2603" w:name="_Toc203858308"/>
      <w:bookmarkEnd w:id="2595"/>
      <w:bookmarkEnd w:id="2596"/>
      <w:bookmarkEnd w:id="2597"/>
      <w:bookmarkEnd w:id="2598"/>
      <w:bookmarkEnd w:id="2599"/>
      <w:bookmarkEnd w:id="2600"/>
      <w:bookmarkEnd w:id="2601"/>
      <w:bookmarkEnd w:id="2602"/>
      <w:bookmarkEnd w:id="2603"/>
    </w:p>
    <w:p w14:paraId="721A6CB5" w14:textId="2D2D13BD" w:rsidR="00DE6CE1" w:rsidRPr="0010597A" w:rsidRDefault="00162D47" w:rsidP="5453A847">
      <w:pPr>
        <w:pStyle w:val="Ttulo3"/>
        <w:spacing w:after="240" w:line="360" w:lineRule="auto"/>
        <w:jc w:val="both"/>
        <w:rPr>
          <w:ins w:id="2604" w:author="yuram almeida santos" w:date="2025-06-13T21:02:00Z"/>
          <w:del w:id="2605" w:author="yuram almeida santos" w:date="2025-07-18T02:35:00Z"/>
          <w:rFonts w:ascii="Times New Roman" w:hAnsi="Times New Roman" w:cs="Times New Roman"/>
          <w:color w:val="000000" w:themeColor="text1"/>
          <w:rPrChange w:id="2606" w:author="Euderlan Freire" w:date="2025-06-13T19:26:00Z">
            <w:rPr>
              <w:ins w:id="2607" w:author="yuram almeida santos" w:date="2025-06-13T21:02:00Z"/>
              <w:del w:id="2608" w:author="yuram almeida santos" w:date="2025-07-18T02:35:00Z"/>
            </w:rPr>
          </w:rPrChange>
        </w:rPr>
      </w:pPr>
      <w:ins w:id="2609" w:author="yuram almeida santos" w:date="2025-06-13T21:02:00Z">
        <w:del w:id="2610" w:author="yuram almeida santos" w:date="2025-07-18T02:35:00Z">
          <w:r w:rsidRPr="5453A847" w:rsidDel="4AE46B88">
            <w:rPr>
              <w:rFonts w:ascii="Times New Roman" w:hAnsi="Times New Roman" w:cs="Times New Roman"/>
              <w:color w:val="000000" w:themeColor="text1"/>
              <w:rPrChange w:id="2611" w:author="Euderlan Freire" w:date="2025-06-13T19:26:00Z">
                <w:rPr/>
              </w:rPrChange>
            </w:rPr>
            <w:delText>Consultar Documentos via LLM</w:delText>
          </w:r>
          <w:bookmarkStart w:id="2612" w:name="_Toc203763163"/>
          <w:bookmarkStart w:id="2613" w:name="_Toc203763315"/>
          <w:bookmarkStart w:id="2614" w:name="_Toc203763550"/>
          <w:bookmarkStart w:id="2615" w:name="_Toc203763701"/>
          <w:bookmarkStart w:id="2616" w:name="_Toc203763851"/>
          <w:bookmarkStart w:id="2617" w:name="_Toc203764002"/>
          <w:bookmarkStart w:id="2618" w:name="_Toc203764152"/>
          <w:bookmarkStart w:id="2619" w:name="_Toc203764297"/>
          <w:bookmarkStart w:id="2620" w:name="_Toc203858309"/>
          <w:bookmarkEnd w:id="2612"/>
          <w:bookmarkEnd w:id="2613"/>
          <w:bookmarkEnd w:id="2614"/>
          <w:bookmarkEnd w:id="2615"/>
          <w:bookmarkEnd w:id="2616"/>
          <w:bookmarkEnd w:id="2617"/>
          <w:bookmarkEnd w:id="2618"/>
          <w:bookmarkEnd w:id="2619"/>
          <w:bookmarkEnd w:id="2620"/>
        </w:del>
      </w:ins>
    </w:p>
    <w:p w14:paraId="303F3923" w14:textId="47B905B8" w:rsidR="4AE46B88" w:rsidRPr="0010597A" w:rsidRDefault="4AE46B88">
      <w:pPr>
        <w:spacing w:before="40" w:after="240" w:line="360" w:lineRule="auto"/>
        <w:jc w:val="both"/>
        <w:rPr>
          <w:ins w:id="2621" w:author="yuram almeida santos" w:date="2025-06-13T21:02:00Z"/>
          <w:del w:id="2622" w:author="yuram almeida santos" w:date="2025-07-18T02:35:00Z"/>
          <w:rFonts w:ascii="Times New Roman" w:hAnsi="Times New Roman" w:cs="Times New Roman"/>
          <w:color w:val="000000" w:themeColor="text1"/>
          <w:sz w:val="24"/>
          <w:szCs w:val="24"/>
          <w:rPrChange w:id="2623" w:author="Euderlan Freire" w:date="2025-06-13T19:26:00Z">
            <w:rPr>
              <w:ins w:id="2624" w:author="yuram almeida santos" w:date="2025-06-13T21:02:00Z"/>
              <w:del w:id="2625" w:author="yuram almeida santos" w:date="2025-07-18T02:35:00Z"/>
            </w:rPr>
          </w:rPrChange>
        </w:rPr>
        <w:pPrChange w:id="2626" w:author="Euderlan Freire" w:date="2025-06-13T19:25:00Z">
          <w:pPr/>
        </w:pPrChange>
      </w:pPr>
      <w:ins w:id="2627" w:author="yuram almeida santos" w:date="2025-06-13T21:02:00Z">
        <w:del w:id="2628" w:author="yuram almeida santos" w:date="2025-07-18T02:35:00Z">
          <w:r w:rsidRPr="0010597A">
            <w:rPr>
              <w:rFonts w:ascii="Times New Roman" w:hAnsi="Times New Roman" w:cs="Times New Roman"/>
              <w:color w:val="000000" w:themeColor="text1"/>
              <w:sz w:val="24"/>
              <w:szCs w:val="24"/>
              <w:rPrChange w:id="2629" w:author="Euderlan Freire" w:date="2025-06-13T19:26:00Z">
                <w:rPr/>
              </w:rPrChange>
            </w:rPr>
            <w:delText>Descrição: O usuário faz uma pergunta em linguagem natural e recebe uma resposta contextualizada.</w:delText>
          </w:r>
          <w:bookmarkStart w:id="2630" w:name="_Toc203763164"/>
          <w:bookmarkStart w:id="2631" w:name="_Toc203763316"/>
          <w:bookmarkStart w:id="2632" w:name="_Toc203763551"/>
          <w:bookmarkStart w:id="2633" w:name="_Toc203763702"/>
          <w:bookmarkStart w:id="2634" w:name="_Toc203763852"/>
          <w:bookmarkStart w:id="2635" w:name="_Toc203764003"/>
          <w:bookmarkStart w:id="2636" w:name="_Toc203764153"/>
          <w:bookmarkStart w:id="2637" w:name="_Toc203764298"/>
          <w:bookmarkStart w:id="2638" w:name="_Toc203858310"/>
          <w:bookmarkEnd w:id="2630"/>
          <w:bookmarkEnd w:id="2631"/>
          <w:bookmarkEnd w:id="2632"/>
          <w:bookmarkEnd w:id="2633"/>
          <w:bookmarkEnd w:id="2634"/>
          <w:bookmarkEnd w:id="2635"/>
          <w:bookmarkEnd w:id="2636"/>
          <w:bookmarkEnd w:id="2637"/>
          <w:bookmarkEnd w:id="2638"/>
        </w:del>
      </w:ins>
    </w:p>
    <w:p w14:paraId="4C3E8F4F" w14:textId="53CCB0A4" w:rsidR="4AE46B88" w:rsidRPr="0010597A" w:rsidRDefault="4AE46B88">
      <w:pPr>
        <w:spacing w:before="40" w:after="240" w:line="360" w:lineRule="auto"/>
        <w:jc w:val="both"/>
        <w:rPr>
          <w:ins w:id="2639" w:author="yuram almeida santos" w:date="2025-06-13T21:02:00Z"/>
          <w:del w:id="2640" w:author="yuram almeida santos" w:date="2025-07-18T02:35:00Z"/>
          <w:rFonts w:ascii="Times New Roman" w:hAnsi="Times New Roman" w:cs="Times New Roman"/>
          <w:color w:val="000000" w:themeColor="text1"/>
          <w:sz w:val="24"/>
          <w:szCs w:val="24"/>
          <w:rPrChange w:id="2641" w:author="Euderlan Freire" w:date="2025-06-13T19:26:00Z">
            <w:rPr>
              <w:ins w:id="2642" w:author="yuram almeida santos" w:date="2025-06-13T21:02:00Z"/>
              <w:del w:id="2643" w:author="yuram almeida santos" w:date="2025-07-18T02:35:00Z"/>
            </w:rPr>
          </w:rPrChange>
        </w:rPr>
        <w:pPrChange w:id="2644" w:author="Euderlan Freire" w:date="2025-06-13T19:25:00Z">
          <w:pPr/>
        </w:pPrChange>
      </w:pPr>
      <w:ins w:id="2645" w:author="yuram almeida santos" w:date="2025-06-13T21:02:00Z">
        <w:del w:id="2646" w:author="yuram almeida santos" w:date="2025-07-18T02:35:00Z">
          <w:r w:rsidRPr="0010597A">
            <w:rPr>
              <w:rFonts w:ascii="Times New Roman" w:hAnsi="Times New Roman" w:cs="Times New Roman"/>
              <w:color w:val="000000" w:themeColor="text1"/>
              <w:sz w:val="24"/>
              <w:szCs w:val="24"/>
              <w:rPrChange w:id="2647" w:author="Euderlan Freire" w:date="2025-06-13T19:26:00Z">
                <w:rPr/>
              </w:rPrChange>
            </w:rPr>
            <w:delText>Fluxo:</w:delText>
          </w:r>
          <w:bookmarkStart w:id="2648" w:name="_Toc203763165"/>
          <w:bookmarkStart w:id="2649" w:name="_Toc203763317"/>
          <w:bookmarkStart w:id="2650" w:name="_Toc203763552"/>
          <w:bookmarkStart w:id="2651" w:name="_Toc203763703"/>
          <w:bookmarkStart w:id="2652" w:name="_Toc203763853"/>
          <w:bookmarkStart w:id="2653" w:name="_Toc203764004"/>
          <w:bookmarkStart w:id="2654" w:name="_Toc203764154"/>
          <w:bookmarkStart w:id="2655" w:name="_Toc203764299"/>
          <w:bookmarkStart w:id="2656" w:name="_Toc203858311"/>
          <w:bookmarkEnd w:id="2648"/>
          <w:bookmarkEnd w:id="2649"/>
          <w:bookmarkEnd w:id="2650"/>
          <w:bookmarkEnd w:id="2651"/>
          <w:bookmarkEnd w:id="2652"/>
          <w:bookmarkEnd w:id="2653"/>
          <w:bookmarkEnd w:id="2654"/>
          <w:bookmarkEnd w:id="2655"/>
          <w:bookmarkEnd w:id="2656"/>
        </w:del>
      </w:ins>
    </w:p>
    <w:p w14:paraId="0EC5CCA9" w14:textId="6E10C7D6" w:rsidR="4AE46B88" w:rsidRPr="0010597A" w:rsidRDefault="4AE46B88">
      <w:pPr>
        <w:spacing w:before="40" w:after="240" w:line="360" w:lineRule="auto"/>
        <w:jc w:val="both"/>
        <w:rPr>
          <w:ins w:id="2657" w:author="yuram almeida santos" w:date="2025-06-13T21:02:00Z"/>
          <w:del w:id="2658" w:author="yuram almeida santos" w:date="2025-07-18T02:35:00Z"/>
          <w:rFonts w:ascii="Times New Roman" w:hAnsi="Times New Roman" w:cs="Times New Roman"/>
          <w:color w:val="000000" w:themeColor="text1"/>
          <w:sz w:val="24"/>
          <w:szCs w:val="24"/>
          <w:rPrChange w:id="2659" w:author="Euderlan Freire" w:date="2025-06-13T19:26:00Z">
            <w:rPr>
              <w:ins w:id="2660" w:author="yuram almeida santos" w:date="2025-06-13T21:02:00Z"/>
              <w:del w:id="2661" w:author="yuram almeida santos" w:date="2025-07-18T02:35:00Z"/>
            </w:rPr>
          </w:rPrChange>
        </w:rPr>
        <w:pPrChange w:id="2662" w:author="Euderlan Freire" w:date="2025-06-13T19:25:00Z">
          <w:pPr/>
        </w:pPrChange>
      </w:pPr>
      <w:ins w:id="2663" w:author="yuram almeida santos" w:date="2025-06-13T21:02:00Z">
        <w:del w:id="2664" w:author="yuram almeida santos" w:date="2025-07-18T02:35:00Z">
          <w:r w:rsidRPr="0010597A">
            <w:rPr>
              <w:rFonts w:ascii="Times New Roman" w:hAnsi="Times New Roman" w:cs="Times New Roman"/>
              <w:color w:val="000000" w:themeColor="text1"/>
              <w:sz w:val="24"/>
              <w:szCs w:val="24"/>
              <w:rPrChange w:id="2665" w:author="Euderlan Freire" w:date="2025-06-13T19:26:00Z">
                <w:rPr/>
              </w:rPrChange>
            </w:rPr>
            <w:delText>Usuário digita a pergunta.</w:delText>
          </w:r>
          <w:bookmarkStart w:id="2666" w:name="_Toc203763166"/>
          <w:bookmarkStart w:id="2667" w:name="_Toc203763318"/>
          <w:bookmarkStart w:id="2668" w:name="_Toc203763553"/>
          <w:bookmarkStart w:id="2669" w:name="_Toc203763704"/>
          <w:bookmarkStart w:id="2670" w:name="_Toc203763854"/>
          <w:bookmarkStart w:id="2671" w:name="_Toc203764005"/>
          <w:bookmarkStart w:id="2672" w:name="_Toc203764155"/>
          <w:bookmarkStart w:id="2673" w:name="_Toc203764300"/>
          <w:bookmarkStart w:id="2674" w:name="_Toc203858312"/>
          <w:bookmarkEnd w:id="2666"/>
          <w:bookmarkEnd w:id="2667"/>
          <w:bookmarkEnd w:id="2668"/>
          <w:bookmarkEnd w:id="2669"/>
          <w:bookmarkEnd w:id="2670"/>
          <w:bookmarkEnd w:id="2671"/>
          <w:bookmarkEnd w:id="2672"/>
          <w:bookmarkEnd w:id="2673"/>
          <w:bookmarkEnd w:id="2674"/>
        </w:del>
      </w:ins>
    </w:p>
    <w:p w14:paraId="50212E08" w14:textId="7D9BDEE1" w:rsidR="4AE46B88" w:rsidRPr="0010597A" w:rsidRDefault="4AE46B88">
      <w:pPr>
        <w:spacing w:before="40" w:after="240" w:line="360" w:lineRule="auto"/>
        <w:jc w:val="both"/>
        <w:rPr>
          <w:ins w:id="2675" w:author="yuram almeida santos" w:date="2025-06-13T21:02:00Z"/>
          <w:del w:id="2676" w:author="yuram almeida santos" w:date="2025-07-18T02:35:00Z"/>
          <w:rFonts w:ascii="Times New Roman" w:hAnsi="Times New Roman" w:cs="Times New Roman"/>
          <w:color w:val="000000" w:themeColor="text1"/>
          <w:sz w:val="24"/>
          <w:szCs w:val="24"/>
          <w:rPrChange w:id="2677" w:author="Euderlan Freire" w:date="2025-06-13T19:26:00Z">
            <w:rPr>
              <w:ins w:id="2678" w:author="yuram almeida santos" w:date="2025-06-13T21:02:00Z"/>
              <w:del w:id="2679" w:author="yuram almeida santos" w:date="2025-07-18T02:35:00Z"/>
            </w:rPr>
          </w:rPrChange>
        </w:rPr>
        <w:pPrChange w:id="2680" w:author="Euderlan Freire" w:date="2025-06-13T19:25:00Z">
          <w:pPr/>
        </w:pPrChange>
      </w:pPr>
      <w:ins w:id="2681" w:author="yuram almeida santos" w:date="2025-06-13T21:02:00Z">
        <w:del w:id="2682" w:author="yuram almeida santos" w:date="2025-07-18T02:35:00Z">
          <w:r w:rsidRPr="0010597A">
            <w:rPr>
              <w:rFonts w:ascii="Times New Roman" w:hAnsi="Times New Roman" w:cs="Times New Roman"/>
              <w:color w:val="000000" w:themeColor="text1"/>
              <w:sz w:val="24"/>
              <w:szCs w:val="24"/>
              <w:rPrChange w:id="2683" w:author="Euderlan Freire" w:date="2025-06-13T19:26:00Z">
                <w:rPr/>
              </w:rPrChange>
            </w:rPr>
            <w:delText>Sistema processa a pergunta, consulta a base vetorial e o LLM.</w:delText>
          </w:r>
          <w:bookmarkStart w:id="2684" w:name="_Toc203763167"/>
          <w:bookmarkStart w:id="2685" w:name="_Toc203763319"/>
          <w:bookmarkStart w:id="2686" w:name="_Toc203763554"/>
          <w:bookmarkStart w:id="2687" w:name="_Toc203763705"/>
          <w:bookmarkStart w:id="2688" w:name="_Toc203763855"/>
          <w:bookmarkStart w:id="2689" w:name="_Toc203764006"/>
          <w:bookmarkStart w:id="2690" w:name="_Toc203764156"/>
          <w:bookmarkStart w:id="2691" w:name="_Toc203764301"/>
          <w:bookmarkStart w:id="2692" w:name="_Toc203858313"/>
          <w:bookmarkEnd w:id="2684"/>
          <w:bookmarkEnd w:id="2685"/>
          <w:bookmarkEnd w:id="2686"/>
          <w:bookmarkEnd w:id="2687"/>
          <w:bookmarkEnd w:id="2688"/>
          <w:bookmarkEnd w:id="2689"/>
          <w:bookmarkEnd w:id="2690"/>
          <w:bookmarkEnd w:id="2691"/>
          <w:bookmarkEnd w:id="2692"/>
        </w:del>
      </w:ins>
    </w:p>
    <w:p w14:paraId="04C2E37B" w14:textId="67335C47" w:rsidR="4AE46B88" w:rsidRPr="0010597A" w:rsidRDefault="4AE46B88">
      <w:pPr>
        <w:spacing w:before="40" w:after="240" w:line="360" w:lineRule="auto"/>
        <w:jc w:val="both"/>
        <w:rPr>
          <w:ins w:id="2693" w:author="yuram almeida santos" w:date="2025-06-13T21:02:00Z"/>
          <w:del w:id="2694" w:author="yuram almeida santos" w:date="2025-07-18T02:35:00Z"/>
          <w:rFonts w:ascii="Times New Roman" w:hAnsi="Times New Roman" w:cs="Times New Roman"/>
          <w:color w:val="000000" w:themeColor="text1"/>
          <w:sz w:val="24"/>
          <w:szCs w:val="24"/>
          <w:rPrChange w:id="2695" w:author="Euderlan Freire" w:date="2025-06-13T19:26:00Z">
            <w:rPr>
              <w:ins w:id="2696" w:author="yuram almeida santos" w:date="2025-06-13T21:02:00Z"/>
              <w:del w:id="2697" w:author="yuram almeida santos" w:date="2025-07-18T02:35:00Z"/>
            </w:rPr>
          </w:rPrChange>
        </w:rPr>
        <w:pPrChange w:id="2698" w:author="Euderlan Freire" w:date="2025-06-13T19:25:00Z">
          <w:pPr/>
        </w:pPrChange>
      </w:pPr>
      <w:ins w:id="2699" w:author="yuram almeida santos" w:date="2025-06-13T21:02:00Z">
        <w:del w:id="2700" w:author="yuram almeida santos" w:date="2025-07-18T02:35:00Z">
          <w:r w:rsidRPr="0010597A">
            <w:rPr>
              <w:rFonts w:ascii="Times New Roman" w:hAnsi="Times New Roman" w:cs="Times New Roman"/>
              <w:color w:val="000000" w:themeColor="text1"/>
              <w:sz w:val="24"/>
              <w:szCs w:val="24"/>
              <w:rPrChange w:id="2701" w:author="Euderlan Freire" w:date="2025-06-13T19:26:00Z">
                <w:rPr/>
              </w:rPrChange>
            </w:rPr>
            <w:delText>Retorna a resposta e salva no histórico.</w:delText>
          </w:r>
          <w:bookmarkStart w:id="2702" w:name="_Toc203763168"/>
          <w:bookmarkStart w:id="2703" w:name="_Toc203763320"/>
          <w:bookmarkStart w:id="2704" w:name="_Toc203763555"/>
          <w:bookmarkStart w:id="2705" w:name="_Toc203763706"/>
          <w:bookmarkStart w:id="2706" w:name="_Toc203763856"/>
          <w:bookmarkStart w:id="2707" w:name="_Toc203764007"/>
          <w:bookmarkStart w:id="2708" w:name="_Toc203764157"/>
          <w:bookmarkStart w:id="2709" w:name="_Toc203764302"/>
          <w:bookmarkStart w:id="2710" w:name="_Toc203858314"/>
          <w:bookmarkEnd w:id="2702"/>
          <w:bookmarkEnd w:id="2703"/>
          <w:bookmarkEnd w:id="2704"/>
          <w:bookmarkEnd w:id="2705"/>
          <w:bookmarkEnd w:id="2706"/>
          <w:bookmarkEnd w:id="2707"/>
          <w:bookmarkEnd w:id="2708"/>
          <w:bookmarkEnd w:id="2709"/>
          <w:bookmarkEnd w:id="2710"/>
        </w:del>
      </w:ins>
    </w:p>
    <w:p w14:paraId="51F55776" w14:textId="49C7D593" w:rsidR="00644B68" w:rsidRPr="0010597A" w:rsidRDefault="00644B68">
      <w:pPr>
        <w:pStyle w:val="Legenda"/>
        <w:keepNext/>
        <w:spacing w:before="40" w:after="240" w:line="360" w:lineRule="auto"/>
        <w:rPr>
          <w:ins w:id="2711" w:author="Euderlan Freire" w:date="2025-06-13T18:38:00Z"/>
          <w:del w:id="2712" w:author="HISSA BARBARA OLIVEIRA" w:date="2025-07-18T15:45:00Z"/>
          <w:rFonts w:ascii="Times New Roman" w:hAnsi="Times New Roman" w:cs="Times New Roman"/>
          <w:i w:val="0"/>
          <w:iCs w:val="0"/>
          <w:color w:val="000000" w:themeColor="text1"/>
          <w:sz w:val="24"/>
          <w:szCs w:val="24"/>
          <w:rPrChange w:id="2713" w:author="Euderlan Freire" w:date="2025-06-13T19:26:00Z">
            <w:rPr>
              <w:ins w:id="2714" w:author="Euderlan Freire" w:date="2025-06-13T18:38:00Z"/>
              <w:del w:id="2715" w:author="HISSA BARBARA OLIVEIRA" w:date="2025-07-18T15:45:00Z"/>
            </w:rPr>
          </w:rPrChange>
        </w:rPr>
        <w:pPrChange w:id="2716" w:author="Euderlan Freire" w:date="2025-06-13T19:26:00Z">
          <w:pPr>
            <w:pStyle w:val="Legenda"/>
          </w:pPr>
        </w:pPrChange>
      </w:pPr>
      <w:ins w:id="2717" w:author="Euderlan Freire" w:date="2025-06-13T18:38:00Z">
        <w:del w:id="2718" w:author="HISSA BARBARA OLIVEIRA" w:date="2025-07-18T15:45:00Z">
          <w:r w:rsidRPr="0010597A">
            <w:rPr>
              <w:rFonts w:ascii="Times New Roman" w:hAnsi="Times New Roman" w:cs="Times New Roman"/>
              <w:color w:val="000000" w:themeColor="text1"/>
              <w:sz w:val="24"/>
              <w:szCs w:val="24"/>
              <w:rPrChange w:id="2719" w:author="Euderlan Freire" w:date="2025-06-13T19:26:00Z">
                <w:rPr/>
              </w:rPrChange>
            </w:rPr>
            <w:delText xml:space="preserve">Figura </w:delText>
          </w:r>
          <w:r w:rsidRPr="670A09D7">
            <w:rPr>
              <w:rFonts w:ascii="Times New Roman" w:hAnsi="Times New Roman" w:cs="Times New Roman"/>
              <w:i w:val="0"/>
              <w:color w:val="000000" w:themeColor="text1"/>
              <w:sz w:val="24"/>
              <w:szCs w:val="24"/>
            </w:rPr>
            <w:fldChar w:fldCharType="begin"/>
          </w:r>
          <w:r w:rsidRPr="670A09D7">
            <w:rPr>
              <w:rFonts w:ascii="Times New Roman" w:hAnsi="Times New Roman" w:cs="Times New Roman"/>
              <w:i w:val="0"/>
              <w:color w:val="000000" w:themeColor="text1"/>
              <w:sz w:val="24"/>
              <w:szCs w:val="24"/>
            </w:rPr>
            <w:delInstrText xml:space="preserve"> SEQ Figura \* ARABIC </w:delInstrText>
          </w:r>
        </w:del>
      </w:ins>
      <w:del w:id="2720" w:author="HISSA BARBARA OLIVEIRA" w:date="2025-07-18T15:45:00Z">
        <w:r w:rsidRPr="670A09D7">
          <w:rPr>
            <w:rFonts w:ascii="Times New Roman" w:hAnsi="Times New Roman" w:cs="Times New Roman"/>
            <w:i w:val="0"/>
            <w:color w:val="000000" w:themeColor="text1"/>
            <w:sz w:val="24"/>
            <w:szCs w:val="24"/>
          </w:rPr>
          <w:fldChar w:fldCharType="separate"/>
        </w:r>
      </w:del>
      <w:ins w:id="2721" w:author="EUDERLAN FREIRE DA SILVA ABREU" w:date="2025-07-17T22:15:00Z">
        <w:del w:id="2722" w:author="HISSA BARBARA OLIVEIRA" w:date="2025-07-18T15:45:00Z">
          <w:r w:rsidR="005232A2">
            <w:rPr>
              <w:rFonts w:ascii="Times New Roman" w:hAnsi="Times New Roman" w:cs="Times New Roman"/>
              <w:i w:val="0"/>
              <w:iCs w:val="0"/>
              <w:noProof/>
              <w:color w:val="000000" w:themeColor="text1"/>
              <w:sz w:val="24"/>
              <w:szCs w:val="24"/>
            </w:rPr>
            <w:delText>1</w:delText>
          </w:r>
        </w:del>
      </w:ins>
      <w:ins w:id="2723" w:author="Euderlan Freire" w:date="2025-06-13T18:38:00Z">
        <w:del w:id="2724" w:author="HISSA BARBARA OLIVEIRA" w:date="2025-07-18T15:45:00Z">
          <w:r w:rsidRPr="670A09D7">
            <w:rPr>
              <w:rFonts w:ascii="Times New Roman" w:hAnsi="Times New Roman" w:cs="Times New Roman"/>
              <w:i w:val="0"/>
              <w:color w:val="000000" w:themeColor="text1"/>
              <w:sz w:val="24"/>
              <w:szCs w:val="24"/>
            </w:rPr>
            <w:fldChar w:fldCharType="end"/>
          </w:r>
        </w:del>
      </w:ins>
      <w:ins w:id="2725" w:author="Euderlan Freire" w:date="2025-06-13T18:40:00Z">
        <w:del w:id="2726" w:author="HISSA BARBARA OLIVEIRA" w:date="2025-07-18T15:45:00Z">
          <w:r w:rsidR="00AA0A78" w:rsidRPr="0010597A">
            <w:rPr>
              <w:rFonts w:ascii="Times New Roman" w:hAnsi="Times New Roman" w:cs="Times New Roman"/>
              <w:color w:val="000000" w:themeColor="text1"/>
              <w:sz w:val="24"/>
              <w:szCs w:val="24"/>
              <w:rPrChange w:id="2727" w:author="Euderlan Freire" w:date="2025-06-13T19:26:00Z">
                <w:rPr/>
              </w:rPrChange>
            </w:rPr>
            <w:delText xml:space="preserve"> – Caso de Uso Fazer pergunta</w:delText>
          </w:r>
        </w:del>
      </w:ins>
      <w:bookmarkStart w:id="2728" w:name="_Toc203763169"/>
      <w:bookmarkStart w:id="2729" w:name="_Toc203763321"/>
      <w:bookmarkStart w:id="2730" w:name="_Toc203763556"/>
      <w:bookmarkStart w:id="2731" w:name="_Toc203763707"/>
      <w:bookmarkStart w:id="2732" w:name="_Toc203763857"/>
      <w:bookmarkStart w:id="2733" w:name="_Toc203764008"/>
      <w:bookmarkStart w:id="2734" w:name="_Toc203764158"/>
      <w:bookmarkStart w:id="2735" w:name="_Toc203764303"/>
      <w:bookmarkStart w:id="2736" w:name="_Toc203858315"/>
      <w:bookmarkEnd w:id="2728"/>
      <w:bookmarkEnd w:id="2729"/>
      <w:bookmarkEnd w:id="2730"/>
      <w:bookmarkEnd w:id="2731"/>
      <w:bookmarkEnd w:id="2732"/>
      <w:bookmarkEnd w:id="2733"/>
      <w:bookmarkEnd w:id="2734"/>
      <w:bookmarkEnd w:id="2735"/>
      <w:bookmarkEnd w:id="2736"/>
    </w:p>
    <w:p w14:paraId="260C1392" w14:textId="2DC9964C" w:rsidR="00024215" w:rsidRPr="0010597A" w:rsidDel="003B3603" w:rsidRDefault="4462FB84">
      <w:pPr>
        <w:keepNext/>
        <w:spacing w:before="40" w:after="240" w:line="360" w:lineRule="auto"/>
        <w:rPr>
          <w:ins w:id="2737" w:author="yuram almeida santos" w:date="2025-07-18T02:28:00Z"/>
          <w:del w:id="2738" w:author="EUDERLAN FREIRE DA SILVA ABREU" w:date="2025-07-18T17:47:00Z"/>
          <w:rFonts w:ascii="Times New Roman" w:hAnsi="Times New Roman" w:cs="Times New Roman"/>
          <w:color w:val="000000" w:themeColor="text1"/>
          <w:sz w:val="24"/>
          <w:szCs w:val="24"/>
        </w:rPr>
        <w:pPrChange w:id="2739" w:author="Euderlan Freire" w:date="2025-06-13T19:26:00Z">
          <w:pPr/>
        </w:pPrChange>
      </w:pPr>
      <w:ins w:id="2740" w:author="yuram almeida santos" w:date="2025-06-13T21:02:00Z">
        <w:del w:id="2741" w:author="EUDERLAN FREIRE DA SILVA ABREU" w:date="2025-07-18T17:47:00Z">
          <w:r w:rsidDel="003B3603">
            <w:rPr>
              <w:noProof/>
            </w:rPr>
            <w:drawing>
              <wp:inline distT="0" distB="0" distL="0" distR="0" wp14:anchorId="0D997E96" wp14:editId="6A12F350">
                <wp:extent cx="4572000" cy="1076325"/>
                <wp:effectExtent l="0" t="0" r="0" b="0"/>
                <wp:docPr id="43283759" name="Imagem 4328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283759"/>
                        <pic:cNvPicPr/>
                      </pic:nvPicPr>
                      <pic:blipFill>
                        <a:blip r:embed="rId13">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del>
      </w:ins>
      <w:bookmarkStart w:id="2742" w:name="_Toc203763170"/>
      <w:bookmarkStart w:id="2743" w:name="_Toc203763322"/>
      <w:bookmarkStart w:id="2744" w:name="_Toc203763557"/>
      <w:bookmarkStart w:id="2745" w:name="_Toc203763708"/>
      <w:bookmarkStart w:id="2746" w:name="_Toc203763858"/>
      <w:bookmarkStart w:id="2747" w:name="_Toc203764009"/>
      <w:bookmarkStart w:id="2748" w:name="_Toc203764159"/>
      <w:bookmarkStart w:id="2749" w:name="_Toc203764304"/>
      <w:bookmarkStart w:id="2750" w:name="_Toc203858316"/>
      <w:bookmarkEnd w:id="2742"/>
      <w:bookmarkEnd w:id="2743"/>
      <w:bookmarkEnd w:id="2744"/>
      <w:bookmarkEnd w:id="2745"/>
      <w:bookmarkEnd w:id="2746"/>
      <w:bookmarkEnd w:id="2747"/>
      <w:bookmarkEnd w:id="2748"/>
      <w:bookmarkEnd w:id="2749"/>
      <w:bookmarkEnd w:id="2750"/>
    </w:p>
    <w:p w14:paraId="013B6D1A" w14:textId="3765F335" w:rsidR="5453A847" w:rsidDel="001A2BDD" w:rsidRDefault="5453A847" w:rsidP="5453A847">
      <w:pPr>
        <w:keepNext/>
        <w:spacing w:before="40" w:after="240" w:line="360" w:lineRule="auto"/>
        <w:jc w:val="center"/>
        <w:rPr>
          <w:ins w:id="2751" w:author="yuram almeida santos" w:date="2025-07-18T02:28:00Z"/>
          <w:del w:id="2752" w:author="HISSA BARBARA OLIVEIRA" w:date="2025-07-18T15:44:00Z"/>
          <w:rFonts w:ascii="Times New Roman" w:hAnsi="Times New Roman" w:cs="Times New Roman"/>
          <w:color w:val="000000" w:themeColor="text1"/>
          <w:sz w:val="24"/>
          <w:szCs w:val="24"/>
        </w:rPr>
      </w:pPr>
      <w:bookmarkStart w:id="2753" w:name="_Toc203763171"/>
      <w:bookmarkStart w:id="2754" w:name="_Toc203763323"/>
      <w:bookmarkStart w:id="2755" w:name="_Toc203763558"/>
      <w:bookmarkStart w:id="2756" w:name="_Toc203763709"/>
      <w:bookmarkStart w:id="2757" w:name="_Toc203763859"/>
      <w:bookmarkStart w:id="2758" w:name="_Toc203764010"/>
      <w:bookmarkStart w:id="2759" w:name="_Toc203764160"/>
      <w:bookmarkStart w:id="2760" w:name="_Toc203764305"/>
      <w:bookmarkStart w:id="2761" w:name="_Toc203858317"/>
      <w:bookmarkEnd w:id="2753"/>
      <w:bookmarkEnd w:id="2754"/>
      <w:bookmarkEnd w:id="2755"/>
      <w:bookmarkEnd w:id="2756"/>
      <w:bookmarkEnd w:id="2757"/>
      <w:bookmarkEnd w:id="2758"/>
      <w:bookmarkEnd w:id="2759"/>
      <w:bookmarkEnd w:id="2760"/>
      <w:bookmarkEnd w:id="2761"/>
    </w:p>
    <w:p w14:paraId="6E393734" w14:textId="0CFE8768" w:rsidR="78800E1D" w:rsidDel="001A2BDD" w:rsidRDefault="1B505F2E">
      <w:pPr>
        <w:keepNext/>
        <w:spacing w:before="40" w:after="240" w:line="360" w:lineRule="auto"/>
        <w:jc w:val="center"/>
        <w:rPr>
          <w:ins w:id="2762" w:author="yuram almeida santos" w:date="2025-07-18T02:28:00Z"/>
          <w:del w:id="2763" w:author="HISSA BARBARA OLIVEIRA" w:date="2025-07-18T15:44:00Z"/>
        </w:rPr>
        <w:pPrChange w:id="2764" w:author="yuram almeida santos" w:date="2025-07-18T02:28:00Z">
          <w:pPr/>
        </w:pPrChange>
      </w:pPr>
      <w:ins w:id="2765" w:author="yuram almeida santos" w:date="2025-07-18T02:28:00Z">
        <w:del w:id="2766" w:author="HISSA BARBARA OLIVEIRA" w:date="2025-07-18T15:44:00Z">
          <w:r>
            <w:rPr>
              <w:noProof/>
            </w:rPr>
            <w:drawing>
              <wp:inline distT="0" distB="0" distL="0" distR="0" wp14:anchorId="1DEE4CE6" wp14:editId="51864D16">
                <wp:extent cx="5400675" cy="914400"/>
                <wp:effectExtent l="0" t="0" r="0" b="0"/>
                <wp:docPr id="1710512362" name="Imagem 1710512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10512362"/>
                        <pic:cNvPicPr/>
                      </pic:nvPicPr>
                      <pic:blipFill>
                        <a:blip r:embed="rId12">
                          <a:extLst>
                            <a:ext uri="{28A0092B-C50C-407E-A947-70E740481C1C}">
                              <a14:useLocalDpi xmlns:a14="http://schemas.microsoft.com/office/drawing/2010/main" val="0"/>
                            </a:ext>
                          </a:extLst>
                        </a:blip>
                        <a:stretch>
                          <a:fillRect/>
                        </a:stretch>
                      </pic:blipFill>
                      <pic:spPr>
                        <a:xfrm>
                          <a:off x="0" y="0"/>
                          <a:ext cx="5400675" cy="914400"/>
                        </a:xfrm>
                        <a:prstGeom prst="rect">
                          <a:avLst/>
                        </a:prstGeom>
                      </pic:spPr>
                    </pic:pic>
                  </a:graphicData>
                </a:graphic>
              </wp:inline>
            </w:drawing>
          </w:r>
          <w:bookmarkStart w:id="2767" w:name="_Toc203763172"/>
          <w:bookmarkStart w:id="2768" w:name="_Toc203763324"/>
          <w:bookmarkStart w:id="2769" w:name="_Toc203763559"/>
          <w:bookmarkStart w:id="2770" w:name="_Toc203763710"/>
          <w:bookmarkStart w:id="2771" w:name="_Toc203763860"/>
          <w:bookmarkStart w:id="2772" w:name="_Toc203764011"/>
          <w:bookmarkStart w:id="2773" w:name="_Toc203764161"/>
          <w:bookmarkStart w:id="2774" w:name="_Toc203764306"/>
          <w:bookmarkStart w:id="2775" w:name="_Toc203858318"/>
          <w:bookmarkEnd w:id="2767"/>
          <w:bookmarkEnd w:id="2768"/>
          <w:bookmarkEnd w:id="2769"/>
          <w:bookmarkEnd w:id="2770"/>
          <w:bookmarkEnd w:id="2771"/>
          <w:bookmarkEnd w:id="2772"/>
          <w:bookmarkEnd w:id="2773"/>
          <w:bookmarkEnd w:id="2774"/>
          <w:bookmarkEnd w:id="2775"/>
        </w:del>
      </w:ins>
    </w:p>
    <w:p w14:paraId="3B3C27A7" w14:textId="1A347A85" w:rsidR="5453A847" w:rsidDel="001A2BDD" w:rsidRDefault="5453A847" w:rsidP="5453A847">
      <w:pPr>
        <w:keepNext/>
        <w:spacing w:before="40" w:after="240" w:line="360" w:lineRule="auto"/>
        <w:jc w:val="center"/>
        <w:rPr>
          <w:ins w:id="2776" w:author="yuram almeida santos" w:date="2025-07-18T02:28:00Z"/>
          <w:del w:id="2777" w:author="HISSA BARBARA OLIVEIRA" w:date="2025-07-18T15:44:00Z"/>
          <w:rFonts w:ascii="Times New Roman" w:hAnsi="Times New Roman" w:cs="Times New Roman"/>
          <w:color w:val="000000" w:themeColor="text1"/>
          <w:sz w:val="24"/>
          <w:szCs w:val="24"/>
        </w:rPr>
      </w:pPr>
      <w:bookmarkStart w:id="2778" w:name="_Toc203763173"/>
      <w:bookmarkStart w:id="2779" w:name="_Toc203763325"/>
      <w:bookmarkStart w:id="2780" w:name="_Toc203763560"/>
      <w:bookmarkStart w:id="2781" w:name="_Toc203763711"/>
      <w:bookmarkStart w:id="2782" w:name="_Toc203763861"/>
      <w:bookmarkStart w:id="2783" w:name="_Toc203764012"/>
      <w:bookmarkStart w:id="2784" w:name="_Toc203764162"/>
      <w:bookmarkStart w:id="2785" w:name="_Toc203764307"/>
      <w:bookmarkStart w:id="2786" w:name="_Toc203858319"/>
      <w:bookmarkEnd w:id="2778"/>
      <w:bookmarkEnd w:id="2779"/>
      <w:bookmarkEnd w:id="2780"/>
      <w:bookmarkEnd w:id="2781"/>
      <w:bookmarkEnd w:id="2782"/>
      <w:bookmarkEnd w:id="2783"/>
      <w:bookmarkEnd w:id="2784"/>
      <w:bookmarkEnd w:id="2785"/>
      <w:bookmarkEnd w:id="2786"/>
    </w:p>
    <w:p w14:paraId="62BB7F55" w14:textId="5BC6B7A7" w:rsidR="5453A847" w:rsidDel="001A2BDD" w:rsidRDefault="5453A847" w:rsidP="54A60235">
      <w:pPr>
        <w:keepNext/>
        <w:spacing w:before="40" w:after="240" w:line="360" w:lineRule="auto"/>
        <w:jc w:val="right"/>
        <w:rPr>
          <w:ins w:id="2787" w:author="yuram almeida santos" w:date="2025-07-18T02:28:00Z"/>
          <w:del w:id="2788" w:author="HISSA BARBARA OLIVEIRA" w:date="2025-07-18T15:44:00Z"/>
          <w:rFonts w:ascii="Times New Roman" w:hAnsi="Times New Roman" w:cs="Times New Roman"/>
          <w:color w:val="000000" w:themeColor="text1"/>
          <w:sz w:val="24"/>
          <w:szCs w:val="24"/>
        </w:rPr>
      </w:pPr>
      <w:bookmarkStart w:id="2789" w:name="_Toc203763174"/>
      <w:bookmarkStart w:id="2790" w:name="_Toc203763326"/>
      <w:bookmarkStart w:id="2791" w:name="_Toc203763561"/>
      <w:bookmarkStart w:id="2792" w:name="_Toc203763712"/>
      <w:bookmarkStart w:id="2793" w:name="_Toc203763862"/>
      <w:bookmarkStart w:id="2794" w:name="_Toc203764013"/>
      <w:bookmarkStart w:id="2795" w:name="_Toc203764163"/>
      <w:bookmarkStart w:id="2796" w:name="_Toc203764308"/>
      <w:bookmarkStart w:id="2797" w:name="_Toc203858320"/>
      <w:bookmarkEnd w:id="2789"/>
      <w:bookmarkEnd w:id="2790"/>
      <w:bookmarkEnd w:id="2791"/>
      <w:bookmarkEnd w:id="2792"/>
      <w:bookmarkEnd w:id="2793"/>
      <w:bookmarkEnd w:id="2794"/>
      <w:bookmarkEnd w:id="2795"/>
      <w:bookmarkEnd w:id="2796"/>
      <w:bookmarkEnd w:id="2797"/>
    </w:p>
    <w:p w14:paraId="50247469" w14:textId="286D5F2D" w:rsidR="5453A847" w:rsidDel="001A2BDD" w:rsidRDefault="5453A847" w:rsidP="5453A847">
      <w:pPr>
        <w:keepNext/>
        <w:spacing w:before="40" w:after="240" w:line="360" w:lineRule="auto"/>
        <w:jc w:val="center"/>
        <w:rPr>
          <w:ins w:id="2798" w:author="Euderlan Freire" w:date="2025-06-13T18:35:00Z"/>
          <w:del w:id="2799" w:author="HISSA BARBARA OLIVEIRA" w:date="2025-07-18T15:44:00Z"/>
          <w:rFonts w:ascii="Times New Roman" w:hAnsi="Times New Roman" w:cs="Times New Roman"/>
          <w:color w:val="000000" w:themeColor="text1"/>
          <w:sz w:val="24"/>
          <w:szCs w:val="24"/>
          <w:rPrChange w:id="2800" w:author="Euderlan Freire" w:date="2025-06-13T19:26:00Z">
            <w:rPr>
              <w:ins w:id="2801" w:author="Euderlan Freire" w:date="2025-06-13T18:35:00Z"/>
              <w:del w:id="2802" w:author="HISSA BARBARA OLIVEIRA" w:date="2025-07-18T15:44:00Z"/>
            </w:rPr>
          </w:rPrChange>
        </w:rPr>
      </w:pPr>
      <w:bookmarkStart w:id="2803" w:name="_Toc203763175"/>
      <w:bookmarkStart w:id="2804" w:name="_Toc203763327"/>
      <w:bookmarkStart w:id="2805" w:name="_Toc203763562"/>
      <w:bookmarkStart w:id="2806" w:name="_Toc203763713"/>
      <w:bookmarkStart w:id="2807" w:name="_Toc203763863"/>
      <w:bookmarkStart w:id="2808" w:name="_Toc203764014"/>
      <w:bookmarkStart w:id="2809" w:name="_Toc203764164"/>
      <w:bookmarkStart w:id="2810" w:name="_Toc203764309"/>
      <w:bookmarkStart w:id="2811" w:name="_Toc203858321"/>
      <w:bookmarkEnd w:id="2803"/>
      <w:bookmarkEnd w:id="2804"/>
      <w:bookmarkEnd w:id="2805"/>
      <w:bookmarkEnd w:id="2806"/>
      <w:bookmarkEnd w:id="2807"/>
      <w:bookmarkEnd w:id="2808"/>
      <w:bookmarkEnd w:id="2809"/>
      <w:bookmarkEnd w:id="2810"/>
      <w:bookmarkEnd w:id="2811"/>
    </w:p>
    <w:p w14:paraId="4C0A644F" w14:textId="324FD0F6" w:rsidR="4AE46B88" w:rsidRPr="0010597A" w:rsidRDefault="00024215">
      <w:pPr>
        <w:pStyle w:val="Legenda"/>
        <w:spacing w:before="40" w:after="240" w:line="360" w:lineRule="auto"/>
        <w:jc w:val="center"/>
        <w:rPr>
          <w:ins w:id="2812" w:author="yuram almeida santos" w:date="2025-06-13T20:58:00Z"/>
          <w:del w:id="2813" w:author="HISSA BARBARA OLIVEIRA" w:date="2025-07-18T15:44:00Z"/>
          <w:rFonts w:ascii="Times New Roman" w:hAnsi="Times New Roman" w:cs="Times New Roman"/>
          <w:color w:val="000000" w:themeColor="text1"/>
          <w:sz w:val="24"/>
          <w:szCs w:val="24"/>
          <w:rPrChange w:id="2814" w:author="Euderlan Freire" w:date="2025-06-13T19:26:00Z">
            <w:rPr>
              <w:ins w:id="2815" w:author="yuram almeida santos" w:date="2025-06-13T20:58:00Z"/>
              <w:del w:id="2816" w:author="HISSA BARBARA OLIVEIRA" w:date="2025-07-18T15:44:00Z"/>
            </w:rPr>
          </w:rPrChange>
        </w:rPr>
        <w:pPrChange w:id="2817" w:author="Euderlan Freire" w:date="2025-06-13T19:26:00Z">
          <w:pPr/>
        </w:pPrChange>
      </w:pPr>
      <w:ins w:id="2818" w:author="Euderlan Freire" w:date="2025-06-13T18:35:00Z">
        <w:del w:id="2819" w:author="HISSA BARBARA OLIVEIRA" w:date="2025-07-18T15:44:00Z">
          <w:r w:rsidRPr="0010597A">
            <w:rPr>
              <w:rFonts w:ascii="Times New Roman" w:hAnsi="Times New Roman" w:cs="Times New Roman"/>
              <w:color w:val="000000" w:themeColor="text1"/>
              <w:sz w:val="24"/>
              <w:szCs w:val="24"/>
              <w:rPrChange w:id="2820" w:author="Euderlan Freire" w:date="2025-06-13T19:26:00Z">
                <w:rPr/>
              </w:rPrChange>
            </w:rPr>
            <w:delText>Fonte: Autoria Própria (2025)</w:delText>
          </w:r>
        </w:del>
      </w:ins>
      <w:bookmarkStart w:id="2821" w:name="_Toc203763176"/>
      <w:bookmarkStart w:id="2822" w:name="_Toc203763328"/>
      <w:bookmarkStart w:id="2823" w:name="_Toc203763563"/>
      <w:bookmarkStart w:id="2824" w:name="_Toc203763714"/>
      <w:bookmarkStart w:id="2825" w:name="_Toc203763864"/>
      <w:bookmarkStart w:id="2826" w:name="_Toc203764015"/>
      <w:bookmarkStart w:id="2827" w:name="_Toc203764165"/>
      <w:bookmarkStart w:id="2828" w:name="_Toc203764310"/>
      <w:bookmarkStart w:id="2829" w:name="_Toc203858322"/>
      <w:bookmarkEnd w:id="2821"/>
      <w:bookmarkEnd w:id="2822"/>
      <w:bookmarkEnd w:id="2823"/>
      <w:bookmarkEnd w:id="2824"/>
      <w:bookmarkEnd w:id="2825"/>
      <w:bookmarkEnd w:id="2826"/>
      <w:bookmarkEnd w:id="2827"/>
      <w:bookmarkEnd w:id="2828"/>
      <w:bookmarkEnd w:id="2829"/>
    </w:p>
    <w:p w14:paraId="77BD1B8D" w14:textId="3D2DD72A" w:rsidR="00DE6CE1" w:rsidRPr="0010597A" w:rsidRDefault="0008571F">
      <w:pPr>
        <w:pStyle w:val="Ttulo3"/>
        <w:spacing w:after="240" w:line="360" w:lineRule="auto"/>
        <w:jc w:val="both"/>
        <w:rPr>
          <w:ins w:id="2830" w:author="yuram almeida santos" w:date="2025-06-13T21:04:00Z"/>
          <w:rFonts w:ascii="Times New Roman" w:hAnsi="Times New Roman" w:cs="Times New Roman"/>
          <w:color w:val="000000" w:themeColor="text1"/>
          <w:rPrChange w:id="2831" w:author="Euderlan Freire" w:date="2025-06-13T19:26:00Z">
            <w:rPr>
              <w:ins w:id="2832" w:author="yuram almeida santos" w:date="2025-06-13T21:04:00Z"/>
            </w:rPr>
          </w:rPrChange>
        </w:rPr>
        <w:pPrChange w:id="2833" w:author="Euderlan Freire" w:date="2025-06-13T19:25:00Z">
          <w:pPr/>
        </w:pPrChange>
      </w:pPr>
      <w:bookmarkStart w:id="2834" w:name="_Toc203858323"/>
      <w:ins w:id="2835" w:author="Euderlan Freire" w:date="2025-06-13T20:39:00Z">
        <w:r w:rsidRPr="0008571F">
          <w:rPr>
            <w:rFonts w:ascii="Times New Roman" w:hAnsi="Times New Roman" w:cs="Times New Roman"/>
            <w:color w:val="000000" w:themeColor="text1"/>
          </w:rPr>
          <w:t>Diagramas de Caso de Uso</w:t>
        </w:r>
        <w:r>
          <w:rPr>
            <w:rFonts w:ascii="Times New Roman" w:hAnsi="Times New Roman" w:cs="Times New Roman"/>
            <w:color w:val="000000" w:themeColor="text1"/>
          </w:rPr>
          <w:t xml:space="preserve"> </w:t>
        </w:r>
      </w:ins>
      <w:ins w:id="2836" w:author="yuram almeida santos" w:date="2025-06-13T21:04:00Z">
        <w:r w:rsidR="1D431145" w:rsidRPr="0010597A">
          <w:rPr>
            <w:rFonts w:ascii="Times New Roman" w:hAnsi="Times New Roman" w:cs="Times New Roman"/>
            <w:color w:val="000000" w:themeColor="text1"/>
            <w:rPrChange w:id="2837" w:author="Euderlan Freire" w:date="2025-06-13T19:26:00Z">
              <w:rPr/>
            </w:rPrChange>
          </w:rPr>
          <w:t>Gerenciar Resoluções (Admin)</w:t>
        </w:r>
        <w:bookmarkEnd w:id="2834"/>
      </w:ins>
    </w:p>
    <w:p w14:paraId="5901CCDC" w14:textId="5094BF6E" w:rsidR="1D431145" w:rsidRPr="0010597A" w:rsidRDefault="1D431145">
      <w:pPr>
        <w:spacing w:before="40" w:after="240" w:line="360" w:lineRule="auto"/>
        <w:jc w:val="both"/>
        <w:rPr>
          <w:ins w:id="2838" w:author="yuram almeida santos" w:date="2025-06-13T21:04:00Z"/>
          <w:rFonts w:ascii="Times New Roman" w:hAnsi="Times New Roman" w:cs="Times New Roman"/>
          <w:color w:val="000000" w:themeColor="text1"/>
          <w:sz w:val="24"/>
          <w:szCs w:val="24"/>
          <w:rPrChange w:id="2839" w:author="Euderlan Freire" w:date="2025-06-13T19:26:00Z">
            <w:rPr>
              <w:ins w:id="2840" w:author="yuram almeida santos" w:date="2025-06-13T21:04:00Z"/>
            </w:rPr>
          </w:rPrChange>
        </w:rPr>
        <w:pPrChange w:id="2841" w:author="Euderlan Freire" w:date="2025-06-13T19:25:00Z">
          <w:pPr/>
        </w:pPrChange>
      </w:pPr>
      <w:ins w:id="2842" w:author="yuram almeida santos" w:date="2025-06-13T21:04:00Z">
        <w:r w:rsidRPr="0010597A">
          <w:rPr>
            <w:rFonts w:ascii="Times New Roman" w:hAnsi="Times New Roman" w:cs="Times New Roman"/>
            <w:color w:val="000000" w:themeColor="text1"/>
            <w:sz w:val="24"/>
            <w:szCs w:val="24"/>
            <w:rPrChange w:id="2843" w:author="Euderlan Freire" w:date="2025-06-13T19:26:00Z">
              <w:rPr/>
            </w:rPrChange>
          </w:rPr>
          <w:t xml:space="preserve">Descrição: </w:t>
        </w:r>
      </w:ins>
      <w:ins w:id="2844" w:author="HISSA BARBARA OLIVEIRA" w:date="2025-07-18T19:51:00Z">
        <w:r w:rsidR="612373B8" w:rsidRPr="016499D7">
          <w:rPr>
            <w:rFonts w:ascii="Times New Roman" w:hAnsi="Times New Roman" w:cs="Times New Roman"/>
            <w:sz w:val="24"/>
            <w:szCs w:val="24"/>
          </w:rPr>
          <w:t>No diagrama 2</w:t>
        </w:r>
        <w:r w:rsidR="12893C3D" w:rsidRPr="73B31286">
          <w:rPr>
            <w:rFonts w:ascii="Times New Roman" w:hAnsi="Times New Roman" w:cs="Times New Roman"/>
            <w:sz w:val="24"/>
            <w:szCs w:val="24"/>
          </w:rPr>
          <w:t>, o</w:t>
        </w:r>
        <w:r w:rsidR="612373B8" w:rsidRPr="73B31286">
          <w:rPr>
            <w:rFonts w:ascii="Times New Roman" w:hAnsi="Times New Roman" w:cs="Times New Roman"/>
            <w:sz w:val="24"/>
            <w:szCs w:val="24"/>
          </w:rPr>
          <w:t xml:space="preserve"> </w:t>
        </w:r>
      </w:ins>
      <w:ins w:id="2845" w:author="yuram almeida santos" w:date="2025-06-13T21:04:00Z">
        <w:del w:id="2846" w:author="HISSA BARBARA OLIVEIRA" w:date="2025-07-18T19:51:00Z">
          <w:r w:rsidRPr="0010597A">
            <w:rPr>
              <w:rFonts w:ascii="Times New Roman" w:hAnsi="Times New Roman" w:cs="Times New Roman"/>
              <w:color w:val="000000" w:themeColor="text1"/>
              <w:sz w:val="24"/>
              <w:szCs w:val="24"/>
              <w:rPrChange w:id="2847" w:author="Euderlan Freire" w:date="2025-06-13T19:26:00Z">
                <w:rPr/>
              </w:rPrChange>
            </w:rPr>
            <w:delText xml:space="preserve">O </w:delText>
          </w:r>
        </w:del>
        <w:r w:rsidRPr="0010597A">
          <w:rPr>
            <w:rFonts w:ascii="Times New Roman" w:hAnsi="Times New Roman" w:cs="Times New Roman"/>
            <w:color w:val="000000" w:themeColor="text1"/>
            <w:sz w:val="24"/>
            <w:szCs w:val="24"/>
            <w:rPrChange w:id="2848" w:author="Euderlan Freire" w:date="2025-06-13T19:26:00Z">
              <w:rPr/>
            </w:rPrChange>
          </w:rPr>
          <w:t>administrador atualiza ou substitui documentos na base do sistema.</w:t>
        </w:r>
      </w:ins>
    </w:p>
    <w:p w14:paraId="4976C10D" w14:textId="5F8A0C89" w:rsidR="1D431145" w:rsidRPr="0010597A" w:rsidRDefault="1D431145">
      <w:pPr>
        <w:spacing w:before="40" w:after="240" w:line="360" w:lineRule="auto"/>
        <w:jc w:val="both"/>
        <w:rPr>
          <w:ins w:id="2849" w:author="yuram almeida santos" w:date="2025-06-13T21:04:00Z"/>
          <w:rFonts w:ascii="Times New Roman" w:hAnsi="Times New Roman" w:cs="Times New Roman"/>
          <w:color w:val="000000" w:themeColor="text1"/>
          <w:sz w:val="24"/>
          <w:szCs w:val="24"/>
          <w:rPrChange w:id="2850" w:author="Euderlan Freire" w:date="2025-06-13T19:26:00Z">
            <w:rPr>
              <w:ins w:id="2851" w:author="yuram almeida santos" w:date="2025-06-13T21:04:00Z"/>
            </w:rPr>
          </w:rPrChange>
        </w:rPr>
        <w:pPrChange w:id="2852" w:author="Euderlan Freire" w:date="2025-06-13T19:25:00Z">
          <w:pPr/>
        </w:pPrChange>
      </w:pPr>
      <w:ins w:id="2853" w:author="yuram almeida santos" w:date="2025-06-13T21:04:00Z">
        <w:r w:rsidRPr="0010597A">
          <w:rPr>
            <w:rFonts w:ascii="Times New Roman" w:hAnsi="Times New Roman" w:cs="Times New Roman"/>
            <w:color w:val="000000" w:themeColor="text1"/>
            <w:sz w:val="24"/>
            <w:szCs w:val="24"/>
            <w:rPrChange w:id="2854" w:author="Euderlan Freire" w:date="2025-06-13T19:26:00Z">
              <w:rPr/>
            </w:rPrChange>
          </w:rPr>
          <w:lastRenderedPageBreak/>
          <w:t>Fluxo:</w:t>
        </w:r>
      </w:ins>
    </w:p>
    <w:p w14:paraId="6D19EB1E" w14:textId="001FD934" w:rsidR="1D431145" w:rsidRPr="0010597A" w:rsidRDefault="1D431145">
      <w:pPr>
        <w:spacing w:before="40" w:after="240" w:line="360" w:lineRule="auto"/>
        <w:jc w:val="both"/>
        <w:rPr>
          <w:ins w:id="2855" w:author="yuram almeida santos" w:date="2025-06-13T21:04:00Z"/>
          <w:rFonts w:ascii="Times New Roman" w:hAnsi="Times New Roman" w:cs="Times New Roman"/>
          <w:color w:val="000000" w:themeColor="text1"/>
          <w:sz w:val="24"/>
          <w:szCs w:val="24"/>
          <w:rPrChange w:id="2856" w:author="Euderlan Freire" w:date="2025-06-13T19:26:00Z">
            <w:rPr>
              <w:ins w:id="2857" w:author="yuram almeida santos" w:date="2025-06-13T21:04:00Z"/>
            </w:rPr>
          </w:rPrChange>
        </w:rPr>
        <w:pPrChange w:id="2858" w:author="Euderlan Freire" w:date="2025-06-13T19:25:00Z">
          <w:pPr/>
        </w:pPrChange>
      </w:pPr>
      <w:ins w:id="2859" w:author="yuram almeida santos" w:date="2025-06-13T21:04:00Z">
        <w:r w:rsidRPr="0010597A">
          <w:rPr>
            <w:rFonts w:ascii="Times New Roman" w:hAnsi="Times New Roman" w:cs="Times New Roman"/>
            <w:color w:val="000000" w:themeColor="text1"/>
            <w:sz w:val="24"/>
            <w:szCs w:val="24"/>
            <w:rPrChange w:id="2860" w:author="Euderlan Freire" w:date="2025-06-13T19:26:00Z">
              <w:rPr/>
            </w:rPrChange>
          </w:rPr>
          <w:t>Administrador envia um novo PDF.</w:t>
        </w:r>
      </w:ins>
    </w:p>
    <w:p w14:paraId="0506DB25" w14:textId="0FE47592" w:rsidR="1D431145" w:rsidRDefault="1D431145">
      <w:pPr>
        <w:spacing w:before="40" w:after="240" w:line="360" w:lineRule="auto"/>
        <w:jc w:val="both"/>
        <w:rPr>
          <w:ins w:id="2861" w:author="EUDERLAN FREIRE DA SILVA ABREU" w:date="2025-07-18T17:46:00Z"/>
          <w:rFonts w:ascii="Times New Roman" w:hAnsi="Times New Roman" w:cs="Times New Roman"/>
          <w:color w:val="000000" w:themeColor="text1"/>
          <w:sz w:val="24"/>
          <w:szCs w:val="24"/>
        </w:rPr>
      </w:pPr>
      <w:ins w:id="2862" w:author="yuram almeida santos" w:date="2025-06-13T21:04:00Z">
        <w:r w:rsidRPr="0010597A">
          <w:rPr>
            <w:rFonts w:ascii="Times New Roman" w:hAnsi="Times New Roman" w:cs="Times New Roman"/>
            <w:color w:val="000000" w:themeColor="text1"/>
            <w:sz w:val="24"/>
            <w:szCs w:val="24"/>
            <w:rPrChange w:id="2863" w:author="Euderlan Freire" w:date="2025-06-13T19:26:00Z">
              <w:rPr/>
            </w:rPrChange>
          </w:rPr>
          <w:t>Sistema processa o documento e atualiza a base vetorial.</w:t>
        </w:r>
      </w:ins>
    </w:p>
    <w:p w14:paraId="3EAABD0C" w14:textId="698AF651" w:rsidR="003B3603" w:rsidRPr="0023455D" w:rsidRDefault="003B3603">
      <w:pPr>
        <w:pStyle w:val="Legenda"/>
        <w:keepNext/>
        <w:jc w:val="center"/>
        <w:rPr>
          <w:ins w:id="2864" w:author="EUDERLAN FREIRE DA SILVA ABREU" w:date="2025-07-18T17:48:00Z"/>
          <w:rFonts w:ascii="Times New Roman" w:hAnsi="Times New Roman" w:cs="Times New Roman"/>
          <w:i w:val="0"/>
          <w:iCs w:val="0"/>
          <w:color w:val="auto"/>
          <w:sz w:val="24"/>
          <w:szCs w:val="24"/>
          <w:rPrChange w:id="2865" w:author="EUDERLAN FREIRE DA SILVA ABREU" w:date="2025-07-18T18:10:00Z">
            <w:rPr>
              <w:ins w:id="2866" w:author="EUDERLAN FREIRE DA SILVA ABREU" w:date="2025-07-18T17:48:00Z"/>
            </w:rPr>
          </w:rPrChange>
        </w:rPr>
        <w:pPrChange w:id="2867" w:author="EUDERLAN FREIRE DA SILVA ABREU" w:date="2025-07-18T18:09:00Z">
          <w:pPr>
            <w:pStyle w:val="Legenda"/>
          </w:pPr>
        </w:pPrChange>
      </w:pPr>
      <w:ins w:id="2868" w:author="EUDERLAN FREIRE DA SILVA ABREU" w:date="2025-07-18T17:48:00Z">
        <w:r w:rsidRPr="0023455D">
          <w:rPr>
            <w:rFonts w:ascii="Times New Roman" w:hAnsi="Times New Roman" w:cs="Times New Roman"/>
            <w:i w:val="0"/>
            <w:iCs w:val="0"/>
            <w:color w:val="auto"/>
            <w:sz w:val="24"/>
            <w:szCs w:val="24"/>
            <w:rPrChange w:id="2869" w:author="EUDERLAN FREIRE DA SILVA ABREU" w:date="2025-07-18T18:10:00Z">
              <w:rPr/>
            </w:rPrChange>
          </w:rPr>
          <w:t xml:space="preserve">Figura </w:t>
        </w:r>
        <w:r w:rsidRPr="0023455D">
          <w:rPr>
            <w:rFonts w:ascii="Times New Roman" w:hAnsi="Times New Roman" w:cs="Times New Roman"/>
            <w:i w:val="0"/>
            <w:iCs w:val="0"/>
            <w:color w:val="auto"/>
            <w:sz w:val="24"/>
            <w:szCs w:val="24"/>
            <w:rPrChange w:id="2870" w:author="EUDERLAN FREIRE DA SILVA ABREU" w:date="2025-07-18T18:10:00Z">
              <w:rPr/>
            </w:rPrChange>
          </w:rPr>
          <w:fldChar w:fldCharType="begin"/>
        </w:r>
        <w:r w:rsidRPr="0023455D">
          <w:rPr>
            <w:rFonts w:ascii="Times New Roman" w:hAnsi="Times New Roman" w:cs="Times New Roman"/>
            <w:i w:val="0"/>
            <w:iCs w:val="0"/>
            <w:color w:val="auto"/>
            <w:sz w:val="24"/>
            <w:szCs w:val="24"/>
            <w:rPrChange w:id="2871" w:author="EUDERLAN FREIRE DA SILVA ABREU" w:date="2025-07-18T18:10:00Z">
              <w:rPr/>
            </w:rPrChange>
          </w:rPr>
          <w:instrText xml:space="preserve"> SEQ Figura \* ARABIC </w:instrText>
        </w:r>
      </w:ins>
      <w:r w:rsidRPr="0023455D">
        <w:rPr>
          <w:rFonts w:ascii="Times New Roman" w:hAnsi="Times New Roman" w:cs="Times New Roman"/>
          <w:i w:val="0"/>
          <w:iCs w:val="0"/>
          <w:color w:val="auto"/>
          <w:sz w:val="24"/>
          <w:szCs w:val="24"/>
          <w:rPrChange w:id="2872" w:author="EUDERLAN FREIRE DA SILVA ABREU" w:date="2025-07-18T18:10:00Z">
            <w:rPr/>
          </w:rPrChange>
        </w:rPr>
        <w:fldChar w:fldCharType="separate"/>
      </w:r>
      <w:ins w:id="2873" w:author="EUDERLAN FREIRE DA SILVA ABREU" w:date="2025-07-19T22:58:00Z">
        <w:r w:rsidR="00660B60">
          <w:rPr>
            <w:rFonts w:ascii="Times New Roman" w:hAnsi="Times New Roman" w:cs="Times New Roman"/>
            <w:i w:val="0"/>
            <w:iCs w:val="0"/>
            <w:noProof/>
            <w:color w:val="auto"/>
            <w:sz w:val="24"/>
            <w:szCs w:val="24"/>
          </w:rPr>
          <w:t>2</w:t>
        </w:r>
      </w:ins>
      <w:ins w:id="2874" w:author="EUDERLAN FREIRE DA SILVA ABREU" w:date="2025-07-18T17:48:00Z">
        <w:r w:rsidRPr="0023455D">
          <w:rPr>
            <w:rFonts w:ascii="Times New Roman" w:hAnsi="Times New Roman" w:cs="Times New Roman"/>
            <w:i w:val="0"/>
            <w:iCs w:val="0"/>
            <w:color w:val="auto"/>
            <w:sz w:val="24"/>
            <w:szCs w:val="24"/>
            <w:rPrChange w:id="2875" w:author="EUDERLAN FREIRE DA SILVA ABREU" w:date="2025-07-18T18:10:00Z">
              <w:rPr/>
            </w:rPrChange>
          </w:rPr>
          <w:fldChar w:fldCharType="end"/>
        </w:r>
        <w:r w:rsidRPr="0023455D">
          <w:rPr>
            <w:rFonts w:ascii="Times New Roman" w:hAnsi="Times New Roman" w:cs="Times New Roman"/>
            <w:i w:val="0"/>
            <w:iCs w:val="0"/>
            <w:color w:val="auto"/>
            <w:sz w:val="24"/>
            <w:szCs w:val="24"/>
            <w:rPrChange w:id="2876" w:author="EUDERLAN FREIRE DA SILVA ABREU" w:date="2025-07-18T18:10:00Z">
              <w:rPr/>
            </w:rPrChange>
          </w:rPr>
          <w:t xml:space="preserve"> - Caso de Uso Gerenciar Resoluções</w:t>
        </w:r>
      </w:ins>
    </w:p>
    <w:p w14:paraId="184CEE91" w14:textId="77777777" w:rsidR="0023455D" w:rsidRPr="0023455D" w:rsidRDefault="00161C40">
      <w:pPr>
        <w:keepNext/>
        <w:spacing w:before="40" w:after="240" w:line="360" w:lineRule="auto"/>
        <w:jc w:val="center"/>
        <w:rPr>
          <w:ins w:id="2877" w:author="EUDERLAN FREIRE DA SILVA ABREU" w:date="2025-07-18T18:09:00Z"/>
          <w:rFonts w:ascii="Times New Roman" w:hAnsi="Times New Roman" w:cs="Times New Roman"/>
          <w:sz w:val="32"/>
          <w:szCs w:val="32"/>
          <w:rPrChange w:id="2878" w:author="EUDERLAN FREIRE DA SILVA ABREU" w:date="2025-07-18T18:10:00Z">
            <w:rPr>
              <w:ins w:id="2879" w:author="EUDERLAN FREIRE DA SILVA ABREU" w:date="2025-07-18T18:09:00Z"/>
            </w:rPr>
          </w:rPrChange>
        </w:rPr>
        <w:pPrChange w:id="2880" w:author="EUDERLAN FREIRE DA SILVA ABREU" w:date="2025-07-18T18:09:00Z">
          <w:pPr>
            <w:spacing w:before="40" w:after="240" w:line="360" w:lineRule="auto"/>
            <w:jc w:val="both"/>
          </w:pPr>
        </w:pPrChange>
      </w:pPr>
      <w:ins w:id="2881" w:author="EUDERLAN FREIRE DA SILVA ABREU" w:date="2025-07-18T17:46:00Z">
        <w:r w:rsidRPr="0023455D">
          <w:rPr>
            <w:rFonts w:ascii="Times New Roman" w:hAnsi="Times New Roman" w:cs="Times New Roman"/>
            <w:noProof/>
            <w:sz w:val="32"/>
            <w:szCs w:val="32"/>
            <w:rPrChange w:id="2882" w:author="EUDERLAN FREIRE DA SILVA ABREU" w:date="2025-07-18T18:10:00Z">
              <w:rPr>
                <w:noProof/>
              </w:rPr>
            </w:rPrChange>
          </w:rPr>
          <w:drawing>
            <wp:inline distT="0" distB="0" distL="0" distR="0" wp14:anchorId="6CB7C4FD" wp14:editId="610D0D54">
              <wp:extent cx="3476625" cy="1943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pic:nvPicPr>
                    <pic:blipFill>
                      <a:blip r:embed="rId14">
                        <a:extLst>
                          <a:ext uri="{28A0092B-C50C-407E-A947-70E740481C1C}">
                            <a14:useLocalDpi xmlns:a14="http://schemas.microsoft.com/office/drawing/2010/main" val="0"/>
                          </a:ext>
                        </a:extLst>
                      </a:blip>
                      <a:stretch>
                        <a:fillRect/>
                      </a:stretch>
                    </pic:blipFill>
                    <pic:spPr>
                      <a:xfrm>
                        <a:off x="0" y="0"/>
                        <a:ext cx="3476625" cy="1943100"/>
                      </a:xfrm>
                      <a:prstGeom prst="rect">
                        <a:avLst/>
                      </a:prstGeom>
                    </pic:spPr>
                  </pic:pic>
                </a:graphicData>
              </a:graphic>
            </wp:inline>
          </w:drawing>
        </w:r>
      </w:ins>
    </w:p>
    <w:p w14:paraId="459178E5" w14:textId="698DF1D2" w:rsidR="00161C40" w:rsidRPr="0023455D" w:rsidRDefault="0023455D">
      <w:pPr>
        <w:pStyle w:val="Legenda"/>
        <w:jc w:val="center"/>
        <w:rPr>
          <w:ins w:id="2883" w:author="HISSA BARBARA OLIVEIRA" w:date="2025-07-18T15:50:00Z"/>
          <w:rFonts w:ascii="Times New Roman" w:hAnsi="Times New Roman" w:cs="Times New Roman"/>
          <w:color w:val="auto"/>
          <w:sz w:val="36"/>
          <w:szCs w:val="36"/>
          <w:rPrChange w:id="2884" w:author="EUDERLAN FREIRE DA SILVA ABREU" w:date="2025-07-18T18:10:00Z">
            <w:rPr>
              <w:ins w:id="2885" w:author="HISSA BARBARA OLIVEIRA" w:date="2025-07-18T15:50:00Z"/>
              <w:rFonts w:ascii="Times New Roman" w:hAnsi="Times New Roman" w:cs="Times New Roman"/>
              <w:color w:val="000000" w:themeColor="text1"/>
              <w:sz w:val="24"/>
              <w:szCs w:val="24"/>
            </w:rPr>
          </w:rPrChange>
        </w:rPr>
        <w:pPrChange w:id="2886" w:author="EUDERLAN FREIRE DA SILVA ABREU" w:date="2025-07-18T18:09:00Z">
          <w:pPr>
            <w:spacing w:before="40" w:after="240" w:line="360" w:lineRule="auto"/>
            <w:jc w:val="both"/>
          </w:pPr>
        </w:pPrChange>
      </w:pPr>
      <w:ins w:id="2887" w:author="EUDERLAN FREIRE DA SILVA ABREU" w:date="2025-07-18T18:09:00Z">
        <w:r w:rsidRPr="0023455D">
          <w:rPr>
            <w:rFonts w:ascii="Times New Roman" w:hAnsi="Times New Roman" w:cs="Times New Roman"/>
            <w:i w:val="0"/>
            <w:iCs w:val="0"/>
            <w:color w:val="auto"/>
            <w:sz w:val="24"/>
            <w:szCs w:val="24"/>
            <w:rPrChange w:id="2888" w:author="EUDERLAN FREIRE DA SILVA ABREU" w:date="2025-07-18T18:10:00Z">
              <w:rPr>
                <w:i/>
                <w:iCs/>
              </w:rPr>
            </w:rPrChange>
          </w:rPr>
          <w:t>Fonte: Autoria Própria (2025)</w:t>
        </w:r>
      </w:ins>
    </w:p>
    <w:tbl>
      <w:tblPr>
        <w:tblStyle w:val="Tabelacomgrade"/>
        <w:tblpPr w:leftFromText="141" w:rightFromText="141" w:horzAnchor="margin" w:tblpY="-14340"/>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E0" w:firstRow="1" w:lastRow="1" w:firstColumn="1" w:lastColumn="0" w:noHBand="1" w:noVBand="1"/>
        <w:tblPrChange w:id="2889" w:author="HISSA BARBARA OLIVEIRA" w:date="2025-07-18T19:26: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0"/>
        <w:tblGridChange w:id="2890">
          <w:tblGrid>
            <w:gridCol w:w="8490"/>
          </w:tblGrid>
        </w:tblGridChange>
      </w:tblGrid>
      <w:tr w:rsidR="001A2420" w:rsidDel="003B3603" w14:paraId="3D65E5F7" w14:textId="1C301E5B" w:rsidTr="4CD99F24">
        <w:trPr>
          <w:trHeight w:val="480"/>
          <w:ins w:id="2891" w:author="HISSA BARBARA OLIVEIRA" w:date="2025-07-18T15:50:00Z"/>
          <w:del w:id="2892" w:author="EUDERLAN FREIRE DA SILVA ABREU" w:date="2025-07-18T17:48:00Z"/>
          <w:trPrChange w:id="2893" w:author="HISSA BARBARA OLIVEIRA" w:date="2025-07-18T19:26:00Z">
            <w:trPr>
              <w:trHeight w:val="300"/>
              <w:jc w:val="center"/>
            </w:trPr>
          </w:trPrChange>
        </w:trPr>
        <w:tc>
          <w:tcPr>
            <w:tcW w:w="8490" w:type="dxa"/>
            <w:tcPrChange w:id="2894" w:author="HISSA BARBARA OLIVEIRA" w:date="2025-07-18T19:26:00Z">
              <w:tcPr>
                <w:tcW w:w="8490" w:type="dxa"/>
              </w:tcPr>
            </w:tcPrChange>
          </w:tcPr>
          <w:p w14:paraId="0C4DCE86" w14:textId="67B8503A" w:rsidR="001C75A5" w:rsidDel="003B3603" w:rsidRDefault="001C75A5" w:rsidP="71004B6C">
            <w:pPr>
              <w:pStyle w:val="Subttulo"/>
              <w:jc w:val="center"/>
              <w:rPr>
                <w:ins w:id="2895" w:author="HISSA BARBARA OLIVEIRA" w:date="2025-07-18T16:20:00Z"/>
                <w:del w:id="2896" w:author="EUDERLAN FREIRE DA SILVA ABREU" w:date="2025-07-18T17:48:00Z"/>
                <w:rFonts w:ascii="Times New Roman" w:eastAsia="Times New Roman" w:hAnsi="Times New Roman" w:cs="Times New Roman"/>
                <w:color w:val="000000" w:themeColor="text1"/>
                <w:sz w:val="24"/>
                <w:szCs w:val="24"/>
              </w:rPr>
            </w:pPr>
          </w:p>
          <w:p w14:paraId="3CDE761C" w14:textId="4F160E51" w:rsidR="00B71081" w:rsidRPr="00B71081" w:rsidDel="003B3603" w:rsidRDefault="2C83977B" w:rsidP="4EFD7E5E">
            <w:pPr>
              <w:pStyle w:val="Subttulo"/>
              <w:ind w:left="720"/>
              <w:jc w:val="center"/>
              <w:rPr>
                <w:ins w:id="2897" w:author="HISSA BARBARA OLIVEIRA" w:date="2025-07-18T15:50:00Z"/>
                <w:del w:id="2898" w:author="EUDERLAN FREIRE DA SILVA ABREU" w:date="2025-07-18T17:48:00Z"/>
                <w:rFonts w:ascii="Times New Roman" w:hAnsi="Times New Roman" w:cs="Times New Roman"/>
                <w:color w:val="000000" w:themeColor="text1"/>
                <w:sz w:val="24"/>
                <w:szCs w:val="24"/>
                <w:rPrChange w:id="2899" w:author="HISSA BARBARA OLIVEIRA" w:date="2025-07-18T15:57:00Z">
                  <w:rPr>
                    <w:ins w:id="2900" w:author="HISSA BARBARA OLIVEIRA" w:date="2025-07-18T15:50:00Z"/>
                    <w:del w:id="2901" w:author="EUDERLAN FREIRE DA SILVA ABREU" w:date="2025-07-18T17:48:00Z"/>
                    <w:rFonts w:ascii="Times New Roman" w:eastAsia="Times New Roman" w:hAnsi="Times New Roman" w:cs="Times New Roman"/>
                    <w:color w:val="000000" w:themeColor="text1"/>
                    <w:sz w:val="24"/>
                    <w:szCs w:val="24"/>
                  </w:rPr>
                </w:rPrChange>
              </w:rPr>
            </w:pPr>
            <w:ins w:id="2902" w:author="HISSA BARBARA OLIVEIRA" w:date="2025-07-18T15:50:00Z">
              <w:del w:id="2903" w:author="EUDERLAN FREIRE DA SILVA ABREU" w:date="2025-07-18T17:48:00Z">
                <w:r w:rsidRPr="4EFD7E5E" w:rsidDel="003B3603">
                  <w:rPr>
                    <w:rFonts w:ascii="Times New Roman" w:eastAsia="Times New Roman" w:hAnsi="Times New Roman" w:cs="Times New Roman"/>
                    <w:color w:val="000000" w:themeColor="text1"/>
                    <w:sz w:val="24"/>
                    <w:szCs w:val="24"/>
                  </w:rPr>
                  <w:delText xml:space="preserve">Figura 2 </w:delText>
                </w:r>
                <w:r w:rsidRPr="4EFD7E5E" w:rsidDel="003B3603">
                  <w:rPr>
                    <w:rFonts w:ascii="Times New Roman" w:hAnsi="Times New Roman" w:cs="Times New Roman"/>
                    <w:color w:val="000000" w:themeColor="text1"/>
                    <w:sz w:val="24"/>
                    <w:szCs w:val="24"/>
                  </w:rPr>
                  <w:delText>– Caso de Uso Gerenciar Resoluçõe</w:delText>
                </w:r>
              </w:del>
            </w:ins>
            <w:ins w:id="2904" w:author="HISSA BARBARA OLIVEIRA" w:date="2025-07-18T19:25:00Z">
              <w:del w:id="2905" w:author="EUDERLAN FREIRE DA SILVA ABREU" w:date="2025-07-18T17:48:00Z">
                <w:r w:rsidR="104CCE85" w:rsidRPr="4EFD7E5E" w:rsidDel="003B3603">
                  <w:rPr>
                    <w:rFonts w:ascii="Times New Roman" w:hAnsi="Times New Roman" w:cs="Times New Roman"/>
                    <w:color w:val="000000" w:themeColor="text1"/>
                    <w:sz w:val="24"/>
                    <w:szCs w:val="24"/>
                  </w:rPr>
                  <w:delText>s</w:delText>
                </w:r>
              </w:del>
            </w:ins>
          </w:p>
        </w:tc>
      </w:tr>
      <w:tr w:rsidR="001A2420" w:rsidRPr="005D2EC9" w:rsidDel="003B3603" w14:paraId="2D002A23" w14:textId="6A3E1915" w:rsidTr="4EFD7E5E">
        <w:trPr>
          <w:trHeight w:val="1379"/>
          <w:ins w:id="2906" w:author="HISSA BARBARA OLIVEIRA" w:date="2025-07-18T15:50:00Z"/>
          <w:del w:id="2907" w:author="EUDERLAN FREIRE DA SILVA ABREU" w:date="2025-07-18T17:48:00Z"/>
          <w:trPrChange w:id="2908" w:author="HISSA BARBARA OLIVEIRA" w:date="2025-07-18T19:26:00Z">
            <w:trPr>
              <w:trHeight w:val="1379"/>
              <w:jc w:val="center"/>
            </w:trPr>
          </w:trPrChange>
        </w:trPr>
        <w:tc>
          <w:tcPr>
            <w:tcW w:w="8490" w:type="dxa"/>
            <w:tcPrChange w:id="2909" w:author="HISSA BARBARA OLIVEIRA" w:date="2025-07-18T19:26:00Z">
              <w:tcPr>
                <w:tcW w:w="8490" w:type="dxa"/>
              </w:tcPr>
            </w:tcPrChange>
          </w:tcPr>
          <w:p w14:paraId="09340DC0" w14:textId="7D09563B" w:rsidR="001A2420" w:rsidDel="003B3603" w:rsidRDefault="2C83977B" w:rsidP="001C75A5">
            <w:pPr>
              <w:jc w:val="center"/>
              <w:rPr>
                <w:ins w:id="2910" w:author="HISSA BARBARA OLIVEIRA" w:date="2025-07-18T15:50:00Z"/>
                <w:del w:id="2911" w:author="EUDERLAN FREIRE DA SILVA ABREU" w:date="2025-07-18T17:48:00Z"/>
              </w:rPr>
            </w:pPr>
            <w:ins w:id="2912" w:author="HISSA BARBARA OLIVEIRA" w:date="2025-07-18T15:50:00Z">
              <w:del w:id="2913" w:author="EUDERLAN FREIRE DA SILVA ABREU" w:date="2025-07-18T17:45:00Z">
                <w:r w:rsidDel="00B02BEB">
                  <w:rPr>
                    <w:noProof/>
                  </w:rPr>
                  <w:drawing>
                    <wp:inline distT="0" distB="0" distL="0" distR="0" wp14:anchorId="784787B9" wp14:editId="793E8334">
                      <wp:extent cx="3476625" cy="1943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pic:nvPicPr>
                            <pic:blipFill>
                              <a:blip r:embed="rId14">
                                <a:extLst>
                                  <a:ext uri="{28A0092B-C50C-407E-A947-70E740481C1C}">
                                    <a14:useLocalDpi xmlns:a14="http://schemas.microsoft.com/office/drawing/2010/main" val="0"/>
                                  </a:ext>
                                </a:extLst>
                              </a:blip>
                              <a:stretch>
                                <a:fillRect/>
                              </a:stretch>
                            </pic:blipFill>
                            <pic:spPr>
                              <a:xfrm>
                                <a:off x="0" y="0"/>
                                <a:ext cx="3476625" cy="1943100"/>
                              </a:xfrm>
                              <a:prstGeom prst="rect">
                                <a:avLst/>
                              </a:prstGeom>
                            </pic:spPr>
                          </pic:pic>
                        </a:graphicData>
                      </a:graphic>
                    </wp:inline>
                  </w:drawing>
                </w:r>
              </w:del>
            </w:ins>
          </w:p>
        </w:tc>
      </w:tr>
      <w:tr w:rsidR="001A2420" w:rsidDel="003B3603" w14:paraId="65A22238" w14:textId="59CB90F3" w:rsidTr="71004B6C">
        <w:trPr>
          <w:trHeight w:val="630"/>
          <w:ins w:id="2914" w:author="HISSA BARBARA OLIVEIRA" w:date="2025-07-18T15:50:00Z"/>
          <w:del w:id="2915" w:author="EUDERLAN FREIRE DA SILVA ABREU" w:date="2025-07-18T17:48:00Z"/>
          <w:trPrChange w:id="2916" w:author="HISSA BARBARA OLIVEIRA" w:date="2025-07-18T19:26:00Z">
            <w:trPr>
              <w:trHeight w:val="300"/>
              <w:jc w:val="center"/>
            </w:trPr>
          </w:trPrChange>
        </w:trPr>
        <w:tc>
          <w:tcPr>
            <w:tcW w:w="8490" w:type="dxa"/>
            <w:tcPrChange w:id="2917" w:author="HISSA BARBARA OLIVEIRA" w:date="2025-07-18T19:26:00Z">
              <w:tcPr>
                <w:tcW w:w="8490" w:type="dxa"/>
              </w:tcPr>
            </w:tcPrChange>
          </w:tcPr>
          <w:p w14:paraId="35B8265D" w14:textId="6B551A03" w:rsidR="029EF6CB" w:rsidDel="003B3603" w:rsidRDefault="029EF6CB">
            <w:pPr>
              <w:jc w:val="both"/>
              <w:rPr>
                <w:ins w:id="2918" w:author="HISSA BARBARA OLIVEIRA" w:date="2025-07-18T19:10:00Z"/>
                <w:del w:id="2919" w:author="EUDERLAN FREIRE DA SILVA ABREU" w:date="2025-07-18T17:48:00Z"/>
                <w:rFonts w:ascii="Times New Roman" w:eastAsia="Times New Roman" w:hAnsi="Times New Roman" w:cs="Times New Roman"/>
                <w:sz w:val="24"/>
                <w:szCs w:val="24"/>
              </w:rPr>
              <w:pPrChange w:id="2920" w:author="HISSA BARBARA OLIVEIRA" w:date="2025-07-18T19:25:00Z">
                <w:pPr>
                  <w:framePr w:hSpace="141" w:wrap="around" w:hAnchor="margin" w:y="-14340"/>
                  <w:jc w:val="center"/>
                </w:pPr>
              </w:pPrChange>
            </w:pPr>
          </w:p>
          <w:p w14:paraId="7A5D3AB5" w14:textId="69A0D300" w:rsidR="001A2420" w:rsidDel="003B3603" w:rsidRDefault="2C83977B" w:rsidP="4EFD7E5E">
            <w:pPr>
              <w:jc w:val="center"/>
              <w:rPr>
                <w:ins w:id="2921" w:author="HISSA BARBARA OLIVEIRA" w:date="2025-07-18T15:50:00Z"/>
                <w:del w:id="2922" w:author="EUDERLAN FREIRE DA SILVA ABREU" w:date="2025-07-18T17:48:00Z"/>
                <w:rFonts w:ascii="Times New Roman" w:eastAsia="Times New Roman" w:hAnsi="Times New Roman" w:cs="Times New Roman"/>
                <w:sz w:val="24"/>
                <w:szCs w:val="24"/>
              </w:rPr>
            </w:pPr>
            <w:ins w:id="2923" w:author="HISSA BARBARA OLIVEIRA" w:date="2025-07-18T15:50:00Z">
              <w:del w:id="2924" w:author="EUDERLAN FREIRE DA SILVA ABREU" w:date="2025-07-18T17:48:00Z">
                <w:r w:rsidRPr="4EFD7E5E" w:rsidDel="003B3603">
                  <w:rPr>
                    <w:rFonts w:ascii="Times New Roman" w:eastAsia="Times New Roman" w:hAnsi="Times New Roman" w:cs="Times New Roman"/>
                    <w:sz w:val="24"/>
                    <w:szCs w:val="24"/>
                  </w:rPr>
                  <w:delText>Fonte: Autoria Própria (2025)</w:delText>
                </w:r>
              </w:del>
            </w:ins>
          </w:p>
        </w:tc>
      </w:tr>
    </w:tbl>
    <w:p w14:paraId="5AED5BFC" w14:textId="3DB5DA18" w:rsidR="71004B6C" w:rsidDel="00A32B25" w:rsidRDefault="71004B6C">
      <w:pPr>
        <w:rPr>
          <w:ins w:id="2925" w:author="HISSA BARBARA OLIVEIRA" w:date="2025-07-18T19:27:00Z"/>
          <w:del w:id="2926" w:author="EUDERLAN FREIRE DA SILVA ABREU" w:date="2025-07-18T20:38:00Z"/>
        </w:rPr>
      </w:pPr>
    </w:p>
    <w:p w14:paraId="1EADBBBA" w14:textId="49D1229E" w:rsidR="7330F8BC" w:rsidDel="003706C0" w:rsidRDefault="7330F8BC" w:rsidP="00E56393">
      <w:pPr>
        <w:pStyle w:val="Ttulo3"/>
        <w:spacing w:after="240" w:line="360" w:lineRule="auto"/>
        <w:jc w:val="both"/>
        <w:rPr>
          <w:del w:id="2927" w:author="EUDERLAN FREIRE DA SILVA ABREU" w:date="2025-07-18T19:46:00Z"/>
          <w:rFonts w:ascii="Times New Roman" w:eastAsia="Times New Roman" w:hAnsi="Times New Roman" w:cs="Times New Roman"/>
          <w:color w:val="auto"/>
        </w:rPr>
      </w:pPr>
      <w:ins w:id="2928" w:author="HISSA BARBARA OLIVEIRA" w:date="2025-07-18T19:27:00Z">
        <w:del w:id="2929" w:author="EUDERLAN FREIRE DA SILVA ABREU" w:date="2025-07-18T20:38:00Z">
          <w:r w:rsidRPr="1C090B30" w:rsidDel="00A32B25">
            <w:rPr>
              <w:rFonts w:ascii="Times New Roman" w:eastAsia="Times New Roman" w:hAnsi="Times New Roman" w:cs="Times New Roman"/>
              <w:rPrChange w:id="2930" w:author="HISSA BARBARA OLIVEIRA" w:date="2025-07-18T16:30:00Z">
                <w:rPr/>
              </w:rPrChange>
            </w:rPr>
            <w:delText>Diagramas de Caso de Uso Sistema de Administração</w:delText>
          </w:r>
        </w:del>
        <w:del w:id="2931" w:author="EUDERLAN FREIRE DA SILVA ABREU" w:date="2025-07-18T20:37:00Z">
          <w:r w:rsidRPr="1C090B30" w:rsidDel="003706C0">
            <w:rPr>
              <w:rFonts w:ascii="Times New Roman" w:eastAsia="Times New Roman" w:hAnsi="Times New Roman" w:cs="Times New Roman"/>
              <w:rPrChange w:id="2932" w:author="HISSA BARBARA OLIVEIRA" w:date="2025-07-18T16:30:00Z">
                <w:rPr/>
              </w:rPrChange>
            </w:rPr>
            <w:delText xml:space="preserve"> </w:delText>
          </w:r>
        </w:del>
      </w:ins>
    </w:p>
    <w:p w14:paraId="0702A3C0" w14:textId="77777777" w:rsidR="003706C0" w:rsidRPr="003706C0" w:rsidRDefault="003706C0">
      <w:pPr>
        <w:rPr>
          <w:ins w:id="2933" w:author="EUDERLAN FREIRE DA SILVA ABREU" w:date="2025-07-18T20:37:00Z"/>
        </w:rPr>
      </w:pPr>
    </w:p>
    <w:p w14:paraId="7CF5DCA5" w14:textId="08CD5F64" w:rsidR="7330F8BC" w:rsidRPr="00A32B25" w:rsidRDefault="00A32B25">
      <w:pPr>
        <w:pStyle w:val="Ttulo3"/>
        <w:spacing w:after="240" w:line="360" w:lineRule="auto"/>
        <w:jc w:val="both"/>
        <w:rPr>
          <w:ins w:id="2934" w:author="HISSA BARBARA OLIVEIRA" w:date="2025-07-18T19:27:00Z"/>
          <w:rFonts w:ascii="Times New Roman" w:eastAsia="Times New Roman" w:hAnsi="Times New Roman" w:cs="Times New Roman"/>
          <w:color w:val="000000" w:themeColor="text1"/>
          <w:rPrChange w:id="2935" w:author="EUDERLAN FREIRE DA SILVA ABREU" w:date="2025-07-18T20:38:00Z">
            <w:rPr>
              <w:ins w:id="2936" w:author="HISSA BARBARA OLIVEIRA" w:date="2025-07-18T19:27:00Z"/>
            </w:rPr>
          </w:rPrChange>
        </w:rPr>
        <w:pPrChange w:id="2937" w:author="EUDERLAN FREIRE DA SILVA ABREU" w:date="2025-07-18T20:14:00Z">
          <w:pPr/>
        </w:pPrChange>
      </w:pPr>
      <w:bookmarkStart w:id="2938" w:name="_Toc203858324"/>
      <w:ins w:id="2939" w:author="EUDERLAN FREIRE DA SILVA ABREU" w:date="2025-07-18T20:37:00Z">
        <w:r w:rsidRPr="00A32B25">
          <w:rPr>
            <w:rFonts w:ascii="Times New Roman" w:eastAsia="Times New Roman" w:hAnsi="Times New Roman" w:cs="Times New Roman"/>
            <w:color w:val="000000" w:themeColor="text1"/>
            <w:rPrChange w:id="2940" w:author="EUDERLAN FREIRE DA SILVA ABREU" w:date="2025-07-18T20:38:00Z">
              <w:rPr>
                <w:rFonts w:ascii="Times New Roman" w:eastAsia="Times New Roman" w:hAnsi="Times New Roman" w:cs="Times New Roman"/>
              </w:rPr>
            </w:rPrChange>
          </w:rPr>
          <w:t>Diagramas de Caso de Uso de Administ</w:t>
        </w:r>
      </w:ins>
      <w:ins w:id="2941" w:author="EUDERLAN FREIRE DA SILVA ABREU" w:date="2025-07-18T20:38:00Z">
        <w:r w:rsidRPr="00A32B25">
          <w:rPr>
            <w:rFonts w:ascii="Times New Roman" w:eastAsia="Times New Roman" w:hAnsi="Times New Roman" w:cs="Times New Roman"/>
            <w:color w:val="000000" w:themeColor="text1"/>
            <w:rPrChange w:id="2942" w:author="EUDERLAN FREIRE DA SILVA ABREU" w:date="2025-07-18T20:38:00Z">
              <w:rPr>
                <w:rFonts w:ascii="Times New Roman" w:eastAsia="Times New Roman" w:hAnsi="Times New Roman" w:cs="Times New Roman"/>
              </w:rPr>
            </w:rPrChange>
          </w:rPr>
          <w:t>ração</w:t>
        </w:r>
      </w:ins>
      <w:bookmarkEnd w:id="2938"/>
      <w:ins w:id="2943" w:author="HISSA BARBARA OLIVEIRA" w:date="2025-07-18T19:27:00Z">
        <w:del w:id="2944" w:author="EUDERLAN FREIRE DA SILVA ABREU" w:date="2025-07-18T19:45:00Z">
          <w:r w:rsidR="7330F8BC" w:rsidRPr="00A32B25" w:rsidDel="00D04329">
            <w:rPr>
              <w:rFonts w:ascii="Times New Roman" w:eastAsia="Times New Roman" w:hAnsi="Times New Roman" w:cs="Times New Roman"/>
              <w:color w:val="000000" w:themeColor="text1"/>
              <w:rPrChange w:id="2945" w:author="EUDERLAN FREIRE DA SILVA ABREU" w:date="2025-07-18T20:38:00Z">
                <w:rPr/>
              </w:rPrChange>
            </w:rPr>
            <w:delText xml:space="preserve"> </w:delText>
          </w:r>
        </w:del>
      </w:ins>
    </w:p>
    <w:p w14:paraId="6E447EFF" w14:textId="742F9F02" w:rsidR="7330F8BC" w:rsidRDefault="7330F8BC">
      <w:pPr>
        <w:spacing w:after="240" w:line="360" w:lineRule="auto"/>
        <w:jc w:val="both"/>
        <w:rPr>
          <w:ins w:id="2946" w:author="HISSA BARBARA OLIVEIRA" w:date="2025-07-18T19:27:00Z"/>
          <w:rFonts w:ascii="Times New Roman" w:eastAsia="Times New Roman" w:hAnsi="Times New Roman" w:cs="Times New Roman"/>
          <w:sz w:val="24"/>
          <w:szCs w:val="24"/>
          <w:rPrChange w:id="2947" w:author="HISSA BARBARA OLIVEIRA" w:date="2025-07-18T16:29:00Z">
            <w:rPr>
              <w:ins w:id="2948" w:author="HISSA BARBARA OLIVEIRA" w:date="2025-07-18T19:27:00Z"/>
            </w:rPr>
          </w:rPrChange>
        </w:rPr>
        <w:pPrChange w:id="2949" w:author="EUDERLAN FREIRE DA SILVA ABREU" w:date="2025-07-18T20:14:00Z">
          <w:pPr/>
        </w:pPrChange>
      </w:pPr>
      <w:ins w:id="2950" w:author="HISSA BARBARA OLIVEIRA" w:date="2025-07-18T19:27:00Z">
        <w:r w:rsidRPr="670A09D7">
          <w:rPr>
            <w:rFonts w:ascii="Times New Roman" w:eastAsia="Times New Roman" w:hAnsi="Times New Roman" w:cs="Times New Roman"/>
            <w:sz w:val="24"/>
            <w:szCs w:val="24"/>
            <w:rPrChange w:id="2951" w:author="HISSA BARBARA OLIVEIRA" w:date="2025-07-18T16:29:00Z">
              <w:rPr/>
            </w:rPrChange>
          </w:rPr>
          <w:t>Descrição:</w:t>
        </w:r>
        <w:r w:rsidRPr="73B31286">
          <w:rPr>
            <w:rFonts w:ascii="Times New Roman" w:hAnsi="Times New Roman" w:cs="Times New Roman"/>
            <w:sz w:val="24"/>
            <w:szCs w:val="24"/>
          </w:rPr>
          <w:t xml:space="preserve"> </w:t>
        </w:r>
      </w:ins>
      <w:ins w:id="2952" w:author="HISSA BARBARA OLIVEIRA" w:date="2025-07-18T19:51:00Z">
        <w:r w:rsidR="75C921BF" w:rsidRPr="73B31286">
          <w:rPr>
            <w:rFonts w:ascii="Times New Roman" w:hAnsi="Times New Roman" w:cs="Times New Roman"/>
            <w:sz w:val="24"/>
            <w:szCs w:val="24"/>
          </w:rPr>
          <w:t xml:space="preserve">No diagrama </w:t>
        </w:r>
      </w:ins>
      <w:ins w:id="2953" w:author="EUDERLAN FREIRE DA SILVA ABREU" w:date="2025-07-19T20:24:00Z">
        <w:r w:rsidR="00DD1858">
          <w:rPr>
            <w:rFonts w:ascii="Times New Roman" w:hAnsi="Times New Roman" w:cs="Times New Roman"/>
            <w:sz w:val="24"/>
            <w:szCs w:val="24"/>
          </w:rPr>
          <w:t>3</w:t>
        </w:r>
      </w:ins>
      <w:ins w:id="2954" w:author="HISSA BARBARA OLIVEIRA" w:date="2025-07-18T19:51:00Z">
        <w:del w:id="2955" w:author="EUDERLAN FREIRE DA SILVA ABREU" w:date="2025-07-19T20:24:00Z">
          <w:r w:rsidR="75C921BF" w:rsidRPr="73B31286" w:rsidDel="00103616">
            <w:rPr>
              <w:rFonts w:ascii="Times New Roman" w:hAnsi="Times New Roman" w:cs="Times New Roman"/>
              <w:sz w:val="24"/>
              <w:szCs w:val="24"/>
            </w:rPr>
            <w:delText>3</w:delText>
          </w:r>
        </w:del>
        <w:r w:rsidR="75C921BF" w:rsidRPr="73B31286">
          <w:rPr>
            <w:rFonts w:ascii="Times New Roman" w:hAnsi="Times New Roman" w:cs="Times New Roman"/>
            <w:sz w:val="24"/>
            <w:szCs w:val="24"/>
          </w:rPr>
          <w:t>, o</w:t>
        </w:r>
      </w:ins>
      <w:ins w:id="2956" w:author="HISSA BARBARA OLIVEIRA" w:date="2025-07-18T19:27:00Z">
        <w:r w:rsidRPr="7003E909">
          <w:rPr>
            <w:rFonts w:ascii="Times New Roman" w:eastAsia="Times New Roman" w:hAnsi="Times New Roman" w:cs="Times New Roman"/>
            <w:sz w:val="24"/>
            <w:szCs w:val="24"/>
            <w:rPrChange w:id="2957" w:author="HISSA BARBARA OLIVEIRA" w:date="2025-07-18T16:29:00Z">
              <w:rPr/>
            </w:rPrChange>
          </w:rPr>
          <w:t xml:space="preserve"> sistema permite o gerenciamento completo de privilégios administrativos, desde a solicitação de usuários até a análise e decisão por parte dos administradores, incluindo todo o fluxo de comunicação e atualização de status. </w:t>
        </w:r>
      </w:ins>
    </w:p>
    <w:p w14:paraId="0C272D18" w14:textId="4E736098" w:rsidR="7330F8BC" w:rsidRDefault="7330F8BC">
      <w:pPr>
        <w:spacing w:line="360" w:lineRule="auto"/>
        <w:jc w:val="both"/>
        <w:rPr>
          <w:ins w:id="2958" w:author="HISSA BARBARA OLIVEIRA" w:date="2025-07-18T19:27:00Z"/>
          <w:rFonts w:ascii="Times New Roman" w:eastAsia="Times New Roman" w:hAnsi="Times New Roman" w:cs="Times New Roman"/>
          <w:sz w:val="24"/>
          <w:szCs w:val="24"/>
          <w:rPrChange w:id="2959" w:author="HISSA BARBARA OLIVEIRA" w:date="2025-07-18T16:29:00Z">
            <w:rPr>
              <w:ins w:id="2960" w:author="HISSA BARBARA OLIVEIRA" w:date="2025-07-18T19:27:00Z"/>
            </w:rPr>
          </w:rPrChange>
        </w:rPr>
        <w:pPrChange w:id="2961" w:author="EUDERLAN FREIRE DA SILVA ABREU" w:date="2025-07-18T20:14:00Z">
          <w:pPr/>
        </w:pPrChange>
      </w:pPr>
      <w:ins w:id="2962" w:author="HISSA BARBARA OLIVEIRA" w:date="2025-07-18T19:27:00Z">
        <w:r w:rsidRPr="670A09D7">
          <w:rPr>
            <w:rFonts w:ascii="Times New Roman" w:eastAsia="Times New Roman" w:hAnsi="Times New Roman" w:cs="Times New Roman"/>
            <w:sz w:val="24"/>
            <w:szCs w:val="24"/>
            <w:rPrChange w:id="2963" w:author="HISSA BARBARA OLIVEIRA" w:date="2025-07-18T16:29:00Z">
              <w:rPr/>
            </w:rPrChange>
          </w:rPr>
          <w:t>Atores Principais:</w:t>
        </w:r>
        <w:r w:rsidRPr="7003E909">
          <w:rPr>
            <w:rFonts w:ascii="Times New Roman" w:eastAsia="Times New Roman" w:hAnsi="Times New Roman" w:cs="Times New Roman"/>
            <w:sz w:val="24"/>
            <w:szCs w:val="24"/>
            <w:rPrChange w:id="2964" w:author="HISSA BARBARA OLIVEIRA" w:date="2025-07-18T16:29:00Z">
              <w:rPr/>
            </w:rPrChange>
          </w:rPr>
          <w:t xml:space="preserve"> Usuário, Administrador </w:t>
        </w:r>
      </w:ins>
    </w:p>
    <w:p w14:paraId="72E51C7F" w14:textId="67805FE4" w:rsidR="7330F8BC" w:rsidRDefault="7330F8BC">
      <w:pPr>
        <w:spacing w:line="360" w:lineRule="auto"/>
        <w:jc w:val="both"/>
        <w:rPr>
          <w:ins w:id="2965" w:author="HISSA BARBARA OLIVEIRA" w:date="2025-07-18T19:27:00Z"/>
          <w:rFonts w:ascii="Times New Roman" w:eastAsia="Times New Roman" w:hAnsi="Times New Roman" w:cs="Times New Roman"/>
          <w:sz w:val="24"/>
          <w:szCs w:val="24"/>
          <w:rPrChange w:id="2966" w:author="HISSA BARBARA OLIVEIRA" w:date="2025-07-18T16:29:00Z">
            <w:rPr>
              <w:ins w:id="2967" w:author="HISSA BARBARA OLIVEIRA" w:date="2025-07-18T19:27:00Z"/>
            </w:rPr>
          </w:rPrChange>
        </w:rPr>
        <w:pPrChange w:id="2968" w:author="EUDERLAN FREIRE DA SILVA ABREU" w:date="2025-07-18T20:14:00Z">
          <w:pPr/>
        </w:pPrChange>
      </w:pPr>
      <w:ins w:id="2969" w:author="HISSA BARBARA OLIVEIRA" w:date="2025-07-18T19:27:00Z">
        <w:r w:rsidRPr="7003E909">
          <w:rPr>
            <w:rFonts w:ascii="Times New Roman" w:eastAsia="Times New Roman" w:hAnsi="Times New Roman" w:cs="Times New Roman"/>
            <w:sz w:val="24"/>
            <w:szCs w:val="24"/>
            <w:rPrChange w:id="2970" w:author="HISSA BARBARA OLIVEIRA" w:date="2025-07-18T16:29:00Z">
              <w:rPr/>
            </w:rPrChange>
          </w:rPr>
          <w:t xml:space="preserve">Casos de Uso Relacionados: </w:t>
        </w:r>
      </w:ins>
    </w:p>
    <w:p w14:paraId="68C4B687" w14:textId="105140D6" w:rsidR="7330F8BC" w:rsidRDefault="7330F8BC">
      <w:pPr>
        <w:pStyle w:val="PargrafodaLista"/>
        <w:numPr>
          <w:ilvl w:val="0"/>
          <w:numId w:val="20"/>
        </w:numPr>
        <w:spacing w:line="360" w:lineRule="auto"/>
        <w:jc w:val="both"/>
        <w:rPr>
          <w:ins w:id="2971" w:author="HISSA BARBARA OLIVEIRA" w:date="2025-07-18T19:27:00Z"/>
          <w:rFonts w:ascii="Times New Roman" w:eastAsia="Times New Roman" w:hAnsi="Times New Roman" w:cs="Times New Roman"/>
        </w:rPr>
        <w:pPrChange w:id="2972" w:author="EUDERLAN FREIRE DA SILVA ABREU" w:date="2025-07-18T20:14:00Z">
          <w:pPr/>
        </w:pPrChange>
      </w:pPr>
      <w:ins w:id="2973" w:author="HISSA BARBARA OLIVEIRA" w:date="2025-07-18T19:27:00Z">
        <w:r w:rsidRPr="670A09D7">
          <w:rPr>
            <w:rFonts w:ascii="Times New Roman" w:eastAsia="Times New Roman" w:hAnsi="Times New Roman" w:cs="Times New Roman"/>
            <w:sz w:val="24"/>
            <w:szCs w:val="24"/>
            <w:rPrChange w:id="2974" w:author="HISSA BARBARA OLIVEIRA" w:date="2025-07-18T16:29:00Z">
              <w:rPr/>
            </w:rPrChange>
          </w:rPr>
          <w:t>Inclui:</w:t>
        </w:r>
        <w:r w:rsidRPr="7003E909">
          <w:rPr>
            <w:rFonts w:ascii="Times New Roman" w:eastAsia="Times New Roman" w:hAnsi="Times New Roman" w:cs="Times New Roman"/>
            <w:sz w:val="24"/>
            <w:szCs w:val="24"/>
            <w:rPrChange w:id="2975" w:author="HISSA BARBARA OLIVEIRA" w:date="2025-07-18T16:29:00Z">
              <w:rPr/>
            </w:rPrChange>
          </w:rPr>
          <w:t xml:space="preserve"> Preencher justificativa, visualizar solicitações pendentes, aprovar solicitação, registrar decisão, atualizar status do usuário, enviar solicitação ao solicitante </w:t>
        </w:r>
      </w:ins>
    </w:p>
    <w:p w14:paraId="36870B18" w14:textId="2D574055" w:rsidR="7330F8BC" w:rsidRDefault="7330F8BC">
      <w:pPr>
        <w:pStyle w:val="PargrafodaLista"/>
        <w:numPr>
          <w:ilvl w:val="0"/>
          <w:numId w:val="20"/>
        </w:numPr>
        <w:spacing w:line="360" w:lineRule="auto"/>
        <w:jc w:val="both"/>
        <w:rPr>
          <w:ins w:id="2976" w:author="HISSA BARBARA OLIVEIRA" w:date="2025-07-18T19:27:00Z"/>
          <w:rFonts w:ascii="Times New Roman" w:eastAsia="Times New Roman" w:hAnsi="Times New Roman" w:cs="Times New Roman"/>
        </w:rPr>
        <w:pPrChange w:id="2977" w:author="EUDERLAN FREIRE DA SILVA ABREU" w:date="2025-07-18T20:14:00Z">
          <w:pPr/>
        </w:pPrChange>
      </w:pPr>
      <w:ins w:id="2978" w:author="HISSA BARBARA OLIVEIRA" w:date="2025-07-18T19:27:00Z">
        <w:r w:rsidRPr="670A09D7">
          <w:rPr>
            <w:rFonts w:ascii="Times New Roman" w:eastAsia="Times New Roman" w:hAnsi="Times New Roman" w:cs="Times New Roman"/>
            <w:sz w:val="24"/>
            <w:szCs w:val="24"/>
            <w:rPrChange w:id="2979" w:author="HISSA BARBARA OLIVEIRA" w:date="2025-07-18T16:29:00Z">
              <w:rPr/>
            </w:rPrChange>
          </w:rPr>
          <w:t>Estende:</w:t>
        </w:r>
        <w:r w:rsidRPr="7003E909">
          <w:rPr>
            <w:rFonts w:ascii="Times New Roman" w:eastAsia="Times New Roman" w:hAnsi="Times New Roman" w:cs="Times New Roman"/>
            <w:sz w:val="24"/>
            <w:szCs w:val="24"/>
            <w:rPrChange w:id="2980" w:author="HISSA BARBARA OLIVEIRA" w:date="2025-07-18T16:29:00Z">
              <w:rPr/>
            </w:rPrChange>
          </w:rPr>
          <w:t xml:space="preserve"> Visualizar status da solicitação, visualizar histórico de solicitações </w:t>
        </w:r>
      </w:ins>
    </w:p>
    <w:p w14:paraId="5870920F" w14:textId="24A2B9B1" w:rsidR="7330F8BC" w:rsidRDefault="7330F8BC">
      <w:pPr>
        <w:spacing w:line="360" w:lineRule="auto"/>
        <w:jc w:val="both"/>
        <w:rPr>
          <w:ins w:id="2981" w:author="HISSA BARBARA OLIVEIRA" w:date="2025-07-18T19:27:00Z"/>
          <w:rFonts w:ascii="Times New Roman" w:eastAsia="Times New Roman" w:hAnsi="Times New Roman" w:cs="Times New Roman"/>
          <w:sz w:val="24"/>
          <w:szCs w:val="24"/>
          <w:rPrChange w:id="2982" w:author="HISSA BARBARA OLIVEIRA" w:date="2025-07-18T16:29:00Z">
            <w:rPr>
              <w:ins w:id="2983" w:author="HISSA BARBARA OLIVEIRA" w:date="2025-07-18T19:27:00Z"/>
            </w:rPr>
          </w:rPrChange>
        </w:rPr>
        <w:pPrChange w:id="2984" w:author="EUDERLAN FREIRE DA SILVA ABREU" w:date="2025-07-18T20:14:00Z">
          <w:pPr/>
        </w:pPrChange>
      </w:pPr>
      <w:ins w:id="2985" w:author="HISSA BARBARA OLIVEIRA" w:date="2025-07-18T19:27:00Z">
        <w:r w:rsidRPr="670A09D7">
          <w:rPr>
            <w:rFonts w:ascii="Times New Roman" w:eastAsia="Times New Roman" w:hAnsi="Times New Roman" w:cs="Times New Roman"/>
            <w:sz w:val="24"/>
            <w:szCs w:val="24"/>
            <w:rPrChange w:id="2986" w:author="HISSA BARBARA OLIVEIRA" w:date="2025-07-18T16:29:00Z">
              <w:rPr/>
            </w:rPrChange>
          </w:rPr>
          <w:t xml:space="preserve">Fluxo Principal: </w:t>
        </w:r>
      </w:ins>
    </w:p>
    <w:p w14:paraId="70371242" w14:textId="2F970C7D" w:rsidR="7330F8BC" w:rsidRDefault="7330F8BC">
      <w:pPr>
        <w:pStyle w:val="PargrafodaLista"/>
        <w:numPr>
          <w:ilvl w:val="0"/>
          <w:numId w:val="23"/>
        </w:numPr>
        <w:spacing w:line="360" w:lineRule="auto"/>
        <w:jc w:val="both"/>
        <w:rPr>
          <w:ins w:id="2987" w:author="HISSA BARBARA OLIVEIRA" w:date="2025-07-18T19:27:00Z"/>
          <w:rFonts w:ascii="Times New Roman" w:eastAsia="Times New Roman" w:hAnsi="Times New Roman" w:cs="Times New Roman"/>
        </w:rPr>
        <w:pPrChange w:id="2988" w:author="EUDERLAN FREIRE DA SILVA ABREU" w:date="2025-07-18T20:14:00Z">
          <w:pPr/>
        </w:pPrChange>
      </w:pPr>
      <w:ins w:id="2989" w:author="HISSA BARBARA OLIVEIRA" w:date="2025-07-18T19:27:00Z">
        <w:r w:rsidRPr="7003E909">
          <w:rPr>
            <w:rFonts w:ascii="Times New Roman" w:eastAsia="Times New Roman" w:hAnsi="Times New Roman" w:cs="Times New Roman"/>
            <w:sz w:val="24"/>
            <w:szCs w:val="24"/>
            <w:rPrChange w:id="2990" w:author="HISSA BARBARA OLIVEIRA" w:date="2025-07-18T16:29:00Z">
              <w:rPr/>
            </w:rPrChange>
          </w:rPr>
          <w:t xml:space="preserve">Pedir para virar administrador: O usuário inicia o processo de solicitação de privilégios administrativos </w:t>
        </w:r>
      </w:ins>
    </w:p>
    <w:p w14:paraId="216A0C47" w14:textId="54F9C19D" w:rsidR="7330F8BC" w:rsidRDefault="7330F8BC">
      <w:pPr>
        <w:pStyle w:val="PargrafodaLista"/>
        <w:numPr>
          <w:ilvl w:val="0"/>
          <w:numId w:val="23"/>
        </w:numPr>
        <w:spacing w:line="360" w:lineRule="auto"/>
        <w:jc w:val="both"/>
        <w:rPr>
          <w:ins w:id="2991" w:author="HISSA BARBARA OLIVEIRA" w:date="2025-07-18T19:27:00Z"/>
          <w:rFonts w:ascii="Times New Roman" w:eastAsia="Times New Roman" w:hAnsi="Times New Roman" w:cs="Times New Roman"/>
        </w:rPr>
        <w:pPrChange w:id="2992" w:author="EUDERLAN FREIRE DA SILVA ABREU" w:date="2025-07-18T20:14:00Z">
          <w:pPr/>
        </w:pPrChange>
      </w:pPr>
      <w:ins w:id="2993" w:author="HISSA BARBARA OLIVEIRA" w:date="2025-07-18T19:27:00Z">
        <w:r w:rsidRPr="7003E909">
          <w:rPr>
            <w:rFonts w:ascii="Times New Roman" w:eastAsia="Times New Roman" w:hAnsi="Times New Roman" w:cs="Times New Roman"/>
            <w:sz w:val="24"/>
            <w:szCs w:val="24"/>
            <w:rPrChange w:id="2994" w:author="HISSA BARBARA OLIVEIRA" w:date="2025-07-18T16:29:00Z">
              <w:rPr/>
            </w:rPrChange>
          </w:rPr>
          <w:t xml:space="preserve">Preencher justificativa: O usuário elabora e submete uma justificativa detalhada explicando a necessidade de acesso administrativo </w:t>
        </w:r>
      </w:ins>
    </w:p>
    <w:p w14:paraId="69CDA7F3" w14:textId="7631A893" w:rsidR="7330F8BC" w:rsidRDefault="7330F8BC">
      <w:pPr>
        <w:pStyle w:val="PargrafodaLista"/>
        <w:numPr>
          <w:ilvl w:val="0"/>
          <w:numId w:val="23"/>
        </w:numPr>
        <w:spacing w:line="360" w:lineRule="auto"/>
        <w:jc w:val="both"/>
        <w:rPr>
          <w:ins w:id="2995" w:author="HISSA BARBARA OLIVEIRA" w:date="2025-07-18T19:27:00Z"/>
          <w:rFonts w:ascii="Times New Roman" w:eastAsia="Times New Roman" w:hAnsi="Times New Roman" w:cs="Times New Roman"/>
        </w:rPr>
        <w:pPrChange w:id="2996" w:author="EUDERLAN FREIRE DA SILVA ABREU" w:date="2025-07-18T20:14:00Z">
          <w:pPr/>
        </w:pPrChange>
      </w:pPr>
      <w:ins w:id="2997" w:author="HISSA BARBARA OLIVEIRA" w:date="2025-07-18T19:27:00Z">
        <w:r w:rsidRPr="7003E909">
          <w:rPr>
            <w:rFonts w:ascii="Times New Roman" w:eastAsia="Times New Roman" w:hAnsi="Times New Roman" w:cs="Times New Roman"/>
            <w:sz w:val="24"/>
            <w:szCs w:val="24"/>
            <w:rPrChange w:id="2998" w:author="HISSA BARBARA OLIVEIRA" w:date="2025-07-18T16:29:00Z">
              <w:rPr/>
            </w:rPrChange>
          </w:rPr>
          <w:lastRenderedPageBreak/>
          <w:t xml:space="preserve">Gerenciar solicitações para virar administrador: O administrador acessa o sistema para analisar as solicitações pendentes </w:t>
        </w:r>
      </w:ins>
    </w:p>
    <w:p w14:paraId="4D4D2208" w14:textId="675C23FD" w:rsidR="7330F8BC" w:rsidRDefault="7330F8BC">
      <w:pPr>
        <w:pStyle w:val="PargrafodaLista"/>
        <w:numPr>
          <w:ilvl w:val="0"/>
          <w:numId w:val="23"/>
        </w:numPr>
        <w:spacing w:line="360" w:lineRule="auto"/>
        <w:jc w:val="both"/>
        <w:rPr>
          <w:ins w:id="2999" w:author="HISSA BARBARA OLIVEIRA" w:date="2025-07-18T19:27:00Z"/>
          <w:rFonts w:ascii="Times New Roman" w:eastAsia="Times New Roman" w:hAnsi="Times New Roman" w:cs="Times New Roman"/>
        </w:rPr>
        <w:pPrChange w:id="3000" w:author="EUDERLAN FREIRE DA SILVA ABREU" w:date="2025-07-18T20:14:00Z">
          <w:pPr/>
        </w:pPrChange>
      </w:pPr>
      <w:ins w:id="3001" w:author="HISSA BARBARA OLIVEIRA" w:date="2025-07-18T19:27:00Z">
        <w:r w:rsidRPr="7003E909">
          <w:rPr>
            <w:rFonts w:ascii="Times New Roman" w:eastAsia="Times New Roman" w:hAnsi="Times New Roman" w:cs="Times New Roman"/>
            <w:sz w:val="24"/>
            <w:szCs w:val="24"/>
            <w:rPrChange w:id="3002" w:author="HISSA BARBARA OLIVEIRA" w:date="2025-07-18T16:29:00Z">
              <w:rPr/>
            </w:rPrChange>
          </w:rPr>
          <w:t xml:space="preserve">Visualizar solicitações pendentes: O administrador consulta todas as solicitações aguardando análise </w:t>
        </w:r>
      </w:ins>
    </w:p>
    <w:p w14:paraId="33817A54" w14:textId="5E4F70B9" w:rsidR="7330F8BC" w:rsidRDefault="7330F8BC">
      <w:pPr>
        <w:pStyle w:val="PargrafodaLista"/>
        <w:numPr>
          <w:ilvl w:val="0"/>
          <w:numId w:val="23"/>
        </w:numPr>
        <w:spacing w:line="360" w:lineRule="auto"/>
        <w:jc w:val="both"/>
        <w:rPr>
          <w:ins w:id="3003" w:author="HISSA BARBARA OLIVEIRA" w:date="2025-07-18T19:27:00Z"/>
          <w:rFonts w:ascii="Times New Roman" w:eastAsia="Times New Roman" w:hAnsi="Times New Roman" w:cs="Times New Roman"/>
        </w:rPr>
        <w:pPrChange w:id="3004" w:author="EUDERLAN FREIRE DA SILVA ABREU" w:date="2025-07-18T20:14:00Z">
          <w:pPr/>
        </w:pPrChange>
      </w:pPr>
      <w:ins w:id="3005" w:author="HISSA BARBARA OLIVEIRA" w:date="2025-07-18T19:27:00Z">
        <w:r w:rsidRPr="7003E909">
          <w:rPr>
            <w:rFonts w:ascii="Times New Roman" w:eastAsia="Times New Roman" w:hAnsi="Times New Roman" w:cs="Times New Roman"/>
            <w:sz w:val="24"/>
            <w:szCs w:val="24"/>
            <w:rPrChange w:id="3006" w:author="HISSA BARBARA OLIVEIRA" w:date="2025-07-18T16:29:00Z">
              <w:rPr/>
            </w:rPrChange>
          </w:rPr>
          <w:t xml:space="preserve">Aprovar solicitação: O administrador toma a decisão de aprovar ou rejeitar cada solicitação </w:t>
        </w:r>
      </w:ins>
    </w:p>
    <w:p w14:paraId="78F3BB73" w14:textId="755F734F" w:rsidR="7330F8BC" w:rsidRDefault="7330F8BC">
      <w:pPr>
        <w:pStyle w:val="PargrafodaLista"/>
        <w:numPr>
          <w:ilvl w:val="0"/>
          <w:numId w:val="23"/>
        </w:numPr>
        <w:spacing w:line="360" w:lineRule="auto"/>
        <w:jc w:val="both"/>
        <w:rPr>
          <w:ins w:id="3007" w:author="HISSA BARBARA OLIVEIRA" w:date="2025-07-18T19:27:00Z"/>
          <w:rFonts w:ascii="Times New Roman" w:eastAsia="Times New Roman" w:hAnsi="Times New Roman" w:cs="Times New Roman"/>
        </w:rPr>
        <w:pPrChange w:id="3008" w:author="EUDERLAN FREIRE DA SILVA ABREU" w:date="2025-07-18T20:14:00Z">
          <w:pPr/>
        </w:pPrChange>
      </w:pPr>
      <w:ins w:id="3009" w:author="HISSA BARBARA OLIVEIRA" w:date="2025-07-18T19:27:00Z">
        <w:r w:rsidRPr="7003E909">
          <w:rPr>
            <w:rFonts w:ascii="Times New Roman" w:eastAsia="Times New Roman" w:hAnsi="Times New Roman" w:cs="Times New Roman"/>
            <w:sz w:val="24"/>
            <w:szCs w:val="24"/>
            <w:rPrChange w:id="3010" w:author="HISSA BARBARA OLIVEIRA" w:date="2025-07-18T16:29:00Z">
              <w:rPr/>
            </w:rPrChange>
          </w:rPr>
          <w:t xml:space="preserve">Registrar decisão: O sistema documenta formalmente a decisão tomada pelo administrador </w:t>
        </w:r>
      </w:ins>
    </w:p>
    <w:p w14:paraId="45F7F0F8" w14:textId="4E6592A6" w:rsidR="7330F8BC" w:rsidRDefault="7330F8BC">
      <w:pPr>
        <w:pStyle w:val="PargrafodaLista"/>
        <w:numPr>
          <w:ilvl w:val="0"/>
          <w:numId w:val="23"/>
        </w:numPr>
        <w:spacing w:line="360" w:lineRule="auto"/>
        <w:jc w:val="both"/>
        <w:rPr>
          <w:ins w:id="3011" w:author="HISSA BARBARA OLIVEIRA" w:date="2025-07-18T19:27:00Z"/>
          <w:rFonts w:ascii="Times New Roman" w:eastAsia="Times New Roman" w:hAnsi="Times New Roman" w:cs="Times New Roman"/>
        </w:rPr>
        <w:pPrChange w:id="3012" w:author="EUDERLAN FREIRE DA SILVA ABREU" w:date="2025-07-18T20:14:00Z">
          <w:pPr/>
        </w:pPrChange>
      </w:pPr>
      <w:ins w:id="3013" w:author="HISSA BARBARA OLIVEIRA" w:date="2025-07-18T19:27:00Z">
        <w:r w:rsidRPr="7003E909">
          <w:rPr>
            <w:rFonts w:ascii="Times New Roman" w:eastAsia="Times New Roman" w:hAnsi="Times New Roman" w:cs="Times New Roman"/>
            <w:sz w:val="24"/>
            <w:szCs w:val="24"/>
            <w:rPrChange w:id="3014" w:author="HISSA BARBARA OLIVEIRA" w:date="2025-07-18T16:29:00Z">
              <w:rPr/>
            </w:rPrChange>
          </w:rPr>
          <w:t xml:space="preserve">Atualizar status do usuário: Se aprovado, o sistema eleva automaticamente os privilégios do usuário solicitante </w:t>
        </w:r>
      </w:ins>
    </w:p>
    <w:p w14:paraId="1F3A4B43" w14:textId="0F444A39" w:rsidR="7330F8BC" w:rsidRDefault="7330F8BC">
      <w:pPr>
        <w:pStyle w:val="PargrafodaLista"/>
        <w:numPr>
          <w:ilvl w:val="0"/>
          <w:numId w:val="23"/>
        </w:numPr>
        <w:spacing w:line="360" w:lineRule="auto"/>
        <w:jc w:val="both"/>
        <w:rPr>
          <w:ins w:id="3015" w:author="HISSA BARBARA OLIVEIRA" w:date="2025-07-18T19:27:00Z"/>
          <w:rFonts w:ascii="Times New Roman" w:eastAsia="Times New Roman" w:hAnsi="Times New Roman" w:cs="Times New Roman"/>
        </w:rPr>
        <w:pPrChange w:id="3016" w:author="EUDERLAN FREIRE DA SILVA ABREU" w:date="2025-07-18T20:14:00Z">
          <w:pPr/>
        </w:pPrChange>
      </w:pPr>
      <w:ins w:id="3017" w:author="HISSA BARBARA OLIVEIRA" w:date="2025-07-18T19:27:00Z">
        <w:r w:rsidRPr="7003E909">
          <w:rPr>
            <w:rFonts w:ascii="Times New Roman" w:eastAsia="Times New Roman" w:hAnsi="Times New Roman" w:cs="Times New Roman"/>
            <w:sz w:val="24"/>
            <w:szCs w:val="24"/>
            <w:rPrChange w:id="3018" w:author="HISSA BARBARA OLIVEIRA" w:date="2025-07-18T16:29:00Z">
              <w:rPr/>
            </w:rPrChange>
          </w:rPr>
          <w:t xml:space="preserve">Enviar solicitação ao solicitante: O sistema notifica o usuário sobre a decisão final </w:t>
        </w:r>
      </w:ins>
    </w:p>
    <w:p w14:paraId="47F34BBF" w14:textId="2E8C5ABA" w:rsidR="7330F8BC" w:rsidRDefault="7330F8BC">
      <w:pPr>
        <w:spacing w:line="360" w:lineRule="auto"/>
        <w:jc w:val="both"/>
        <w:rPr>
          <w:ins w:id="3019" w:author="HISSA BARBARA OLIVEIRA" w:date="2025-07-18T19:27:00Z"/>
          <w:rFonts w:ascii="Times New Roman" w:eastAsia="Times New Roman" w:hAnsi="Times New Roman" w:cs="Times New Roman"/>
        </w:rPr>
        <w:pPrChange w:id="3020" w:author="EUDERLAN FREIRE DA SILVA ABREU" w:date="2025-07-18T20:14:00Z">
          <w:pPr/>
        </w:pPrChange>
      </w:pPr>
      <w:ins w:id="3021" w:author="HISSA BARBARA OLIVEIRA" w:date="2025-07-18T19:27:00Z">
        <w:r w:rsidRPr="670A09D7">
          <w:rPr>
            <w:rFonts w:ascii="Times New Roman" w:eastAsia="Times New Roman" w:hAnsi="Times New Roman" w:cs="Times New Roman"/>
            <w:sz w:val="24"/>
            <w:szCs w:val="24"/>
            <w:rPrChange w:id="3022" w:author="HISSA BARBARA OLIVEIRA" w:date="2025-07-18T16:29:00Z">
              <w:rPr/>
            </w:rPrChange>
          </w:rPr>
          <w:t xml:space="preserve">Fluxos Alternativos: </w:t>
        </w:r>
      </w:ins>
    </w:p>
    <w:p w14:paraId="745982B2" w14:textId="411960E7" w:rsidR="7330F8BC" w:rsidDel="00E56393" w:rsidRDefault="7330F8BC">
      <w:pPr>
        <w:pStyle w:val="PargrafodaLista"/>
        <w:numPr>
          <w:ilvl w:val="0"/>
          <w:numId w:val="22"/>
        </w:numPr>
        <w:spacing w:line="360" w:lineRule="auto"/>
        <w:jc w:val="both"/>
        <w:rPr>
          <w:ins w:id="3023" w:author="HISSA BARBARA OLIVEIRA" w:date="2025-07-18T19:27:00Z"/>
          <w:del w:id="3024" w:author="EUDERLAN FREIRE DA SILVA ABREU" w:date="2025-07-18T20:14:00Z"/>
          <w:rFonts w:ascii="Times New Roman" w:eastAsia="Times New Roman" w:hAnsi="Times New Roman" w:cs="Times New Roman"/>
        </w:rPr>
        <w:pPrChange w:id="3025" w:author="EUDERLAN FREIRE DA SILVA ABREU" w:date="2025-07-18T20:14:00Z">
          <w:pPr/>
        </w:pPrChange>
      </w:pPr>
      <w:ins w:id="3026" w:author="HISSA BARBARA OLIVEIRA" w:date="2025-07-18T19:27:00Z">
        <w:r w:rsidRPr="7003E909">
          <w:rPr>
            <w:rFonts w:ascii="Times New Roman" w:eastAsia="Times New Roman" w:hAnsi="Times New Roman" w:cs="Times New Roman"/>
            <w:sz w:val="24"/>
            <w:szCs w:val="24"/>
            <w:rPrChange w:id="3027" w:author="HISSA BARBARA OLIVEIRA" w:date="2025-07-18T16:29:00Z">
              <w:rPr/>
            </w:rPrChange>
          </w:rPr>
          <w:t xml:space="preserve">Visualizar status da solicitação: O usuário pode acompanhar o andamento de sua solicitação em qualquer momento do processo </w:t>
        </w:r>
      </w:ins>
    </w:p>
    <w:p w14:paraId="324A4EB7" w14:textId="2739DA31" w:rsidR="3596D0B9" w:rsidRPr="00E56393" w:rsidRDefault="3596D0B9">
      <w:pPr>
        <w:pStyle w:val="PargrafodaLista"/>
        <w:numPr>
          <w:ilvl w:val="0"/>
          <w:numId w:val="22"/>
        </w:numPr>
        <w:spacing w:line="360" w:lineRule="auto"/>
        <w:jc w:val="both"/>
        <w:rPr>
          <w:ins w:id="3028" w:author="HISSA BARBARA OLIVEIRA" w:date="2025-07-18T19:27:00Z"/>
          <w:rFonts w:ascii="Times New Roman" w:eastAsia="Times New Roman" w:hAnsi="Times New Roman" w:cs="Times New Roman"/>
          <w:rPrChange w:id="3029" w:author="EUDERLAN FREIRE DA SILVA ABREU" w:date="2025-07-18T20:14:00Z">
            <w:rPr>
              <w:ins w:id="3030" w:author="HISSA BARBARA OLIVEIRA" w:date="2025-07-18T19:27:00Z"/>
            </w:rPr>
          </w:rPrChange>
        </w:rPr>
        <w:pPrChange w:id="3031" w:author="EUDERLAN FREIRE DA SILVA ABREU" w:date="2025-07-18T20:14:00Z">
          <w:pPr/>
        </w:pPrChange>
      </w:pPr>
    </w:p>
    <w:p w14:paraId="383BD69A" w14:textId="085E8621" w:rsidR="7330F8BC" w:rsidDel="00E56393" w:rsidRDefault="7330F8BC">
      <w:pPr>
        <w:pStyle w:val="PargrafodaLista"/>
        <w:numPr>
          <w:ilvl w:val="0"/>
          <w:numId w:val="22"/>
        </w:numPr>
        <w:spacing w:line="360" w:lineRule="auto"/>
        <w:jc w:val="both"/>
        <w:rPr>
          <w:ins w:id="3032" w:author="HISSA BARBARA OLIVEIRA" w:date="2025-07-18T19:27:00Z"/>
          <w:del w:id="3033" w:author="EUDERLAN FREIRE DA SILVA ABREU" w:date="2025-07-18T20:14:00Z"/>
          <w:rFonts w:ascii="Times New Roman" w:eastAsia="Times New Roman" w:hAnsi="Times New Roman" w:cs="Times New Roman"/>
        </w:rPr>
        <w:pPrChange w:id="3034" w:author="EUDERLAN FREIRE DA SILVA ABREU" w:date="2025-07-18T20:14:00Z">
          <w:pPr/>
        </w:pPrChange>
      </w:pPr>
      <w:ins w:id="3035" w:author="HISSA BARBARA OLIVEIRA" w:date="2025-07-18T19:27:00Z">
        <w:r w:rsidRPr="7003E909">
          <w:rPr>
            <w:rFonts w:ascii="Times New Roman" w:eastAsia="Times New Roman" w:hAnsi="Times New Roman" w:cs="Times New Roman"/>
            <w:sz w:val="24"/>
            <w:szCs w:val="24"/>
            <w:rPrChange w:id="3036" w:author="HISSA BARBARA OLIVEIRA" w:date="2025-07-18T16:29:00Z">
              <w:rPr/>
            </w:rPrChange>
          </w:rPr>
          <w:t xml:space="preserve">Visualizar histórico de solicitações: O administrador pode consultar decisões anteriores e padrões de solicitações para embasar suas análises </w:t>
        </w:r>
      </w:ins>
    </w:p>
    <w:p w14:paraId="07DBEC34" w14:textId="4E9C4A3F" w:rsidR="3596D0B9" w:rsidRPr="00E56393" w:rsidRDefault="3596D0B9">
      <w:pPr>
        <w:pStyle w:val="PargrafodaLista"/>
        <w:numPr>
          <w:ilvl w:val="0"/>
          <w:numId w:val="22"/>
        </w:numPr>
        <w:spacing w:line="360" w:lineRule="auto"/>
        <w:jc w:val="both"/>
        <w:rPr>
          <w:ins w:id="3037" w:author="HISSA BARBARA OLIVEIRA" w:date="2025-07-18T19:27:00Z"/>
          <w:rFonts w:ascii="Times New Roman" w:eastAsia="Times New Roman" w:hAnsi="Times New Roman" w:cs="Times New Roman"/>
          <w:rPrChange w:id="3038" w:author="EUDERLAN FREIRE DA SILVA ABREU" w:date="2025-07-18T20:14:00Z">
            <w:rPr>
              <w:ins w:id="3039" w:author="HISSA BARBARA OLIVEIRA" w:date="2025-07-18T19:27:00Z"/>
            </w:rPr>
          </w:rPrChange>
        </w:rPr>
        <w:pPrChange w:id="3040" w:author="EUDERLAN FREIRE DA SILVA ABREU" w:date="2025-07-18T20:14:00Z">
          <w:pPr/>
        </w:pPrChange>
      </w:pPr>
    </w:p>
    <w:p w14:paraId="074988BD" w14:textId="789185D2" w:rsidR="7330F8BC" w:rsidDel="00E56393" w:rsidRDefault="7330F8BC">
      <w:pPr>
        <w:pStyle w:val="PargrafodaLista"/>
        <w:numPr>
          <w:ilvl w:val="0"/>
          <w:numId w:val="22"/>
        </w:numPr>
        <w:spacing w:line="360" w:lineRule="auto"/>
        <w:jc w:val="both"/>
        <w:rPr>
          <w:ins w:id="3041" w:author="HISSA BARBARA OLIVEIRA" w:date="2025-07-18T19:27:00Z"/>
          <w:del w:id="3042" w:author="EUDERLAN FREIRE DA SILVA ABREU" w:date="2025-07-18T20:14:00Z"/>
          <w:rFonts w:ascii="Times New Roman" w:eastAsia="Times New Roman" w:hAnsi="Times New Roman" w:cs="Times New Roman"/>
        </w:rPr>
        <w:pPrChange w:id="3043" w:author="EUDERLAN FREIRE DA SILVA ABREU" w:date="2025-07-18T20:14:00Z">
          <w:pPr/>
        </w:pPrChange>
      </w:pPr>
      <w:ins w:id="3044" w:author="HISSA BARBARA OLIVEIRA" w:date="2025-07-18T19:27:00Z">
        <w:r w:rsidRPr="7003E909">
          <w:rPr>
            <w:rFonts w:ascii="Times New Roman" w:eastAsia="Times New Roman" w:hAnsi="Times New Roman" w:cs="Times New Roman"/>
            <w:sz w:val="24"/>
            <w:szCs w:val="24"/>
            <w:rPrChange w:id="3045" w:author="HISSA BARBARA OLIVEIRA" w:date="2025-07-18T16:29:00Z">
              <w:rPr/>
            </w:rPrChange>
          </w:rPr>
          <w:t xml:space="preserve">Resultado: O sistema garante um fluxo controlado e transparente para elevação de privilégios, onde usuários podem solicitar acesso administrativo de forma justificada e administradores podem tomar decisões informadas, mantendo a segurança e governança do sistema. </w:t>
        </w:r>
      </w:ins>
    </w:p>
    <w:p w14:paraId="75AAD5AC" w14:textId="518ED8FF" w:rsidR="3596D0B9" w:rsidRPr="00E56393" w:rsidRDefault="3596D0B9">
      <w:pPr>
        <w:pStyle w:val="PargrafodaLista"/>
        <w:numPr>
          <w:ilvl w:val="0"/>
          <w:numId w:val="22"/>
        </w:numPr>
        <w:spacing w:line="360" w:lineRule="auto"/>
        <w:jc w:val="both"/>
        <w:rPr>
          <w:ins w:id="3046" w:author="HISSA BARBARA OLIVEIRA" w:date="2025-07-18T19:31:00Z"/>
          <w:rFonts w:ascii="Times New Roman" w:eastAsia="Times New Roman" w:hAnsi="Times New Roman" w:cs="Times New Roman"/>
          <w:rPrChange w:id="3047" w:author="EUDERLAN FREIRE DA SILVA ABREU" w:date="2025-07-18T20:14:00Z">
            <w:rPr>
              <w:ins w:id="3048" w:author="HISSA BARBARA OLIVEIRA" w:date="2025-07-18T19:31:00Z"/>
            </w:rPr>
          </w:rPrChange>
        </w:rPr>
        <w:pPrChange w:id="3049" w:author="EUDERLAN FREIRE DA SILVA ABREU" w:date="2025-07-18T20:14:00Z">
          <w:pPr/>
        </w:pPrChange>
      </w:pPr>
    </w:p>
    <w:p w14:paraId="2DC050F2" w14:textId="72857E0D" w:rsidR="7330F8BC" w:rsidRPr="003B3603" w:rsidRDefault="7330F8BC">
      <w:pPr>
        <w:pStyle w:val="PargrafodaLista"/>
        <w:numPr>
          <w:ilvl w:val="0"/>
          <w:numId w:val="22"/>
        </w:numPr>
        <w:spacing w:line="360" w:lineRule="auto"/>
        <w:jc w:val="both"/>
        <w:rPr>
          <w:ins w:id="3050" w:author="EUDERLAN FREIRE DA SILVA ABREU" w:date="2025-07-18T17:48:00Z"/>
          <w:rFonts w:ascii="Times New Roman" w:eastAsia="Times New Roman" w:hAnsi="Times New Roman" w:cs="Times New Roman"/>
          <w:rPrChange w:id="3051" w:author="EUDERLAN FREIRE DA SILVA ABREU" w:date="2025-07-18T17:48:00Z">
            <w:rPr>
              <w:ins w:id="3052" w:author="EUDERLAN FREIRE DA SILVA ABREU" w:date="2025-07-18T17:48:00Z"/>
              <w:rFonts w:ascii="Times New Roman" w:eastAsia="Times New Roman" w:hAnsi="Times New Roman" w:cs="Times New Roman"/>
              <w:sz w:val="24"/>
              <w:szCs w:val="24"/>
            </w:rPr>
          </w:rPrChange>
        </w:rPr>
        <w:pPrChange w:id="3053" w:author="EUDERLAN FREIRE DA SILVA ABREU" w:date="2025-07-18T20:14:00Z">
          <w:pPr>
            <w:pStyle w:val="PargrafodaLista"/>
            <w:numPr>
              <w:numId w:val="22"/>
            </w:numPr>
            <w:ind w:hanging="360"/>
          </w:pPr>
        </w:pPrChange>
      </w:pPr>
      <w:ins w:id="3054" w:author="HISSA BARBARA OLIVEIRA" w:date="2025-07-18T19:27:00Z">
        <w:r w:rsidRPr="7003E909">
          <w:rPr>
            <w:rFonts w:ascii="Times New Roman" w:eastAsia="Times New Roman" w:hAnsi="Times New Roman" w:cs="Times New Roman"/>
            <w:sz w:val="24"/>
            <w:szCs w:val="24"/>
            <w:rPrChange w:id="3055" w:author="HISSA BARBARA OLIVEIRA" w:date="2025-07-18T16:29:00Z">
              <w:rPr/>
            </w:rPrChange>
          </w:rPr>
          <w:t xml:space="preserve">Justificativa: Este caso de uso integrado atende aos requisitos de controle de acesso e governança do sistema, estabelecendo um processo formal e </w:t>
        </w:r>
        <w:proofErr w:type="spellStart"/>
        <w:r w:rsidRPr="7003E909">
          <w:rPr>
            <w:rFonts w:ascii="Times New Roman" w:eastAsia="Times New Roman" w:hAnsi="Times New Roman" w:cs="Times New Roman"/>
            <w:sz w:val="24"/>
            <w:szCs w:val="24"/>
            <w:rPrChange w:id="3056" w:author="HISSA BARBARA OLIVEIRA" w:date="2025-07-18T16:29:00Z">
              <w:rPr/>
            </w:rPrChange>
          </w:rPr>
          <w:t>auditável</w:t>
        </w:r>
        <w:proofErr w:type="spellEnd"/>
        <w:r w:rsidRPr="7003E909">
          <w:rPr>
            <w:rFonts w:ascii="Times New Roman" w:eastAsia="Times New Roman" w:hAnsi="Times New Roman" w:cs="Times New Roman"/>
            <w:sz w:val="24"/>
            <w:szCs w:val="24"/>
            <w:rPrChange w:id="3057" w:author="HISSA BARBARA OLIVEIRA" w:date="2025-07-18T16:29:00Z">
              <w:rPr/>
            </w:rPrChange>
          </w:rPr>
          <w:t xml:space="preserve"> para concessão de privilégios administrativos, garantindo que apenas usuários devidamente qualificados e justificados obtenham acesso às funcionalidades críticas de administração do sistema.</w:t>
        </w:r>
      </w:ins>
    </w:p>
    <w:p w14:paraId="6A094E1B" w14:textId="77777777" w:rsidR="003B3603" w:rsidRPr="003B3603" w:rsidRDefault="003B3603">
      <w:pPr>
        <w:pStyle w:val="PargrafodaLista"/>
        <w:rPr>
          <w:ins w:id="3058" w:author="EUDERLAN FREIRE DA SILVA ABREU" w:date="2025-07-18T17:48:00Z"/>
          <w:rFonts w:ascii="Times New Roman" w:eastAsia="Times New Roman" w:hAnsi="Times New Roman" w:cs="Times New Roman"/>
          <w:rPrChange w:id="3059" w:author="EUDERLAN FREIRE DA SILVA ABREU" w:date="2025-07-18T17:48:00Z">
            <w:rPr>
              <w:ins w:id="3060" w:author="EUDERLAN FREIRE DA SILVA ABREU" w:date="2025-07-18T17:48:00Z"/>
            </w:rPr>
          </w:rPrChange>
        </w:rPr>
        <w:pPrChange w:id="3061" w:author="EUDERLAN FREIRE DA SILVA ABREU" w:date="2025-07-18T17:48:00Z">
          <w:pPr>
            <w:pStyle w:val="PargrafodaLista"/>
            <w:numPr>
              <w:numId w:val="22"/>
            </w:numPr>
            <w:ind w:hanging="360"/>
          </w:pPr>
        </w:pPrChange>
      </w:pPr>
    </w:p>
    <w:p w14:paraId="533F209E" w14:textId="243E0A20" w:rsidR="003B3603" w:rsidRPr="0023455D" w:rsidRDefault="003B3603">
      <w:pPr>
        <w:pStyle w:val="Legenda"/>
        <w:keepNext/>
        <w:jc w:val="center"/>
        <w:rPr>
          <w:ins w:id="3062" w:author="EUDERLAN FREIRE DA SILVA ABREU" w:date="2025-07-18T17:49:00Z"/>
          <w:rFonts w:ascii="Times New Roman" w:hAnsi="Times New Roman" w:cs="Times New Roman"/>
          <w:i w:val="0"/>
          <w:iCs w:val="0"/>
          <w:color w:val="auto"/>
          <w:sz w:val="24"/>
          <w:szCs w:val="24"/>
          <w:rPrChange w:id="3063" w:author="EUDERLAN FREIRE DA SILVA ABREU" w:date="2025-07-18T18:10:00Z">
            <w:rPr>
              <w:ins w:id="3064" w:author="EUDERLAN FREIRE DA SILVA ABREU" w:date="2025-07-18T17:49:00Z"/>
            </w:rPr>
          </w:rPrChange>
        </w:rPr>
        <w:pPrChange w:id="3065" w:author="EUDERLAN FREIRE DA SILVA ABREU" w:date="2025-07-18T18:10:00Z">
          <w:pPr>
            <w:pStyle w:val="Legenda"/>
          </w:pPr>
        </w:pPrChange>
      </w:pPr>
      <w:ins w:id="3066" w:author="EUDERLAN FREIRE DA SILVA ABREU" w:date="2025-07-18T17:49:00Z">
        <w:r w:rsidRPr="0023455D">
          <w:rPr>
            <w:rFonts w:ascii="Times New Roman" w:hAnsi="Times New Roman" w:cs="Times New Roman"/>
            <w:i w:val="0"/>
            <w:iCs w:val="0"/>
            <w:color w:val="auto"/>
            <w:sz w:val="24"/>
            <w:szCs w:val="24"/>
            <w:rPrChange w:id="3067" w:author="EUDERLAN FREIRE DA SILVA ABREU" w:date="2025-07-18T18:10:00Z">
              <w:rPr/>
            </w:rPrChange>
          </w:rPr>
          <w:lastRenderedPageBreak/>
          <w:t xml:space="preserve">Figura </w:t>
        </w:r>
        <w:r w:rsidRPr="0023455D">
          <w:rPr>
            <w:rFonts w:ascii="Times New Roman" w:hAnsi="Times New Roman" w:cs="Times New Roman"/>
            <w:i w:val="0"/>
            <w:iCs w:val="0"/>
            <w:color w:val="auto"/>
            <w:sz w:val="24"/>
            <w:szCs w:val="24"/>
            <w:rPrChange w:id="3068" w:author="EUDERLAN FREIRE DA SILVA ABREU" w:date="2025-07-18T18:10:00Z">
              <w:rPr/>
            </w:rPrChange>
          </w:rPr>
          <w:fldChar w:fldCharType="begin"/>
        </w:r>
        <w:r w:rsidRPr="0023455D">
          <w:rPr>
            <w:rFonts w:ascii="Times New Roman" w:hAnsi="Times New Roman" w:cs="Times New Roman"/>
            <w:i w:val="0"/>
            <w:iCs w:val="0"/>
            <w:color w:val="auto"/>
            <w:sz w:val="24"/>
            <w:szCs w:val="24"/>
            <w:rPrChange w:id="3069" w:author="EUDERLAN FREIRE DA SILVA ABREU" w:date="2025-07-18T18:10:00Z">
              <w:rPr/>
            </w:rPrChange>
          </w:rPr>
          <w:instrText xml:space="preserve"> SEQ Figura \* ARABIC </w:instrText>
        </w:r>
      </w:ins>
      <w:r w:rsidRPr="0023455D">
        <w:rPr>
          <w:rFonts w:ascii="Times New Roman" w:hAnsi="Times New Roman" w:cs="Times New Roman"/>
          <w:i w:val="0"/>
          <w:iCs w:val="0"/>
          <w:color w:val="auto"/>
          <w:sz w:val="24"/>
          <w:szCs w:val="24"/>
          <w:rPrChange w:id="3070" w:author="EUDERLAN FREIRE DA SILVA ABREU" w:date="2025-07-18T18:10:00Z">
            <w:rPr/>
          </w:rPrChange>
        </w:rPr>
        <w:fldChar w:fldCharType="separate"/>
      </w:r>
      <w:ins w:id="3071" w:author="EUDERLAN FREIRE DA SILVA ABREU" w:date="2025-07-19T22:58:00Z">
        <w:r w:rsidR="00660B60">
          <w:rPr>
            <w:rFonts w:ascii="Times New Roman" w:hAnsi="Times New Roman" w:cs="Times New Roman"/>
            <w:i w:val="0"/>
            <w:iCs w:val="0"/>
            <w:noProof/>
            <w:color w:val="auto"/>
            <w:sz w:val="24"/>
            <w:szCs w:val="24"/>
          </w:rPr>
          <w:t>3</w:t>
        </w:r>
      </w:ins>
      <w:ins w:id="3072" w:author="EUDERLAN FREIRE DA SILVA ABREU" w:date="2025-07-18T17:49:00Z">
        <w:r w:rsidRPr="0023455D">
          <w:rPr>
            <w:rFonts w:ascii="Times New Roman" w:hAnsi="Times New Roman" w:cs="Times New Roman"/>
            <w:i w:val="0"/>
            <w:iCs w:val="0"/>
            <w:color w:val="auto"/>
            <w:sz w:val="24"/>
            <w:szCs w:val="24"/>
            <w:rPrChange w:id="3073" w:author="EUDERLAN FREIRE DA SILVA ABREU" w:date="2025-07-18T18:10:00Z">
              <w:rPr/>
            </w:rPrChange>
          </w:rPr>
          <w:fldChar w:fldCharType="end"/>
        </w:r>
        <w:r w:rsidRPr="0023455D">
          <w:rPr>
            <w:rFonts w:ascii="Times New Roman" w:hAnsi="Times New Roman" w:cs="Times New Roman"/>
            <w:i w:val="0"/>
            <w:iCs w:val="0"/>
            <w:color w:val="auto"/>
            <w:sz w:val="24"/>
            <w:szCs w:val="24"/>
            <w:rPrChange w:id="3074" w:author="EUDERLAN FREIRE DA SILVA ABREU" w:date="2025-07-18T18:10:00Z">
              <w:rPr/>
            </w:rPrChange>
          </w:rPr>
          <w:t xml:space="preserve"> - Caso de Uso Sistema de Administração</w:t>
        </w:r>
      </w:ins>
    </w:p>
    <w:p w14:paraId="756BB6B2" w14:textId="77777777" w:rsidR="0023455D" w:rsidRPr="0023455D" w:rsidRDefault="003B3603">
      <w:pPr>
        <w:keepNext/>
        <w:jc w:val="center"/>
        <w:rPr>
          <w:ins w:id="3075" w:author="EUDERLAN FREIRE DA SILVA ABREU" w:date="2025-07-18T18:10:00Z"/>
          <w:rFonts w:ascii="Times New Roman" w:hAnsi="Times New Roman" w:cs="Times New Roman"/>
          <w:sz w:val="32"/>
          <w:szCs w:val="32"/>
          <w:rPrChange w:id="3076" w:author="EUDERLAN FREIRE DA SILVA ABREU" w:date="2025-07-18T18:10:00Z">
            <w:rPr>
              <w:ins w:id="3077" w:author="EUDERLAN FREIRE DA SILVA ABREU" w:date="2025-07-18T18:10:00Z"/>
            </w:rPr>
          </w:rPrChange>
        </w:rPr>
        <w:pPrChange w:id="3078" w:author="EUDERLAN FREIRE DA SILVA ABREU" w:date="2025-07-18T18:10:00Z">
          <w:pPr/>
        </w:pPrChange>
      </w:pPr>
      <w:ins w:id="3079" w:author="EUDERLAN FREIRE DA SILVA ABREU" w:date="2025-07-18T17:48:00Z">
        <w:r w:rsidRPr="0023455D">
          <w:rPr>
            <w:rFonts w:ascii="Times New Roman" w:hAnsi="Times New Roman" w:cs="Times New Roman"/>
            <w:noProof/>
            <w:sz w:val="32"/>
            <w:szCs w:val="32"/>
            <w:rPrChange w:id="3080" w:author="EUDERLAN FREIRE DA SILVA ABREU" w:date="2025-07-18T18:10:00Z">
              <w:rPr>
                <w:noProof/>
              </w:rPr>
            </w:rPrChange>
          </w:rPr>
          <w:drawing>
            <wp:inline distT="0" distB="0" distL="0" distR="0" wp14:anchorId="64BE70FD" wp14:editId="790176F8">
              <wp:extent cx="5257800" cy="17049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57800" cy="1704975"/>
                      </a:xfrm>
                      <a:prstGeom prst="rect">
                        <a:avLst/>
                      </a:prstGeom>
                    </pic:spPr>
                  </pic:pic>
                </a:graphicData>
              </a:graphic>
            </wp:inline>
          </w:drawing>
        </w:r>
      </w:ins>
    </w:p>
    <w:p w14:paraId="319A04E2" w14:textId="6ADE697F" w:rsidR="003B3603" w:rsidRPr="0023455D" w:rsidRDefault="0023455D">
      <w:pPr>
        <w:pStyle w:val="Legenda"/>
        <w:jc w:val="center"/>
        <w:rPr>
          <w:ins w:id="3081" w:author="HISSA BARBARA OLIVEIRA" w:date="2025-07-18T19:33:00Z"/>
          <w:rFonts w:ascii="Times New Roman" w:eastAsia="Times New Roman" w:hAnsi="Times New Roman" w:cs="Times New Roman"/>
          <w:sz w:val="24"/>
          <w:szCs w:val="24"/>
          <w:rPrChange w:id="3082" w:author="EUDERLAN FREIRE DA SILVA ABREU" w:date="2025-07-18T18:10:00Z">
            <w:rPr>
              <w:ins w:id="3083" w:author="HISSA BARBARA OLIVEIRA" w:date="2025-07-18T19:33:00Z"/>
            </w:rPr>
          </w:rPrChange>
        </w:rPr>
        <w:pPrChange w:id="3084" w:author="EUDERLAN FREIRE DA SILVA ABREU" w:date="2025-07-18T18:10:00Z">
          <w:pPr/>
        </w:pPrChange>
      </w:pPr>
      <w:ins w:id="3085" w:author="EUDERLAN FREIRE DA SILVA ABREU" w:date="2025-07-18T18:10:00Z">
        <w:r w:rsidRPr="0023455D">
          <w:rPr>
            <w:rFonts w:ascii="Times New Roman" w:hAnsi="Times New Roman" w:cs="Times New Roman"/>
            <w:i w:val="0"/>
            <w:iCs w:val="0"/>
            <w:color w:val="auto"/>
            <w:sz w:val="24"/>
            <w:szCs w:val="24"/>
            <w:rPrChange w:id="3086" w:author="EUDERLAN FREIRE DA SILVA ABREU" w:date="2025-07-18T18:10:00Z">
              <w:rPr>
                <w:i/>
                <w:iCs/>
              </w:rPr>
            </w:rPrChange>
          </w:rPr>
          <w:t>Fonte: Autoria Própria (2025)</w:t>
        </w:r>
      </w:ins>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Change w:id="3087" w:author="HISSA BARBARA OLIVEIRA" w:date="2025-07-18T16:36: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6"/>
        <w:tblGridChange w:id="3088">
          <w:tblGrid>
            <w:gridCol w:w="8490"/>
          </w:tblGrid>
        </w:tblGridChange>
      </w:tblGrid>
      <w:tr w:rsidR="486F2730" w:rsidDel="00E24BC0" w14:paraId="5C62044C" w14:textId="39AEBC83" w:rsidTr="730D32FD">
        <w:trPr>
          <w:trHeight w:val="330"/>
          <w:jc w:val="center"/>
          <w:ins w:id="3089" w:author="HISSA BARBARA OLIVEIRA" w:date="2025-07-18T19:34:00Z"/>
          <w:del w:id="3090" w:author="EUDERLAN FREIRE DA SILVA ABREU" w:date="2025-07-18T17:50:00Z"/>
          <w:trPrChange w:id="3091" w:author="HISSA BARBARA OLIVEIRA" w:date="2025-07-18T16:36:00Z">
            <w:trPr>
              <w:trHeight w:val="300"/>
              <w:jc w:val="center"/>
            </w:trPr>
          </w:trPrChange>
        </w:trPr>
        <w:tc>
          <w:tcPr>
            <w:tcW w:w="8490" w:type="dxa"/>
            <w:tcPrChange w:id="3092" w:author="HISSA BARBARA OLIVEIRA" w:date="2025-07-18T16:36:00Z">
              <w:tcPr>
                <w:tcW w:w="8490" w:type="dxa"/>
              </w:tcPr>
            </w:tcPrChange>
          </w:tcPr>
          <w:p w14:paraId="4F124A59" w14:textId="000A9233" w:rsidR="2212AE57" w:rsidDel="00E24BC0" w:rsidRDefault="2212AE57">
            <w:pPr>
              <w:pStyle w:val="PargrafodaLista"/>
              <w:jc w:val="center"/>
              <w:rPr>
                <w:ins w:id="3093" w:author="HISSA BARBARA OLIVEIRA" w:date="2025-07-18T19:35:00Z"/>
                <w:del w:id="3094" w:author="EUDERLAN FREIRE DA SILVA ABREU" w:date="2025-07-18T17:50:00Z"/>
                <w:rFonts w:ascii="Times New Roman" w:eastAsia="Times New Roman" w:hAnsi="Times New Roman" w:cs="Times New Roman"/>
                <w:sz w:val="24"/>
                <w:szCs w:val="24"/>
              </w:rPr>
              <w:pPrChange w:id="3095" w:author="HISSA BARBARA OLIVEIRA" w:date="2025-07-18T19:35:00Z">
                <w:pPr>
                  <w:jc w:val="center"/>
                </w:pPr>
              </w:pPrChange>
            </w:pPr>
            <w:ins w:id="3096" w:author="HISSA BARBARA OLIVEIRA" w:date="2025-07-18T19:34:00Z">
              <w:del w:id="3097" w:author="EUDERLAN FREIRE DA SILVA ABREU" w:date="2025-07-18T17:50:00Z">
                <w:r w:rsidRPr="2212AE57" w:rsidDel="00E24BC0">
                  <w:rPr>
                    <w:rFonts w:ascii="Times New Roman" w:eastAsia="Times New Roman" w:hAnsi="Times New Roman" w:cs="Times New Roman"/>
                    <w:color w:val="000000" w:themeColor="text1"/>
                    <w:sz w:val="24"/>
                    <w:szCs w:val="24"/>
                  </w:rPr>
                  <w:delText xml:space="preserve">Figura 3 </w:delText>
                </w:r>
                <w:r w:rsidRPr="2212AE57" w:rsidDel="00E24BC0">
                  <w:rPr>
                    <w:rFonts w:ascii="Times New Roman" w:hAnsi="Times New Roman" w:cs="Times New Roman"/>
                    <w:color w:val="000000" w:themeColor="text1"/>
                    <w:sz w:val="24"/>
                    <w:szCs w:val="24"/>
                  </w:rPr>
                  <w:delText xml:space="preserve">– Caso de Uso </w:delText>
                </w:r>
              </w:del>
            </w:ins>
            <w:ins w:id="3098" w:author="HISSA BARBARA OLIVEIRA" w:date="2025-07-18T19:35:00Z">
              <w:del w:id="3099" w:author="EUDERLAN FREIRE DA SILVA ABREU" w:date="2025-07-18T17:50:00Z">
                <w:r w:rsidR="1CFDA3F9" w:rsidRPr="2212AE57" w:rsidDel="00E24BC0">
                  <w:rPr>
                    <w:rFonts w:ascii="Times New Roman" w:eastAsia="Times New Roman" w:hAnsi="Times New Roman" w:cs="Times New Roman"/>
                    <w:sz w:val="24"/>
                    <w:szCs w:val="24"/>
                    <w:rPrChange w:id="3100" w:author="HISSA BARBARA OLIVEIRA" w:date="2025-07-18T19:35:00Z">
                      <w:rPr>
                        <w:rFonts w:ascii="Times New Roman" w:eastAsia="Times New Roman" w:hAnsi="Times New Roman" w:cs="Times New Roman"/>
                      </w:rPr>
                    </w:rPrChange>
                  </w:rPr>
                  <w:delText xml:space="preserve">Sistema de Administração </w:delText>
                </w:r>
              </w:del>
            </w:ins>
          </w:p>
          <w:p w14:paraId="3A625DBD" w14:textId="30975BEF" w:rsidR="486F2730" w:rsidDel="00E24BC0" w:rsidRDefault="486F2730" w:rsidP="730D32FD">
            <w:pPr>
              <w:pStyle w:val="PargrafodaLista"/>
              <w:jc w:val="center"/>
              <w:rPr>
                <w:del w:id="3101" w:author="EUDERLAN FREIRE DA SILVA ABREU" w:date="2025-07-18T17:50:00Z"/>
                <w:rFonts w:ascii="Times New Roman" w:eastAsia="Times New Roman" w:hAnsi="Times New Roman" w:cs="Times New Roman"/>
                <w:sz w:val="24"/>
                <w:szCs w:val="24"/>
              </w:rPr>
            </w:pPr>
          </w:p>
        </w:tc>
      </w:tr>
      <w:tr w:rsidR="486F2730" w:rsidDel="00E24BC0" w14:paraId="6548BA7C" w14:textId="576BB5A8" w:rsidTr="730D32FD">
        <w:trPr>
          <w:trHeight w:val="1005"/>
          <w:jc w:val="center"/>
          <w:ins w:id="3102" w:author="HISSA BARBARA OLIVEIRA" w:date="2025-07-18T19:34:00Z"/>
          <w:del w:id="3103" w:author="EUDERLAN FREIRE DA SILVA ABREU" w:date="2025-07-18T17:50:00Z"/>
          <w:trPrChange w:id="3104" w:author="HISSA BARBARA OLIVEIRA" w:date="2025-07-18T16:36:00Z">
            <w:trPr>
              <w:trHeight w:val="1379"/>
              <w:jc w:val="center"/>
            </w:trPr>
          </w:trPrChange>
        </w:trPr>
        <w:tc>
          <w:tcPr>
            <w:tcW w:w="8490" w:type="dxa"/>
            <w:tcPrChange w:id="3105" w:author="HISSA BARBARA OLIVEIRA" w:date="2025-07-18T16:36:00Z">
              <w:tcPr>
                <w:tcW w:w="8490" w:type="dxa"/>
              </w:tcPr>
            </w:tcPrChange>
          </w:tcPr>
          <w:p w14:paraId="4178B7AA" w14:textId="7F82C926" w:rsidR="486F2730" w:rsidDel="00E24BC0" w:rsidRDefault="1CFDA3F9" w:rsidP="00124DB4">
            <w:pPr>
              <w:jc w:val="center"/>
              <w:rPr>
                <w:del w:id="3106" w:author="EUDERLAN FREIRE DA SILVA ABREU" w:date="2025-07-18T17:50:00Z"/>
              </w:rPr>
            </w:pPr>
            <w:ins w:id="3107" w:author="HISSA BARBARA OLIVEIRA" w:date="2025-07-18T19:35:00Z">
              <w:del w:id="3108" w:author="EUDERLAN FREIRE DA SILVA ABREU" w:date="2025-07-18T17:48:00Z">
                <w:r w:rsidDel="003B3603">
                  <w:rPr>
                    <w:noProof/>
                  </w:rPr>
                  <w:drawing>
                    <wp:inline distT="0" distB="0" distL="0" distR="0" wp14:anchorId="3784BB82" wp14:editId="2DE4F80B">
                      <wp:extent cx="5257800" cy="1704975"/>
                      <wp:effectExtent l="0" t="0" r="0" b="0"/>
                      <wp:docPr id="1316053807" name="Imagem 131605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57800" cy="1704975"/>
                              </a:xfrm>
                              <a:prstGeom prst="rect">
                                <a:avLst/>
                              </a:prstGeom>
                            </pic:spPr>
                          </pic:pic>
                        </a:graphicData>
                      </a:graphic>
                    </wp:inline>
                  </w:drawing>
                </w:r>
              </w:del>
            </w:ins>
          </w:p>
        </w:tc>
      </w:tr>
      <w:tr w:rsidR="486F2730" w:rsidDel="00E24BC0" w14:paraId="7C3C05DD" w14:textId="53D024E1" w:rsidTr="730D32FD">
        <w:trPr>
          <w:trHeight w:val="300"/>
          <w:jc w:val="center"/>
          <w:ins w:id="3109" w:author="HISSA BARBARA OLIVEIRA" w:date="2025-07-18T19:34:00Z"/>
          <w:del w:id="3110" w:author="EUDERLAN FREIRE DA SILVA ABREU" w:date="2025-07-18T17:50:00Z"/>
          <w:trPrChange w:id="3111" w:author="HISSA BARBARA OLIVEIRA" w:date="2025-07-18T16:36:00Z">
            <w:trPr>
              <w:trHeight w:val="300"/>
              <w:jc w:val="center"/>
            </w:trPr>
          </w:trPrChange>
        </w:trPr>
        <w:tc>
          <w:tcPr>
            <w:tcW w:w="8490" w:type="dxa"/>
            <w:tcPrChange w:id="3112" w:author="HISSA BARBARA OLIVEIRA" w:date="2025-07-18T16:36:00Z">
              <w:tcPr>
                <w:tcW w:w="8490" w:type="dxa"/>
              </w:tcPr>
            </w:tcPrChange>
          </w:tcPr>
          <w:p w14:paraId="46368029" w14:textId="53112548" w:rsidR="486F2730" w:rsidDel="00E24BC0" w:rsidRDefault="486F2730" w:rsidP="6E54D926">
            <w:pPr>
              <w:jc w:val="center"/>
              <w:rPr>
                <w:del w:id="3113" w:author="EUDERLAN FREIRE DA SILVA ABREU" w:date="2025-07-18T17:50:00Z"/>
                <w:rFonts w:ascii="Times New Roman" w:eastAsia="Times New Roman" w:hAnsi="Times New Roman" w:cs="Times New Roman"/>
                <w:sz w:val="24"/>
                <w:szCs w:val="24"/>
              </w:rPr>
            </w:pPr>
            <w:ins w:id="3114" w:author="HISSA BARBARA OLIVEIRA" w:date="2025-07-18T19:34:00Z">
              <w:del w:id="3115" w:author="EUDERLAN FREIRE DA SILVA ABREU" w:date="2025-07-18T17:50:00Z">
                <w:r w:rsidRPr="486F2730" w:rsidDel="00E24BC0">
                  <w:rPr>
                    <w:rFonts w:ascii="Times New Roman" w:eastAsia="Times New Roman" w:hAnsi="Times New Roman" w:cs="Times New Roman"/>
                    <w:sz w:val="24"/>
                    <w:szCs w:val="24"/>
                  </w:rPr>
                  <w:delText>Fonte: Autoria Própria (2025)</w:delText>
                </w:r>
              </w:del>
            </w:ins>
          </w:p>
        </w:tc>
      </w:tr>
    </w:tbl>
    <w:p w14:paraId="43F384FC" w14:textId="182529CC" w:rsidR="6E54D926" w:rsidDel="0023455D" w:rsidRDefault="6E54D926">
      <w:pPr>
        <w:rPr>
          <w:del w:id="3116" w:author="EUDERLAN FREIRE DA SILVA ABREU" w:date="2025-07-18T18:10:00Z"/>
        </w:rPr>
      </w:pPr>
    </w:p>
    <w:p w14:paraId="3A21D136" w14:textId="6521786B" w:rsidR="32B82463" w:rsidRDefault="32B82463" w:rsidP="003B6F96">
      <w:pPr>
        <w:rPr>
          <w:rFonts w:ascii="Times New Roman" w:eastAsia="Times New Roman" w:hAnsi="Times New Roman" w:cs="Times New Roman"/>
          <w:sz w:val="24"/>
          <w:szCs w:val="24"/>
          <w:rPrChange w:id="3117" w:author="HISSA BARBARA OLIVEIRA" w:date="2025-07-18T19:32:00Z">
            <w:rPr/>
          </w:rPrChange>
        </w:rPr>
      </w:pPr>
    </w:p>
    <w:p w14:paraId="4DE18961" w14:textId="5D2A70C9" w:rsidR="001A2420" w:rsidRPr="0010597A" w:rsidDel="001A2420" w:rsidRDefault="001A2420">
      <w:pPr>
        <w:spacing w:before="40" w:after="240" w:line="360" w:lineRule="auto"/>
        <w:jc w:val="both"/>
        <w:rPr>
          <w:ins w:id="3118" w:author="yuram almeida santos" w:date="2025-06-13T21:04:00Z"/>
          <w:del w:id="3119" w:author="HISSA BARBARA OLIVEIRA" w:date="2025-07-18T15:50:00Z"/>
          <w:rFonts w:ascii="Times New Roman" w:eastAsia="Times New Roman" w:hAnsi="Times New Roman" w:cs="Times New Roman"/>
          <w:color w:val="000000" w:themeColor="text1"/>
          <w:sz w:val="24"/>
          <w:szCs w:val="24"/>
          <w:rPrChange w:id="3120" w:author="HISSA BARBARA OLIVEIRA" w:date="2025-07-18T19:04:00Z">
            <w:rPr>
              <w:ins w:id="3121" w:author="yuram almeida santos" w:date="2025-06-13T21:04:00Z"/>
              <w:del w:id="3122" w:author="HISSA BARBARA OLIVEIRA" w:date="2025-07-18T15:50:00Z"/>
            </w:rPr>
          </w:rPrChange>
        </w:rPr>
        <w:pPrChange w:id="3123" w:author="HISSA BARBARA OLIVEIRA" w:date="2025-07-18T16:19:00Z">
          <w:pPr/>
        </w:pPrChange>
      </w:pPr>
      <w:bookmarkStart w:id="3124" w:name="_Toc203763180"/>
      <w:bookmarkStart w:id="3125" w:name="_Toc203763332"/>
      <w:bookmarkStart w:id="3126" w:name="_Toc203763566"/>
      <w:bookmarkStart w:id="3127" w:name="_Toc203763717"/>
      <w:bookmarkStart w:id="3128" w:name="_Toc203763867"/>
      <w:bookmarkStart w:id="3129" w:name="_Toc203764018"/>
      <w:bookmarkStart w:id="3130" w:name="_Toc203764168"/>
      <w:bookmarkStart w:id="3131" w:name="_Toc203764313"/>
      <w:bookmarkStart w:id="3132" w:name="_Toc203858325"/>
      <w:bookmarkEnd w:id="3124"/>
      <w:bookmarkEnd w:id="3125"/>
      <w:bookmarkEnd w:id="3126"/>
      <w:bookmarkEnd w:id="3127"/>
      <w:bookmarkEnd w:id="3128"/>
      <w:bookmarkEnd w:id="3129"/>
      <w:bookmarkEnd w:id="3130"/>
      <w:bookmarkEnd w:id="3131"/>
      <w:bookmarkEnd w:id="3132"/>
    </w:p>
    <w:p w14:paraId="20523E50" w14:textId="74C0F5EE" w:rsidR="00644B68" w:rsidRPr="0010597A" w:rsidRDefault="00644B68">
      <w:pPr>
        <w:pStyle w:val="Legenda"/>
        <w:keepNext/>
        <w:spacing w:before="40" w:after="240" w:line="360" w:lineRule="auto"/>
        <w:jc w:val="both"/>
        <w:rPr>
          <w:ins w:id="3133" w:author="Euderlan Freire" w:date="2025-06-13T18:38:00Z"/>
          <w:del w:id="3134" w:author="HISSA BARBARA OLIVEIRA" w:date="2025-07-18T15:50:00Z"/>
          <w:rFonts w:ascii="Times New Roman" w:eastAsia="Times New Roman" w:hAnsi="Times New Roman" w:cs="Times New Roman"/>
          <w:i w:val="0"/>
          <w:color w:val="000000" w:themeColor="text1"/>
          <w:sz w:val="24"/>
          <w:szCs w:val="24"/>
          <w:rPrChange w:id="3135" w:author="Euderlan Freire" w:date="2025-06-13T19:26:00Z">
            <w:rPr>
              <w:ins w:id="3136" w:author="Euderlan Freire" w:date="2025-06-13T18:38:00Z"/>
              <w:del w:id="3137" w:author="HISSA BARBARA OLIVEIRA" w:date="2025-07-18T15:50:00Z"/>
            </w:rPr>
          </w:rPrChange>
        </w:rPr>
        <w:pPrChange w:id="3138" w:author="Euderlan Freire" w:date="2025-06-13T19:26:00Z">
          <w:pPr>
            <w:pStyle w:val="Legenda"/>
          </w:pPr>
        </w:pPrChange>
      </w:pPr>
      <w:ins w:id="3139" w:author="Euderlan Freire" w:date="2025-06-13T18:38:00Z">
        <w:del w:id="3140" w:author="HISSA BARBARA OLIVEIRA" w:date="2025-07-18T15:50:00Z">
          <w:r w:rsidRPr="52AF8D8C">
            <w:rPr>
              <w:rFonts w:ascii="Times New Roman" w:eastAsia="Times New Roman" w:hAnsi="Times New Roman" w:cs="Times New Roman"/>
              <w:color w:val="000000" w:themeColor="text1"/>
              <w:sz w:val="24"/>
              <w:szCs w:val="24"/>
              <w:rPrChange w:id="3141" w:author="Euderlan Freire" w:date="2025-06-13T19:26:00Z">
                <w:rPr/>
              </w:rPrChange>
            </w:rPr>
            <w:delText xml:space="preserve">Figura </w:delText>
          </w:r>
          <w:r w:rsidRPr="52AF8D8C">
            <w:rPr>
              <w:rFonts w:ascii="Times New Roman" w:hAnsi="Times New Roman" w:cs="Times New Roman"/>
              <w:i w:val="0"/>
              <w:color w:val="000000" w:themeColor="text1"/>
              <w:sz w:val="24"/>
              <w:szCs w:val="24"/>
            </w:rPr>
            <w:fldChar w:fldCharType="begin"/>
          </w:r>
          <w:r w:rsidRPr="52AF8D8C">
            <w:rPr>
              <w:rFonts w:ascii="Times New Roman" w:hAnsi="Times New Roman" w:cs="Times New Roman"/>
              <w:i w:val="0"/>
              <w:color w:val="000000" w:themeColor="text1"/>
              <w:sz w:val="24"/>
              <w:szCs w:val="24"/>
            </w:rPr>
            <w:delInstrText xml:space="preserve"> SEQ Figura \* ARABIC </w:delInstrText>
          </w:r>
        </w:del>
      </w:ins>
      <w:del w:id="3142" w:author="HISSA BARBARA OLIVEIRA" w:date="2025-07-18T15:50:00Z">
        <w:r w:rsidRPr="52AF8D8C">
          <w:rPr>
            <w:rFonts w:ascii="Times New Roman" w:hAnsi="Times New Roman" w:cs="Times New Roman"/>
            <w:i w:val="0"/>
            <w:color w:val="000000" w:themeColor="text1"/>
            <w:sz w:val="24"/>
            <w:szCs w:val="24"/>
          </w:rPr>
          <w:fldChar w:fldCharType="separate"/>
        </w:r>
      </w:del>
      <w:ins w:id="3143" w:author="EUDERLAN FREIRE DA SILVA ABREU" w:date="2025-07-17T22:15:00Z">
        <w:del w:id="3144" w:author="HISSA BARBARA OLIVEIRA" w:date="2025-07-18T15:50:00Z">
          <w:r w:rsidR="005232A2">
            <w:rPr>
              <w:rFonts w:ascii="Times New Roman" w:hAnsi="Times New Roman" w:cs="Times New Roman"/>
              <w:i w:val="0"/>
              <w:iCs w:val="0"/>
              <w:noProof/>
              <w:color w:val="000000" w:themeColor="text1"/>
              <w:sz w:val="24"/>
              <w:szCs w:val="24"/>
            </w:rPr>
            <w:delText>2</w:delText>
          </w:r>
        </w:del>
      </w:ins>
      <w:ins w:id="3145" w:author="Euderlan Freire" w:date="2025-06-13T18:38:00Z">
        <w:del w:id="3146" w:author="HISSA BARBARA OLIVEIRA" w:date="2025-07-18T15:50:00Z">
          <w:r w:rsidRPr="52AF8D8C">
            <w:rPr>
              <w:rFonts w:ascii="Times New Roman" w:hAnsi="Times New Roman" w:cs="Times New Roman"/>
              <w:i w:val="0"/>
              <w:color w:val="000000" w:themeColor="text1"/>
              <w:sz w:val="24"/>
              <w:szCs w:val="24"/>
            </w:rPr>
            <w:fldChar w:fldCharType="end"/>
          </w:r>
          <w:r w:rsidR="00D74E85" w:rsidRPr="52AF8D8C">
            <w:rPr>
              <w:rFonts w:ascii="Times New Roman" w:eastAsia="Times New Roman" w:hAnsi="Times New Roman" w:cs="Times New Roman"/>
              <w:color w:val="000000" w:themeColor="text1"/>
              <w:sz w:val="24"/>
              <w:szCs w:val="24"/>
              <w:rPrChange w:id="3147" w:author="Euderlan Freire" w:date="2025-06-13T19:26:00Z">
                <w:rPr/>
              </w:rPrChange>
            </w:rPr>
            <w:delText xml:space="preserve"> – Caso de Uso Gerenciar Resoluções</w:delText>
          </w:r>
          <w:bookmarkStart w:id="3148" w:name="_Toc203763181"/>
          <w:bookmarkStart w:id="3149" w:name="_Toc203763333"/>
          <w:bookmarkStart w:id="3150" w:name="_Toc203763567"/>
          <w:bookmarkStart w:id="3151" w:name="_Toc203763718"/>
          <w:bookmarkStart w:id="3152" w:name="_Toc203763868"/>
          <w:bookmarkStart w:id="3153" w:name="_Toc203764019"/>
          <w:bookmarkStart w:id="3154" w:name="_Toc203764169"/>
          <w:bookmarkStart w:id="3155" w:name="_Toc203764314"/>
          <w:bookmarkStart w:id="3156" w:name="_Toc203858326"/>
          <w:bookmarkEnd w:id="3148"/>
          <w:bookmarkEnd w:id="3149"/>
          <w:bookmarkEnd w:id="3150"/>
          <w:bookmarkEnd w:id="3151"/>
          <w:bookmarkEnd w:id="3152"/>
          <w:bookmarkEnd w:id="3153"/>
          <w:bookmarkEnd w:id="3154"/>
          <w:bookmarkEnd w:id="3155"/>
          <w:bookmarkEnd w:id="3156"/>
        </w:del>
      </w:ins>
    </w:p>
    <w:p w14:paraId="18AC0050" w14:textId="48EBEEFF" w:rsidR="00024215" w:rsidRPr="0010597A" w:rsidRDefault="3AC618B6">
      <w:pPr>
        <w:keepNext/>
        <w:spacing w:before="40" w:after="240" w:line="360" w:lineRule="auto"/>
        <w:jc w:val="both"/>
        <w:rPr>
          <w:ins w:id="3157" w:author="Euderlan Freire" w:date="2025-06-13T18:35:00Z"/>
          <w:del w:id="3158" w:author="HISSA BARBARA OLIVEIRA" w:date="2025-07-18T15:50:00Z"/>
          <w:rFonts w:ascii="Times New Roman" w:eastAsia="Times New Roman" w:hAnsi="Times New Roman" w:cs="Times New Roman"/>
          <w:color w:val="000000" w:themeColor="text1"/>
          <w:sz w:val="24"/>
          <w:szCs w:val="24"/>
          <w:rPrChange w:id="3159" w:author="Euderlan Freire" w:date="2025-06-13T19:26:00Z">
            <w:rPr>
              <w:ins w:id="3160" w:author="Euderlan Freire" w:date="2025-06-13T18:35:00Z"/>
              <w:del w:id="3161" w:author="HISSA BARBARA OLIVEIRA" w:date="2025-07-18T15:50:00Z"/>
            </w:rPr>
          </w:rPrChange>
        </w:rPr>
        <w:pPrChange w:id="3162" w:author="Euderlan Freire" w:date="2025-06-13T19:26:00Z">
          <w:pPr/>
        </w:pPrChange>
      </w:pPr>
      <w:ins w:id="3163" w:author="yuram almeida santos" w:date="2025-06-13T21:06:00Z">
        <w:del w:id="3164" w:author="HISSA BARBARA OLIVEIRA" w:date="2025-07-18T15:50:00Z">
          <w:r>
            <w:rPr>
              <w:noProof/>
            </w:rPr>
            <w:drawing>
              <wp:inline distT="0" distB="0" distL="0" distR="0" wp14:anchorId="45ADB58D" wp14:editId="4F667514">
                <wp:extent cx="3476625" cy="1943100"/>
                <wp:effectExtent l="0" t="0" r="0" b="0"/>
                <wp:docPr id="338282568" name="Imagem 33828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8282568"/>
                        <pic:cNvPicPr/>
                      </pic:nvPicPr>
                      <pic:blipFill>
                        <a:blip r:embed="rId14">
                          <a:extLst>
                            <a:ext uri="{28A0092B-C50C-407E-A947-70E740481C1C}">
                              <a14:useLocalDpi xmlns:a14="http://schemas.microsoft.com/office/drawing/2010/main" val="0"/>
                            </a:ext>
                          </a:extLst>
                        </a:blip>
                        <a:stretch>
                          <a:fillRect/>
                        </a:stretch>
                      </pic:blipFill>
                      <pic:spPr>
                        <a:xfrm>
                          <a:off x="0" y="0"/>
                          <a:ext cx="3476625" cy="1943100"/>
                        </a:xfrm>
                        <a:prstGeom prst="rect">
                          <a:avLst/>
                        </a:prstGeom>
                      </pic:spPr>
                    </pic:pic>
                  </a:graphicData>
                </a:graphic>
              </wp:inline>
            </w:drawing>
          </w:r>
        </w:del>
      </w:ins>
      <w:bookmarkStart w:id="3165" w:name="_Toc203763182"/>
      <w:bookmarkStart w:id="3166" w:name="_Toc203763334"/>
      <w:bookmarkStart w:id="3167" w:name="_Toc203763568"/>
      <w:bookmarkStart w:id="3168" w:name="_Toc203763719"/>
      <w:bookmarkStart w:id="3169" w:name="_Toc203763869"/>
      <w:bookmarkStart w:id="3170" w:name="_Toc203764020"/>
      <w:bookmarkStart w:id="3171" w:name="_Toc203764170"/>
      <w:bookmarkStart w:id="3172" w:name="_Toc203764315"/>
      <w:bookmarkStart w:id="3173" w:name="_Toc203858327"/>
      <w:bookmarkEnd w:id="3165"/>
      <w:bookmarkEnd w:id="3166"/>
      <w:bookmarkEnd w:id="3167"/>
      <w:bookmarkEnd w:id="3168"/>
      <w:bookmarkEnd w:id="3169"/>
      <w:bookmarkEnd w:id="3170"/>
      <w:bookmarkEnd w:id="3171"/>
      <w:bookmarkEnd w:id="3172"/>
      <w:bookmarkEnd w:id="3173"/>
    </w:p>
    <w:p w14:paraId="00B081B5" w14:textId="78BA328C" w:rsidR="387914F9" w:rsidRPr="0010597A" w:rsidRDefault="00024215">
      <w:pPr>
        <w:pStyle w:val="Legenda"/>
        <w:spacing w:before="40" w:after="240" w:line="360" w:lineRule="auto"/>
        <w:jc w:val="both"/>
        <w:rPr>
          <w:ins w:id="3174" w:author="yuram almeida santos" w:date="2025-06-13T20:58:00Z"/>
          <w:del w:id="3175" w:author="HISSA BARBARA OLIVEIRA" w:date="2025-07-18T15:50:00Z"/>
          <w:rFonts w:ascii="Times New Roman" w:eastAsia="Times New Roman" w:hAnsi="Times New Roman" w:cs="Times New Roman"/>
          <w:color w:val="000000" w:themeColor="text1"/>
          <w:sz w:val="24"/>
          <w:szCs w:val="24"/>
          <w:rPrChange w:id="3176" w:author="Euderlan Freire" w:date="2025-06-13T19:26:00Z">
            <w:rPr>
              <w:ins w:id="3177" w:author="yuram almeida santos" w:date="2025-06-13T20:58:00Z"/>
              <w:del w:id="3178" w:author="HISSA BARBARA OLIVEIRA" w:date="2025-07-18T15:50:00Z"/>
            </w:rPr>
          </w:rPrChange>
        </w:rPr>
        <w:pPrChange w:id="3179" w:author="Euderlan Freire" w:date="2025-06-13T19:26:00Z">
          <w:pPr/>
        </w:pPrChange>
      </w:pPr>
      <w:ins w:id="3180" w:author="Euderlan Freire" w:date="2025-06-13T18:35:00Z">
        <w:del w:id="3181" w:author="HISSA BARBARA OLIVEIRA" w:date="2025-07-18T15:50:00Z">
          <w:r w:rsidRPr="52AF8D8C">
            <w:rPr>
              <w:rFonts w:ascii="Times New Roman" w:eastAsia="Times New Roman" w:hAnsi="Times New Roman" w:cs="Times New Roman"/>
              <w:color w:val="000000" w:themeColor="text1"/>
              <w:sz w:val="24"/>
              <w:szCs w:val="24"/>
              <w:rPrChange w:id="3182" w:author="Euderlan Freire" w:date="2025-06-13T19:26:00Z">
                <w:rPr/>
              </w:rPrChange>
            </w:rPr>
            <w:delText>Fonte: Autoria Própria (2025)</w:delText>
          </w:r>
        </w:del>
      </w:ins>
      <w:bookmarkStart w:id="3183" w:name="_Toc203763183"/>
      <w:bookmarkStart w:id="3184" w:name="_Toc203763335"/>
      <w:bookmarkStart w:id="3185" w:name="_Toc203763569"/>
      <w:bookmarkStart w:id="3186" w:name="_Toc203763720"/>
      <w:bookmarkStart w:id="3187" w:name="_Toc203763870"/>
      <w:bookmarkStart w:id="3188" w:name="_Toc203764021"/>
      <w:bookmarkStart w:id="3189" w:name="_Toc203764171"/>
      <w:bookmarkStart w:id="3190" w:name="_Toc203764316"/>
      <w:bookmarkStart w:id="3191" w:name="_Toc203858328"/>
      <w:bookmarkEnd w:id="3183"/>
      <w:bookmarkEnd w:id="3184"/>
      <w:bookmarkEnd w:id="3185"/>
      <w:bookmarkEnd w:id="3186"/>
      <w:bookmarkEnd w:id="3187"/>
      <w:bookmarkEnd w:id="3188"/>
      <w:bookmarkEnd w:id="3189"/>
      <w:bookmarkEnd w:id="3190"/>
      <w:bookmarkEnd w:id="3191"/>
    </w:p>
    <w:p w14:paraId="4A8A2050" w14:textId="7C6456B4" w:rsidR="00DE6CE1" w:rsidRPr="008F3CC1" w:rsidRDefault="0008571F">
      <w:pPr>
        <w:pStyle w:val="Ttulo3"/>
        <w:spacing w:after="240" w:line="360" w:lineRule="auto"/>
        <w:jc w:val="both"/>
        <w:rPr>
          <w:ins w:id="3192" w:author="yuram almeida santos" w:date="2025-06-13T21:07:00Z"/>
          <w:rFonts w:ascii="Times New Roman" w:hAnsi="Times New Roman" w:cs="Times New Roman"/>
          <w:color w:val="000000" w:themeColor="text1"/>
          <w:rPrChange w:id="3193" w:author="Euderlan Freire" w:date="2025-06-13T19:38:00Z">
            <w:rPr>
              <w:ins w:id="3194" w:author="yuram almeida santos" w:date="2025-06-13T21:07:00Z"/>
              <w:b/>
              <w:bCs/>
            </w:rPr>
          </w:rPrChange>
        </w:rPr>
        <w:pPrChange w:id="3195" w:author="Euderlan Freire" w:date="2025-06-13T19:25:00Z">
          <w:pPr/>
        </w:pPrChange>
      </w:pPr>
      <w:bookmarkStart w:id="3196" w:name="_Toc203858329"/>
      <w:ins w:id="3197" w:author="Euderlan Freire" w:date="2025-06-13T20:39:00Z">
        <w:r w:rsidRPr="0008571F">
          <w:rPr>
            <w:rFonts w:ascii="Times New Roman" w:hAnsi="Times New Roman" w:cs="Times New Roman"/>
            <w:color w:val="000000" w:themeColor="text1"/>
          </w:rPr>
          <w:t>Diagramas de Caso de Uso</w:t>
        </w:r>
        <w:r>
          <w:rPr>
            <w:rFonts w:ascii="Times New Roman" w:hAnsi="Times New Roman" w:cs="Times New Roman"/>
            <w:color w:val="000000" w:themeColor="text1"/>
          </w:rPr>
          <w:t xml:space="preserve"> </w:t>
        </w:r>
      </w:ins>
      <w:ins w:id="3198" w:author="yuram almeida santos" w:date="2025-06-13T21:07:00Z">
        <w:r w:rsidR="387914F9" w:rsidRPr="0010597A">
          <w:rPr>
            <w:rFonts w:ascii="Times New Roman" w:hAnsi="Times New Roman" w:cs="Times New Roman"/>
            <w:color w:val="000000" w:themeColor="text1"/>
            <w:rPrChange w:id="3199" w:author="Euderlan Freire" w:date="2025-06-13T19:26:00Z">
              <w:rPr/>
            </w:rPrChange>
          </w:rPr>
          <w:t>Avaliar Resposta</w:t>
        </w:r>
        <w:bookmarkEnd w:id="3196"/>
      </w:ins>
    </w:p>
    <w:p w14:paraId="696A835F" w14:textId="0F1AFE75" w:rsidR="387914F9" w:rsidRPr="0010597A" w:rsidRDefault="387914F9">
      <w:pPr>
        <w:spacing w:before="40" w:after="240" w:line="360" w:lineRule="auto"/>
        <w:jc w:val="both"/>
        <w:rPr>
          <w:ins w:id="3200" w:author="yuram almeida santos" w:date="2025-06-13T21:07:00Z"/>
          <w:rFonts w:ascii="Times New Roman" w:hAnsi="Times New Roman" w:cs="Times New Roman"/>
          <w:color w:val="000000" w:themeColor="text1"/>
          <w:sz w:val="24"/>
          <w:szCs w:val="24"/>
          <w:rPrChange w:id="3201" w:author="Euderlan Freire" w:date="2025-06-13T19:26:00Z">
            <w:rPr>
              <w:ins w:id="3202" w:author="yuram almeida santos" w:date="2025-06-13T21:07:00Z"/>
            </w:rPr>
          </w:rPrChange>
        </w:rPr>
        <w:pPrChange w:id="3203" w:author="Euderlan Freire" w:date="2025-06-13T19:25:00Z">
          <w:pPr/>
        </w:pPrChange>
      </w:pPr>
      <w:ins w:id="3204" w:author="yuram almeida santos" w:date="2025-06-13T21:07:00Z">
        <w:r w:rsidRPr="0010597A">
          <w:rPr>
            <w:rFonts w:ascii="Times New Roman" w:hAnsi="Times New Roman" w:cs="Times New Roman"/>
            <w:color w:val="000000" w:themeColor="text1"/>
            <w:sz w:val="24"/>
            <w:szCs w:val="24"/>
            <w:rPrChange w:id="3205" w:author="Euderlan Freire" w:date="2025-06-13T19:26:00Z">
              <w:rPr/>
            </w:rPrChange>
          </w:rPr>
          <w:t xml:space="preserve">Descrição: </w:t>
        </w:r>
      </w:ins>
      <w:ins w:id="3206" w:author="HISSA BARBARA OLIVEIRA" w:date="2025-07-18T19:52:00Z">
        <w:r w:rsidR="1D65E7A1" w:rsidRPr="114F972E">
          <w:rPr>
            <w:rFonts w:ascii="Times New Roman" w:hAnsi="Times New Roman" w:cs="Times New Roman"/>
            <w:sz w:val="24"/>
            <w:szCs w:val="24"/>
          </w:rPr>
          <w:t>No diagrama 4, o u</w:t>
        </w:r>
      </w:ins>
      <w:ins w:id="3207" w:author="yuram almeida santos" w:date="2025-06-13T21:07:00Z">
        <w:del w:id="3208" w:author="HISSA BARBARA OLIVEIRA" w:date="2025-07-18T19:52:00Z">
          <w:r w:rsidRPr="0010597A">
            <w:rPr>
              <w:rFonts w:ascii="Times New Roman" w:hAnsi="Times New Roman" w:cs="Times New Roman"/>
              <w:color w:val="000000" w:themeColor="text1"/>
              <w:sz w:val="24"/>
              <w:szCs w:val="24"/>
              <w:rPrChange w:id="3209" w:author="Euderlan Freire" w:date="2025-06-13T19:26:00Z">
                <w:rPr/>
              </w:rPrChange>
            </w:rPr>
            <w:delText>U</w:delText>
          </w:r>
        </w:del>
        <w:r w:rsidRPr="0010597A">
          <w:rPr>
            <w:rFonts w:ascii="Times New Roman" w:hAnsi="Times New Roman" w:cs="Times New Roman"/>
            <w:color w:val="000000" w:themeColor="text1"/>
            <w:sz w:val="24"/>
            <w:szCs w:val="24"/>
            <w:rPrChange w:id="3210" w:author="Euderlan Freire" w:date="2025-06-13T19:26:00Z">
              <w:rPr/>
            </w:rPrChange>
          </w:rPr>
          <w:t>suário classifica a utilidade da resposta recebida.</w:t>
        </w:r>
      </w:ins>
    </w:p>
    <w:p w14:paraId="1DCA0053" w14:textId="596CFBC4" w:rsidR="387914F9" w:rsidRPr="00124DB4" w:rsidDel="000427FB" w:rsidRDefault="387914F9">
      <w:pPr>
        <w:spacing w:before="40" w:after="240" w:line="360" w:lineRule="auto"/>
        <w:jc w:val="both"/>
        <w:rPr>
          <w:ins w:id="3211" w:author="HISSA BARBARA OLIVEIRA" w:date="2025-07-18T19:23:00Z"/>
          <w:del w:id="3212" w:author="EUDERLAN FREIRE DA SILVA ABREU" w:date="2025-07-18T17:55:00Z"/>
          <w:rFonts w:ascii="Times New Roman" w:hAnsi="Times New Roman" w:cs="Times New Roman"/>
          <w:color w:val="000000" w:themeColor="text1"/>
          <w:sz w:val="24"/>
          <w:szCs w:val="24"/>
        </w:rPr>
        <w:pPrChange w:id="3213" w:author="Euderlan Freire" w:date="2025-06-13T19:25:00Z">
          <w:pPr/>
        </w:pPrChange>
      </w:pPr>
      <w:ins w:id="3214" w:author="yuram almeida santos" w:date="2025-06-13T21:07:00Z">
        <w:r w:rsidRPr="0010597A">
          <w:rPr>
            <w:rFonts w:ascii="Times New Roman" w:hAnsi="Times New Roman" w:cs="Times New Roman"/>
            <w:color w:val="000000" w:themeColor="text1"/>
            <w:sz w:val="24"/>
            <w:szCs w:val="24"/>
            <w:rPrChange w:id="3215" w:author="Euderlan Freire" w:date="2025-06-13T19:26:00Z">
              <w:rPr/>
            </w:rPrChange>
          </w:rPr>
          <w:t>Fluxo:</w:t>
        </w:r>
      </w:ins>
    </w:p>
    <w:p w14:paraId="45C694A2" w14:textId="769A2C91" w:rsidR="74ABC7DC" w:rsidRDefault="74ABC7DC" w:rsidP="74ABC7DC">
      <w:pPr>
        <w:spacing w:before="40" w:after="240" w:line="360" w:lineRule="auto"/>
        <w:jc w:val="both"/>
        <w:rPr>
          <w:ins w:id="3216" w:author="yuram almeida santos" w:date="2025-06-13T21:07:00Z"/>
          <w:rFonts w:ascii="Times New Roman" w:hAnsi="Times New Roman" w:cs="Times New Roman"/>
          <w:color w:val="000000" w:themeColor="text1"/>
          <w:sz w:val="24"/>
          <w:szCs w:val="24"/>
          <w:rPrChange w:id="3217" w:author="Euderlan Freire" w:date="2025-06-13T19:26:00Z">
            <w:rPr>
              <w:ins w:id="3218" w:author="yuram almeida santos" w:date="2025-06-13T21:07:00Z"/>
            </w:rPr>
          </w:rPrChange>
        </w:rPr>
      </w:pPr>
    </w:p>
    <w:p w14:paraId="4FD74BF9" w14:textId="3B200D1D" w:rsidR="387914F9" w:rsidRPr="0010597A" w:rsidRDefault="387914F9">
      <w:pPr>
        <w:spacing w:before="40" w:after="240" w:line="360" w:lineRule="auto"/>
        <w:jc w:val="both"/>
        <w:rPr>
          <w:ins w:id="3219" w:author="yuram almeida santos" w:date="2025-06-13T21:07:00Z"/>
          <w:rFonts w:ascii="Times New Roman" w:hAnsi="Times New Roman" w:cs="Times New Roman"/>
          <w:color w:val="000000" w:themeColor="text1"/>
          <w:sz w:val="24"/>
          <w:szCs w:val="24"/>
          <w:rPrChange w:id="3220" w:author="Euderlan Freire" w:date="2025-06-13T19:26:00Z">
            <w:rPr>
              <w:ins w:id="3221" w:author="yuram almeida santos" w:date="2025-06-13T21:07:00Z"/>
            </w:rPr>
          </w:rPrChange>
        </w:rPr>
        <w:pPrChange w:id="3222" w:author="Euderlan Freire" w:date="2025-06-13T19:25:00Z">
          <w:pPr/>
        </w:pPrChange>
      </w:pPr>
      <w:ins w:id="3223" w:author="yuram almeida santos" w:date="2025-06-13T21:07:00Z">
        <w:r w:rsidRPr="0010597A">
          <w:rPr>
            <w:rFonts w:ascii="Times New Roman" w:hAnsi="Times New Roman" w:cs="Times New Roman"/>
            <w:color w:val="000000" w:themeColor="text1"/>
            <w:sz w:val="24"/>
            <w:szCs w:val="24"/>
            <w:rPrChange w:id="3224" w:author="Euderlan Freire" w:date="2025-06-13T19:26:00Z">
              <w:rPr/>
            </w:rPrChange>
          </w:rPr>
          <w:t>Usuário clica em "útil" ou "não ajudou".</w:t>
        </w:r>
      </w:ins>
    </w:p>
    <w:p w14:paraId="41F8CCF2" w14:textId="0B8FA3EC" w:rsidR="387914F9" w:rsidRDefault="387914F9">
      <w:pPr>
        <w:spacing w:before="40" w:after="240" w:line="360" w:lineRule="auto"/>
        <w:jc w:val="both"/>
        <w:rPr>
          <w:ins w:id="3225" w:author="EUDERLAN FREIRE DA SILVA ABREU" w:date="2025-07-18T17:50:00Z"/>
          <w:rFonts w:ascii="Times New Roman" w:hAnsi="Times New Roman" w:cs="Times New Roman"/>
          <w:color w:val="000000" w:themeColor="text1"/>
          <w:sz w:val="24"/>
          <w:szCs w:val="24"/>
        </w:rPr>
      </w:pPr>
      <w:ins w:id="3226" w:author="yuram almeida santos" w:date="2025-06-13T21:07:00Z">
        <w:r w:rsidRPr="0010597A">
          <w:rPr>
            <w:rFonts w:ascii="Times New Roman" w:hAnsi="Times New Roman" w:cs="Times New Roman"/>
            <w:color w:val="000000" w:themeColor="text1"/>
            <w:sz w:val="24"/>
            <w:szCs w:val="24"/>
            <w:rPrChange w:id="3227" w:author="Euderlan Freire" w:date="2025-06-13T19:26:00Z">
              <w:rPr/>
            </w:rPrChange>
          </w:rPr>
          <w:t>Sistema registra o feedback e marca respostas para revisão (se negativo).</w:t>
        </w:r>
      </w:ins>
    </w:p>
    <w:p w14:paraId="0EB81850" w14:textId="3BFBD6F8" w:rsidR="00044A3C" w:rsidRPr="006F054B" w:rsidRDefault="00044A3C">
      <w:pPr>
        <w:pStyle w:val="Legenda"/>
        <w:keepNext/>
        <w:jc w:val="center"/>
        <w:rPr>
          <w:ins w:id="3228" w:author="EUDERLAN FREIRE DA SILVA ABREU" w:date="2025-07-18T17:51:00Z"/>
          <w:rFonts w:ascii="Times New Roman" w:hAnsi="Times New Roman" w:cs="Times New Roman"/>
          <w:i w:val="0"/>
          <w:iCs w:val="0"/>
          <w:color w:val="000000" w:themeColor="text1"/>
          <w:sz w:val="24"/>
          <w:szCs w:val="24"/>
          <w:rPrChange w:id="3229" w:author="EUDERLAN FREIRE DA SILVA ABREU" w:date="2025-07-18T17:53:00Z">
            <w:rPr>
              <w:ins w:id="3230" w:author="EUDERLAN FREIRE DA SILVA ABREU" w:date="2025-07-18T17:51:00Z"/>
            </w:rPr>
          </w:rPrChange>
        </w:rPr>
        <w:pPrChange w:id="3231" w:author="EUDERLAN FREIRE DA SILVA ABREU" w:date="2025-07-18T17:53:00Z">
          <w:pPr>
            <w:pStyle w:val="Legenda"/>
          </w:pPr>
        </w:pPrChange>
      </w:pPr>
      <w:ins w:id="3232" w:author="EUDERLAN FREIRE DA SILVA ABREU" w:date="2025-07-18T17:51:00Z">
        <w:r w:rsidRPr="006F054B">
          <w:rPr>
            <w:rFonts w:ascii="Times New Roman" w:hAnsi="Times New Roman" w:cs="Times New Roman"/>
            <w:i w:val="0"/>
            <w:iCs w:val="0"/>
            <w:color w:val="000000" w:themeColor="text1"/>
            <w:sz w:val="24"/>
            <w:szCs w:val="24"/>
            <w:rPrChange w:id="3233" w:author="EUDERLAN FREIRE DA SILVA ABREU" w:date="2025-07-18T17:53:00Z">
              <w:rPr/>
            </w:rPrChange>
          </w:rPr>
          <w:t xml:space="preserve">Figura </w:t>
        </w:r>
        <w:r w:rsidRPr="006F054B">
          <w:rPr>
            <w:rFonts w:ascii="Times New Roman" w:hAnsi="Times New Roman" w:cs="Times New Roman"/>
            <w:i w:val="0"/>
            <w:iCs w:val="0"/>
            <w:color w:val="000000" w:themeColor="text1"/>
            <w:sz w:val="24"/>
            <w:szCs w:val="24"/>
            <w:rPrChange w:id="3234" w:author="EUDERLAN FREIRE DA SILVA ABREU" w:date="2025-07-18T17:53:00Z">
              <w:rPr/>
            </w:rPrChange>
          </w:rPr>
          <w:fldChar w:fldCharType="begin"/>
        </w:r>
        <w:r w:rsidRPr="006F054B">
          <w:rPr>
            <w:rFonts w:ascii="Times New Roman" w:hAnsi="Times New Roman" w:cs="Times New Roman"/>
            <w:i w:val="0"/>
            <w:iCs w:val="0"/>
            <w:color w:val="000000" w:themeColor="text1"/>
            <w:sz w:val="24"/>
            <w:szCs w:val="24"/>
            <w:rPrChange w:id="3235" w:author="EUDERLAN FREIRE DA SILVA ABREU" w:date="2025-07-18T17:53:00Z">
              <w:rPr/>
            </w:rPrChange>
          </w:rPr>
          <w:instrText xml:space="preserve"> SEQ Figura \* ARABIC </w:instrText>
        </w:r>
      </w:ins>
      <w:r w:rsidRPr="006F054B">
        <w:rPr>
          <w:rFonts w:ascii="Times New Roman" w:hAnsi="Times New Roman" w:cs="Times New Roman"/>
          <w:i w:val="0"/>
          <w:iCs w:val="0"/>
          <w:color w:val="000000" w:themeColor="text1"/>
          <w:sz w:val="24"/>
          <w:szCs w:val="24"/>
          <w:rPrChange w:id="3236" w:author="EUDERLAN FREIRE DA SILVA ABREU" w:date="2025-07-18T17:53:00Z">
            <w:rPr/>
          </w:rPrChange>
        </w:rPr>
        <w:fldChar w:fldCharType="separate"/>
      </w:r>
      <w:ins w:id="3237" w:author="EUDERLAN FREIRE DA SILVA ABREU" w:date="2025-07-19T22:58:00Z">
        <w:r w:rsidR="00660B60">
          <w:rPr>
            <w:rFonts w:ascii="Times New Roman" w:hAnsi="Times New Roman" w:cs="Times New Roman"/>
            <w:i w:val="0"/>
            <w:iCs w:val="0"/>
            <w:noProof/>
            <w:color w:val="000000" w:themeColor="text1"/>
            <w:sz w:val="24"/>
            <w:szCs w:val="24"/>
          </w:rPr>
          <w:t>4</w:t>
        </w:r>
      </w:ins>
      <w:ins w:id="3238" w:author="EUDERLAN FREIRE DA SILVA ABREU" w:date="2025-07-18T17:51:00Z">
        <w:r w:rsidRPr="006F054B">
          <w:rPr>
            <w:rFonts w:ascii="Times New Roman" w:hAnsi="Times New Roman" w:cs="Times New Roman"/>
            <w:i w:val="0"/>
            <w:iCs w:val="0"/>
            <w:color w:val="000000" w:themeColor="text1"/>
            <w:sz w:val="24"/>
            <w:szCs w:val="24"/>
            <w:rPrChange w:id="3239" w:author="EUDERLAN FREIRE DA SILVA ABREU" w:date="2025-07-18T17:53:00Z">
              <w:rPr/>
            </w:rPrChange>
          </w:rPr>
          <w:fldChar w:fldCharType="end"/>
        </w:r>
        <w:r w:rsidRPr="006F054B">
          <w:rPr>
            <w:rFonts w:ascii="Times New Roman" w:hAnsi="Times New Roman" w:cs="Times New Roman"/>
            <w:i w:val="0"/>
            <w:iCs w:val="0"/>
            <w:color w:val="000000" w:themeColor="text1"/>
            <w:sz w:val="24"/>
            <w:szCs w:val="24"/>
            <w:rPrChange w:id="3240" w:author="EUDERLAN FREIRE DA SILVA ABREU" w:date="2025-07-18T17:53:00Z">
              <w:rPr/>
            </w:rPrChange>
          </w:rPr>
          <w:t xml:space="preserve"> - Caso de Uso Avaliar Respostas</w:t>
        </w:r>
      </w:ins>
    </w:p>
    <w:p w14:paraId="14FEAF92" w14:textId="77777777" w:rsidR="008D6611" w:rsidRPr="006F054B" w:rsidRDefault="00044A3C">
      <w:pPr>
        <w:keepNext/>
        <w:spacing w:before="40" w:after="240" w:line="360" w:lineRule="auto"/>
        <w:jc w:val="center"/>
        <w:rPr>
          <w:ins w:id="3241" w:author="EUDERLAN FREIRE DA SILVA ABREU" w:date="2025-07-18T17:53:00Z"/>
          <w:rFonts w:ascii="Times New Roman" w:hAnsi="Times New Roman" w:cs="Times New Roman"/>
          <w:color w:val="000000" w:themeColor="text1"/>
          <w:sz w:val="24"/>
          <w:szCs w:val="24"/>
          <w:rPrChange w:id="3242" w:author="EUDERLAN FREIRE DA SILVA ABREU" w:date="2025-07-18T17:53:00Z">
            <w:rPr>
              <w:ins w:id="3243" w:author="EUDERLAN FREIRE DA SILVA ABREU" w:date="2025-07-18T17:53:00Z"/>
            </w:rPr>
          </w:rPrChange>
        </w:rPr>
        <w:pPrChange w:id="3244" w:author="EUDERLAN FREIRE DA SILVA ABREU" w:date="2025-07-18T17:53:00Z">
          <w:pPr>
            <w:spacing w:before="40" w:after="240" w:line="360" w:lineRule="auto"/>
            <w:jc w:val="both"/>
          </w:pPr>
        </w:pPrChange>
      </w:pPr>
      <w:ins w:id="3245" w:author="EUDERLAN FREIRE DA SILVA ABREU" w:date="2025-07-18T17:50:00Z">
        <w:r w:rsidRPr="006F054B">
          <w:rPr>
            <w:rFonts w:ascii="Times New Roman" w:hAnsi="Times New Roman" w:cs="Times New Roman"/>
            <w:noProof/>
            <w:color w:val="000000" w:themeColor="text1"/>
            <w:sz w:val="24"/>
            <w:szCs w:val="24"/>
            <w:rPrChange w:id="3246" w:author="EUDERLAN FREIRE DA SILVA ABREU" w:date="2025-07-18T17:53:00Z">
              <w:rPr>
                <w:noProof/>
              </w:rPr>
            </w:rPrChange>
          </w:rPr>
          <w:drawing>
            <wp:inline distT="0" distB="0" distL="0" distR="0" wp14:anchorId="5E9B89D5" wp14:editId="10039071">
              <wp:extent cx="4572000" cy="1628775"/>
              <wp:effectExtent l="0" t="0" r="0" b="0"/>
              <wp:docPr id="3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a:blip r:embed="rId16">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ins>
    </w:p>
    <w:p w14:paraId="1BF428B3" w14:textId="74BF96C3" w:rsidR="00044A3C" w:rsidRPr="006F054B" w:rsidRDefault="008D6611">
      <w:pPr>
        <w:pStyle w:val="Legenda"/>
        <w:jc w:val="center"/>
        <w:rPr>
          <w:ins w:id="3247" w:author="HISSA BARBARA OLIVEIRA" w:date="2025-07-18T19:40:00Z"/>
          <w:rFonts w:ascii="Times New Roman" w:hAnsi="Times New Roman" w:cs="Times New Roman"/>
          <w:color w:val="000000" w:themeColor="text1"/>
          <w:sz w:val="24"/>
          <w:szCs w:val="24"/>
        </w:rPr>
        <w:pPrChange w:id="3248" w:author="EUDERLAN FREIRE DA SILVA ABREU" w:date="2025-07-18T17:53:00Z">
          <w:pPr/>
        </w:pPrChange>
      </w:pPr>
      <w:ins w:id="3249" w:author="EUDERLAN FREIRE DA SILVA ABREU" w:date="2025-07-18T17:53:00Z">
        <w:r w:rsidRPr="006F054B">
          <w:rPr>
            <w:rFonts w:ascii="Times New Roman" w:hAnsi="Times New Roman" w:cs="Times New Roman"/>
            <w:i w:val="0"/>
            <w:iCs w:val="0"/>
            <w:color w:val="000000" w:themeColor="text1"/>
            <w:sz w:val="24"/>
            <w:szCs w:val="24"/>
            <w:rPrChange w:id="3250" w:author="EUDERLAN FREIRE DA SILVA ABREU" w:date="2025-07-18T17:53:00Z">
              <w:rPr/>
            </w:rPrChange>
          </w:rPr>
          <w:t>Fonte: Autoria Própria (2025)</w:t>
        </w:r>
      </w:ins>
    </w:p>
    <w:tbl>
      <w:tblPr>
        <w:tblStyle w:val="Tabelacomgrade"/>
        <w:tblpPr w:leftFromText="141" w:rightFromText="141" w:horzAnchor="margin" w:tblpY="-11670"/>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Change w:id="3251" w:author="HISSA BARBARA OLIVEIRA" w:date="2025-07-18T17:02: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0"/>
        <w:tblGridChange w:id="3252">
          <w:tblGrid>
            <w:gridCol w:w="360"/>
          </w:tblGrid>
        </w:tblGridChange>
      </w:tblGrid>
      <w:tr w:rsidR="61AD6CFB" w:rsidDel="006E1FC3" w14:paraId="05B86BB5" w14:textId="1DC6ADC3" w:rsidTr="7F8D580F">
        <w:trPr>
          <w:trHeight w:val="330"/>
          <w:ins w:id="3253" w:author="HISSA BARBARA OLIVEIRA" w:date="2025-07-18T19:40:00Z"/>
          <w:del w:id="3254" w:author="EUDERLAN FREIRE DA SILVA ABREU" w:date="2025-07-18T17:51:00Z"/>
          <w:trPrChange w:id="3255" w:author="HISSA BARBARA OLIVEIRA" w:date="2025-07-18T17:02:00Z">
            <w:trPr>
              <w:trHeight w:val="330"/>
              <w:jc w:val="center"/>
            </w:trPr>
          </w:trPrChange>
        </w:trPr>
        <w:tc>
          <w:tcPr>
            <w:tcW w:w="8490" w:type="dxa"/>
            <w:tcPrChange w:id="3256" w:author="HISSA BARBARA OLIVEIRA" w:date="2025-07-18T17:02:00Z">
              <w:tcPr>
                <w:tcW w:w="8490" w:type="dxa"/>
              </w:tcPr>
            </w:tcPrChange>
          </w:tcPr>
          <w:p w14:paraId="36A65826" w14:textId="4BA6A216" w:rsidR="61AD6CFB" w:rsidDel="006E1FC3" w:rsidRDefault="61AD6CFB" w:rsidP="00124DB4">
            <w:pPr>
              <w:pStyle w:val="PargrafodaLista"/>
              <w:jc w:val="center"/>
              <w:rPr>
                <w:ins w:id="3257" w:author="HISSA BARBARA OLIVEIRA" w:date="2025-07-18T19:40:00Z"/>
                <w:del w:id="3258" w:author="EUDERLAN FREIRE DA SILVA ABREU" w:date="2025-07-18T17:51:00Z"/>
                <w:rFonts w:ascii="Times New Roman" w:hAnsi="Times New Roman" w:cs="Times New Roman"/>
                <w:color w:val="000000" w:themeColor="text1"/>
                <w:sz w:val="24"/>
                <w:szCs w:val="24"/>
              </w:rPr>
            </w:pPr>
            <w:ins w:id="3259" w:author="HISSA BARBARA OLIVEIRA" w:date="2025-07-18T19:40:00Z">
              <w:del w:id="3260" w:author="EUDERLAN FREIRE DA SILVA ABREU" w:date="2025-07-18T17:51:00Z">
                <w:r w:rsidRPr="61AD6CFB" w:rsidDel="006E1FC3">
                  <w:rPr>
                    <w:rFonts w:ascii="Times New Roman" w:eastAsia="Times New Roman" w:hAnsi="Times New Roman" w:cs="Times New Roman"/>
                    <w:color w:val="000000" w:themeColor="text1"/>
                    <w:sz w:val="24"/>
                    <w:szCs w:val="24"/>
                  </w:rPr>
                  <w:delText xml:space="preserve">Figura </w:delText>
                </w:r>
                <w:r w:rsidR="0979DAD0" w:rsidRPr="75B080FF" w:rsidDel="006E1FC3">
                  <w:rPr>
                    <w:rFonts w:ascii="Times New Roman" w:eastAsia="Times New Roman" w:hAnsi="Times New Roman" w:cs="Times New Roman"/>
                    <w:color w:val="000000" w:themeColor="text1"/>
                    <w:sz w:val="24"/>
                    <w:szCs w:val="24"/>
                  </w:rPr>
                  <w:delText>4</w:delText>
                </w:r>
                <w:r w:rsidRPr="61AD6CFB" w:rsidDel="006E1FC3">
                  <w:rPr>
                    <w:rFonts w:ascii="Times New Roman" w:hAnsi="Times New Roman" w:cs="Times New Roman"/>
                    <w:color w:val="000000" w:themeColor="text1"/>
                    <w:sz w:val="24"/>
                    <w:szCs w:val="24"/>
                  </w:rPr>
                  <w:delText xml:space="preserve">– Caso de Uso </w:delText>
                </w:r>
                <w:r w:rsidR="144E7959" w:rsidRPr="75B080FF" w:rsidDel="006E1FC3">
                  <w:rPr>
                    <w:rFonts w:ascii="Times New Roman" w:hAnsi="Times New Roman" w:cs="Times New Roman"/>
                    <w:color w:val="000000" w:themeColor="text1"/>
                    <w:sz w:val="24"/>
                    <w:szCs w:val="24"/>
                  </w:rPr>
                  <w:delText>Aval</w:delText>
                </w:r>
              </w:del>
            </w:ins>
            <w:ins w:id="3261" w:author="HISSA BARBARA OLIVEIRA" w:date="2025-07-18T19:41:00Z">
              <w:del w:id="3262" w:author="EUDERLAN FREIRE DA SILVA ABREU" w:date="2025-07-18T17:51:00Z">
                <w:r w:rsidR="144E7959" w:rsidRPr="75B080FF" w:rsidDel="006E1FC3">
                  <w:rPr>
                    <w:rFonts w:ascii="Times New Roman" w:hAnsi="Times New Roman" w:cs="Times New Roman"/>
                    <w:color w:val="000000" w:themeColor="text1"/>
                    <w:sz w:val="24"/>
                    <w:szCs w:val="24"/>
                  </w:rPr>
                  <w:delText>iar Respostas</w:delText>
                </w:r>
              </w:del>
            </w:ins>
            <w:bookmarkStart w:id="3263" w:name="_Toc203763185"/>
            <w:bookmarkStart w:id="3264" w:name="_Toc203763337"/>
            <w:bookmarkStart w:id="3265" w:name="_Toc203763571"/>
            <w:bookmarkStart w:id="3266" w:name="_Toc203763722"/>
            <w:bookmarkStart w:id="3267" w:name="_Toc203763872"/>
            <w:bookmarkStart w:id="3268" w:name="_Toc203764023"/>
            <w:bookmarkStart w:id="3269" w:name="_Toc203764173"/>
            <w:bookmarkStart w:id="3270" w:name="_Toc203764318"/>
            <w:bookmarkStart w:id="3271" w:name="_Toc203858330"/>
            <w:bookmarkEnd w:id="3263"/>
            <w:bookmarkEnd w:id="3264"/>
            <w:bookmarkEnd w:id="3265"/>
            <w:bookmarkEnd w:id="3266"/>
            <w:bookmarkEnd w:id="3267"/>
            <w:bookmarkEnd w:id="3268"/>
            <w:bookmarkEnd w:id="3269"/>
            <w:bookmarkEnd w:id="3270"/>
            <w:bookmarkEnd w:id="3271"/>
          </w:p>
          <w:p w14:paraId="27043FA7" w14:textId="52A4F7E3" w:rsidR="61AD6CFB" w:rsidDel="006E1FC3" w:rsidRDefault="61AD6CFB" w:rsidP="00124DB4">
            <w:pPr>
              <w:pStyle w:val="PargrafodaLista"/>
              <w:jc w:val="center"/>
              <w:rPr>
                <w:del w:id="3272" w:author="EUDERLAN FREIRE DA SILVA ABREU" w:date="2025-07-18T17:51:00Z"/>
                <w:rFonts w:ascii="Times New Roman" w:eastAsia="Times New Roman" w:hAnsi="Times New Roman" w:cs="Times New Roman"/>
                <w:sz w:val="24"/>
                <w:szCs w:val="24"/>
              </w:rPr>
            </w:pPr>
            <w:bookmarkStart w:id="3273" w:name="_Toc203763186"/>
            <w:bookmarkStart w:id="3274" w:name="_Toc203763338"/>
            <w:bookmarkStart w:id="3275" w:name="_Toc203763572"/>
            <w:bookmarkStart w:id="3276" w:name="_Toc203763723"/>
            <w:bookmarkStart w:id="3277" w:name="_Toc203763873"/>
            <w:bookmarkStart w:id="3278" w:name="_Toc203764024"/>
            <w:bookmarkStart w:id="3279" w:name="_Toc203764174"/>
            <w:bookmarkStart w:id="3280" w:name="_Toc203764319"/>
            <w:bookmarkStart w:id="3281" w:name="_Toc203858331"/>
            <w:bookmarkEnd w:id="3273"/>
            <w:bookmarkEnd w:id="3274"/>
            <w:bookmarkEnd w:id="3275"/>
            <w:bookmarkEnd w:id="3276"/>
            <w:bookmarkEnd w:id="3277"/>
            <w:bookmarkEnd w:id="3278"/>
            <w:bookmarkEnd w:id="3279"/>
            <w:bookmarkEnd w:id="3280"/>
            <w:bookmarkEnd w:id="3281"/>
          </w:p>
        </w:tc>
        <w:bookmarkStart w:id="3282" w:name="_Toc203763187"/>
        <w:bookmarkStart w:id="3283" w:name="_Toc203763339"/>
        <w:bookmarkStart w:id="3284" w:name="_Toc203763573"/>
        <w:bookmarkStart w:id="3285" w:name="_Toc203763724"/>
        <w:bookmarkStart w:id="3286" w:name="_Toc203763874"/>
        <w:bookmarkStart w:id="3287" w:name="_Toc203764025"/>
        <w:bookmarkStart w:id="3288" w:name="_Toc203764175"/>
        <w:bookmarkStart w:id="3289" w:name="_Toc203764320"/>
        <w:bookmarkStart w:id="3290" w:name="_Toc203858332"/>
        <w:bookmarkEnd w:id="3282"/>
        <w:bookmarkEnd w:id="3283"/>
        <w:bookmarkEnd w:id="3284"/>
        <w:bookmarkEnd w:id="3285"/>
        <w:bookmarkEnd w:id="3286"/>
        <w:bookmarkEnd w:id="3287"/>
        <w:bookmarkEnd w:id="3288"/>
        <w:bookmarkEnd w:id="3289"/>
        <w:bookmarkEnd w:id="3290"/>
      </w:tr>
      <w:tr w:rsidR="61AD6CFB" w:rsidDel="006E1FC3" w14:paraId="7116E694" w14:textId="1A7EB17B" w:rsidTr="7F8D580F">
        <w:trPr>
          <w:trHeight w:val="1005"/>
          <w:ins w:id="3291" w:author="HISSA BARBARA OLIVEIRA" w:date="2025-07-18T19:40:00Z"/>
          <w:del w:id="3292" w:author="EUDERLAN FREIRE DA SILVA ABREU" w:date="2025-07-18T17:51:00Z"/>
          <w:trPrChange w:id="3293" w:author="HISSA BARBARA OLIVEIRA" w:date="2025-07-18T17:02:00Z">
            <w:trPr>
              <w:trHeight w:val="1005"/>
              <w:jc w:val="center"/>
            </w:trPr>
          </w:trPrChange>
        </w:trPr>
        <w:tc>
          <w:tcPr>
            <w:tcW w:w="8490" w:type="dxa"/>
            <w:tcPrChange w:id="3294" w:author="HISSA BARBARA OLIVEIRA" w:date="2025-07-18T17:02:00Z">
              <w:tcPr>
                <w:tcW w:w="8490" w:type="dxa"/>
              </w:tcPr>
            </w:tcPrChange>
          </w:tcPr>
          <w:p w14:paraId="2DB2A7B6" w14:textId="6A04D3B3" w:rsidR="144E7959" w:rsidDel="006E1FC3" w:rsidRDefault="144E7959" w:rsidP="00124DB4">
            <w:pPr>
              <w:jc w:val="center"/>
              <w:rPr>
                <w:ins w:id="3295" w:author="HISSA BARBARA OLIVEIRA" w:date="2025-07-18T19:41:00Z"/>
                <w:del w:id="3296" w:author="EUDERLAN FREIRE DA SILVA ABREU" w:date="2025-07-18T17:51:00Z"/>
              </w:rPr>
            </w:pPr>
            <w:ins w:id="3297" w:author="HISSA BARBARA OLIVEIRA" w:date="2025-07-18T19:41:00Z">
              <w:del w:id="3298" w:author="EUDERLAN FREIRE DA SILVA ABREU" w:date="2025-07-18T17:50:00Z">
                <w:r w:rsidDel="00044A3C">
                  <w:rPr>
                    <w:noProof/>
                  </w:rPr>
                  <w:drawing>
                    <wp:inline distT="0" distB="0" distL="0" distR="0" wp14:anchorId="0C5D4054" wp14:editId="3130A06A">
                      <wp:extent cx="4572000" cy="1628775"/>
                      <wp:effectExtent l="0" t="0" r="0" b="0"/>
                      <wp:docPr id="371659578"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pic:nvPicPr>
                            <pic:blipFill>
                              <a:blip r:embed="rId16">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del>
              <w:bookmarkStart w:id="3299" w:name="_Toc203763188"/>
              <w:bookmarkStart w:id="3300" w:name="_Toc203763340"/>
              <w:bookmarkStart w:id="3301" w:name="_Toc203763574"/>
              <w:bookmarkStart w:id="3302" w:name="_Toc203763725"/>
              <w:bookmarkStart w:id="3303" w:name="_Toc203763875"/>
              <w:bookmarkStart w:id="3304" w:name="_Toc203764026"/>
              <w:bookmarkStart w:id="3305" w:name="_Toc203764176"/>
              <w:bookmarkStart w:id="3306" w:name="_Toc203764321"/>
              <w:bookmarkStart w:id="3307" w:name="_Toc203858333"/>
              <w:bookmarkEnd w:id="3299"/>
              <w:bookmarkEnd w:id="3300"/>
              <w:bookmarkEnd w:id="3301"/>
              <w:bookmarkEnd w:id="3302"/>
              <w:bookmarkEnd w:id="3303"/>
              <w:bookmarkEnd w:id="3304"/>
              <w:bookmarkEnd w:id="3305"/>
              <w:bookmarkEnd w:id="3306"/>
              <w:bookmarkEnd w:id="3307"/>
            </w:ins>
          </w:p>
          <w:p w14:paraId="1F9E6FDD" w14:textId="563A6D44" w:rsidR="61AD6CFB" w:rsidDel="006E1FC3" w:rsidRDefault="61AD6CFB" w:rsidP="00124DB4">
            <w:pPr>
              <w:jc w:val="center"/>
              <w:rPr>
                <w:del w:id="3308" w:author="EUDERLAN FREIRE DA SILVA ABREU" w:date="2025-07-18T17:51:00Z"/>
              </w:rPr>
            </w:pPr>
            <w:bookmarkStart w:id="3309" w:name="_Toc203763189"/>
            <w:bookmarkStart w:id="3310" w:name="_Toc203763341"/>
            <w:bookmarkStart w:id="3311" w:name="_Toc203763575"/>
            <w:bookmarkStart w:id="3312" w:name="_Toc203763726"/>
            <w:bookmarkStart w:id="3313" w:name="_Toc203763876"/>
            <w:bookmarkStart w:id="3314" w:name="_Toc203764027"/>
            <w:bookmarkStart w:id="3315" w:name="_Toc203764177"/>
            <w:bookmarkStart w:id="3316" w:name="_Toc203764322"/>
            <w:bookmarkStart w:id="3317" w:name="_Toc203858334"/>
            <w:bookmarkEnd w:id="3309"/>
            <w:bookmarkEnd w:id="3310"/>
            <w:bookmarkEnd w:id="3311"/>
            <w:bookmarkEnd w:id="3312"/>
            <w:bookmarkEnd w:id="3313"/>
            <w:bookmarkEnd w:id="3314"/>
            <w:bookmarkEnd w:id="3315"/>
            <w:bookmarkEnd w:id="3316"/>
            <w:bookmarkEnd w:id="3317"/>
          </w:p>
        </w:tc>
        <w:bookmarkStart w:id="3318" w:name="_Toc203763190"/>
        <w:bookmarkStart w:id="3319" w:name="_Toc203763342"/>
        <w:bookmarkStart w:id="3320" w:name="_Toc203763576"/>
        <w:bookmarkStart w:id="3321" w:name="_Toc203763727"/>
        <w:bookmarkStart w:id="3322" w:name="_Toc203763877"/>
        <w:bookmarkStart w:id="3323" w:name="_Toc203764028"/>
        <w:bookmarkStart w:id="3324" w:name="_Toc203764178"/>
        <w:bookmarkStart w:id="3325" w:name="_Toc203764323"/>
        <w:bookmarkStart w:id="3326" w:name="_Toc203858335"/>
        <w:bookmarkEnd w:id="3318"/>
        <w:bookmarkEnd w:id="3319"/>
        <w:bookmarkEnd w:id="3320"/>
        <w:bookmarkEnd w:id="3321"/>
        <w:bookmarkEnd w:id="3322"/>
        <w:bookmarkEnd w:id="3323"/>
        <w:bookmarkEnd w:id="3324"/>
        <w:bookmarkEnd w:id="3325"/>
        <w:bookmarkEnd w:id="3326"/>
      </w:tr>
      <w:tr w:rsidR="61AD6CFB" w:rsidDel="006E1FC3" w14:paraId="3BFF56AE" w14:textId="45413AF6" w:rsidTr="7F8D580F">
        <w:trPr>
          <w:trHeight w:val="300"/>
          <w:ins w:id="3327" w:author="HISSA BARBARA OLIVEIRA" w:date="2025-07-18T19:40:00Z"/>
          <w:del w:id="3328" w:author="EUDERLAN FREIRE DA SILVA ABREU" w:date="2025-07-18T17:51:00Z"/>
          <w:trPrChange w:id="3329" w:author="HISSA BARBARA OLIVEIRA" w:date="2025-07-18T17:02:00Z">
            <w:trPr>
              <w:trHeight w:val="300"/>
              <w:jc w:val="center"/>
            </w:trPr>
          </w:trPrChange>
        </w:trPr>
        <w:tc>
          <w:tcPr>
            <w:tcW w:w="8490" w:type="dxa"/>
            <w:tcPrChange w:id="3330" w:author="HISSA BARBARA OLIVEIRA" w:date="2025-07-18T17:02:00Z">
              <w:tcPr>
                <w:tcW w:w="8490" w:type="dxa"/>
              </w:tcPr>
            </w:tcPrChange>
          </w:tcPr>
          <w:p w14:paraId="5698BFDB" w14:textId="7CDE83AC" w:rsidR="61AD6CFB" w:rsidDel="006E1FC3" w:rsidRDefault="61AD6CFB" w:rsidP="00124DB4">
            <w:pPr>
              <w:jc w:val="center"/>
              <w:rPr>
                <w:ins w:id="3331" w:author="HISSA BARBARA OLIVEIRA" w:date="2025-07-18T17:02:00Z"/>
                <w:del w:id="3332" w:author="EUDERLAN FREIRE DA SILVA ABREU" w:date="2025-07-18T17:51:00Z"/>
                <w:rFonts w:ascii="Times New Roman" w:eastAsia="Times New Roman" w:hAnsi="Times New Roman" w:cs="Times New Roman"/>
                <w:sz w:val="24"/>
                <w:szCs w:val="24"/>
              </w:rPr>
            </w:pPr>
            <w:ins w:id="3333" w:author="HISSA BARBARA OLIVEIRA" w:date="2025-07-18T19:40:00Z">
              <w:del w:id="3334" w:author="EUDERLAN FREIRE DA SILVA ABREU" w:date="2025-07-18T17:51:00Z">
                <w:r w:rsidRPr="7F8D580F" w:rsidDel="006E1FC3">
                  <w:rPr>
                    <w:rFonts w:ascii="Times New Roman" w:eastAsia="Times New Roman" w:hAnsi="Times New Roman" w:cs="Times New Roman"/>
                    <w:sz w:val="24"/>
                    <w:szCs w:val="24"/>
                  </w:rPr>
                  <w:delText>Fonte: Autoria Própria (2025)</w:delText>
                </w:r>
              </w:del>
            </w:ins>
            <w:bookmarkStart w:id="3335" w:name="_Toc203763191"/>
            <w:bookmarkStart w:id="3336" w:name="_Toc203763343"/>
            <w:bookmarkStart w:id="3337" w:name="_Toc203763577"/>
            <w:bookmarkStart w:id="3338" w:name="_Toc203763728"/>
            <w:bookmarkStart w:id="3339" w:name="_Toc203763878"/>
            <w:bookmarkStart w:id="3340" w:name="_Toc203764029"/>
            <w:bookmarkStart w:id="3341" w:name="_Toc203764179"/>
            <w:bookmarkStart w:id="3342" w:name="_Toc203764324"/>
            <w:bookmarkStart w:id="3343" w:name="_Toc203858336"/>
            <w:bookmarkEnd w:id="3335"/>
            <w:bookmarkEnd w:id="3336"/>
            <w:bookmarkEnd w:id="3337"/>
            <w:bookmarkEnd w:id="3338"/>
            <w:bookmarkEnd w:id="3339"/>
            <w:bookmarkEnd w:id="3340"/>
            <w:bookmarkEnd w:id="3341"/>
            <w:bookmarkEnd w:id="3342"/>
            <w:bookmarkEnd w:id="3343"/>
          </w:p>
          <w:p w14:paraId="25ECA995" w14:textId="7F6E4B07" w:rsidR="00124DB4" w:rsidDel="006E1FC3" w:rsidRDefault="00124DB4" w:rsidP="00124DB4">
            <w:pPr>
              <w:jc w:val="center"/>
              <w:rPr>
                <w:del w:id="3344" w:author="EUDERLAN FREIRE DA SILVA ABREU" w:date="2025-07-18T17:51:00Z"/>
                <w:rFonts w:ascii="Times New Roman" w:eastAsia="Times New Roman" w:hAnsi="Times New Roman" w:cs="Times New Roman"/>
                <w:sz w:val="24"/>
                <w:szCs w:val="24"/>
              </w:rPr>
            </w:pPr>
            <w:bookmarkStart w:id="3345" w:name="_Toc203763192"/>
            <w:bookmarkStart w:id="3346" w:name="_Toc203763344"/>
            <w:bookmarkStart w:id="3347" w:name="_Toc203763578"/>
            <w:bookmarkStart w:id="3348" w:name="_Toc203763729"/>
            <w:bookmarkStart w:id="3349" w:name="_Toc203763879"/>
            <w:bookmarkStart w:id="3350" w:name="_Toc203764030"/>
            <w:bookmarkStart w:id="3351" w:name="_Toc203764180"/>
            <w:bookmarkStart w:id="3352" w:name="_Toc203764325"/>
            <w:bookmarkStart w:id="3353" w:name="_Toc203858337"/>
            <w:bookmarkEnd w:id="3345"/>
            <w:bookmarkEnd w:id="3346"/>
            <w:bookmarkEnd w:id="3347"/>
            <w:bookmarkEnd w:id="3348"/>
            <w:bookmarkEnd w:id="3349"/>
            <w:bookmarkEnd w:id="3350"/>
            <w:bookmarkEnd w:id="3351"/>
            <w:bookmarkEnd w:id="3352"/>
            <w:bookmarkEnd w:id="3353"/>
          </w:p>
        </w:tc>
        <w:bookmarkStart w:id="3354" w:name="_Toc203763193"/>
        <w:bookmarkStart w:id="3355" w:name="_Toc203763345"/>
        <w:bookmarkStart w:id="3356" w:name="_Toc203763579"/>
        <w:bookmarkStart w:id="3357" w:name="_Toc203763730"/>
        <w:bookmarkStart w:id="3358" w:name="_Toc203763880"/>
        <w:bookmarkStart w:id="3359" w:name="_Toc203764031"/>
        <w:bookmarkStart w:id="3360" w:name="_Toc203764181"/>
        <w:bookmarkStart w:id="3361" w:name="_Toc203764326"/>
        <w:bookmarkStart w:id="3362" w:name="_Toc203858338"/>
        <w:bookmarkEnd w:id="3354"/>
        <w:bookmarkEnd w:id="3355"/>
        <w:bookmarkEnd w:id="3356"/>
        <w:bookmarkEnd w:id="3357"/>
        <w:bookmarkEnd w:id="3358"/>
        <w:bookmarkEnd w:id="3359"/>
        <w:bookmarkEnd w:id="3360"/>
        <w:bookmarkEnd w:id="3361"/>
        <w:bookmarkEnd w:id="3362"/>
      </w:tr>
    </w:tbl>
    <w:p w14:paraId="0E3349F9" w14:textId="72E7A235" w:rsidR="61AD6CFB" w:rsidDel="000427FB" w:rsidRDefault="61AD6CFB" w:rsidP="61AD6CFB">
      <w:pPr>
        <w:spacing w:before="40" w:after="240" w:line="360" w:lineRule="auto"/>
        <w:jc w:val="both"/>
        <w:rPr>
          <w:ins w:id="3363" w:author="HISSA BARBARA OLIVEIRA" w:date="2025-07-18T17:01:00Z"/>
          <w:del w:id="3364" w:author="EUDERLAN FREIRE DA SILVA ABREU" w:date="2025-07-18T17:54:00Z"/>
          <w:rFonts w:ascii="Times New Roman" w:hAnsi="Times New Roman" w:cs="Times New Roman"/>
          <w:color w:val="000000" w:themeColor="text1"/>
          <w:sz w:val="24"/>
          <w:szCs w:val="24"/>
        </w:rPr>
      </w:pPr>
      <w:bookmarkStart w:id="3365" w:name="_Toc203763194"/>
      <w:bookmarkStart w:id="3366" w:name="_Toc203763346"/>
      <w:bookmarkStart w:id="3367" w:name="_Toc203763580"/>
      <w:bookmarkStart w:id="3368" w:name="_Toc203763731"/>
      <w:bookmarkStart w:id="3369" w:name="_Toc203763881"/>
      <w:bookmarkStart w:id="3370" w:name="_Toc203764032"/>
      <w:bookmarkStart w:id="3371" w:name="_Toc203764182"/>
      <w:bookmarkStart w:id="3372" w:name="_Toc203764327"/>
      <w:bookmarkStart w:id="3373" w:name="_Toc203858339"/>
      <w:bookmarkEnd w:id="3365"/>
      <w:bookmarkEnd w:id="3366"/>
      <w:bookmarkEnd w:id="3367"/>
      <w:bookmarkEnd w:id="3368"/>
      <w:bookmarkEnd w:id="3369"/>
      <w:bookmarkEnd w:id="3370"/>
      <w:bookmarkEnd w:id="3371"/>
      <w:bookmarkEnd w:id="3372"/>
      <w:bookmarkEnd w:id="3373"/>
    </w:p>
    <w:p w14:paraId="4A415BFB" w14:textId="7EDF847F" w:rsidR="00124DB4" w:rsidDel="000427FB" w:rsidRDefault="00124DB4" w:rsidP="61AD6CFB">
      <w:pPr>
        <w:spacing w:before="40" w:after="240" w:line="360" w:lineRule="auto"/>
        <w:jc w:val="both"/>
        <w:rPr>
          <w:ins w:id="3374" w:author="HISSA BARBARA OLIVEIRA" w:date="2025-07-18T17:01:00Z"/>
          <w:del w:id="3375" w:author="EUDERLAN FREIRE DA SILVA ABREU" w:date="2025-07-18T17:54:00Z"/>
          <w:rFonts w:ascii="Times New Roman" w:hAnsi="Times New Roman" w:cs="Times New Roman"/>
          <w:color w:val="000000" w:themeColor="text1"/>
          <w:sz w:val="24"/>
          <w:szCs w:val="24"/>
        </w:rPr>
      </w:pPr>
      <w:bookmarkStart w:id="3376" w:name="_Toc203763195"/>
      <w:bookmarkStart w:id="3377" w:name="_Toc203763347"/>
      <w:bookmarkStart w:id="3378" w:name="_Toc203763581"/>
      <w:bookmarkStart w:id="3379" w:name="_Toc203763732"/>
      <w:bookmarkStart w:id="3380" w:name="_Toc203763882"/>
      <w:bookmarkStart w:id="3381" w:name="_Toc203764033"/>
      <w:bookmarkStart w:id="3382" w:name="_Toc203764183"/>
      <w:bookmarkStart w:id="3383" w:name="_Toc203764328"/>
      <w:bookmarkStart w:id="3384" w:name="_Toc203858340"/>
      <w:bookmarkEnd w:id="3376"/>
      <w:bookmarkEnd w:id="3377"/>
      <w:bookmarkEnd w:id="3378"/>
      <w:bookmarkEnd w:id="3379"/>
      <w:bookmarkEnd w:id="3380"/>
      <w:bookmarkEnd w:id="3381"/>
      <w:bookmarkEnd w:id="3382"/>
      <w:bookmarkEnd w:id="3383"/>
      <w:bookmarkEnd w:id="3384"/>
    </w:p>
    <w:p w14:paraId="6BCAC2B8" w14:textId="32D4BD05" w:rsidR="00124DB4" w:rsidDel="000427FB" w:rsidRDefault="00124DB4" w:rsidP="61AD6CFB">
      <w:pPr>
        <w:spacing w:before="40" w:after="240" w:line="360" w:lineRule="auto"/>
        <w:jc w:val="both"/>
        <w:rPr>
          <w:ins w:id="3385" w:author="yuram almeida santos" w:date="2025-06-13T21:07:00Z"/>
          <w:del w:id="3386" w:author="EUDERLAN FREIRE DA SILVA ABREU" w:date="2025-07-18T17:54:00Z"/>
          <w:rFonts w:ascii="Times New Roman" w:hAnsi="Times New Roman" w:cs="Times New Roman"/>
          <w:color w:val="000000" w:themeColor="text1"/>
          <w:sz w:val="24"/>
          <w:szCs w:val="24"/>
          <w:rPrChange w:id="3387" w:author="HISSA BARBARA OLIVEIRA" w:date="2025-07-18T19:32:00Z">
            <w:rPr>
              <w:ins w:id="3388" w:author="yuram almeida santos" w:date="2025-06-13T21:07:00Z"/>
              <w:del w:id="3389" w:author="EUDERLAN FREIRE DA SILVA ABREU" w:date="2025-07-18T17:54:00Z"/>
            </w:rPr>
          </w:rPrChange>
        </w:rPr>
      </w:pPr>
      <w:bookmarkStart w:id="3390" w:name="_Toc203763196"/>
      <w:bookmarkStart w:id="3391" w:name="_Toc203763348"/>
      <w:bookmarkStart w:id="3392" w:name="_Toc203763582"/>
      <w:bookmarkStart w:id="3393" w:name="_Toc203763733"/>
      <w:bookmarkStart w:id="3394" w:name="_Toc203763883"/>
      <w:bookmarkStart w:id="3395" w:name="_Toc203764034"/>
      <w:bookmarkStart w:id="3396" w:name="_Toc203764184"/>
      <w:bookmarkStart w:id="3397" w:name="_Toc203764329"/>
      <w:bookmarkStart w:id="3398" w:name="_Toc203858341"/>
      <w:bookmarkEnd w:id="3390"/>
      <w:bookmarkEnd w:id="3391"/>
      <w:bookmarkEnd w:id="3392"/>
      <w:bookmarkEnd w:id="3393"/>
      <w:bookmarkEnd w:id="3394"/>
      <w:bookmarkEnd w:id="3395"/>
      <w:bookmarkEnd w:id="3396"/>
      <w:bookmarkEnd w:id="3397"/>
      <w:bookmarkEnd w:id="3398"/>
    </w:p>
    <w:p w14:paraId="4BC64D61" w14:textId="6A0231E7" w:rsidR="667EE782" w:rsidRDefault="667EE782">
      <w:pPr>
        <w:rPr>
          <w:del w:id="3399" w:author="HISSA BARBARA OLIVEIRA" w:date="2025-07-18T19:41:00Z"/>
        </w:rPr>
      </w:pPr>
      <w:bookmarkStart w:id="3400" w:name="_Toc203763197"/>
      <w:bookmarkStart w:id="3401" w:name="_Toc203763349"/>
      <w:bookmarkStart w:id="3402" w:name="_Toc203763583"/>
      <w:bookmarkStart w:id="3403" w:name="_Toc203763734"/>
      <w:bookmarkStart w:id="3404" w:name="_Toc203763884"/>
      <w:bookmarkStart w:id="3405" w:name="_Toc203764035"/>
      <w:bookmarkStart w:id="3406" w:name="_Toc203764185"/>
      <w:bookmarkStart w:id="3407" w:name="_Toc203764330"/>
      <w:bookmarkStart w:id="3408" w:name="_Toc203858342"/>
      <w:bookmarkEnd w:id="3400"/>
      <w:bookmarkEnd w:id="3401"/>
      <w:bookmarkEnd w:id="3402"/>
      <w:bookmarkEnd w:id="3403"/>
      <w:bookmarkEnd w:id="3404"/>
      <w:bookmarkEnd w:id="3405"/>
      <w:bookmarkEnd w:id="3406"/>
      <w:bookmarkEnd w:id="3407"/>
      <w:bookmarkEnd w:id="3408"/>
    </w:p>
    <w:p w14:paraId="7613E275" w14:textId="55DCC5DF" w:rsidR="3C7FECDC" w:rsidRPr="0010597A" w:rsidRDefault="3C7FECDC">
      <w:pPr>
        <w:spacing w:before="40" w:after="240" w:line="360" w:lineRule="auto"/>
        <w:jc w:val="both"/>
        <w:rPr>
          <w:ins w:id="3409" w:author="yuram almeida santos" w:date="2025-06-13T21:07:00Z"/>
          <w:del w:id="3410" w:author="HISSA BARBARA OLIVEIRA" w:date="2025-07-18T19:41:00Z"/>
          <w:rFonts w:ascii="Times New Roman" w:hAnsi="Times New Roman" w:cs="Times New Roman"/>
          <w:color w:val="000000" w:themeColor="text1"/>
          <w:sz w:val="24"/>
          <w:szCs w:val="24"/>
          <w:rPrChange w:id="3411" w:author="Euderlan Freire" w:date="2025-06-13T19:26:00Z">
            <w:rPr>
              <w:ins w:id="3412" w:author="yuram almeida santos" w:date="2025-06-13T21:07:00Z"/>
              <w:del w:id="3413" w:author="HISSA BARBARA OLIVEIRA" w:date="2025-07-18T19:41:00Z"/>
            </w:rPr>
          </w:rPrChange>
        </w:rPr>
        <w:pPrChange w:id="3414" w:author="Euderlan Freire" w:date="2025-06-13T19:25:00Z">
          <w:pPr/>
        </w:pPrChange>
      </w:pPr>
      <w:bookmarkStart w:id="3415" w:name="_Toc203763198"/>
      <w:bookmarkStart w:id="3416" w:name="_Toc203763350"/>
      <w:bookmarkStart w:id="3417" w:name="_Toc203763584"/>
      <w:bookmarkStart w:id="3418" w:name="_Toc203763735"/>
      <w:bookmarkStart w:id="3419" w:name="_Toc203763885"/>
      <w:bookmarkStart w:id="3420" w:name="_Toc203764036"/>
      <w:bookmarkStart w:id="3421" w:name="_Toc203764186"/>
      <w:bookmarkStart w:id="3422" w:name="_Toc203764331"/>
      <w:bookmarkStart w:id="3423" w:name="_Toc203858343"/>
      <w:bookmarkEnd w:id="3415"/>
      <w:bookmarkEnd w:id="3416"/>
      <w:bookmarkEnd w:id="3417"/>
      <w:bookmarkEnd w:id="3418"/>
      <w:bookmarkEnd w:id="3419"/>
      <w:bookmarkEnd w:id="3420"/>
      <w:bookmarkEnd w:id="3421"/>
      <w:bookmarkEnd w:id="3422"/>
      <w:bookmarkEnd w:id="3423"/>
    </w:p>
    <w:p w14:paraId="180120C5" w14:textId="36355007" w:rsidR="003B1483" w:rsidRPr="0010597A" w:rsidRDefault="003B1483">
      <w:pPr>
        <w:pStyle w:val="Legenda"/>
        <w:keepNext/>
        <w:spacing w:before="40" w:after="240" w:line="360" w:lineRule="auto"/>
        <w:jc w:val="center"/>
        <w:rPr>
          <w:ins w:id="3424" w:author="Euderlan Freire" w:date="2025-06-13T18:41:00Z"/>
          <w:del w:id="3425" w:author="HISSA BARBARA OLIVEIRA" w:date="2025-07-18T15:58:00Z"/>
          <w:rFonts w:ascii="Times New Roman" w:hAnsi="Times New Roman" w:cs="Times New Roman"/>
          <w:i w:val="0"/>
          <w:iCs w:val="0"/>
          <w:color w:val="000000" w:themeColor="text1"/>
          <w:sz w:val="24"/>
          <w:szCs w:val="24"/>
          <w:rPrChange w:id="3426" w:author="Euderlan Freire" w:date="2025-06-13T19:26:00Z">
            <w:rPr>
              <w:ins w:id="3427" w:author="Euderlan Freire" w:date="2025-06-13T18:41:00Z"/>
              <w:del w:id="3428" w:author="HISSA BARBARA OLIVEIRA" w:date="2025-07-18T15:58:00Z"/>
            </w:rPr>
          </w:rPrChange>
        </w:rPr>
        <w:pPrChange w:id="3429" w:author="Euderlan Freire" w:date="2025-06-13T19:26:00Z">
          <w:pPr>
            <w:pStyle w:val="Legenda"/>
          </w:pPr>
        </w:pPrChange>
      </w:pPr>
      <w:ins w:id="3430" w:author="Euderlan Freire" w:date="2025-06-13T18:41:00Z">
        <w:del w:id="3431" w:author="HISSA BARBARA OLIVEIRA" w:date="2025-07-18T15:58:00Z">
          <w:r w:rsidRPr="0010597A">
            <w:rPr>
              <w:rFonts w:ascii="Times New Roman" w:hAnsi="Times New Roman" w:cs="Times New Roman"/>
              <w:color w:val="000000" w:themeColor="text1"/>
              <w:sz w:val="24"/>
              <w:szCs w:val="24"/>
              <w:rPrChange w:id="3432" w:author="Euderlan Freire" w:date="2025-06-13T19:26:00Z">
                <w:rPr/>
              </w:rPrChange>
            </w:rPr>
            <w:delText xml:space="preserve">Figura </w:delText>
          </w:r>
          <w:r w:rsidRPr="670A09D7">
            <w:rPr>
              <w:rFonts w:ascii="Times New Roman" w:hAnsi="Times New Roman" w:cs="Times New Roman"/>
              <w:i w:val="0"/>
              <w:color w:val="000000" w:themeColor="text1"/>
              <w:sz w:val="24"/>
              <w:szCs w:val="24"/>
            </w:rPr>
            <w:fldChar w:fldCharType="begin"/>
          </w:r>
          <w:r w:rsidRPr="670A09D7">
            <w:rPr>
              <w:rFonts w:ascii="Times New Roman" w:hAnsi="Times New Roman" w:cs="Times New Roman"/>
              <w:i w:val="0"/>
              <w:color w:val="000000" w:themeColor="text1"/>
              <w:sz w:val="24"/>
              <w:szCs w:val="24"/>
            </w:rPr>
            <w:delInstrText xml:space="preserve"> SEQ Figura \* ARABIC </w:delInstrText>
          </w:r>
        </w:del>
      </w:ins>
      <w:del w:id="3433" w:author="HISSA BARBARA OLIVEIRA" w:date="2025-07-18T15:58:00Z">
        <w:r w:rsidRPr="670A09D7">
          <w:rPr>
            <w:rFonts w:ascii="Times New Roman" w:hAnsi="Times New Roman" w:cs="Times New Roman"/>
            <w:i w:val="0"/>
            <w:color w:val="000000" w:themeColor="text1"/>
            <w:sz w:val="24"/>
            <w:szCs w:val="24"/>
          </w:rPr>
          <w:fldChar w:fldCharType="separate"/>
        </w:r>
      </w:del>
      <w:ins w:id="3434" w:author="EUDERLAN FREIRE DA SILVA ABREU" w:date="2025-07-17T22:15:00Z">
        <w:del w:id="3435" w:author="HISSA BARBARA OLIVEIRA" w:date="2025-07-18T15:58:00Z">
          <w:r w:rsidR="005232A2">
            <w:rPr>
              <w:rFonts w:ascii="Times New Roman" w:hAnsi="Times New Roman" w:cs="Times New Roman"/>
              <w:i w:val="0"/>
              <w:iCs w:val="0"/>
              <w:noProof/>
              <w:color w:val="000000" w:themeColor="text1"/>
              <w:sz w:val="24"/>
              <w:szCs w:val="24"/>
            </w:rPr>
            <w:delText>3</w:delText>
          </w:r>
        </w:del>
      </w:ins>
      <w:ins w:id="3436" w:author="Euderlan Freire" w:date="2025-06-13T18:41:00Z">
        <w:del w:id="3437" w:author="HISSA BARBARA OLIVEIRA" w:date="2025-07-18T15:58:00Z">
          <w:r w:rsidRPr="670A09D7">
            <w:rPr>
              <w:rFonts w:ascii="Times New Roman" w:hAnsi="Times New Roman" w:cs="Times New Roman"/>
              <w:i w:val="0"/>
              <w:color w:val="000000" w:themeColor="text1"/>
              <w:sz w:val="24"/>
              <w:szCs w:val="24"/>
            </w:rPr>
            <w:fldChar w:fldCharType="end"/>
          </w:r>
          <w:r w:rsidRPr="0010597A">
            <w:rPr>
              <w:rFonts w:ascii="Times New Roman" w:hAnsi="Times New Roman" w:cs="Times New Roman"/>
              <w:color w:val="000000" w:themeColor="text1"/>
              <w:sz w:val="24"/>
              <w:szCs w:val="24"/>
              <w:rPrChange w:id="3438" w:author="Euderlan Freire" w:date="2025-06-13T19:26:00Z">
                <w:rPr/>
              </w:rPrChange>
            </w:rPr>
            <w:delText xml:space="preserve"> - Caso de Uso Avaliar Respostas</w:delText>
          </w:r>
          <w:bookmarkStart w:id="3439" w:name="_Toc203763199"/>
          <w:bookmarkStart w:id="3440" w:name="_Toc203763351"/>
          <w:bookmarkStart w:id="3441" w:name="_Toc203763585"/>
          <w:bookmarkStart w:id="3442" w:name="_Toc203763736"/>
          <w:bookmarkStart w:id="3443" w:name="_Toc203763886"/>
          <w:bookmarkStart w:id="3444" w:name="_Toc203764037"/>
          <w:bookmarkStart w:id="3445" w:name="_Toc203764187"/>
          <w:bookmarkStart w:id="3446" w:name="_Toc203764332"/>
          <w:bookmarkStart w:id="3447" w:name="_Toc203858344"/>
          <w:bookmarkEnd w:id="3439"/>
          <w:bookmarkEnd w:id="3440"/>
          <w:bookmarkEnd w:id="3441"/>
          <w:bookmarkEnd w:id="3442"/>
          <w:bookmarkEnd w:id="3443"/>
          <w:bookmarkEnd w:id="3444"/>
          <w:bookmarkEnd w:id="3445"/>
          <w:bookmarkEnd w:id="3446"/>
          <w:bookmarkEnd w:id="3447"/>
        </w:del>
      </w:ins>
    </w:p>
    <w:p w14:paraId="7D5CADF2" w14:textId="1E3C95EA" w:rsidR="00024215" w:rsidRPr="0010597A" w:rsidRDefault="395F7DD6">
      <w:pPr>
        <w:keepNext/>
        <w:spacing w:before="40" w:after="240" w:line="360" w:lineRule="auto"/>
        <w:jc w:val="center"/>
        <w:rPr>
          <w:ins w:id="3448" w:author="Euderlan Freire" w:date="2025-06-13T18:34:00Z"/>
          <w:del w:id="3449" w:author="HISSA BARBARA OLIVEIRA" w:date="2025-07-18T15:58:00Z"/>
          <w:rFonts w:ascii="Times New Roman" w:hAnsi="Times New Roman" w:cs="Times New Roman"/>
          <w:color w:val="000000" w:themeColor="text1"/>
          <w:sz w:val="24"/>
          <w:szCs w:val="24"/>
          <w:rPrChange w:id="3450" w:author="Euderlan Freire" w:date="2025-06-13T19:26:00Z">
            <w:rPr>
              <w:ins w:id="3451" w:author="Euderlan Freire" w:date="2025-06-13T18:34:00Z"/>
              <w:del w:id="3452" w:author="HISSA BARBARA OLIVEIRA" w:date="2025-07-18T15:58:00Z"/>
            </w:rPr>
          </w:rPrChange>
        </w:rPr>
        <w:pPrChange w:id="3453" w:author="Euderlan Freire" w:date="2025-06-13T19:26:00Z">
          <w:pPr/>
        </w:pPrChange>
      </w:pPr>
      <w:ins w:id="3454" w:author="yuram almeida santos" w:date="2025-06-13T21:08:00Z">
        <w:del w:id="3455" w:author="HISSA BARBARA OLIVEIRA" w:date="2025-07-18T15:58:00Z">
          <w:r>
            <w:rPr>
              <w:noProof/>
            </w:rPr>
            <w:drawing>
              <wp:inline distT="0" distB="0" distL="0" distR="0" wp14:anchorId="1D46FDB4" wp14:editId="65DD30B2">
                <wp:extent cx="4572000" cy="1628775"/>
                <wp:effectExtent l="0" t="0" r="0" b="0"/>
                <wp:docPr id="824601253" name="Imagem 82460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24601253"/>
                        <pic:cNvPicPr/>
                      </pic:nvPicPr>
                      <pic:blipFill>
                        <a:blip r:embed="rId16">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del>
      </w:ins>
      <w:bookmarkStart w:id="3456" w:name="_Toc203763200"/>
      <w:bookmarkStart w:id="3457" w:name="_Toc203763352"/>
      <w:bookmarkStart w:id="3458" w:name="_Toc203763586"/>
      <w:bookmarkStart w:id="3459" w:name="_Toc203763737"/>
      <w:bookmarkStart w:id="3460" w:name="_Toc203763887"/>
      <w:bookmarkStart w:id="3461" w:name="_Toc203764038"/>
      <w:bookmarkStart w:id="3462" w:name="_Toc203764188"/>
      <w:bookmarkStart w:id="3463" w:name="_Toc203764333"/>
      <w:bookmarkStart w:id="3464" w:name="_Toc203858345"/>
      <w:bookmarkEnd w:id="3456"/>
      <w:bookmarkEnd w:id="3457"/>
      <w:bookmarkEnd w:id="3458"/>
      <w:bookmarkEnd w:id="3459"/>
      <w:bookmarkEnd w:id="3460"/>
      <w:bookmarkEnd w:id="3461"/>
      <w:bookmarkEnd w:id="3462"/>
      <w:bookmarkEnd w:id="3463"/>
      <w:bookmarkEnd w:id="3464"/>
    </w:p>
    <w:p w14:paraId="61A33044" w14:textId="2C943F7F" w:rsidR="387914F9" w:rsidRPr="0010597A" w:rsidDel="008F3CC1" w:rsidRDefault="00024215">
      <w:pPr>
        <w:pStyle w:val="Legenda"/>
        <w:spacing w:before="40" w:after="240" w:line="360" w:lineRule="auto"/>
        <w:rPr>
          <w:ins w:id="3465" w:author="yuram almeida santos" w:date="2025-06-13T21:08:00Z"/>
          <w:del w:id="3466" w:author="HISSA BARBARA OLIVEIRA" w:date="2025-07-18T15:58:00Z"/>
          <w:rFonts w:ascii="Times New Roman" w:hAnsi="Times New Roman" w:cs="Times New Roman"/>
          <w:color w:val="000000" w:themeColor="text1"/>
          <w:sz w:val="24"/>
          <w:szCs w:val="24"/>
          <w:rPrChange w:id="3467" w:author="Euderlan Freire" w:date="2025-06-13T19:26:00Z">
            <w:rPr>
              <w:ins w:id="3468" w:author="yuram almeida santos" w:date="2025-06-13T21:08:00Z"/>
              <w:del w:id="3469" w:author="HISSA BARBARA OLIVEIRA" w:date="2025-07-18T15:58:00Z"/>
            </w:rPr>
          </w:rPrChange>
        </w:rPr>
        <w:pPrChange w:id="3470" w:author="Euderlan Freire" w:date="2025-06-13T19:26:00Z">
          <w:pPr/>
        </w:pPrChange>
      </w:pPr>
      <w:ins w:id="3471" w:author="Euderlan Freire" w:date="2025-06-13T18:34:00Z">
        <w:del w:id="3472" w:author="HISSA BARBARA OLIVEIRA" w:date="2025-07-18T15:58:00Z">
          <w:r w:rsidRPr="000437CE">
            <w:rPr>
              <w:rFonts w:ascii="Times New Roman" w:hAnsi="Times New Roman" w:cs="Times New Roman"/>
              <w:color w:val="000000" w:themeColor="text1"/>
              <w:sz w:val="24"/>
              <w:szCs w:val="24"/>
              <w:rPrChange w:id="3473" w:author="Euderlan Freire" w:date="2025-06-13T20:35:00Z">
                <w:rPr/>
              </w:rPrChange>
            </w:rPr>
            <w:delText>Fonte: Autoria Própria (2025</w:delText>
          </w:r>
          <w:r w:rsidRPr="0010597A">
            <w:rPr>
              <w:rFonts w:ascii="Times New Roman" w:hAnsi="Times New Roman" w:cs="Times New Roman"/>
              <w:color w:val="000000" w:themeColor="text1"/>
              <w:sz w:val="24"/>
              <w:szCs w:val="24"/>
              <w:rPrChange w:id="3474" w:author="Euderlan Freire" w:date="2025-06-13T19:26:00Z">
                <w:rPr/>
              </w:rPrChange>
            </w:rPr>
            <w:delText>)</w:delText>
          </w:r>
        </w:del>
      </w:ins>
      <w:bookmarkStart w:id="3475" w:name="_Toc203763201"/>
      <w:bookmarkStart w:id="3476" w:name="_Toc203763353"/>
      <w:bookmarkStart w:id="3477" w:name="_Toc203763587"/>
      <w:bookmarkStart w:id="3478" w:name="_Toc203763738"/>
      <w:bookmarkStart w:id="3479" w:name="_Toc203763888"/>
      <w:bookmarkStart w:id="3480" w:name="_Toc203764039"/>
      <w:bookmarkStart w:id="3481" w:name="_Toc203764189"/>
      <w:bookmarkStart w:id="3482" w:name="_Toc203764334"/>
      <w:bookmarkStart w:id="3483" w:name="_Toc203858346"/>
      <w:bookmarkEnd w:id="3475"/>
      <w:bookmarkEnd w:id="3476"/>
      <w:bookmarkEnd w:id="3477"/>
      <w:bookmarkEnd w:id="3478"/>
      <w:bookmarkEnd w:id="3479"/>
      <w:bookmarkEnd w:id="3480"/>
      <w:bookmarkEnd w:id="3481"/>
      <w:bookmarkEnd w:id="3482"/>
      <w:bookmarkEnd w:id="3483"/>
    </w:p>
    <w:p w14:paraId="6CF932AD" w14:textId="321DF42E" w:rsidR="3C7FECDC" w:rsidRPr="00A456D9" w:rsidRDefault="3C7FECDC">
      <w:pPr>
        <w:pStyle w:val="Legenda"/>
        <w:spacing w:before="40" w:after="240" w:line="360" w:lineRule="auto"/>
        <w:rPr>
          <w:ins w:id="3484" w:author="yuram almeida santos" w:date="2025-06-13T21:08:00Z"/>
          <w:del w:id="3485" w:author="HISSA BARBARA OLIVEIRA" w:date="2025-07-18T19:41:00Z"/>
        </w:rPr>
        <w:pPrChange w:id="3486" w:author="Euderlan Freire" w:date="2025-06-13T19:38:00Z">
          <w:pPr/>
        </w:pPrChange>
      </w:pPr>
      <w:bookmarkStart w:id="3487" w:name="_Toc203763202"/>
      <w:bookmarkStart w:id="3488" w:name="_Toc203763354"/>
      <w:bookmarkStart w:id="3489" w:name="_Toc203763588"/>
      <w:bookmarkStart w:id="3490" w:name="_Toc203763739"/>
      <w:bookmarkStart w:id="3491" w:name="_Toc203763889"/>
      <w:bookmarkStart w:id="3492" w:name="_Toc203764040"/>
      <w:bookmarkStart w:id="3493" w:name="_Toc203764190"/>
      <w:bookmarkStart w:id="3494" w:name="_Toc203764335"/>
      <w:bookmarkStart w:id="3495" w:name="_Toc203858347"/>
      <w:bookmarkEnd w:id="3487"/>
      <w:bookmarkEnd w:id="3488"/>
      <w:bookmarkEnd w:id="3489"/>
      <w:bookmarkEnd w:id="3490"/>
      <w:bookmarkEnd w:id="3491"/>
      <w:bookmarkEnd w:id="3492"/>
      <w:bookmarkEnd w:id="3493"/>
      <w:bookmarkEnd w:id="3494"/>
      <w:bookmarkEnd w:id="3495"/>
    </w:p>
    <w:p w14:paraId="03D3AF3B" w14:textId="02ECFB6D" w:rsidR="00DE6CE1" w:rsidRPr="0010597A" w:rsidRDefault="0008571F">
      <w:pPr>
        <w:pStyle w:val="Ttulo3"/>
        <w:spacing w:after="240" w:line="360" w:lineRule="auto"/>
        <w:jc w:val="both"/>
        <w:rPr>
          <w:ins w:id="3496" w:author="yuram almeida santos" w:date="2025-06-13T21:08:00Z"/>
          <w:rFonts w:ascii="Times New Roman" w:hAnsi="Times New Roman" w:cs="Times New Roman"/>
          <w:color w:val="000000" w:themeColor="text1"/>
          <w:rPrChange w:id="3497" w:author="Euderlan Freire" w:date="2025-06-13T19:26:00Z">
            <w:rPr>
              <w:ins w:id="3498" w:author="yuram almeida santos" w:date="2025-06-13T21:08:00Z"/>
              <w:b/>
              <w:bCs/>
            </w:rPr>
          </w:rPrChange>
        </w:rPr>
        <w:pPrChange w:id="3499" w:author="Euderlan Freire" w:date="2025-06-13T19:25:00Z">
          <w:pPr/>
        </w:pPrChange>
      </w:pPr>
      <w:bookmarkStart w:id="3500" w:name="_Toc203858348"/>
      <w:ins w:id="3501" w:author="Euderlan Freire" w:date="2025-06-13T20:39:00Z">
        <w:r w:rsidRPr="0008571F">
          <w:rPr>
            <w:rFonts w:ascii="Times New Roman" w:hAnsi="Times New Roman" w:cs="Times New Roman"/>
            <w:color w:val="000000" w:themeColor="text1"/>
          </w:rPr>
          <w:t>Diagramas de Caso de Uso</w:t>
        </w:r>
        <w:r>
          <w:rPr>
            <w:rFonts w:ascii="Times New Roman" w:hAnsi="Times New Roman" w:cs="Times New Roman"/>
            <w:color w:val="000000" w:themeColor="text1"/>
          </w:rPr>
          <w:t xml:space="preserve"> </w:t>
        </w:r>
      </w:ins>
      <w:ins w:id="3502" w:author="yuram almeida santos" w:date="2025-06-13T21:08:00Z">
        <w:r w:rsidR="387914F9" w:rsidRPr="0010597A">
          <w:rPr>
            <w:rFonts w:ascii="Times New Roman" w:hAnsi="Times New Roman" w:cs="Times New Roman"/>
            <w:color w:val="000000" w:themeColor="text1"/>
            <w:rPrChange w:id="3503" w:author="Euderlan Freire" w:date="2025-06-13T19:26:00Z">
              <w:rPr/>
            </w:rPrChange>
          </w:rPr>
          <w:t>Gerenciar Histórico</w:t>
        </w:r>
        <w:bookmarkEnd w:id="3500"/>
      </w:ins>
    </w:p>
    <w:p w14:paraId="79F4B199" w14:textId="63CE6100" w:rsidR="387914F9" w:rsidRPr="0010597A" w:rsidRDefault="387914F9">
      <w:pPr>
        <w:spacing w:before="40" w:after="240" w:line="360" w:lineRule="auto"/>
        <w:jc w:val="both"/>
        <w:rPr>
          <w:ins w:id="3504" w:author="yuram almeida santos" w:date="2025-06-13T21:08:00Z"/>
          <w:rFonts w:ascii="Times New Roman" w:hAnsi="Times New Roman" w:cs="Times New Roman"/>
          <w:color w:val="000000" w:themeColor="text1"/>
          <w:sz w:val="24"/>
          <w:szCs w:val="24"/>
          <w:rPrChange w:id="3505" w:author="Euderlan Freire" w:date="2025-06-13T19:26:00Z">
            <w:rPr>
              <w:ins w:id="3506" w:author="yuram almeida santos" w:date="2025-06-13T21:08:00Z"/>
            </w:rPr>
          </w:rPrChange>
        </w:rPr>
        <w:pPrChange w:id="3507" w:author="Euderlan Freire" w:date="2025-06-13T19:25:00Z">
          <w:pPr/>
        </w:pPrChange>
      </w:pPr>
      <w:ins w:id="3508" w:author="yuram almeida santos" w:date="2025-06-13T21:08:00Z">
        <w:r w:rsidRPr="0010597A">
          <w:rPr>
            <w:rFonts w:ascii="Times New Roman" w:hAnsi="Times New Roman" w:cs="Times New Roman"/>
            <w:color w:val="000000" w:themeColor="text1"/>
            <w:sz w:val="24"/>
            <w:szCs w:val="24"/>
            <w:rPrChange w:id="3509" w:author="Euderlan Freire" w:date="2025-06-13T19:26:00Z">
              <w:rPr/>
            </w:rPrChange>
          </w:rPr>
          <w:t xml:space="preserve">Descrição: </w:t>
        </w:r>
      </w:ins>
      <w:ins w:id="3510" w:author="HISSA BARBARA OLIVEIRA" w:date="2025-07-18T19:52:00Z">
        <w:r w:rsidR="679B4A40" w:rsidRPr="114F972E">
          <w:rPr>
            <w:rFonts w:ascii="Times New Roman" w:hAnsi="Times New Roman" w:cs="Times New Roman"/>
            <w:sz w:val="24"/>
            <w:szCs w:val="24"/>
          </w:rPr>
          <w:t>No diagrama 5,</w:t>
        </w:r>
        <w:r w:rsidR="679B4A40" w:rsidRPr="54EE9295">
          <w:rPr>
            <w:rFonts w:ascii="Times New Roman" w:hAnsi="Times New Roman" w:cs="Times New Roman"/>
            <w:sz w:val="24"/>
            <w:szCs w:val="24"/>
          </w:rPr>
          <w:t xml:space="preserve"> o</w:t>
        </w:r>
        <w:r w:rsidR="679B4A40" w:rsidRPr="54EE9295">
          <w:rPr>
            <w:rFonts w:ascii="Times New Roman" w:hAnsi="Times New Roman" w:cs="Times New Roman"/>
            <w:color w:val="000000" w:themeColor="text1"/>
            <w:sz w:val="24"/>
            <w:szCs w:val="24"/>
          </w:rPr>
          <w:t xml:space="preserve"> </w:t>
        </w:r>
      </w:ins>
      <w:ins w:id="3511" w:author="yuram almeida santos" w:date="2025-06-13T21:08:00Z">
        <w:del w:id="3512" w:author="HISSA BARBARA OLIVEIRA" w:date="2025-07-18T19:52:00Z">
          <w:r w:rsidRPr="0010597A">
            <w:rPr>
              <w:rFonts w:ascii="Times New Roman" w:hAnsi="Times New Roman" w:cs="Times New Roman"/>
              <w:color w:val="000000" w:themeColor="text1"/>
              <w:sz w:val="24"/>
              <w:szCs w:val="24"/>
              <w:rPrChange w:id="3513" w:author="Euderlan Freire" w:date="2025-06-13T19:26:00Z">
                <w:rPr/>
              </w:rPrChange>
            </w:rPr>
            <w:delText>U</w:delText>
          </w:r>
        </w:del>
        <w:proofErr w:type="spellStart"/>
        <w:r w:rsidRPr="0010597A">
          <w:rPr>
            <w:rFonts w:ascii="Times New Roman" w:hAnsi="Times New Roman" w:cs="Times New Roman"/>
            <w:color w:val="000000" w:themeColor="text1"/>
            <w:sz w:val="24"/>
            <w:szCs w:val="24"/>
            <w:rPrChange w:id="3514" w:author="Euderlan Freire" w:date="2025-06-13T19:26:00Z">
              <w:rPr/>
            </w:rPrChange>
          </w:rPr>
          <w:t>suário</w:t>
        </w:r>
        <w:proofErr w:type="spellEnd"/>
        <w:r w:rsidRPr="0010597A">
          <w:rPr>
            <w:rFonts w:ascii="Times New Roman" w:hAnsi="Times New Roman" w:cs="Times New Roman"/>
            <w:color w:val="000000" w:themeColor="text1"/>
            <w:sz w:val="24"/>
            <w:szCs w:val="24"/>
            <w:rPrChange w:id="3515" w:author="Euderlan Freire" w:date="2025-06-13T19:26:00Z">
              <w:rPr/>
            </w:rPrChange>
          </w:rPr>
          <w:t xml:space="preserve"> visualiza, repete ou exclui consultas anteriores.</w:t>
        </w:r>
      </w:ins>
    </w:p>
    <w:p w14:paraId="7F73B885" w14:textId="63F61FEA" w:rsidR="387914F9" w:rsidRPr="0010597A" w:rsidRDefault="387914F9">
      <w:pPr>
        <w:spacing w:before="40" w:after="240" w:line="360" w:lineRule="auto"/>
        <w:jc w:val="both"/>
        <w:rPr>
          <w:ins w:id="3516" w:author="yuram almeida santos" w:date="2025-06-13T21:08:00Z"/>
          <w:rFonts w:ascii="Times New Roman" w:hAnsi="Times New Roman" w:cs="Times New Roman"/>
          <w:color w:val="000000" w:themeColor="text1"/>
          <w:sz w:val="24"/>
          <w:szCs w:val="24"/>
          <w:rPrChange w:id="3517" w:author="Euderlan Freire" w:date="2025-06-13T19:26:00Z">
            <w:rPr>
              <w:ins w:id="3518" w:author="yuram almeida santos" w:date="2025-06-13T21:08:00Z"/>
            </w:rPr>
          </w:rPrChange>
        </w:rPr>
        <w:pPrChange w:id="3519" w:author="Euderlan Freire" w:date="2025-06-13T19:25:00Z">
          <w:pPr/>
        </w:pPrChange>
      </w:pPr>
      <w:ins w:id="3520" w:author="yuram almeida santos" w:date="2025-06-13T21:08:00Z">
        <w:r w:rsidRPr="0010597A">
          <w:rPr>
            <w:rFonts w:ascii="Times New Roman" w:hAnsi="Times New Roman" w:cs="Times New Roman"/>
            <w:color w:val="000000" w:themeColor="text1"/>
            <w:sz w:val="24"/>
            <w:szCs w:val="24"/>
            <w:rPrChange w:id="3521" w:author="Euderlan Freire" w:date="2025-06-13T19:26:00Z">
              <w:rPr/>
            </w:rPrChange>
          </w:rPr>
          <w:t>Fluxo:</w:t>
        </w:r>
      </w:ins>
    </w:p>
    <w:p w14:paraId="07C833D7" w14:textId="3839ED74" w:rsidR="387914F9" w:rsidRPr="0010597A" w:rsidRDefault="387914F9">
      <w:pPr>
        <w:spacing w:before="40" w:after="240" w:line="360" w:lineRule="auto"/>
        <w:jc w:val="both"/>
        <w:rPr>
          <w:ins w:id="3522" w:author="yuram almeida santos" w:date="2025-06-13T21:08:00Z"/>
          <w:rFonts w:ascii="Times New Roman" w:hAnsi="Times New Roman" w:cs="Times New Roman"/>
          <w:color w:val="000000" w:themeColor="text1"/>
          <w:sz w:val="24"/>
          <w:szCs w:val="24"/>
          <w:rPrChange w:id="3523" w:author="Euderlan Freire" w:date="2025-06-13T19:26:00Z">
            <w:rPr>
              <w:ins w:id="3524" w:author="yuram almeida santos" w:date="2025-06-13T21:08:00Z"/>
            </w:rPr>
          </w:rPrChange>
        </w:rPr>
        <w:pPrChange w:id="3525" w:author="Euderlan Freire" w:date="2025-06-13T19:25:00Z">
          <w:pPr/>
        </w:pPrChange>
      </w:pPr>
      <w:ins w:id="3526" w:author="yuram almeida santos" w:date="2025-06-13T21:08:00Z">
        <w:r w:rsidRPr="0010597A">
          <w:rPr>
            <w:rFonts w:ascii="Times New Roman" w:hAnsi="Times New Roman" w:cs="Times New Roman"/>
            <w:color w:val="000000" w:themeColor="text1"/>
            <w:sz w:val="24"/>
            <w:szCs w:val="24"/>
            <w:rPrChange w:id="3527" w:author="Euderlan Freire" w:date="2025-06-13T19:26:00Z">
              <w:rPr/>
            </w:rPrChange>
          </w:rPr>
          <w:t>Usuário acessa o histórico.</w:t>
        </w:r>
      </w:ins>
    </w:p>
    <w:p w14:paraId="10431CAB" w14:textId="327786A5" w:rsidR="387914F9" w:rsidRDefault="387914F9">
      <w:pPr>
        <w:spacing w:before="40" w:after="240" w:line="360" w:lineRule="auto"/>
        <w:jc w:val="both"/>
        <w:rPr>
          <w:ins w:id="3528" w:author="HISSA BARBARA OLIVEIRA" w:date="2025-07-18T15:58:00Z"/>
          <w:rFonts w:ascii="Times New Roman" w:hAnsi="Times New Roman" w:cs="Times New Roman"/>
          <w:color w:val="000000" w:themeColor="text1"/>
          <w:sz w:val="24"/>
          <w:szCs w:val="24"/>
        </w:rPr>
      </w:pPr>
      <w:ins w:id="3529" w:author="yuram almeida santos" w:date="2025-06-13T21:08:00Z">
        <w:r w:rsidRPr="0010597A">
          <w:rPr>
            <w:rFonts w:ascii="Times New Roman" w:hAnsi="Times New Roman" w:cs="Times New Roman"/>
            <w:color w:val="000000" w:themeColor="text1"/>
            <w:sz w:val="24"/>
            <w:szCs w:val="24"/>
            <w:rPrChange w:id="3530" w:author="Euderlan Freire" w:date="2025-06-13T19:26:00Z">
              <w:rPr/>
            </w:rPrChange>
          </w:rPr>
          <w:lastRenderedPageBreak/>
          <w:t>Pode repetir a pergunta ou excluí-la do registro.</w:t>
        </w:r>
      </w:ins>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8490"/>
      </w:tblGrid>
      <w:tr w:rsidR="00B71081" w14:paraId="114335BD" w14:textId="77777777" w:rsidTr="009062C7">
        <w:trPr>
          <w:trHeight w:val="300"/>
          <w:jc w:val="center"/>
          <w:ins w:id="3531" w:author="HISSA BARBARA OLIVEIRA" w:date="2025-07-18T15:58:00Z"/>
        </w:trPr>
        <w:tc>
          <w:tcPr>
            <w:tcW w:w="8490" w:type="dxa"/>
          </w:tcPr>
          <w:p w14:paraId="3F9798B1" w14:textId="266A99E7" w:rsidR="00B71081" w:rsidRDefault="00B71081" w:rsidP="009062C7">
            <w:pPr>
              <w:jc w:val="center"/>
              <w:rPr>
                <w:ins w:id="3532" w:author="HISSA BARBARA OLIVEIRA" w:date="2025-07-18T15:59:00Z"/>
                <w:rFonts w:ascii="Times New Roman" w:hAnsi="Times New Roman" w:cs="Times New Roman"/>
                <w:color w:val="000000" w:themeColor="text1"/>
                <w:sz w:val="24"/>
                <w:szCs w:val="24"/>
              </w:rPr>
            </w:pPr>
            <w:ins w:id="3533" w:author="HISSA BARBARA OLIVEIRA" w:date="2025-07-18T15:58:00Z">
              <w:r w:rsidRPr="00A456D9">
                <w:rPr>
                  <w:rFonts w:ascii="Times New Roman" w:eastAsia="Times New Roman" w:hAnsi="Times New Roman" w:cs="Times New Roman"/>
                  <w:color w:val="000000" w:themeColor="text1"/>
                  <w:sz w:val="24"/>
                  <w:szCs w:val="24"/>
                </w:rPr>
                <w:t xml:space="preserve">Figura </w:t>
              </w:r>
            </w:ins>
            <w:ins w:id="3534" w:author="HISSA BARBARA OLIVEIRA" w:date="2025-07-18T19:41:00Z">
              <w:r w:rsidR="179BDB1D" w:rsidRPr="1B086C0C">
                <w:rPr>
                  <w:rFonts w:ascii="Times New Roman" w:eastAsia="Times New Roman" w:hAnsi="Times New Roman" w:cs="Times New Roman"/>
                  <w:color w:val="000000" w:themeColor="text1"/>
                  <w:sz w:val="24"/>
                  <w:szCs w:val="24"/>
                </w:rPr>
                <w:t>5</w:t>
              </w:r>
            </w:ins>
            <w:ins w:id="3535" w:author="HISSA BARBARA OLIVEIRA" w:date="2025-07-18T15:58:00Z">
              <w:r w:rsidRPr="00A456D9">
                <w:rPr>
                  <w:rFonts w:ascii="Times New Roman" w:eastAsia="Times New Roman" w:hAnsi="Times New Roman" w:cs="Times New Roman"/>
                  <w:color w:val="000000" w:themeColor="text1"/>
                  <w:sz w:val="24"/>
                  <w:szCs w:val="24"/>
                </w:rPr>
                <w:t xml:space="preserve"> </w:t>
              </w:r>
              <w:r w:rsidRPr="00A456D9">
                <w:rPr>
                  <w:rFonts w:ascii="Times New Roman" w:hAnsi="Times New Roman" w:cs="Times New Roman"/>
                  <w:color w:val="000000" w:themeColor="text1"/>
                  <w:sz w:val="24"/>
                  <w:szCs w:val="24"/>
                </w:rPr>
                <w:t xml:space="preserve">– Caso de Uso </w:t>
              </w:r>
              <w:r>
                <w:rPr>
                  <w:rFonts w:ascii="Times New Roman" w:hAnsi="Times New Roman" w:cs="Times New Roman"/>
                  <w:color w:val="000000" w:themeColor="text1"/>
                  <w:sz w:val="24"/>
                  <w:szCs w:val="24"/>
                </w:rPr>
                <w:t>Hist</w:t>
              </w:r>
            </w:ins>
            <w:ins w:id="3536" w:author="HISSA BARBARA OLIVEIRA" w:date="2025-07-18T15:59:00Z">
              <w:r>
                <w:rPr>
                  <w:rFonts w:ascii="Times New Roman" w:hAnsi="Times New Roman" w:cs="Times New Roman"/>
                  <w:color w:val="000000" w:themeColor="text1"/>
                  <w:sz w:val="24"/>
                  <w:szCs w:val="24"/>
                </w:rPr>
                <w:t>órico</w:t>
              </w:r>
            </w:ins>
          </w:p>
          <w:p w14:paraId="121AEC32" w14:textId="77777777" w:rsidR="00B71081" w:rsidRDefault="00B71081" w:rsidP="009062C7">
            <w:pPr>
              <w:jc w:val="center"/>
              <w:rPr>
                <w:ins w:id="3537" w:author="HISSA BARBARA OLIVEIRA" w:date="2025-07-18T15:58:00Z"/>
              </w:rPr>
            </w:pPr>
          </w:p>
          <w:p w14:paraId="35C99418" w14:textId="77777777" w:rsidR="00B71081" w:rsidRPr="009062C7" w:rsidRDefault="00B71081" w:rsidP="009062C7">
            <w:pPr>
              <w:jc w:val="center"/>
              <w:rPr>
                <w:ins w:id="3538" w:author="HISSA BARBARA OLIVEIRA" w:date="2025-07-18T15:58:00Z"/>
              </w:rPr>
            </w:pPr>
          </w:p>
        </w:tc>
      </w:tr>
      <w:tr w:rsidR="00B71081" w:rsidRPr="005D2EC9" w14:paraId="458C695B" w14:textId="77777777" w:rsidTr="009062C7">
        <w:trPr>
          <w:trHeight w:val="1379"/>
          <w:jc w:val="center"/>
          <w:ins w:id="3539" w:author="HISSA BARBARA OLIVEIRA" w:date="2025-07-18T15:58:00Z"/>
        </w:trPr>
        <w:tc>
          <w:tcPr>
            <w:tcW w:w="8490" w:type="dxa"/>
          </w:tcPr>
          <w:p w14:paraId="5A713F0B" w14:textId="77777777" w:rsidR="00B71081" w:rsidRDefault="466A2178" w:rsidP="009062C7">
            <w:pPr>
              <w:jc w:val="center"/>
              <w:rPr>
                <w:ins w:id="3540" w:author="HISSA BARBARA OLIVEIRA" w:date="2025-07-18T15:58:00Z"/>
              </w:rPr>
            </w:pPr>
            <w:ins w:id="3541" w:author="HISSA BARBARA OLIVEIRA" w:date="2025-07-18T15:58:00Z">
              <w:r>
                <w:rPr>
                  <w:noProof/>
                </w:rPr>
                <w:drawing>
                  <wp:inline distT="0" distB="0" distL="0" distR="0" wp14:anchorId="16D7F7C9" wp14:editId="38FFE440">
                    <wp:extent cx="4244477" cy="1628775"/>
                    <wp:effectExtent l="0" t="0" r="381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17">
                              <a:extLst>
                                <a:ext uri="{28A0092B-C50C-407E-A947-70E740481C1C}">
                                  <a14:useLocalDpi xmlns:a14="http://schemas.microsoft.com/office/drawing/2010/main" val="0"/>
                                </a:ext>
                              </a:extLst>
                            </a:blip>
                            <a:stretch>
                              <a:fillRect/>
                            </a:stretch>
                          </pic:blipFill>
                          <pic:spPr>
                            <a:xfrm>
                              <a:off x="0" y="0"/>
                              <a:ext cx="4244477" cy="1628775"/>
                            </a:xfrm>
                            <a:prstGeom prst="rect">
                              <a:avLst/>
                            </a:prstGeom>
                          </pic:spPr>
                        </pic:pic>
                      </a:graphicData>
                    </a:graphic>
                  </wp:inline>
                </w:drawing>
              </w:r>
            </w:ins>
          </w:p>
        </w:tc>
      </w:tr>
      <w:tr w:rsidR="00B71081" w14:paraId="2A5B266B" w14:textId="77777777" w:rsidTr="009062C7">
        <w:trPr>
          <w:trHeight w:val="300"/>
          <w:jc w:val="center"/>
          <w:ins w:id="3542" w:author="HISSA BARBARA OLIVEIRA" w:date="2025-07-18T15:58:00Z"/>
        </w:trPr>
        <w:tc>
          <w:tcPr>
            <w:tcW w:w="8490" w:type="dxa"/>
          </w:tcPr>
          <w:p w14:paraId="36B2922A" w14:textId="77777777" w:rsidR="00B71081" w:rsidRDefault="00B71081" w:rsidP="009062C7">
            <w:pPr>
              <w:jc w:val="center"/>
              <w:rPr>
                <w:ins w:id="3543" w:author="HISSA BARBARA OLIVEIRA" w:date="2025-07-18T15:58:00Z"/>
                <w:rFonts w:ascii="Times New Roman" w:eastAsia="Times New Roman" w:hAnsi="Times New Roman" w:cs="Times New Roman"/>
                <w:sz w:val="24"/>
                <w:szCs w:val="24"/>
              </w:rPr>
            </w:pPr>
          </w:p>
          <w:p w14:paraId="7B9E2162" w14:textId="77777777" w:rsidR="00B71081" w:rsidRDefault="00B71081" w:rsidP="009062C7">
            <w:pPr>
              <w:jc w:val="center"/>
              <w:rPr>
                <w:ins w:id="3544" w:author="HISSA BARBARA OLIVEIRA" w:date="2025-07-18T15:58:00Z"/>
                <w:rFonts w:ascii="Times New Roman" w:eastAsia="Times New Roman" w:hAnsi="Times New Roman" w:cs="Times New Roman"/>
                <w:sz w:val="24"/>
                <w:szCs w:val="24"/>
              </w:rPr>
            </w:pPr>
          </w:p>
          <w:p w14:paraId="7C739B6B" w14:textId="77777777" w:rsidR="00B71081" w:rsidRDefault="00B71081" w:rsidP="009062C7">
            <w:pPr>
              <w:jc w:val="center"/>
              <w:rPr>
                <w:ins w:id="3545" w:author="HISSA BARBARA OLIVEIRA" w:date="2025-07-18T15:58:00Z"/>
                <w:rFonts w:ascii="Times New Roman" w:eastAsia="Times New Roman" w:hAnsi="Times New Roman" w:cs="Times New Roman"/>
                <w:sz w:val="24"/>
                <w:szCs w:val="24"/>
              </w:rPr>
            </w:pPr>
            <w:ins w:id="3546" w:author="HISSA BARBARA OLIVEIRA" w:date="2025-07-18T15:58:00Z">
              <w:r w:rsidRPr="7A5E98FD">
                <w:rPr>
                  <w:rFonts w:ascii="Times New Roman" w:eastAsia="Times New Roman" w:hAnsi="Times New Roman" w:cs="Times New Roman"/>
                  <w:sz w:val="24"/>
                  <w:szCs w:val="24"/>
                </w:rPr>
                <w:t>Fonte: Autoria Própria (2025)</w:t>
              </w:r>
            </w:ins>
          </w:p>
          <w:p w14:paraId="772039ED" w14:textId="77777777" w:rsidR="00B71081" w:rsidRDefault="00B71081" w:rsidP="009062C7">
            <w:pPr>
              <w:rPr>
                <w:ins w:id="3547" w:author="HISSA BARBARA OLIVEIRA" w:date="2025-07-18T15:58:00Z"/>
                <w:rFonts w:ascii="Times New Roman" w:eastAsia="Times New Roman" w:hAnsi="Times New Roman" w:cs="Times New Roman"/>
                <w:sz w:val="24"/>
                <w:szCs w:val="24"/>
              </w:rPr>
            </w:pPr>
          </w:p>
        </w:tc>
      </w:tr>
      <w:tr w:rsidR="00B71081" w14:paraId="24E806C2" w14:textId="77777777" w:rsidTr="009062C7">
        <w:trPr>
          <w:trHeight w:val="300"/>
          <w:jc w:val="center"/>
          <w:ins w:id="3548" w:author="HISSA BARBARA OLIVEIRA" w:date="2025-07-18T15:58:00Z"/>
        </w:trPr>
        <w:tc>
          <w:tcPr>
            <w:tcW w:w="8490" w:type="dxa"/>
          </w:tcPr>
          <w:p w14:paraId="05DDB150" w14:textId="77777777" w:rsidR="00B71081" w:rsidRPr="7A5E98FD" w:rsidRDefault="00B71081" w:rsidP="009062C7">
            <w:pPr>
              <w:jc w:val="center"/>
              <w:rPr>
                <w:ins w:id="3549" w:author="HISSA BARBARA OLIVEIRA" w:date="2025-07-18T15:58:00Z"/>
                <w:rFonts w:ascii="Times New Roman" w:eastAsia="Times New Roman" w:hAnsi="Times New Roman" w:cs="Times New Roman"/>
                <w:sz w:val="24"/>
                <w:szCs w:val="24"/>
              </w:rPr>
            </w:pPr>
          </w:p>
        </w:tc>
      </w:tr>
    </w:tbl>
    <w:p w14:paraId="1AF75557" w14:textId="4CF526BB" w:rsidR="00B71081" w:rsidRPr="0010597A" w:rsidDel="00B71081" w:rsidRDefault="00B71081">
      <w:pPr>
        <w:spacing w:before="40" w:after="240" w:line="360" w:lineRule="auto"/>
        <w:jc w:val="both"/>
        <w:rPr>
          <w:ins w:id="3550" w:author="yuram almeida santos" w:date="2025-06-13T21:08:00Z"/>
          <w:del w:id="3551" w:author="HISSA BARBARA OLIVEIRA" w:date="2025-07-18T15:59:00Z"/>
          <w:rFonts w:ascii="Times New Roman" w:hAnsi="Times New Roman" w:cs="Times New Roman"/>
          <w:color w:val="000000" w:themeColor="text1"/>
          <w:sz w:val="24"/>
          <w:szCs w:val="24"/>
          <w:rPrChange w:id="3552" w:author="Euderlan Freire" w:date="2025-06-13T19:26:00Z">
            <w:rPr>
              <w:ins w:id="3553" w:author="yuram almeida santos" w:date="2025-06-13T21:08:00Z"/>
              <w:del w:id="3554" w:author="HISSA BARBARA OLIVEIRA" w:date="2025-07-18T15:59:00Z"/>
            </w:rPr>
          </w:rPrChange>
        </w:rPr>
        <w:pPrChange w:id="3555" w:author="Euderlan Freire" w:date="2025-06-13T19:25:00Z">
          <w:pPr/>
        </w:pPrChange>
      </w:pPr>
      <w:bookmarkStart w:id="3556" w:name="_Toc203763204"/>
      <w:bookmarkStart w:id="3557" w:name="_Toc203763356"/>
      <w:bookmarkStart w:id="3558" w:name="_Toc203763590"/>
      <w:bookmarkStart w:id="3559" w:name="_Toc203763741"/>
      <w:bookmarkStart w:id="3560" w:name="_Toc203763891"/>
      <w:bookmarkStart w:id="3561" w:name="_Toc203764042"/>
      <w:bookmarkStart w:id="3562" w:name="_Toc203764192"/>
      <w:bookmarkStart w:id="3563" w:name="_Toc203764337"/>
      <w:bookmarkStart w:id="3564" w:name="_Toc203858349"/>
      <w:bookmarkEnd w:id="3556"/>
      <w:bookmarkEnd w:id="3557"/>
      <w:bookmarkEnd w:id="3558"/>
      <w:bookmarkEnd w:id="3559"/>
      <w:bookmarkEnd w:id="3560"/>
      <w:bookmarkEnd w:id="3561"/>
      <w:bookmarkEnd w:id="3562"/>
      <w:bookmarkEnd w:id="3563"/>
      <w:bookmarkEnd w:id="3564"/>
    </w:p>
    <w:p w14:paraId="2FAD08E6" w14:textId="5E308EE0" w:rsidR="00B40541" w:rsidRPr="0010597A" w:rsidRDefault="00B40541">
      <w:pPr>
        <w:pStyle w:val="Legenda"/>
        <w:keepNext/>
        <w:spacing w:before="40" w:after="240" w:line="360" w:lineRule="auto"/>
        <w:jc w:val="center"/>
        <w:rPr>
          <w:ins w:id="3565" w:author="Euderlan Freire" w:date="2025-06-13T18:42:00Z"/>
          <w:del w:id="3566" w:author="HISSA BARBARA OLIVEIRA" w:date="2025-07-18T15:59:00Z"/>
          <w:rFonts w:ascii="Times New Roman" w:hAnsi="Times New Roman" w:cs="Times New Roman"/>
          <w:i w:val="0"/>
          <w:iCs w:val="0"/>
          <w:color w:val="000000" w:themeColor="text1"/>
          <w:sz w:val="24"/>
          <w:szCs w:val="24"/>
          <w:rPrChange w:id="3567" w:author="Euderlan Freire" w:date="2025-06-13T19:26:00Z">
            <w:rPr>
              <w:ins w:id="3568" w:author="Euderlan Freire" w:date="2025-06-13T18:42:00Z"/>
              <w:del w:id="3569" w:author="HISSA BARBARA OLIVEIRA" w:date="2025-07-18T15:59:00Z"/>
            </w:rPr>
          </w:rPrChange>
        </w:rPr>
        <w:pPrChange w:id="3570" w:author="Euderlan Freire" w:date="2025-06-13T19:26:00Z">
          <w:pPr>
            <w:pStyle w:val="Legenda"/>
          </w:pPr>
        </w:pPrChange>
      </w:pPr>
      <w:ins w:id="3571" w:author="Euderlan Freire" w:date="2025-06-13T18:42:00Z">
        <w:del w:id="3572" w:author="HISSA BARBARA OLIVEIRA" w:date="2025-07-18T15:59:00Z">
          <w:r w:rsidRPr="0010597A">
            <w:rPr>
              <w:rFonts w:ascii="Times New Roman" w:hAnsi="Times New Roman" w:cs="Times New Roman"/>
              <w:color w:val="000000" w:themeColor="text1"/>
              <w:sz w:val="24"/>
              <w:szCs w:val="24"/>
              <w:rPrChange w:id="3573" w:author="Euderlan Freire" w:date="2025-06-13T19:26:00Z">
                <w:rPr/>
              </w:rPrChange>
            </w:rPr>
            <w:delText xml:space="preserve">Figura </w:delText>
          </w:r>
          <w:r w:rsidRPr="670A09D7">
            <w:rPr>
              <w:rFonts w:ascii="Times New Roman" w:hAnsi="Times New Roman" w:cs="Times New Roman"/>
              <w:i w:val="0"/>
              <w:color w:val="000000" w:themeColor="text1"/>
              <w:sz w:val="24"/>
              <w:szCs w:val="24"/>
            </w:rPr>
            <w:fldChar w:fldCharType="begin"/>
          </w:r>
          <w:r w:rsidRPr="670A09D7">
            <w:rPr>
              <w:rFonts w:ascii="Times New Roman" w:hAnsi="Times New Roman" w:cs="Times New Roman"/>
              <w:i w:val="0"/>
              <w:color w:val="000000" w:themeColor="text1"/>
              <w:sz w:val="24"/>
              <w:szCs w:val="24"/>
            </w:rPr>
            <w:delInstrText xml:space="preserve"> SEQ Figura \* ARABIC </w:delInstrText>
          </w:r>
        </w:del>
      </w:ins>
      <w:del w:id="3574" w:author="HISSA BARBARA OLIVEIRA" w:date="2025-07-18T15:59:00Z">
        <w:r w:rsidRPr="670A09D7">
          <w:rPr>
            <w:rFonts w:ascii="Times New Roman" w:hAnsi="Times New Roman" w:cs="Times New Roman"/>
            <w:i w:val="0"/>
            <w:color w:val="000000" w:themeColor="text1"/>
            <w:sz w:val="24"/>
            <w:szCs w:val="24"/>
          </w:rPr>
          <w:fldChar w:fldCharType="separate"/>
        </w:r>
      </w:del>
      <w:ins w:id="3575" w:author="EUDERLAN FREIRE DA SILVA ABREU" w:date="2025-07-17T22:15:00Z">
        <w:del w:id="3576" w:author="HISSA BARBARA OLIVEIRA" w:date="2025-07-18T15:59:00Z">
          <w:r w:rsidR="005232A2">
            <w:rPr>
              <w:rFonts w:ascii="Times New Roman" w:hAnsi="Times New Roman" w:cs="Times New Roman"/>
              <w:i w:val="0"/>
              <w:iCs w:val="0"/>
              <w:noProof/>
              <w:color w:val="000000" w:themeColor="text1"/>
              <w:sz w:val="24"/>
              <w:szCs w:val="24"/>
            </w:rPr>
            <w:delText>4</w:delText>
          </w:r>
        </w:del>
      </w:ins>
      <w:ins w:id="3577" w:author="Euderlan Freire" w:date="2025-06-13T18:42:00Z">
        <w:del w:id="3578" w:author="HISSA BARBARA OLIVEIRA" w:date="2025-07-18T15:59:00Z">
          <w:r w:rsidRPr="670A09D7">
            <w:rPr>
              <w:rFonts w:ascii="Times New Roman" w:hAnsi="Times New Roman" w:cs="Times New Roman"/>
              <w:i w:val="0"/>
              <w:color w:val="000000" w:themeColor="text1"/>
              <w:sz w:val="24"/>
              <w:szCs w:val="24"/>
            </w:rPr>
            <w:fldChar w:fldCharType="end"/>
          </w:r>
          <w:r w:rsidRPr="0010597A">
            <w:rPr>
              <w:rFonts w:ascii="Times New Roman" w:hAnsi="Times New Roman" w:cs="Times New Roman"/>
              <w:color w:val="000000" w:themeColor="text1"/>
              <w:sz w:val="24"/>
              <w:szCs w:val="24"/>
              <w:rPrChange w:id="3579" w:author="Euderlan Freire" w:date="2025-06-13T19:26:00Z">
                <w:rPr/>
              </w:rPrChange>
            </w:rPr>
            <w:delText xml:space="preserve"> - Caso de Uso Histórico</w:delText>
          </w:r>
          <w:bookmarkStart w:id="3580" w:name="_Toc203763205"/>
          <w:bookmarkStart w:id="3581" w:name="_Toc203763357"/>
          <w:bookmarkStart w:id="3582" w:name="_Toc203763591"/>
          <w:bookmarkStart w:id="3583" w:name="_Toc203763742"/>
          <w:bookmarkStart w:id="3584" w:name="_Toc203763892"/>
          <w:bookmarkStart w:id="3585" w:name="_Toc203764043"/>
          <w:bookmarkStart w:id="3586" w:name="_Toc203764193"/>
          <w:bookmarkStart w:id="3587" w:name="_Toc203764338"/>
          <w:bookmarkStart w:id="3588" w:name="_Toc203858350"/>
          <w:bookmarkEnd w:id="3580"/>
          <w:bookmarkEnd w:id="3581"/>
          <w:bookmarkEnd w:id="3582"/>
          <w:bookmarkEnd w:id="3583"/>
          <w:bookmarkEnd w:id="3584"/>
          <w:bookmarkEnd w:id="3585"/>
          <w:bookmarkEnd w:id="3586"/>
          <w:bookmarkEnd w:id="3587"/>
          <w:bookmarkEnd w:id="3588"/>
        </w:del>
      </w:ins>
    </w:p>
    <w:p w14:paraId="659C8392" w14:textId="154FED5B" w:rsidR="00024215" w:rsidRPr="0010597A" w:rsidRDefault="395F7DD6">
      <w:pPr>
        <w:keepNext/>
        <w:spacing w:before="40" w:after="240" w:line="360" w:lineRule="auto"/>
        <w:jc w:val="center"/>
        <w:rPr>
          <w:ins w:id="3589" w:author="Euderlan Freire" w:date="2025-06-13T18:34:00Z"/>
          <w:del w:id="3590" w:author="HISSA BARBARA OLIVEIRA" w:date="2025-07-18T15:59:00Z"/>
          <w:rFonts w:ascii="Times New Roman" w:hAnsi="Times New Roman" w:cs="Times New Roman"/>
          <w:color w:val="000000" w:themeColor="text1"/>
          <w:sz w:val="24"/>
          <w:szCs w:val="24"/>
          <w:rPrChange w:id="3591" w:author="Euderlan Freire" w:date="2025-06-13T19:26:00Z">
            <w:rPr>
              <w:ins w:id="3592" w:author="Euderlan Freire" w:date="2025-06-13T18:34:00Z"/>
              <w:del w:id="3593" w:author="HISSA BARBARA OLIVEIRA" w:date="2025-07-18T15:59:00Z"/>
            </w:rPr>
          </w:rPrChange>
        </w:rPr>
        <w:pPrChange w:id="3594" w:author="Euderlan Freire" w:date="2025-06-13T19:26:00Z">
          <w:pPr/>
        </w:pPrChange>
      </w:pPr>
      <w:ins w:id="3595" w:author="yuram almeida santos" w:date="2025-06-13T21:08:00Z">
        <w:del w:id="3596" w:author="HISSA BARBARA OLIVEIRA" w:date="2025-07-18T15:59:00Z">
          <w:r>
            <w:rPr>
              <w:noProof/>
            </w:rPr>
            <w:drawing>
              <wp:inline distT="0" distB="0" distL="0" distR="0" wp14:anchorId="01691B2C" wp14:editId="6022FC7A">
                <wp:extent cx="4572000" cy="1752600"/>
                <wp:effectExtent l="0" t="0" r="0" b="0"/>
                <wp:docPr id="842998133" name="Imagem 842998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42998133"/>
                        <pic:cNvPicPr/>
                      </pic:nvPicPr>
                      <pic:blipFill>
                        <a:blip r:embed="rId18">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del>
      </w:ins>
      <w:bookmarkStart w:id="3597" w:name="_Toc203763206"/>
      <w:bookmarkStart w:id="3598" w:name="_Toc203763358"/>
      <w:bookmarkStart w:id="3599" w:name="_Toc203763592"/>
      <w:bookmarkStart w:id="3600" w:name="_Toc203763743"/>
      <w:bookmarkStart w:id="3601" w:name="_Toc203763893"/>
      <w:bookmarkStart w:id="3602" w:name="_Toc203764044"/>
      <w:bookmarkStart w:id="3603" w:name="_Toc203764194"/>
      <w:bookmarkStart w:id="3604" w:name="_Toc203764339"/>
      <w:bookmarkStart w:id="3605" w:name="_Toc203858351"/>
      <w:bookmarkEnd w:id="3597"/>
      <w:bookmarkEnd w:id="3598"/>
      <w:bookmarkEnd w:id="3599"/>
      <w:bookmarkEnd w:id="3600"/>
      <w:bookmarkEnd w:id="3601"/>
      <w:bookmarkEnd w:id="3602"/>
      <w:bookmarkEnd w:id="3603"/>
      <w:bookmarkEnd w:id="3604"/>
      <w:bookmarkEnd w:id="3605"/>
    </w:p>
    <w:p w14:paraId="657A5694" w14:textId="42540BA1" w:rsidR="387914F9" w:rsidRPr="0010597A" w:rsidRDefault="00024215">
      <w:pPr>
        <w:keepNext/>
        <w:spacing w:before="40" w:after="240" w:line="360" w:lineRule="auto"/>
        <w:jc w:val="center"/>
        <w:rPr>
          <w:ins w:id="3606" w:author="yuram almeida santos" w:date="2025-06-13T21:09:00Z"/>
          <w:del w:id="3607" w:author="HISSA BARBARA OLIVEIRA" w:date="2025-07-18T15:59:00Z"/>
          <w:i/>
          <w:rPrChange w:id="3608" w:author="Euderlan Freire" w:date="2025-06-13T19:26:00Z">
            <w:rPr>
              <w:ins w:id="3609" w:author="yuram almeida santos" w:date="2025-06-13T21:09:00Z"/>
              <w:del w:id="3610" w:author="HISSA BARBARA OLIVEIRA" w:date="2025-07-18T15:59:00Z"/>
            </w:rPr>
          </w:rPrChange>
        </w:rPr>
        <w:pPrChange w:id="3611" w:author="Euderlan Freire" w:date="2025-06-13T19:26:00Z">
          <w:pPr/>
        </w:pPrChange>
      </w:pPr>
      <w:ins w:id="3612" w:author="Euderlan Freire" w:date="2025-06-13T18:34:00Z">
        <w:del w:id="3613" w:author="HISSA BARBARA OLIVEIRA" w:date="2025-07-18T15:59:00Z">
          <w:r w:rsidRPr="00B71081">
            <w:delText>Fonte: Autoria Própria (2025)</w:delText>
          </w:r>
        </w:del>
      </w:ins>
      <w:bookmarkStart w:id="3614" w:name="_Toc203763207"/>
      <w:bookmarkStart w:id="3615" w:name="_Toc203763359"/>
      <w:bookmarkStart w:id="3616" w:name="_Toc203763593"/>
      <w:bookmarkStart w:id="3617" w:name="_Toc203763744"/>
      <w:bookmarkStart w:id="3618" w:name="_Toc203763894"/>
      <w:bookmarkStart w:id="3619" w:name="_Toc203764045"/>
      <w:bookmarkStart w:id="3620" w:name="_Toc203764195"/>
      <w:bookmarkStart w:id="3621" w:name="_Toc203764340"/>
      <w:bookmarkStart w:id="3622" w:name="_Toc203858352"/>
      <w:bookmarkEnd w:id="3614"/>
      <w:bookmarkEnd w:id="3615"/>
      <w:bookmarkEnd w:id="3616"/>
      <w:bookmarkEnd w:id="3617"/>
      <w:bookmarkEnd w:id="3618"/>
      <w:bookmarkEnd w:id="3619"/>
      <w:bookmarkEnd w:id="3620"/>
      <w:bookmarkEnd w:id="3621"/>
      <w:bookmarkEnd w:id="3622"/>
    </w:p>
    <w:p w14:paraId="32A6C4E8" w14:textId="060E73AF" w:rsidR="00587DB8" w:rsidRPr="0010597A" w:rsidRDefault="0008571F">
      <w:pPr>
        <w:pStyle w:val="Ttulo3"/>
        <w:spacing w:after="240" w:line="360" w:lineRule="auto"/>
        <w:jc w:val="both"/>
        <w:rPr>
          <w:ins w:id="3623" w:author="yuram almeida santos" w:date="2025-06-13T21:09:00Z"/>
          <w:rFonts w:ascii="Times New Roman" w:hAnsi="Times New Roman" w:cs="Times New Roman"/>
          <w:color w:val="000000" w:themeColor="text1"/>
          <w:rPrChange w:id="3624" w:author="Euderlan Freire" w:date="2025-06-13T19:26:00Z">
            <w:rPr>
              <w:ins w:id="3625" w:author="yuram almeida santos" w:date="2025-06-13T21:09:00Z"/>
              <w:b/>
              <w:bCs/>
            </w:rPr>
          </w:rPrChange>
        </w:rPr>
        <w:pPrChange w:id="3626" w:author="Euderlan Freire" w:date="2025-06-13T19:25:00Z">
          <w:pPr/>
        </w:pPrChange>
      </w:pPr>
      <w:bookmarkStart w:id="3627" w:name="_Toc203858353"/>
      <w:ins w:id="3628" w:author="Euderlan Freire" w:date="2025-06-13T20:39:00Z">
        <w:r w:rsidRPr="0008571F">
          <w:rPr>
            <w:rFonts w:ascii="Times New Roman" w:hAnsi="Times New Roman" w:cs="Times New Roman"/>
            <w:color w:val="000000" w:themeColor="text1"/>
          </w:rPr>
          <w:t>Diagramas de Caso de Uso</w:t>
        </w:r>
        <w:r>
          <w:rPr>
            <w:rFonts w:ascii="Times New Roman" w:hAnsi="Times New Roman" w:cs="Times New Roman"/>
            <w:color w:val="000000" w:themeColor="text1"/>
          </w:rPr>
          <w:t xml:space="preserve"> </w:t>
        </w:r>
      </w:ins>
      <w:ins w:id="3629" w:author="yuram almeida santos" w:date="2025-06-13T21:09:00Z">
        <w:r w:rsidR="387914F9" w:rsidRPr="0010597A">
          <w:rPr>
            <w:rFonts w:ascii="Times New Roman" w:hAnsi="Times New Roman" w:cs="Times New Roman"/>
            <w:color w:val="000000" w:themeColor="text1"/>
            <w:rPrChange w:id="3630" w:author="Euderlan Freire" w:date="2025-06-13T19:26:00Z">
              <w:rPr/>
            </w:rPrChange>
          </w:rPr>
          <w:t>Autenticação (Login/Cadastro)</w:t>
        </w:r>
        <w:bookmarkEnd w:id="3627"/>
      </w:ins>
    </w:p>
    <w:p w14:paraId="796651B9" w14:textId="66D7CDF7" w:rsidR="387914F9" w:rsidRPr="0010597A" w:rsidRDefault="387914F9">
      <w:pPr>
        <w:spacing w:before="40" w:after="240" w:line="360" w:lineRule="auto"/>
        <w:jc w:val="both"/>
        <w:rPr>
          <w:ins w:id="3631" w:author="yuram almeida santos" w:date="2025-06-13T21:10:00Z"/>
          <w:rFonts w:ascii="Times New Roman" w:hAnsi="Times New Roman" w:cs="Times New Roman"/>
          <w:color w:val="000000" w:themeColor="text1"/>
          <w:sz w:val="24"/>
          <w:szCs w:val="24"/>
          <w:rPrChange w:id="3632" w:author="Euderlan Freire" w:date="2025-06-13T19:26:00Z">
            <w:rPr>
              <w:ins w:id="3633" w:author="yuram almeida santos" w:date="2025-06-13T21:10:00Z"/>
            </w:rPr>
          </w:rPrChange>
        </w:rPr>
        <w:pPrChange w:id="3634" w:author="Euderlan Freire" w:date="2025-06-13T19:25:00Z">
          <w:pPr/>
        </w:pPrChange>
      </w:pPr>
      <w:ins w:id="3635" w:author="yuram almeida santos" w:date="2025-06-13T21:09:00Z">
        <w:r w:rsidRPr="0010597A">
          <w:rPr>
            <w:rFonts w:ascii="Times New Roman" w:hAnsi="Times New Roman" w:cs="Times New Roman"/>
            <w:color w:val="000000" w:themeColor="text1"/>
            <w:sz w:val="24"/>
            <w:szCs w:val="24"/>
            <w:rPrChange w:id="3636" w:author="Euderlan Freire" w:date="2025-06-13T19:26:00Z">
              <w:rPr/>
            </w:rPrChange>
          </w:rPr>
          <w:t xml:space="preserve">Descrição: </w:t>
        </w:r>
      </w:ins>
      <w:ins w:id="3637" w:author="HISSA BARBARA OLIVEIRA" w:date="2025-07-18T19:53:00Z">
        <w:r w:rsidR="758B2A5F" w:rsidRPr="54EE9295">
          <w:rPr>
            <w:rFonts w:ascii="Times New Roman" w:hAnsi="Times New Roman" w:cs="Times New Roman"/>
            <w:sz w:val="24"/>
            <w:szCs w:val="24"/>
          </w:rPr>
          <w:t>No diagrama 6, os u</w:t>
        </w:r>
      </w:ins>
      <w:ins w:id="3638" w:author="yuram almeida santos" w:date="2025-06-13T21:09:00Z">
        <w:del w:id="3639" w:author="HISSA BARBARA OLIVEIRA" w:date="2025-07-18T19:53:00Z">
          <w:r w:rsidRPr="0010597A">
            <w:rPr>
              <w:rFonts w:ascii="Times New Roman" w:hAnsi="Times New Roman" w:cs="Times New Roman"/>
              <w:color w:val="000000" w:themeColor="text1"/>
              <w:sz w:val="24"/>
              <w:szCs w:val="24"/>
              <w:rPrChange w:id="3640" w:author="Euderlan Freire" w:date="2025-06-13T19:26:00Z">
                <w:rPr/>
              </w:rPrChange>
            </w:rPr>
            <w:delText>U</w:delText>
          </w:r>
        </w:del>
        <w:r w:rsidRPr="0010597A">
          <w:rPr>
            <w:rFonts w:ascii="Times New Roman" w:hAnsi="Times New Roman" w:cs="Times New Roman"/>
            <w:color w:val="000000" w:themeColor="text1"/>
            <w:sz w:val="24"/>
            <w:szCs w:val="24"/>
            <w:rPrChange w:id="3641" w:author="Euderlan Freire" w:date="2025-06-13T19:26:00Z">
              <w:rPr/>
            </w:rPrChange>
          </w:rPr>
          <w:t>suários fazem login via Google ou credenciais manuais.</w:t>
        </w:r>
      </w:ins>
    </w:p>
    <w:p w14:paraId="584B10B2" w14:textId="7D5C6DE4" w:rsidR="00B40541" w:rsidRPr="0010597A" w:rsidRDefault="00B40541">
      <w:pPr>
        <w:pStyle w:val="Legenda"/>
        <w:keepNext/>
        <w:spacing w:before="40" w:after="240" w:line="360" w:lineRule="auto"/>
        <w:jc w:val="center"/>
        <w:rPr>
          <w:ins w:id="3642" w:author="Euderlan Freire" w:date="2025-06-13T18:42:00Z"/>
          <w:rFonts w:ascii="Times New Roman" w:hAnsi="Times New Roman" w:cs="Times New Roman"/>
          <w:i w:val="0"/>
          <w:iCs w:val="0"/>
          <w:color w:val="000000" w:themeColor="text1"/>
          <w:sz w:val="24"/>
          <w:szCs w:val="24"/>
          <w:rPrChange w:id="3643" w:author="Euderlan Freire" w:date="2025-06-13T19:26:00Z">
            <w:rPr>
              <w:ins w:id="3644" w:author="Euderlan Freire" w:date="2025-06-13T18:42:00Z"/>
            </w:rPr>
          </w:rPrChange>
        </w:rPr>
        <w:pPrChange w:id="3645" w:author="Euderlan Freire" w:date="2025-06-13T19:26:00Z">
          <w:pPr>
            <w:pStyle w:val="Legenda"/>
          </w:pPr>
        </w:pPrChange>
      </w:pPr>
      <w:ins w:id="3646" w:author="Euderlan Freire" w:date="2025-06-13T18:42:00Z">
        <w:r w:rsidRPr="0010597A">
          <w:rPr>
            <w:rFonts w:ascii="Times New Roman" w:hAnsi="Times New Roman" w:cs="Times New Roman"/>
            <w:i w:val="0"/>
            <w:iCs w:val="0"/>
            <w:color w:val="000000" w:themeColor="text1"/>
            <w:sz w:val="24"/>
            <w:szCs w:val="24"/>
            <w:rPrChange w:id="3647" w:author="Euderlan Freire" w:date="2025-06-13T19:26:00Z">
              <w:rPr/>
            </w:rPrChange>
          </w:rPr>
          <w:t xml:space="preserve">Figura </w:t>
        </w:r>
      </w:ins>
      <w:ins w:id="3648" w:author="HISSA BARBARA OLIVEIRA" w:date="2025-07-18T19:42:00Z">
        <w:r w:rsidR="53EE9D12" w:rsidRPr="1B086C0C">
          <w:rPr>
            <w:rFonts w:ascii="Times New Roman" w:hAnsi="Times New Roman" w:cs="Times New Roman"/>
            <w:i w:val="0"/>
            <w:iCs w:val="0"/>
            <w:color w:val="000000" w:themeColor="text1"/>
            <w:sz w:val="24"/>
            <w:szCs w:val="24"/>
          </w:rPr>
          <w:t>6</w:t>
        </w:r>
      </w:ins>
      <w:ins w:id="3649" w:author="EUDERLAN FREIRE DA SILVA ABREU" w:date="2025-07-18T18:11:00Z">
        <w:r w:rsidR="00A15471">
          <w:rPr>
            <w:rFonts w:ascii="Times New Roman" w:hAnsi="Times New Roman" w:cs="Times New Roman"/>
            <w:i w:val="0"/>
            <w:iCs w:val="0"/>
            <w:color w:val="000000" w:themeColor="text1"/>
            <w:sz w:val="24"/>
            <w:szCs w:val="24"/>
          </w:rPr>
          <w:t xml:space="preserve"> </w:t>
        </w:r>
      </w:ins>
      <w:ins w:id="3650" w:author="Euderlan Freire" w:date="2025-06-13T18:42:00Z">
        <w:r w:rsidRPr="670A09D7">
          <w:rPr>
            <w:rFonts w:ascii="Times New Roman" w:hAnsi="Times New Roman" w:cs="Times New Roman"/>
            <w:i w:val="0"/>
            <w:color w:val="000000" w:themeColor="text1"/>
            <w:sz w:val="24"/>
            <w:szCs w:val="24"/>
          </w:rPr>
          <w:fldChar w:fldCharType="begin"/>
        </w:r>
        <w:r w:rsidRPr="670A09D7">
          <w:rPr>
            <w:rFonts w:ascii="Times New Roman" w:hAnsi="Times New Roman" w:cs="Times New Roman"/>
            <w:i w:val="0"/>
            <w:color w:val="000000" w:themeColor="text1"/>
            <w:sz w:val="24"/>
            <w:szCs w:val="24"/>
          </w:rPr>
          <w:instrText xml:space="preserve"> SEQ Figura \* ARABIC </w:instrText>
        </w:r>
      </w:ins>
      <w:r w:rsidRPr="670A09D7">
        <w:rPr>
          <w:rFonts w:ascii="Times New Roman" w:hAnsi="Times New Roman" w:cs="Times New Roman"/>
          <w:i w:val="0"/>
          <w:color w:val="000000" w:themeColor="text1"/>
          <w:sz w:val="24"/>
          <w:szCs w:val="24"/>
        </w:rPr>
        <w:fldChar w:fldCharType="separate"/>
      </w:r>
      <w:ins w:id="3651" w:author="EUDERLAN FREIRE DA SILVA ABREU" w:date="2025-07-19T22:58:00Z">
        <w:r w:rsidR="00660B60">
          <w:rPr>
            <w:rFonts w:ascii="Times New Roman" w:hAnsi="Times New Roman" w:cs="Times New Roman"/>
            <w:i w:val="0"/>
            <w:noProof/>
            <w:color w:val="000000" w:themeColor="text1"/>
            <w:sz w:val="24"/>
            <w:szCs w:val="24"/>
          </w:rPr>
          <w:t>5</w:t>
        </w:r>
      </w:ins>
      <w:ins w:id="3652" w:author="Euderlan Freire" w:date="2025-06-13T18:42:00Z">
        <w:r w:rsidRPr="670A09D7">
          <w:rPr>
            <w:rFonts w:ascii="Times New Roman" w:hAnsi="Times New Roman" w:cs="Times New Roman"/>
            <w:i w:val="0"/>
            <w:color w:val="000000" w:themeColor="text1"/>
            <w:sz w:val="24"/>
            <w:szCs w:val="24"/>
          </w:rPr>
          <w:fldChar w:fldCharType="end"/>
        </w:r>
        <w:del w:id="3653" w:author="HISSA BARBARA OLIVEIRA" w:date="2025-07-18T19:42:00Z">
          <w:r w:rsidRPr="0010597A">
            <w:rPr>
              <w:rFonts w:ascii="Times New Roman" w:hAnsi="Times New Roman" w:cs="Times New Roman"/>
              <w:i w:val="0"/>
              <w:iCs w:val="0"/>
              <w:color w:val="000000" w:themeColor="text1"/>
              <w:sz w:val="24"/>
              <w:szCs w:val="24"/>
              <w:rPrChange w:id="3654" w:author="Euderlan Freire" w:date="2025-06-13T19:26:00Z">
                <w:rPr/>
              </w:rPrChange>
            </w:rPr>
            <w:delText xml:space="preserve"> </w:delText>
          </w:r>
        </w:del>
        <w:r w:rsidRPr="0010597A">
          <w:rPr>
            <w:rFonts w:ascii="Times New Roman" w:hAnsi="Times New Roman" w:cs="Times New Roman"/>
            <w:i w:val="0"/>
            <w:iCs w:val="0"/>
            <w:color w:val="000000" w:themeColor="text1"/>
            <w:sz w:val="24"/>
            <w:szCs w:val="24"/>
            <w:rPrChange w:id="3655" w:author="Euderlan Freire" w:date="2025-06-13T19:26:00Z">
              <w:rPr/>
            </w:rPrChange>
          </w:rPr>
          <w:t>- Caso de Uso Login e Cadastro</w:t>
        </w:r>
      </w:ins>
    </w:p>
    <w:p w14:paraId="5EA61610" w14:textId="36516A24" w:rsidR="00024215" w:rsidRPr="0010597A" w:rsidRDefault="395F7DD6">
      <w:pPr>
        <w:keepNext/>
        <w:spacing w:before="40" w:after="240" w:line="360" w:lineRule="auto"/>
        <w:jc w:val="center"/>
        <w:rPr>
          <w:ins w:id="3656" w:author="Euderlan Freire" w:date="2025-06-13T18:34:00Z"/>
          <w:rFonts w:ascii="Times New Roman" w:hAnsi="Times New Roman" w:cs="Times New Roman"/>
          <w:color w:val="000000" w:themeColor="text1"/>
          <w:sz w:val="24"/>
          <w:szCs w:val="24"/>
          <w:rPrChange w:id="3657" w:author="Euderlan Freire" w:date="2025-06-13T19:26:00Z">
            <w:rPr>
              <w:ins w:id="3658" w:author="Euderlan Freire" w:date="2025-06-13T18:34:00Z"/>
            </w:rPr>
          </w:rPrChange>
        </w:rPr>
        <w:pPrChange w:id="3659" w:author="Euderlan Freire" w:date="2025-06-13T19:26:00Z">
          <w:pPr/>
        </w:pPrChange>
      </w:pPr>
      <w:ins w:id="3660" w:author="yuram almeida santos" w:date="2025-06-13T21:10:00Z">
        <w:r>
          <w:rPr>
            <w:noProof/>
          </w:rPr>
          <w:drawing>
            <wp:inline distT="0" distB="0" distL="0" distR="0" wp14:anchorId="20568BBD" wp14:editId="05DEA9CC">
              <wp:extent cx="4572000" cy="1057275"/>
              <wp:effectExtent l="0" t="0" r="0" b="0"/>
              <wp:docPr id="411647377" name="Imagem 411647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16473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ins>
    </w:p>
    <w:p w14:paraId="54CDC447" w14:textId="2BAEF0DA" w:rsidR="387914F9" w:rsidRPr="0010597A" w:rsidDel="0023455D" w:rsidRDefault="00024215">
      <w:pPr>
        <w:pStyle w:val="Legenda"/>
        <w:spacing w:before="40" w:after="240" w:line="360" w:lineRule="auto"/>
        <w:jc w:val="center"/>
        <w:rPr>
          <w:ins w:id="3661" w:author="yuram almeida santos" w:date="2025-06-13T21:09:00Z"/>
          <w:del w:id="3662" w:author="EUDERLAN FREIRE DA SILVA ABREU" w:date="2025-07-18T18:10:00Z"/>
          <w:rFonts w:ascii="Times New Roman" w:hAnsi="Times New Roman" w:cs="Times New Roman"/>
          <w:color w:val="000000" w:themeColor="text1"/>
          <w:sz w:val="24"/>
          <w:szCs w:val="24"/>
          <w:rPrChange w:id="3663" w:author="Euderlan Freire" w:date="2025-06-13T19:26:00Z">
            <w:rPr>
              <w:ins w:id="3664" w:author="yuram almeida santos" w:date="2025-06-13T21:09:00Z"/>
              <w:del w:id="3665" w:author="EUDERLAN FREIRE DA SILVA ABREU" w:date="2025-07-18T18:10:00Z"/>
            </w:rPr>
          </w:rPrChange>
        </w:rPr>
        <w:pPrChange w:id="3666" w:author="Euderlan Freire" w:date="2025-06-13T19:26:00Z">
          <w:pPr/>
        </w:pPrChange>
      </w:pPr>
      <w:ins w:id="3667" w:author="Euderlan Freire" w:date="2025-06-13T18:34:00Z">
        <w:r w:rsidRPr="0010597A">
          <w:rPr>
            <w:rFonts w:ascii="Times New Roman" w:hAnsi="Times New Roman" w:cs="Times New Roman"/>
            <w:i w:val="0"/>
            <w:iCs w:val="0"/>
            <w:color w:val="000000" w:themeColor="text1"/>
            <w:sz w:val="24"/>
            <w:szCs w:val="24"/>
            <w:rPrChange w:id="3668" w:author="Euderlan Freire" w:date="2025-06-13T19:26:00Z">
              <w:rPr>
                <w:i/>
                <w:iCs/>
              </w:rPr>
            </w:rPrChange>
          </w:rPr>
          <w:t>Fonte: Autoria Própria (2025)</w:t>
        </w:r>
      </w:ins>
    </w:p>
    <w:p w14:paraId="2B4FB1EF" w14:textId="1FA51874" w:rsidR="3C7FECDC" w:rsidRPr="0010597A" w:rsidRDefault="3C7FECDC">
      <w:pPr>
        <w:pStyle w:val="Legenda"/>
        <w:spacing w:before="40" w:after="240" w:line="360" w:lineRule="auto"/>
        <w:jc w:val="center"/>
        <w:rPr>
          <w:ins w:id="3669" w:author="yuram almeida santos" w:date="2025-06-13T21:08:00Z"/>
          <w:rPrChange w:id="3670" w:author="Euderlan Freire" w:date="2025-06-13T19:26:00Z">
            <w:rPr>
              <w:ins w:id="3671" w:author="yuram almeida santos" w:date="2025-06-13T21:08:00Z"/>
            </w:rPr>
          </w:rPrChange>
        </w:rPr>
        <w:pPrChange w:id="3672" w:author="EUDERLAN FREIRE DA SILVA ABREU" w:date="2025-07-18T18:10:00Z">
          <w:pPr/>
        </w:pPrChange>
      </w:pPr>
    </w:p>
    <w:p w14:paraId="5A9C5FAF" w14:textId="26FE225D" w:rsidR="387914F9" w:rsidRPr="0010597A" w:rsidRDefault="387914F9">
      <w:pPr>
        <w:spacing w:before="40" w:after="240" w:line="360" w:lineRule="auto"/>
        <w:jc w:val="both"/>
        <w:rPr>
          <w:ins w:id="3673" w:author="yuram almeida santos" w:date="2025-06-13T21:11:00Z"/>
          <w:rFonts w:ascii="Times New Roman" w:hAnsi="Times New Roman" w:cs="Times New Roman"/>
          <w:color w:val="000000" w:themeColor="text1"/>
          <w:sz w:val="24"/>
          <w:szCs w:val="24"/>
          <w:rPrChange w:id="3674" w:author="Euderlan Freire" w:date="2025-06-13T19:26:00Z">
            <w:rPr>
              <w:ins w:id="3675" w:author="yuram almeida santos" w:date="2025-06-13T21:11:00Z"/>
            </w:rPr>
          </w:rPrChange>
        </w:rPr>
        <w:pPrChange w:id="3676" w:author="Euderlan Freire" w:date="2025-06-13T19:25:00Z">
          <w:pPr/>
        </w:pPrChange>
      </w:pPr>
      <w:ins w:id="3677" w:author="yuram almeida santos" w:date="2025-06-13T21:11:00Z">
        <w:r w:rsidRPr="0010597A">
          <w:rPr>
            <w:rFonts w:ascii="Times New Roman" w:hAnsi="Times New Roman" w:cs="Times New Roman"/>
            <w:color w:val="000000" w:themeColor="text1"/>
            <w:sz w:val="24"/>
            <w:szCs w:val="24"/>
            <w:rPrChange w:id="3678" w:author="Euderlan Freire" w:date="2025-06-13T19:26:00Z">
              <w:rPr/>
            </w:rPrChange>
          </w:rPr>
          <w:t>Relações e Extensões</w:t>
        </w:r>
      </w:ins>
    </w:p>
    <w:p w14:paraId="656D54C6" w14:textId="4DE6AD3A" w:rsidR="387914F9" w:rsidRPr="0010597A" w:rsidRDefault="387914F9">
      <w:pPr>
        <w:spacing w:before="40" w:after="240" w:line="360" w:lineRule="auto"/>
        <w:jc w:val="both"/>
        <w:rPr>
          <w:ins w:id="3679" w:author="yuram almeida santos" w:date="2025-06-13T21:11:00Z"/>
          <w:rFonts w:ascii="Times New Roman" w:hAnsi="Times New Roman" w:cs="Times New Roman"/>
          <w:color w:val="000000" w:themeColor="text1"/>
          <w:sz w:val="24"/>
          <w:szCs w:val="24"/>
          <w:rPrChange w:id="3680" w:author="Euderlan Freire" w:date="2025-06-13T19:26:00Z">
            <w:rPr>
              <w:ins w:id="3681" w:author="yuram almeida santos" w:date="2025-06-13T21:11:00Z"/>
            </w:rPr>
          </w:rPrChange>
        </w:rPr>
        <w:pPrChange w:id="3682" w:author="Euderlan Freire" w:date="2025-06-13T19:25:00Z">
          <w:pPr/>
        </w:pPrChange>
      </w:pPr>
      <w:ins w:id="3683" w:author="yuram almeida santos" w:date="2025-06-13T21:11:00Z">
        <w:r w:rsidRPr="0010597A">
          <w:rPr>
            <w:rFonts w:ascii="Times New Roman" w:hAnsi="Times New Roman" w:cs="Times New Roman"/>
            <w:color w:val="000000" w:themeColor="text1"/>
            <w:sz w:val="24"/>
            <w:szCs w:val="24"/>
            <w:rPrChange w:id="3684" w:author="Euderlan Freire" w:date="2025-06-13T19:26:00Z">
              <w:rPr/>
            </w:rPrChange>
          </w:rPr>
          <w:t>Inclusão:</w:t>
        </w:r>
      </w:ins>
    </w:p>
    <w:p w14:paraId="3F235479" w14:textId="051333A5" w:rsidR="387914F9" w:rsidRPr="0010597A" w:rsidRDefault="387914F9">
      <w:pPr>
        <w:spacing w:before="40" w:after="240" w:line="360" w:lineRule="auto"/>
        <w:jc w:val="both"/>
        <w:rPr>
          <w:ins w:id="3685" w:author="yuram almeida santos" w:date="2025-06-13T21:11:00Z"/>
          <w:rFonts w:ascii="Times New Roman" w:hAnsi="Times New Roman" w:cs="Times New Roman"/>
          <w:color w:val="000000" w:themeColor="text1"/>
          <w:sz w:val="24"/>
          <w:szCs w:val="24"/>
          <w:rPrChange w:id="3686" w:author="Euderlan Freire" w:date="2025-06-13T19:26:00Z">
            <w:rPr>
              <w:ins w:id="3687" w:author="yuram almeida santos" w:date="2025-06-13T21:11:00Z"/>
            </w:rPr>
          </w:rPrChange>
        </w:rPr>
        <w:pPrChange w:id="3688" w:author="Euderlan Freire" w:date="2025-06-13T19:25:00Z">
          <w:pPr/>
        </w:pPrChange>
      </w:pPr>
      <w:ins w:id="3689" w:author="yuram almeida santos" w:date="2025-06-13T21:11:00Z">
        <w:r w:rsidRPr="0010597A">
          <w:rPr>
            <w:rFonts w:ascii="Times New Roman" w:hAnsi="Times New Roman" w:cs="Times New Roman"/>
            <w:color w:val="000000" w:themeColor="text1"/>
            <w:sz w:val="24"/>
            <w:szCs w:val="24"/>
            <w:rPrChange w:id="3690" w:author="Euderlan Freire" w:date="2025-06-13T19:26:00Z">
              <w:rPr/>
            </w:rPrChange>
          </w:rPr>
          <w:t>"Consultar LLM" inclui "Consultar base vetorial".</w:t>
        </w:r>
      </w:ins>
    </w:p>
    <w:p w14:paraId="49333E12" w14:textId="6AF503AF" w:rsidR="387914F9" w:rsidRPr="0010597A" w:rsidRDefault="387914F9">
      <w:pPr>
        <w:spacing w:before="40" w:after="240" w:line="360" w:lineRule="auto"/>
        <w:jc w:val="both"/>
        <w:rPr>
          <w:ins w:id="3691" w:author="yuram almeida santos" w:date="2025-06-13T21:11:00Z"/>
          <w:rFonts w:ascii="Times New Roman" w:hAnsi="Times New Roman" w:cs="Times New Roman"/>
          <w:color w:val="000000" w:themeColor="text1"/>
          <w:sz w:val="24"/>
          <w:szCs w:val="24"/>
          <w:rPrChange w:id="3692" w:author="Euderlan Freire" w:date="2025-06-13T19:26:00Z">
            <w:rPr>
              <w:ins w:id="3693" w:author="yuram almeida santos" w:date="2025-06-13T21:11:00Z"/>
            </w:rPr>
          </w:rPrChange>
        </w:rPr>
        <w:pPrChange w:id="3694" w:author="Euderlan Freire" w:date="2025-06-13T19:25:00Z">
          <w:pPr/>
        </w:pPrChange>
      </w:pPr>
      <w:ins w:id="3695" w:author="yuram almeida santos" w:date="2025-06-13T21:11:00Z">
        <w:r w:rsidRPr="0010597A">
          <w:rPr>
            <w:rFonts w:ascii="Times New Roman" w:hAnsi="Times New Roman" w:cs="Times New Roman"/>
            <w:color w:val="000000" w:themeColor="text1"/>
            <w:sz w:val="24"/>
            <w:szCs w:val="24"/>
            <w:rPrChange w:id="3696" w:author="Euderlan Freire" w:date="2025-06-13T19:26:00Z">
              <w:rPr/>
            </w:rPrChange>
          </w:rPr>
          <w:t>Extensão:</w:t>
        </w:r>
      </w:ins>
    </w:p>
    <w:p w14:paraId="403E7F87" w14:textId="473144B2" w:rsidR="387914F9" w:rsidRPr="0008571F" w:rsidRDefault="387914F9">
      <w:pPr>
        <w:spacing w:before="40" w:after="240" w:line="360" w:lineRule="auto"/>
        <w:jc w:val="both"/>
        <w:rPr>
          <w:ins w:id="3697" w:author="yuram almeida santos" w:date="2025-06-13T21:11:00Z"/>
          <w:rFonts w:ascii="Times New Roman" w:hAnsi="Times New Roman" w:cs="Times New Roman"/>
          <w:color w:val="000000" w:themeColor="text1"/>
          <w:sz w:val="24"/>
          <w:szCs w:val="24"/>
          <w:rPrChange w:id="3698" w:author="Euderlan Freire" w:date="2025-06-13T20:40:00Z">
            <w:rPr>
              <w:ins w:id="3699" w:author="yuram almeida santos" w:date="2025-06-13T21:11:00Z"/>
            </w:rPr>
          </w:rPrChange>
        </w:rPr>
        <w:pPrChange w:id="3700" w:author="Euderlan Freire" w:date="2025-06-13T19:25:00Z">
          <w:pPr/>
        </w:pPrChange>
      </w:pPr>
      <w:ins w:id="3701" w:author="yuram almeida santos" w:date="2025-06-13T21:11:00Z">
        <w:r w:rsidRPr="0010597A">
          <w:rPr>
            <w:rFonts w:ascii="Times New Roman" w:hAnsi="Times New Roman" w:cs="Times New Roman"/>
            <w:color w:val="000000" w:themeColor="text1"/>
            <w:sz w:val="24"/>
            <w:szCs w:val="24"/>
            <w:rPrChange w:id="3702" w:author="Euderlan Freire" w:date="2025-06-13T19:26:00Z">
              <w:rPr/>
            </w:rPrChange>
          </w:rPr>
          <w:t xml:space="preserve">"Avaliar resposta" pode estender-se para "Marcar para revisão" (se avaliação for </w:t>
        </w:r>
        <w:r w:rsidRPr="0008571F">
          <w:rPr>
            <w:rFonts w:ascii="Times New Roman" w:hAnsi="Times New Roman" w:cs="Times New Roman"/>
            <w:color w:val="000000" w:themeColor="text1"/>
            <w:sz w:val="24"/>
            <w:szCs w:val="24"/>
            <w:rPrChange w:id="3703" w:author="Euderlan Freire" w:date="2025-06-13T20:40:00Z">
              <w:rPr/>
            </w:rPrChange>
          </w:rPr>
          <w:t>negativa).</w:t>
        </w:r>
      </w:ins>
    </w:p>
    <w:p w14:paraId="707B36FB" w14:textId="7378A7AF" w:rsidR="387914F9" w:rsidRPr="0008571F" w:rsidRDefault="387914F9">
      <w:pPr>
        <w:spacing w:before="40" w:after="240" w:line="360" w:lineRule="auto"/>
        <w:jc w:val="both"/>
        <w:rPr>
          <w:ins w:id="3704" w:author="yuram almeida santos" w:date="2025-06-13T21:11:00Z"/>
          <w:rFonts w:ascii="Times New Roman" w:hAnsi="Times New Roman" w:cs="Times New Roman"/>
          <w:color w:val="000000" w:themeColor="text1"/>
          <w:sz w:val="24"/>
          <w:szCs w:val="24"/>
          <w:rPrChange w:id="3705" w:author="Euderlan Freire" w:date="2025-06-13T20:40:00Z">
            <w:rPr>
              <w:ins w:id="3706" w:author="yuram almeida santos" w:date="2025-06-13T21:11:00Z"/>
              <w:b/>
              <w:bCs/>
            </w:rPr>
          </w:rPrChange>
        </w:rPr>
        <w:pPrChange w:id="3707" w:author="Euderlan Freire" w:date="2025-06-13T19:25:00Z">
          <w:pPr/>
        </w:pPrChange>
      </w:pPr>
      <w:ins w:id="3708" w:author="yuram almeida santos" w:date="2025-06-13T21:11:00Z">
        <w:r w:rsidRPr="670A09D7">
          <w:rPr>
            <w:rFonts w:ascii="Times New Roman" w:hAnsi="Times New Roman" w:cs="Times New Roman"/>
            <w:color w:val="000000" w:themeColor="text1"/>
            <w:sz w:val="24"/>
            <w:szCs w:val="24"/>
          </w:rPr>
          <w:t>Justificativa</w:t>
        </w:r>
      </w:ins>
      <w:ins w:id="3709" w:author="Euderlan Freire" w:date="2025-06-13T20:40:00Z">
        <w:r w:rsidR="0008571F">
          <w:rPr>
            <w:rFonts w:ascii="Times New Roman" w:hAnsi="Times New Roman" w:cs="Times New Roman"/>
            <w:color w:val="000000" w:themeColor="text1"/>
            <w:sz w:val="24"/>
            <w:szCs w:val="24"/>
          </w:rPr>
          <w:t>:</w:t>
        </w:r>
      </w:ins>
    </w:p>
    <w:p w14:paraId="5EC19ECE" w14:textId="5FB2CB4A" w:rsidR="387914F9" w:rsidRPr="0010597A" w:rsidRDefault="387914F9">
      <w:pPr>
        <w:spacing w:before="40" w:after="240" w:line="360" w:lineRule="auto"/>
        <w:jc w:val="both"/>
        <w:rPr>
          <w:ins w:id="3710" w:author="yuram almeida santos" w:date="2025-06-13T21:11:00Z"/>
          <w:rFonts w:ascii="Times New Roman" w:hAnsi="Times New Roman" w:cs="Times New Roman"/>
          <w:color w:val="000000" w:themeColor="text1"/>
          <w:sz w:val="24"/>
          <w:szCs w:val="24"/>
          <w:rPrChange w:id="3711" w:author="Euderlan Freire" w:date="2025-06-13T19:26:00Z">
            <w:rPr>
              <w:ins w:id="3712" w:author="yuram almeida santos" w:date="2025-06-13T21:11:00Z"/>
            </w:rPr>
          </w:rPrChange>
        </w:rPr>
        <w:pPrChange w:id="3713" w:author="Euderlan Freire" w:date="2025-06-13T19:25:00Z">
          <w:pPr/>
        </w:pPrChange>
      </w:pPr>
      <w:ins w:id="3714" w:author="yuram almeida santos" w:date="2025-06-13T21:11:00Z">
        <w:r w:rsidRPr="0010597A">
          <w:rPr>
            <w:rFonts w:ascii="Times New Roman" w:hAnsi="Times New Roman" w:cs="Times New Roman"/>
            <w:color w:val="000000" w:themeColor="text1"/>
            <w:sz w:val="24"/>
            <w:szCs w:val="24"/>
            <w:rPrChange w:id="3715" w:author="Euderlan Freire" w:date="2025-06-13T19:26:00Z">
              <w:rPr/>
            </w:rPrChange>
          </w:rPr>
          <w:lastRenderedPageBreak/>
          <w:t>Os casos de uso refletem os requisitos funcionais do sistema (RF02, RF03, RF04, RF06) e atendem aos problemas identificados na Tabela 1, como:</w:t>
        </w:r>
      </w:ins>
    </w:p>
    <w:p w14:paraId="0266BBF2" w14:textId="2297E2FB" w:rsidR="387914F9" w:rsidRPr="0010597A" w:rsidRDefault="387914F9">
      <w:pPr>
        <w:spacing w:before="40" w:after="240" w:line="360" w:lineRule="auto"/>
        <w:jc w:val="both"/>
        <w:rPr>
          <w:ins w:id="3716" w:author="yuram almeida santos" w:date="2025-06-13T21:11:00Z"/>
          <w:rFonts w:ascii="Times New Roman" w:hAnsi="Times New Roman" w:cs="Times New Roman"/>
          <w:color w:val="000000" w:themeColor="text1"/>
          <w:sz w:val="24"/>
          <w:szCs w:val="24"/>
          <w:rPrChange w:id="3717" w:author="Euderlan Freire" w:date="2025-06-13T19:26:00Z">
            <w:rPr>
              <w:ins w:id="3718" w:author="yuram almeida santos" w:date="2025-06-13T21:11:00Z"/>
            </w:rPr>
          </w:rPrChange>
        </w:rPr>
        <w:pPrChange w:id="3719" w:author="Euderlan Freire" w:date="2025-06-13T19:25:00Z">
          <w:pPr/>
        </w:pPrChange>
      </w:pPr>
      <w:ins w:id="3720" w:author="yuram almeida santos" w:date="2025-06-13T21:11:00Z">
        <w:r w:rsidRPr="0010597A">
          <w:rPr>
            <w:rFonts w:ascii="Times New Roman" w:hAnsi="Times New Roman" w:cs="Times New Roman"/>
            <w:color w:val="000000" w:themeColor="text1"/>
            <w:sz w:val="24"/>
            <w:szCs w:val="24"/>
            <w:rPrChange w:id="3721" w:author="Euderlan Freire" w:date="2025-06-13T19:26:00Z">
              <w:rPr/>
            </w:rPrChange>
          </w:rPr>
          <w:t>Redução do tempo de busca (consultas em linguagem natural).</w:t>
        </w:r>
      </w:ins>
    </w:p>
    <w:p w14:paraId="225D7440" w14:textId="070C68B6" w:rsidR="387914F9" w:rsidRPr="0010597A" w:rsidDel="008F3CC1" w:rsidRDefault="387914F9">
      <w:pPr>
        <w:spacing w:before="40" w:after="240" w:line="360" w:lineRule="auto"/>
        <w:jc w:val="both"/>
        <w:rPr>
          <w:ins w:id="3722" w:author="yuram almeida santos" w:date="2025-06-13T21:11:00Z"/>
          <w:del w:id="3723" w:author="Euderlan Freire" w:date="2025-06-13T19:38:00Z"/>
          <w:rFonts w:ascii="Times New Roman" w:hAnsi="Times New Roman" w:cs="Times New Roman"/>
          <w:color w:val="000000" w:themeColor="text1"/>
          <w:sz w:val="24"/>
          <w:szCs w:val="24"/>
          <w:rPrChange w:id="3724" w:author="Euderlan Freire" w:date="2025-06-13T19:26:00Z">
            <w:rPr>
              <w:ins w:id="3725" w:author="yuram almeida santos" w:date="2025-06-13T21:11:00Z"/>
              <w:del w:id="3726" w:author="Euderlan Freire" w:date="2025-06-13T19:38:00Z"/>
            </w:rPr>
          </w:rPrChange>
        </w:rPr>
        <w:pPrChange w:id="3727" w:author="Euderlan Freire" w:date="2025-06-13T19:25:00Z">
          <w:pPr/>
        </w:pPrChange>
      </w:pPr>
      <w:ins w:id="3728" w:author="yuram almeida santos" w:date="2025-06-13T21:11:00Z">
        <w:r w:rsidRPr="0010597A">
          <w:rPr>
            <w:rFonts w:ascii="Times New Roman" w:hAnsi="Times New Roman" w:cs="Times New Roman"/>
            <w:color w:val="000000" w:themeColor="text1"/>
            <w:sz w:val="24"/>
            <w:szCs w:val="24"/>
            <w:rPrChange w:id="3729" w:author="Euderlan Freire" w:date="2025-06-13T19:26:00Z">
              <w:rPr/>
            </w:rPrChange>
          </w:rPr>
          <w:t>Centralização de informações (base vetorial atualizável).</w:t>
        </w:r>
      </w:ins>
    </w:p>
    <w:p w14:paraId="0DD4940E" w14:textId="626DCD6B" w:rsidR="3C7FECDC" w:rsidRPr="00E203A3" w:rsidDel="00B93B22" w:rsidRDefault="3C7FECDC">
      <w:pPr>
        <w:spacing w:before="40" w:after="240" w:line="360" w:lineRule="auto"/>
        <w:jc w:val="both"/>
        <w:rPr>
          <w:ins w:id="3730" w:author="yuram almeida santos" w:date="2025-06-13T21:07:00Z"/>
          <w:del w:id="3731" w:author="Euderlan Freire" w:date="2025-06-13T19:15:00Z"/>
          <w:rFonts w:ascii="Times New Roman" w:hAnsi="Times New Roman" w:cs="Times New Roman"/>
          <w:color w:val="000000" w:themeColor="text1"/>
          <w:sz w:val="24"/>
          <w:szCs w:val="24"/>
          <w:rPrChange w:id="3732" w:author="Euderlan Freire" w:date="2025-06-13T19:10:00Z">
            <w:rPr>
              <w:ins w:id="3733" w:author="yuram almeida santos" w:date="2025-06-13T21:07:00Z"/>
              <w:del w:id="3734" w:author="Euderlan Freire" w:date="2025-06-13T19:15:00Z"/>
            </w:rPr>
          </w:rPrChange>
        </w:rPr>
        <w:pPrChange w:id="3735" w:author="Euderlan Freire" w:date="2025-06-13T19:23:00Z">
          <w:pPr/>
        </w:pPrChange>
      </w:pPr>
    </w:p>
    <w:p w14:paraId="5C3DCAF7" w14:textId="7A7F9B36" w:rsidR="3C7FECDC" w:rsidRPr="00E203A3" w:rsidDel="00B93B22" w:rsidRDefault="3C7FECDC">
      <w:pPr>
        <w:spacing w:before="40" w:after="240" w:line="360" w:lineRule="auto"/>
        <w:jc w:val="both"/>
        <w:rPr>
          <w:ins w:id="3736" w:author="yuram almeida santos" w:date="2025-06-13T20:58:00Z"/>
          <w:del w:id="3737" w:author="Euderlan Freire" w:date="2025-06-13T19:15:00Z"/>
          <w:rFonts w:ascii="Times New Roman" w:hAnsi="Times New Roman" w:cs="Times New Roman"/>
          <w:color w:val="000000" w:themeColor="text1"/>
          <w:sz w:val="24"/>
          <w:szCs w:val="24"/>
          <w:rPrChange w:id="3738" w:author="Euderlan Freire" w:date="2025-06-13T19:10:00Z">
            <w:rPr>
              <w:ins w:id="3739" w:author="yuram almeida santos" w:date="2025-06-13T20:58:00Z"/>
              <w:del w:id="3740" w:author="Euderlan Freire" w:date="2025-06-13T19:15:00Z"/>
            </w:rPr>
          </w:rPrChange>
        </w:rPr>
        <w:pPrChange w:id="3741" w:author="Euderlan Freire" w:date="2025-06-13T19:23:00Z">
          <w:pPr/>
        </w:pPrChange>
      </w:pPr>
    </w:p>
    <w:p w14:paraId="1FA31DF4" w14:textId="09B899CD" w:rsidR="3C7FECDC" w:rsidRPr="00E203A3" w:rsidDel="00B93B22" w:rsidRDefault="3C7FECDC">
      <w:pPr>
        <w:spacing w:before="40" w:after="240" w:line="360" w:lineRule="auto"/>
        <w:jc w:val="both"/>
        <w:rPr>
          <w:ins w:id="3742" w:author="yuram almeida santos" w:date="2025-06-13T20:57:00Z"/>
          <w:del w:id="3743" w:author="Euderlan Freire" w:date="2025-06-13T19:15:00Z"/>
          <w:rFonts w:ascii="Times New Roman" w:hAnsi="Times New Roman" w:cs="Times New Roman"/>
          <w:color w:val="000000" w:themeColor="text1"/>
          <w:sz w:val="24"/>
          <w:szCs w:val="24"/>
          <w:rPrChange w:id="3744" w:author="Euderlan Freire" w:date="2025-06-13T19:10:00Z">
            <w:rPr>
              <w:ins w:id="3745" w:author="yuram almeida santos" w:date="2025-06-13T20:57:00Z"/>
              <w:del w:id="3746" w:author="Euderlan Freire" w:date="2025-06-13T19:15:00Z"/>
            </w:rPr>
          </w:rPrChange>
        </w:rPr>
        <w:pPrChange w:id="3747" w:author="Euderlan Freire" w:date="2025-06-13T19:23:00Z">
          <w:pPr/>
        </w:pPrChange>
      </w:pPr>
    </w:p>
    <w:p w14:paraId="21E823AD" w14:textId="733B572E" w:rsidR="3C7FECDC" w:rsidRPr="00E203A3" w:rsidRDefault="3C7FECDC">
      <w:pPr>
        <w:spacing w:before="40" w:after="240" w:line="360" w:lineRule="auto"/>
        <w:jc w:val="both"/>
        <w:rPr>
          <w:ins w:id="3748" w:author="EUDERLAN FREIRE DA SILVA ABREU" w:date="2025-05-28T18:02:00Z"/>
          <w:rFonts w:ascii="Times New Roman" w:hAnsi="Times New Roman" w:cs="Times New Roman"/>
          <w:color w:val="000000" w:themeColor="text1"/>
          <w:sz w:val="24"/>
          <w:szCs w:val="24"/>
          <w:rPrChange w:id="3749" w:author="Euderlan Freire" w:date="2025-06-13T19:10:00Z">
            <w:rPr>
              <w:ins w:id="3750" w:author="EUDERLAN FREIRE DA SILVA ABREU" w:date="2025-05-28T18:02:00Z"/>
              <w:rFonts w:ascii="Times New Roman" w:hAnsi="Times New Roman" w:cs="Times New Roman"/>
              <w:sz w:val="28"/>
              <w:szCs w:val="28"/>
            </w:rPr>
          </w:rPrChange>
        </w:rPr>
        <w:pPrChange w:id="3751" w:author="Euderlan Freire" w:date="2025-06-13T19:23:00Z">
          <w:pPr/>
        </w:pPrChange>
      </w:pPr>
    </w:p>
    <w:p w14:paraId="262E636F" w14:textId="62E4163A" w:rsidR="00F7700F" w:rsidRPr="00EA7B83" w:rsidRDefault="00F7700F">
      <w:pPr>
        <w:pStyle w:val="Ttulo2"/>
        <w:spacing w:after="240" w:line="360" w:lineRule="auto"/>
        <w:jc w:val="both"/>
        <w:rPr>
          <w:ins w:id="3752" w:author="carvalhal carvalhal" w:date="2025-06-13T13:53:00Z"/>
          <w:rFonts w:ascii="Times New Roman" w:hAnsi="Times New Roman" w:cs="Times New Roman"/>
          <w:b/>
          <w:bCs/>
          <w:color w:val="000000" w:themeColor="text1"/>
          <w:sz w:val="24"/>
          <w:szCs w:val="24"/>
          <w:rPrChange w:id="3753" w:author="EUDERLAN FREIRE DA SILVA ABREU" w:date="2025-07-18T20:31:00Z">
            <w:rPr>
              <w:ins w:id="3754" w:author="carvalhal carvalhal" w:date="2025-06-13T13:53:00Z"/>
              <w:rFonts w:ascii="Times New Roman" w:hAnsi="Times New Roman" w:cs="Times New Roman"/>
              <w:color w:val="000000" w:themeColor="text1"/>
              <w:sz w:val="24"/>
              <w:szCs w:val="24"/>
            </w:rPr>
          </w:rPrChange>
        </w:rPr>
        <w:pPrChange w:id="3755" w:author="Euderlan Freire" w:date="2025-06-13T19:23:00Z">
          <w:pPr>
            <w:pStyle w:val="PargrafodaLista"/>
          </w:pPr>
        </w:pPrChange>
      </w:pPr>
      <w:bookmarkStart w:id="3756" w:name="_Toc203858354"/>
      <w:ins w:id="3757" w:author="EUDERLAN FREIRE DA SILVA ABREU" w:date="2025-05-28T18:02:00Z">
        <w:r w:rsidRPr="00EA7B83">
          <w:rPr>
            <w:rFonts w:ascii="Times New Roman" w:hAnsi="Times New Roman" w:cs="Times New Roman"/>
            <w:b/>
            <w:bCs/>
            <w:color w:val="000000" w:themeColor="text1"/>
            <w:sz w:val="24"/>
            <w:szCs w:val="24"/>
            <w:rPrChange w:id="3758" w:author="EUDERLAN FREIRE DA SILVA ABREU" w:date="2025-07-18T20:31:00Z">
              <w:rPr>
                <w:rFonts w:ascii="Times New Roman" w:hAnsi="Times New Roman" w:cs="Times New Roman"/>
                <w:sz w:val="28"/>
                <w:szCs w:val="28"/>
              </w:rPr>
            </w:rPrChange>
          </w:rPr>
          <w:t>Diagramas de Classe</w:t>
        </w:r>
      </w:ins>
      <w:bookmarkEnd w:id="3756"/>
    </w:p>
    <w:p w14:paraId="1A1F2DD4" w14:textId="716A9843" w:rsidR="041FA854" w:rsidRPr="00F67B5B" w:rsidRDefault="179E7456">
      <w:pPr>
        <w:spacing w:before="40" w:after="240" w:line="360" w:lineRule="auto"/>
        <w:jc w:val="both"/>
        <w:rPr>
          <w:ins w:id="3759" w:author="ANDERSON RODRIGO DINIZ OLIVEIRA" w:date="2025-07-19T03:16:00Z"/>
          <w:rFonts w:ascii="Times New Roman" w:hAnsi="Times New Roman" w:cs="Times New Roman"/>
          <w:color w:val="000000" w:themeColor="text1"/>
          <w:sz w:val="24"/>
          <w:szCs w:val="24"/>
        </w:rPr>
        <w:pPrChange w:id="3760" w:author="Euderlan Freire" w:date="2025-06-13T19:23:00Z">
          <w:pPr>
            <w:pStyle w:val="Ttulo2"/>
          </w:pPr>
        </w:pPrChange>
      </w:pPr>
      <w:ins w:id="3761" w:author="carvalhal carvalhal" w:date="2025-06-13T14:39:00Z">
        <w:r w:rsidRPr="00F67B5B">
          <w:rPr>
            <w:rFonts w:ascii="Times New Roman" w:hAnsi="Times New Roman" w:cs="Times New Roman"/>
            <w:color w:val="000000" w:themeColor="text1"/>
            <w:sz w:val="24"/>
            <w:szCs w:val="24"/>
            <w:rPrChange w:id="3762" w:author="Euderlan Freire" w:date="2025-06-13T19:21:00Z">
              <w:rPr/>
            </w:rPrChange>
          </w:rPr>
          <w:t xml:space="preserve"> </w:t>
        </w:r>
      </w:ins>
      <w:ins w:id="3763" w:author="Euderlan Freire" w:date="2025-06-13T19:15:00Z">
        <w:r w:rsidR="00B76671">
          <w:tab/>
        </w:r>
      </w:ins>
      <w:ins w:id="3764" w:author="carvalhal carvalhal" w:date="2025-06-13T14:41:00Z">
        <w:r w:rsidR="1F6765DB" w:rsidRPr="00F67B5B">
          <w:rPr>
            <w:rFonts w:ascii="Times New Roman" w:hAnsi="Times New Roman" w:cs="Times New Roman"/>
            <w:color w:val="000000" w:themeColor="text1"/>
            <w:sz w:val="24"/>
            <w:szCs w:val="24"/>
            <w:rPrChange w:id="3765" w:author="Euderlan Freire" w:date="2025-06-13T19:21:00Z">
              <w:rPr/>
            </w:rPrChange>
          </w:rPr>
          <w:t>O diagrama de classe</w:t>
        </w:r>
      </w:ins>
      <w:ins w:id="3766" w:author="carvalhal carvalhal" w:date="2025-06-13T14:42:00Z">
        <w:r w:rsidR="60646764" w:rsidRPr="00F67B5B">
          <w:rPr>
            <w:rFonts w:ascii="Times New Roman" w:hAnsi="Times New Roman" w:cs="Times New Roman"/>
            <w:color w:val="000000" w:themeColor="text1"/>
            <w:sz w:val="24"/>
            <w:szCs w:val="24"/>
            <w:rPrChange w:id="3767" w:author="Euderlan Freire" w:date="2025-06-13T19:21:00Z">
              <w:rPr/>
            </w:rPrChange>
          </w:rPr>
          <w:t xml:space="preserve"> é uma representação estática</w:t>
        </w:r>
      </w:ins>
      <w:ins w:id="3768" w:author="carvalhal carvalhal" w:date="2025-06-13T14:43:00Z">
        <w:r w:rsidR="60646764" w:rsidRPr="00F67B5B">
          <w:rPr>
            <w:rFonts w:ascii="Times New Roman" w:hAnsi="Times New Roman" w:cs="Times New Roman"/>
            <w:color w:val="000000" w:themeColor="text1"/>
            <w:sz w:val="24"/>
            <w:szCs w:val="24"/>
            <w:rPrChange w:id="3769" w:author="Euderlan Freire" w:date="2025-06-13T19:21:00Z">
              <w:rPr/>
            </w:rPrChange>
          </w:rPr>
          <w:t xml:space="preserve"> da</w:t>
        </w:r>
        <w:r w:rsidR="5A7CF496" w:rsidRPr="00F67B5B">
          <w:rPr>
            <w:rFonts w:ascii="Times New Roman" w:hAnsi="Times New Roman" w:cs="Times New Roman"/>
            <w:color w:val="000000" w:themeColor="text1"/>
            <w:sz w:val="24"/>
            <w:szCs w:val="24"/>
            <w:rPrChange w:id="3770" w:author="Euderlan Freire" w:date="2025-06-13T19:21:00Z">
              <w:rPr/>
            </w:rPrChange>
          </w:rPr>
          <w:t xml:space="preserve"> estrutura de um sistema, </w:t>
        </w:r>
      </w:ins>
      <w:ins w:id="3771" w:author="carvalhal carvalhal" w:date="2025-06-13T14:44:00Z">
        <w:r w:rsidR="5A7CF496" w:rsidRPr="00F67B5B">
          <w:rPr>
            <w:rFonts w:ascii="Times New Roman" w:hAnsi="Times New Roman" w:cs="Times New Roman"/>
            <w:color w:val="000000" w:themeColor="text1"/>
            <w:sz w:val="24"/>
            <w:szCs w:val="24"/>
            <w:rPrChange w:id="3772" w:author="Euderlan Freire" w:date="2025-06-13T19:21:00Z">
              <w:rPr/>
            </w:rPrChange>
          </w:rPr>
          <w:t xml:space="preserve">mostrando as classes do </w:t>
        </w:r>
      </w:ins>
      <w:ins w:id="3773" w:author="carvalhal carvalhal" w:date="2025-06-13T14:49:00Z">
        <w:r w:rsidR="25F1B1EB" w:rsidRPr="00F67B5B">
          <w:rPr>
            <w:rFonts w:ascii="Times New Roman" w:hAnsi="Times New Roman" w:cs="Times New Roman"/>
            <w:color w:val="000000" w:themeColor="text1"/>
            <w:sz w:val="24"/>
            <w:szCs w:val="24"/>
            <w:rPrChange w:id="3774" w:author="Euderlan Freire" w:date="2025-06-13T19:21:00Z">
              <w:rPr/>
            </w:rPrChange>
          </w:rPr>
          <w:t>sistema</w:t>
        </w:r>
      </w:ins>
      <w:ins w:id="3775" w:author="carvalhal carvalhal" w:date="2025-06-13T14:44:00Z">
        <w:r w:rsidR="5A7CF496" w:rsidRPr="00F67B5B">
          <w:rPr>
            <w:rFonts w:ascii="Times New Roman" w:hAnsi="Times New Roman" w:cs="Times New Roman"/>
            <w:color w:val="000000" w:themeColor="text1"/>
            <w:sz w:val="24"/>
            <w:szCs w:val="24"/>
            <w:rPrChange w:id="3776" w:author="Euderlan Freire" w:date="2025-06-13T19:21:00Z">
              <w:rPr/>
            </w:rPrChange>
          </w:rPr>
          <w:t xml:space="preserve">, </w:t>
        </w:r>
        <w:r w:rsidR="348DE4E2" w:rsidRPr="00F67B5B">
          <w:rPr>
            <w:rFonts w:ascii="Times New Roman" w:hAnsi="Times New Roman" w:cs="Times New Roman"/>
            <w:color w:val="000000" w:themeColor="text1"/>
            <w:sz w:val="24"/>
            <w:szCs w:val="24"/>
            <w:rPrChange w:id="3777" w:author="Euderlan Freire" w:date="2025-06-13T19:21:00Z">
              <w:rPr/>
            </w:rPrChange>
          </w:rPr>
          <w:t xml:space="preserve">seus atributos, operações (método) </w:t>
        </w:r>
      </w:ins>
      <w:ins w:id="3778" w:author="carvalhal carvalhal" w:date="2025-06-13T14:46:00Z">
        <w:r w:rsidR="20DDD6ED" w:rsidRPr="00F67B5B">
          <w:rPr>
            <w:rFonts w:ascii="Times New Roman" w:hAnsi="Times New Roman" w:cs="Times New Roman"/>
            <w:color w:val="000000" w:themeColor="text1"/>
            <w:sz w:val="24"/>
            <w:szCs w:val="24"/>
            <w:rPrChange w:id="3779" w:author="Euderlan Freire" w:date="2025-06-13T19:21:00Z">
              <w:rPr/>
            </w:rPrChange>
          </w:rPr>
          <w:t xml:space="preserve">e os </w:t>
        </w:r>
      </w:ins>
      <w:ins w:id="3780" w:author="carvalhal carvalhal" w:date="2025-06-13T14:49:00Z">
        <w:r w:rsidR="27A958C2" w:rsidRPr="00F67B5B">
          <w:rPr>
            <w:rFonts w:ascii="Times New Roman" w:hAnsi="Times New Roman" w:cs="Times New Roman"/>
            <w:color w:val="000000" w:themeColor="text1"/>
            <w:sz w:val="24"/>
            <w:szCs w:val="24"/>
            <w:rPrChange w:id="3781" w:author="Euderlan Freire" w:date="2025-06-13T19:21:00Z">
              <w:rPr/>
            </w:rPrChange>
          </w:rPr>
          <w:t>relacionamentos</w:t>
        </w:r>
      </w:ins>
      <w:ins w:id="3782" w:author="carvalhal carvalhal" w:date="2025-06-13T14:46:00Z">
        <w:r w:rsidR="20DDD6ED" w:rsidRPr="00F67B5B">
          <w:rPr>
            <w:rFonts w:ascii="Times New Roman" w:hAnsi="Times New Roman" w:cs="Times New Roman"/>
            <w:color w:val="000000" w:themeColor="text1"/>
            <w:sz w:val="24"/>
            <w:szCs w:val="24"/>
            <w:rPrChange w:id="3783" w:author="Euderlan Freire" w:date="2025-06-13T19:21:00Z">
              <w:rPr/>
            </w:rPrChange>
          </w:rPr>
          <w:t xml:space="preserve"> entre elas. Ele fundamental para a fase </w:t>
        </w:r>
      </w:ins>
      <w:ins w:id="3784" w:author="carvalhal carvalhal" w:date="2025-06-13T14:47:00Z">
        <w:r w:rsidR="20DDD6ED" w:rsidRPr="00F67B5B">
          <w:rPr>
            <w:rFonts w:ascii="Times New Roman" w:hAnsi="Times New Roman" w:cs="Times New Roman"/>
            <w:color w:val="000000" w:themeColor="text1"/>
            <w:sz w:val="24"/>
            <w:szCs w:val="24"/>
            <w:rPrChange w:id="3785" w:author="Euderlan Freire" w:date="2025-06-13T19:21:00Z">
              <w:rPr/>
            </w:rPrChange>
          </w:rPr>
          <w:t xml:space="preserve">de </w:t>
        </w:r>
      </w:ins>
      <w:ins w:id="3786" w:author="carvalhal carvalhal" w:date="2025-06-13T14:49:00Z">
        <w:del w:id="3787" w:author="Euderlan Freire" w:date="2025-06-13T19:21:00Z">
          <w:r w:rsidR="3C71B31E" w:rsidRPr="00F67B5B" w:rsidDel="00E4610E">
            <w:rPr>
              <w:rFonts w:ascii="Times New Roman" w:hAnsi="Times New Roman" w:cs="Times New Roman"/>
              <w:color w:val="000000" w:themeColor="text1"/>
              <w:sz w:val="24"/>
              <w:szCs w:val="24"/>
              <w:rPrChange w:id="3788" w:author="Euderlan Freire" w:date="2025-06-13T19:21:00Z">
                <w:rPr/>
              </w:rPrChange>
            </w:rPr>
            <w:delText>Desing</w:delText>
          </w:r>
        </w:del>
      </w:ins>
      <w:ins w:id="3789" w:author="Euderlan Freire" w:date="2025-06-13T19:21:00Z">
        <w:r w:rsidR="00E4610E" w:rsidRPr="00A456D9">
          <w:rPr>
            <w:rFonts w:ascii="Times New Roman" w:hAnsi="Times New Roman" w:cs="Times New Roman"/>
            <w:color w:val="000000" w:themeColor="text1"/>
            <w:sz w:val="24"/>
            <w:szCs w:val="24"/>
          </w:rPr>
          <w:t>Design</w:t>
        </w:r>
      </w:ins>
      <w:ins w:id="3790" w:author="carvalhal carvalhal" w:date="2025-06-13T14:47:00Z">
        <w:r w:rsidR="20DDD6ED" w:rsidRPr="00F67B5B">
          <w:rPr>
            <w:rFonts w:ascii="Times New Roman" w:hAnsi="Times New Roman" w:cs="Times New Roman"/>
            <w:color w:val="000000" w:themeColor="text1"/>
            <w:sz w:val="24"/>
            <w:szCs w:val="24"/>
            <w:rPrChange w:id="3791" w:author="Euderlan Freire" w:date="2025-06-13T19:21:00Z">
              <w:rPr/>
            </w:rPrChange>
          </w:rPr>
          <w:t xml:space="preserve"> de um projeto de software, pois aj</w:t>
        </w:r>
        <w:r w:rsidR="4C3E52FD" w:rsidRPr="00F67B5B">
          <w:rPr>
            <w:rFonts w:ascii="Times New Roman" w:hAnsi="Times New Roman" w:cs="Times New Roman"/>
            <w:color w:val="000000" w:themeColor="text1"/>
            <w:sz w:val="24"/>
            <w:szCs w:val="24"/>
            <w:rPrChange w:id="3792" w:author="Euderlan Freire" w:date="2025-06-13T19:21:00Z">
              <w:rPr/>
            </w:rPrChange>
          </w:rPr>
          <w:t xml:space="preserve">uda a visualizar e entender a arquitetura </w:t>
        </w:r>
      </w:ins>
      <w:ins w:id="3793" w:author="carvalhal carvalhal" w:date="2025-06-13T14:51:00Z">
        <w:r w:rsidR="23196EA2" w:rsidRPr="00F67B5B">
          <w:rPr>
            <w:rFonts w:ascii="Times New Roman" w:hAnsi="Times New Roman" w:cs="Times New Roman"/>
            <w:color w:val="000000" w:themeColor="text1"/>
            <w:sz w:val="24"/>
            <w:szCs w:val="24"/>
            <w:rPrChange w:id="3794" w:author="Euderlan Freire" w:date="2025-06-13T19:21:00Z">
              <w:rPr/>
            </w:rPrChange>
          </w:rPr>
          <w:t>do</w:t>
        </w:r>
      </w:ins>
      <w:ins w:id="3795" w:author="carvalhal carvalhal" w:date="2025-06-13T14:47:00Z">
        <w:r w:rsidR="4C3E52FD" w:rsidRPr="00F67B5B">
          <w:rPr>
            <w:rFonts w:ascii="Times New Roman" w:hAnsi="Times New Roman" w:cs="Times New Roman"/>
            <w:color w:val="000000" w:themeColor="text1"/>
            <w:sz w:val="24"/>
            <w:szCs w:val="24"/>
            <w:rPrChange w:id="3796" w:author="Euderlan Freire" w:date="2025-06-13T19:21:00Z">
              <w:rPr/>
            </w:rPrChange>
          </w:rPr>
          <w:t xml:space="preserve"> </w:t>
        </w:r>
      </w:ins>
      <w:ins w:id="3797" w:author="carvalhal carvalhal" w:date="2025-06-13T14:48:00Z">
        <w:r w:rsidR="4C3E52FD" w:rsidRPr="00F67B5B">
          <w:rPr>
            <w:rFonts w:ascii="Times New Roman" w:hAnsi="Times New Roman" w:cs="Times New Roman"/>
            <w:color w:val="000000" w:themeColor="text1"/>
            <w:sz w:val="24"/>
            <w:szCs w:val="24"/>
            <w:rPrChange w:id="3798" w:author="Euderlan Freire" w:date="2025-06-13T19:21:00Z">
              <w:rPr/>
            </w:rPrChange>
          </w:rPr>
          <w:t>sistema antes da implementação.</w:t>
        </w:r>
      </w:ins>
      <w:ins w:id="3799" w:author="carvalhal carvalhal" w:date="2025-06-13T14:49:00Z">
        <w:r w:rsidR="45B651E8" w:rsidRPr="00F67B5B">
          <w:rPr>
            <w:rFonts w:ascii="Times New Roman" w:hAnsi="Times New Roman" w:cs="Times New Roman"/>
            <w:color w:val="000000" w:themeColor="text1"/>
            <w:sz w:val="24"/>
            <w:szCs w:val="24"/>
            <w:rPrChange w:id="3800" w:author="Euderlan Freire" w:date="2025-06-13T19:21:00Z">
              <w:rPr/>
            </w:rPrChange>
          </w:rPr>
          <w:t xml:space="preserve"> O objeti</w:t>
        </w:r>
      </w:ins>
      <w:ins w:id="3801" w:author="carvalhal carvalhal" w:date="2025-06-13T14:50:00Z">
        <w:r w:rsidR="45B651E8" w:rsidRPr="00F67B5B">
          <w:rPr>
            <w:rFonts w:ascii="Times New Roman" w:hAnsi="Times New Roman" w:cs="Times New Roman"/>
            <w:color w:val="000000" w:themeColor="text1"/>
            <w:sz w:val="24"/>
            <w:szCs w:val="24"/>
            <w:rPrChange w:id="3802" w:author="Euderlan Freire" w:date="2025-06-13T19:21:00Z">
              <w:rPr/>
            </w:rPrChange>
          </w:rPr>
          <w:t xml:space="preserve">vo é modelar as principais </w:t>
        </w:r>
      </w:ins>
      <w:ins w:id="3803" w:author="carvalhal carvalhal" w:date="2025-06-13T14:51:00Z">
        <w:r w:rsidR="2783E2AC" w:rsidRPr="00F67B5B">
          <w:rPr>
            <w:rFonts w:ascii="Times New Roman" w:hAnsi="Times New Roman" w:cs="Times New Roman"/>
            <w:color w:val="000000" w:themeColor="text1"/>
            <w:sz w:val="24"/>
            <w:szCs w:val="24"/>
            <w:rPrChange w:id="3804" w:author="Euderlan Freire" w:date="2025-06-13T19:21:00Z">
              <w:rPr/>
            </w:rPrChange>
          </w:rPr>
          <w:t>entidades</w:t>
        </w:r>
      </w:ins>
      <w:ins w:id="3805" w:author="carvalhal carvalhal" w:date="2025-06-13T14:50:00Z">
        <w:r w:rsidR="45B651E8" w:rsidRPr="00F67B5B">
          <w:rPr>
            <w:rFonts w:ascii="Times New Roman" w:hAnsi="Times New Roman" w:cs="Times New Roman"/>
            <w:color w:val="000000" w:themeColor="text1"/>
            <w:sz w:val="24"/>
            <w:szCs w:val="24"/>
            <w:rPrChange w:id="3806" w:author="Euderlan Freire" w:date="2025-06-13T19:21:00Z">
              <w:rPr/>
            </w:rPrChange>
          </w:rPr>
          <w:t xml:space="preserve">, suas operações e interações dentro do contexto </w:t>
        </w:r>
        <w:r w:rsidR="4172AD8F" w:rsidRPr="00F67B5B">
          <w:rPr>
            <w:rFonts w:ascii="Times New Roman" w:hAnsi="Times New Roman" w:cs="Times New Roman"/>
            <w:color w:val="000000" w:themeColor="text1"/>
            <w:sz w:val="24"/>
            <w:szCs w:val="24"/>
            <w:rPrChange w:id="3807" w:author="Euderlan Freire" w:date="2025-06-13T19:21:00Z">
              <w:rPr/>
            </w:rPrChange>
          </w:rPr>
          <w:t>do sistema.</w:t>
        </w:r>
      </w:ins>
    </w:p>
    <w:p w14:paraId="4E0C2C98" w14:textId="7BC813C2" w:rsidR="104448F0" w:rsidRDefault="104448F0" w:rsidP="76410814">
      <w:pPr>
        <w:spacing w:before="40" w:after="240" w:line="360" w:lineRule="auto"/>
        <w:jc w:val="both"/>
        <w:rPr>
          <w:rFonts w:ascii="Times New Roman" w:hAnsi="Times New Roman" w:cs="Times New Roman"/>
          <w:color w:val="000000" w:themeColor="text1"/>
          <w:sz w:val="24"/>
          <w:szCs w:val="24"/>
        </w:rPr>
      </w:pPr>
      <w:ins w:id="3808" w:author="ANDERSON RODRIGO DINIZ OLIVEIRA" w:date="2025-07-19T03:16:00Z">
        <w:r w:rsidRPr="76410814">
          <w:rPr>
            <w:rFonts w:ascii="Times New Roman" w:hAnsi="Times New Roman" w:cs="Times New Roman"/>
            <w:color w:val="000000" w:themeColor="text1"/>
            <w:sz w:val="24"/>
            <w:szCs w:val="24"/>
          </w:rPr>
          <w:t>Fluxo:</w:t>
        </w:r>
      </w:ins>
    </w:p>
    <w:p w14:paraId="5BEF8F0D" w14:textId="607FF172" w:rsidR="00B76671" w:rsidRPr="00F67B5B" w:rsidRDefault="678EEE90">
      <w:pPr>
        <w:pStyle w:val="Ttulo3"/>
        <w:spacing w:after="240" w:line="360" w:lineRule="auto"/>
        <w:jc w:val="both"/>
        <w:rPr>
          <w:ins w:id="3809" w:author="Euderlan Freire" w:date="2025-06-13T19:17:00Z"/>
          <w:rFonts w:ascii="Times New Roman" w:hAnsi="Times New Roman" w:cs="Times New Roman"/>
          <w:color w:val="000000" w:themeColor="text1"/>
          <w:rPrChange w:id="3810" w:author="Euderlan Freire" w:date="2025-06-13T19:21:00Z">
            <w:rPr>
              <w:ins w:id="3811" w:author="Euderlan Freire" w:date="2025-06-13T19:17:00Z"/>
            </w:rPr>
          </w:rPrChange>
        </w:rPr>
        <w:pPrChange w:id="3812" w:author="Euderlan Freire" w:date="2025-06-13T19:23:00Z">
          <w:pPr>
            <w:spacing w:line="360" w:lineRule="auto"/>
            <w:jc w:val="both"/>
          </w:pPr>
        </w:pPrChange>
      </w:pPr>
      <w:del w:id="3813" w:author="Euderlan Freire" w:date="2025-06-13T19:17:00Z">
        <w:r w:rsidRPr="00F67B5B" w:rsidDel="00B76671">
          <w:rPr>
            <w:rFonts w:ascii="Times New Roman" w:hAnsi="Times New Roman" w:cs="Times New Roman"/>
            <w:color w:val="000000" w:themeColor="text1"/>
            <w:rPrChange w:id="3814" w:author="Euderlan Freire" w:date="2025-06-13T19:21:00Z">
              <w:rPr/>
            </w:rPrChange>
          </w:rPr>
          <w:delText>4.2.1</w:delText>
        </w:r>
        <w:r w:rsidR="7C4D7867" w:rsidRPr="00F67B5B" w:rsidDel="00B76671">
          <w:rPr>
            <w:rFonts w:ascii="Times New Roman" w:hAnsi="Times New Roman" w:cs="Times New Roman"/>
            <w:color w:val="000000" w:themeColor="text1"/>
            <w:rPrChange w:id="3815" w:author="Euderlan Freire" w:date="2025-06-13T19:21:00Z">
              <w:rPr/>
            </w:rPrChange>
          </w:rPr>
          <w:delText xml:space="preserve"> </w:delText>
        </w:r>
      </w:del>
      <w:bookmarkStart w:id="3816" w:name="_Toc203858355"/>
      <w:r w:rsidR="267DD124" w:rsidRPr="00F67B5B">
        <w:rPr>
          <w:rFonts w:ascii="Times New Roman" w:hAnsi="Times New Roman" w:cs="Times New Roman"/>
          <w:color w:val="000000" w:themeColor="text1"/>
          <w:rPrChange w:id="3817" w:author="Euderlan Freire" w:date="2025-06-13T19:21:00Z">
            <w:rPr/>
          </w:rPrChange>
        </w:rPr>
        <w:t xml:space="preserve">Classe </w:t>
      </w:r>
      <w:r w:rsidR="1D17E9CE" w:rsidRPr="00F67B5B">
        <w:rPr>
          <w:rFonts w:ascii="Times New Roman" w:hAnsi="Times New Roman" w:cs="Times New Roman"/>
          <w:color w:val="000000" w:themeColor="text1"/>
          <w:rPrChange w:id="3818" w:author="Euderlan Freire" w:date="2025-06-13T19:21:00Z">
            <w:rPr/>
          </w:rPrChange>
        </w:rPr>
        <w:t>usuários</w:t>
      </w:r>
      <w:bookmarkEnd w:id="3816"/>
      <w:del w:id="3819" w:author="Euderlan Freire" w:date="2025-06-13T19:17:00Z">
        <w:r w:rsidR="7CAEE126" w:rsidRPr="00F67B5B" w:rsidDel="009A23B8">
          <w:rPr>
            <w:rFonts w:ascii="Times New Roman" w:hAnsi="Times New Roman" w:cs="Times New Roman"/>
            <w:color w:val="000000" w:themeColor="text1"/>
            <w:rPrChange w:id="3820" w:author="Euderlan Freire" w:date="2025-06-13T19:21:00Z">
              <w:rPr/>
            </w:rPrChange>
          </w:rPr>
          <w:delText>:</w:delText>
        </w:r>
      </w:del>
    </w:p>
    <w:p w14:paraId="071DF8C8" w14:textId="08423C62" w:rsidR="041FA854" w:rsidRPr="00F67B5B" w:rsidRDefault="7CAEE126">
      <w:pPr>
        <w:spacing w:before="40" w:after="240" w:line="360" w:lineRule="auto"/>
        <w:ind w:firstLine="708"/>
        <w:jc w:val="both"/>
        <w:rPr>
          <w:rFonts w:ascii="Times New Roman" w:hAnsi="Times New Roman" w:cs="Times New Roman"/>
          <w:color w:val="000000" w:themeColor="text1"/>
          <w:sz w:val="24"/>
          <w:szCs w:val="24"/>
          <w:rPrChange w:id="3821" w:author="Euderlan Freire" w:date="2025-06-13T19:21:00Z">
            <w:rPr/>
          </w:rPrChange>
        </w:rPr>
        <w:pPrChange w:id="3822" w:author="Euderlan Freire" w:date="2025-06-13T19:23:00Z">
          <w:pPr/>
        </w:pPrChange>
      </w:pPr>
      <w:ins w:id="3823" w:author="carvalhal carvalhal" w:date="2025-06-13T14:52:00Z">
        <w:del w:id="3824" w:author="Euderlan Freire" w:date="2025-06-13T19:17:00Z">
          <w:r w:rsidRPr="00F67B5B" w:rsidDel="00B76671">
            <w:rPr>
              <w:rFonts w:ascii="Times New Roman" w:hAnsi="Times New Roman" w:cs="Times New Roman"/>
              <w:color w:val="000000" w:themeColor="text1"/>
              <w:sz w:val="24"/>
              <w:szCs w:val="24"/>
              <w:rPrChange w:id="3825" w:author="Euderlan Freire" w:date="2025-06-13T19:21:00Z">
                <w:rPr/>
              </w:rPrChange>
            </w:rPr>
            <w:delText xml:space="preserve"> </w:delText>
          </w:r>
        </w:del>
      </w:ins>
      <w:ins w:id="3826" w:author="Euderlan Freire" w:date="2025-06-13T19:17:00Z">
        <w:del w:id="3827" w:author="HISSA BARBARA OLIVEIRA" w:date="2025-07-19T17:35:00Z">
          <w:r w:rsidRPr="76410814" w:rsidDel="00B76671">
            <w:rPr>
              <w:rFonts w:ascii="Times New Roman" w:hAnsi="Times New Roman" w:cs="Times New Roman"/>
              <w:color w:val="000000" w:themeColor="text1"/>
              <w:sz w:val="24"/>
              <w:szCs w:val="24"/>
            </w:rPr>
            <w:delText>Q</w:delText>
          </w:r>
        </w:del>
      </w:ins>
      <w:proofErr w:type="spellStart"/>
      <w:ins w:id="3828" w:author="ANDERSON RODRIGO DINIZ OLIVEIRA" w:date="2025-07-19T03:17:00Z">
        <w:r w:rsidR="055577BE" w:rsidRPr="76410814">
          <w:rPr>
            <w:rFonts w:ascii="Times New Roman" w:hAnsi="Times New Roman" w:cs="Times New Roman"/>
            <w:color w:val="000000" w:themeColor="text1"/>
            <w:sz w:val="24"/>
            <w:szCs w:val="24"/>
          </w:rPr>
          <w:t>Qua</w:t>
        </w:r>
      </w:ins>
      <w:ins w:id="3829" w:author="carvalhal carvalhal" w:date="2025-06-13T14:52:00Z">
        <w:del w:id="3830" w:author="ANDERSON RODRIGO DINIZ OLIVEIRA" w:date="2025-07-19T03:17:00Z">
          <w:r w:rsidRPr="00F67B5B" w:rsidDel="00B76671">
            <w:rPr>
              <w:rFonts w:ascii="Times New Roman" w:hAnsi="Times New Roman" w:cs="Times New Roman"/>
              <w:color w:val="000000" w:themeColor="text1"/>
              <w:sz w:val="24"/>
              <w:szCs w:val="24"/>
              <w:rPrChange w:id="3831" w:author="Euderlan Freire" w:date="2025-06-13T19:21:00Z">
                <w:rPr/>
              </w:rPrChange>
            </w:rPr>
            <w:delText>q</w:delText>
          </w:r>
          <w:r w:rsidRPr="00F67B5B">
            <w:rPr>
              <w:rFonts w:ascii="Times New Roman" w:hAnsi="Times New Roman" w:cs="Times New Roman"/>
              <w:color w:val="000000" w:themeColor="text1"/>
              <w:sz w:val="24"/>
              <w:szCs w:val="24"/>
              <w:rPrChange w:id="3832" w:author="Euderlan Freire" w:date="2025-06-13T19:21:00Z">
                <w:rPr/>
              </w:rPrChange>
            </w:rPr>
            <w:delText>u</w:delText>
          </w:r>
        </w:del>
        <w:r w:rsidRPr="00F67B5B">
          <w:rPr>
            <w:rFonts w:ascii="Times New Roman" w:hAnsi="Times New Roman" w:cs="Times New Roman"/>
            <w:color w:val="000000" w:themeColor="text1"/>
            <w:sz w:val="24"/>
            <w:szCs w:val="24"/>
            <w:rPrChange w:id="3833" w:author="Euderlan Freire" w:date="2025-06-13T19:21:00Z">
              <w:rPr/>
            </w:rPrChange>
          </w:rPr>
          <w:t>alquer</w:t>
        </w:r>
        <w:proofErr w:type="spellEnd"/>
        <w:r w:rsidRPr="00F67B5B">
          <w:rPr>
            <w:rFonts w:ascii="Times New Roman" w:hAnsi="Times New Roman" w:cs="Times New Roman"/>
            <w:color w:val="000000" w:themeColor="text1"/>
            <w:sz w:val="24"/>
            <w:szCs w:val="24"/>
            <w:rPrChange w:id="3834" w:author="Euderlan Freire" w:date="2025-06-13T19:21:00Z">
              <w:rPr/>
            </w:rPrChange>
          </w:rPr>
          <w:t xml:space="preserve"> </w:t>
        </w:r>
      </w:ins>
      <w:ins w:id="3835" w:author="carvalhal carvalhal" w:date="2025-06-13T14:56:00Z">
        <w:r w:rsidR="33D736B0" w:rsidRPr="00F67B5B">
          <w:rPr>
            <w:rFonts w:ascii="Times New Roman" w:hAnsi="Times New Roman" w:cs="Times New Roman"/>
            <w:color w:val="000000" w:themeColor="text1"/>
            <w:sz w:val="24"/>
            <w:szCs w:val="24"/>
            <w:rPrChange w:id="3836" w:author="Euderlan Freire" w:date="2025-06-13T19:21:00Z">
              <w:rPr/>
            </w:rPrChange>
          </w:rPr>
          <w:t>indivíduo</w:t>
        </w:r>
      </w:ins>
      <w:ins w:id="3837" w:author="carvalhal carvalhal" w:date="2025-06-13T14:52:00Z">
        <w:r w:rsidRPr="00F67B5B">
          <w:rPr>
            <w:rFonts w:ascii="Times New Roman" w:hAnsi="Times New Roman" w:cs="Times New Roman"/>
            <w:color w:val="000000" w:themeColor="text1"/>
            <w:sz w:val="24"/>
            <w:szCs w:val="24"/>
            <w:rPrChange w:id="3838" w:author="Euderlan Freire" w:date="2025-06-13T19:21:00Z">
              <w:rPr/>
            </w:rPrChange>
          </w:rPr>
          <w:t xml:space="preserve"> </w:t>
        </w:r>
      </w:ins>
      <w:ins w:id="3839" w:author="carvalhal carvalhal" w:date="2025-06-13T14:53:00Z">
        <w:r w:rsidRPr="00F67B5B">
          <w:rPr>
            <w:rFonts w:ascii="Times New Roman" w:hAnsi="Times New Roman" w:cs="Times New Roman"/>
            <w:color w:val="000000" w:themeColor="text1"/>
            <w:sz w:val="24"/>
            <w:szCs w:val="24"/>
            <w:rPrChange w:id="3840" w:author="Euderlan Freire" w:date="2025-06-13T19:21:00Z">
              <w:rPr/>
            </w:rPrChange>
          </w:rPr>
          <w:t>que interage com o sistema</w:t>
        </w:r>
        <w:r w:rsidR="5A887D2F" w:rsidRPr="00F67B5B">
          <w:rPr>
            <w:rFonts w:ascii="Times New Roman" w:hAnsi="Times New Roman" w:cs="Times New Roman"/>
            <w:color w:val="000000" w:themeColor="text1"/>
            <w:sz w:val="24"/>
            <w:szCs w:val="24"/>
            <w:rPrChange w:id="3841" w:author="Euderlan Freire" w:date="2025-06-13T19:21:00Z">
              <w:rPr/>
            </w:rPrChange>
          </w:rPr>
          <w:t xml:space="preserve">. É entidade que inicia </w:t>
        </w:r>
      </w:ins>
      <w:ins w:id="3842" w:author="carvalhal carvalhal" w:date="2025-06-13T14:54:00Z">
        <w:r w:rsidR="5A887D2F" w:rsidRPr="00F67B5B">
          <w:rPr>
            <w:rFonts w:ascii="Times New Roman" w:hAnsi="Times New Roman" w:cs="Times New Roman"/>
            <w:color w:val="000000" w:themeColor="text1"/>
            <w:sz w:val="24"/>
            <w:szCs w:val="24"/>
            <w:rPrChange w:id="3843" w:author="Euderlan Freire" w:date="2025-06-13T19:21:00Z">
              <w:rPr/>
            </w:rPrChange>
          </w:rPr>
          <w:t>a maioria das ações e processo. Seus atributos reflete</w:t>
        </w:r>
        <w:r w:rsidR="7EB4B1F2" w:rsidRPr="00F67B5B">
          <w:rPr>
            <w:rFonts w:ascii="Times New Roman" w:hAnsi="Times New Roman" w:cs="Times New Roman"/>
            <w:color w:val="000000" w:themeColor="text1"/>
            <w:sz w:val="24"/>
            <w:szCs w:val="24"/>
            <w:rPrChange w:id="3844" w:author="Euderlan Freire" w:date="2025-06-13T19:21:00Z">
              <w:rPr/>
            </w:rPrChange>
          </w:rPr>
          <w:t xml:space="preserve">m as </w:t>
        </w:r>
      </w:ins>
      <w:ins w:id="3845" w:author="carvalhal carvalhal" w:date="2025-06-13T14:56:00Z">
        <w:r w:rsidR="0C905AAB" w:rsidRPr="00F67B5B">
          <w:rPr>
            <w:rFonts w:ascii="Times New Roman" w:hAnsi="Times New Roman" w:cs="Times New Roman"/>
            <w:color w:val="000000" w:themeColor="text1"/>
            <w:sz w:val="24"/>
            <w:szCs w:val="24"/>
            <w:rPrChange w:id="3846" w:author="Euderlan Freire" w:date="2025-06-13T19:21:00Z">
              <w:rPr/>
            </w:rPrChange>
          </w:rPr>
          <w:t>informações</w:t>
        </w:r>
      </w:ins>
      <w:ins w:id="3847" w:author="carvalhal carvalhal" w:date="2025-06-13T14:54:00Z">
        <w:r w:rsidR="7EB4B1F2" w:rsidRPr="00F67B5B">
          <w:rPr>
            <w:rFonts w:ascii="Times New Roman" w:hAnsi="Times New Roman" w:cs="Times New Roman"/>
            <w:color w:val="000000" w:themeColor="text1"/>
            <w:sz w:val="24"/>
            <w:szCs w:val="24"/>
            <w:rPrChange w:id="3848" w:author="Euderlan Freire" w:date="2025-06-13T19:21:00Z">
              <w:rPr/>
            </w:rPrChange>
          </w:rPr>
          <w:t xml:space="preserve"> essenciais para identificar</w:t>
        </w:r>
      </w:ins>
      <w:ins w:id="3849" w:author="carvalhal carvalhal" w:date="2025-06-13T14:55:00Z">
        <w:r w:rsidR="7EB4B1F2" w:rsidRPr="00F67B5B">
          <w:rPr>
            <w:rFonts w:ascii="Times New Roman" w:hAnsi="Times New Roman" w:cs="Times New Roman"/>
            <w:color w:val="000000" w:themeColor="text1"/>
            <w:sz w:val="24"/>
            <w:szCs w:val="24"/>
            <w:rPrChange w:id="3850" w:author="Euderlan Freire" w:date="2025-06-13T19:21:00Z">
              <w:rPr/>
            </w:rPrChange>
          </w:rPr>
          <w:t xml:space="preserve"> e gerenciar os usuários no sistema, e suas operações descrevem as </w:t>
        </w:r>
        <w:del w:id="3851" w:author="Euderlan Freire" w:date="2025-06-13T19:21:00Z">
          <w:r w:rsidR="7EB4B1F2" w:rsidRPr="00F67B5B" w:rsidDel="00F67B5B">
            <w:rPr>
              <w:rFonts w:ascii="Times New Roman" w:hAnsi="Times New Roman" w:cs="Times New Roman"/>
              <w:color w:val="000000" w:themeColor="text1"/>
              <w:sz w:val="24"/>
              <w:szCs w:val="24"/>
              <w:rPrChange w:id="3852" w:author="Euderlan Freire" w:date="2025-06-13T19:21:00Z">
                <w:rPr/>
              </w:rPrChange>
            </w:rPr>
            <w:delText>açõrs</w:delText>
          </w:r>
        </w:del>
      </w:ins>
      <w:ins w:id="3853" w:author="Euderlan Freire" w:date="2025-06-13T19:21:00Z">
        <w:r w:rsidR="00F67B5B" w:rsidRPr="00F67B5B">
          <w:rPr>
            <w:rFonts w:ascii="Times New Roman" w:hAnsi="Times New Roman" w:cs="Times New Roman"/>
            <w:color w:val="000000" w:themeColor="text1"/>
            <w:sz w:val="24"/>
            <w:szCs w:val="24"/>
          </w:rPr>
          <w:t>ações</w:t>
        </w:r>
      </w:ins>
      <w:ins w:id="3854" w:author="carvalhal carvalhal" w:date="2025-06-13T14:55:00Z">
        <w:r w:rsidR="7EB4B1F2" w:rsidRPr="00F67B5B">
          <w:rPr>
            <w:rFonts w:ascii="Times New Roman" w:hAnsi="Times New Roman" w:cs="Times New Roman"/>
            <w:color w:val="000000" w:themeColor="text1"/>
            <w:sz w:val="24"/>
            <w:szCs w:val="24"/>
            <w:rPrChange w:id="3855" w:author="Euderlan Freire" w:date="2025-06-13T19:21:00Z">
              <w:rPr/>
            </w:rPrChange>
          </w:rPr>
          <w:t xml:space="preserve"> que um </w:t>
        </w:r>
      </w:ins>
      <w:ins w:id="3856" w:author="carvalhal carvalhal" w:date="2025-06-13T14:56:00Z">
        <w:r w:rsidR="4C5F860A" w:rsidRPr="00F67B5B">
          <w:rPr>
            <w:rFonts w:ascii="Times New Roman" w:hAnsi="Times New Roman" w:cs="Times New Roman"/>
            <w:color w:val="000000" w:themeColor="text1"/>
            <w:sz w:val="24"/>
            <w:szCs w:val="24"/>
            <w:rPrChange w:id="3857" w:author="Euderlan Freire" w:date="2025-06-13T19:21:00Z">
              <w:rPr/>
            </w:rPrChange>
          </w:rPr>
          <w:t>usuário</w:t>
        </w:r>
      </w:ins>
      <w:ins w:id="3858" w:author="carvalhal carvalhal" w:date="2025-06-13T14:55:00Z">
        <w:r w:rsidR="11A61288" w:rsidRPr="00F67B5B">
          <w:rPr>
            <w:rFonts w:ascii="Times New Roman" w:hAnsi="Times New Roman" w:cs="Times New Roman"/>
            <w:color w:val="000000" w:themeColor="text1"/>
            <w:sz w:val="24"/>
            <w:szCs w:val="24"/>
            <w:rPrChange w:id="3859" w:author="Euderlan Freire" w:date="2025-06-13T19:21:00Z">
              <w:rPr/>
            </w:rPrChange>
          </w:rPr>
          <w:t xml:space="preserve"> </w:t>
        </w:r>
        <w:del w:id="3860" w:author="Euderlan Freire" w:date="2025-06-13T19:21:00Z">
          <w:r w:rsidR="11A61288" w:rsidRPr="00F67B5B" w:rsidDel="00F67B5B">
            <w:rPr>
              <w:rFonts w:ascii="Times New Roman" w:hAnsi="Times New Roman" w:cs="Times New Roman"/>
              <w:color w:val="000000" w:themeColor="text1"/>
              <w:sz w:val="24"/>
              <w:szCs w:val="24"/>
              <w:rPrChange w:id="3861" w:author="Euderlan Freire" w:date="2025-06-13T19:21:00Z">
                <w:rPr/>
              </w:rPrChange>
            </w:rPr>
            <w:delText>pode  realizar</w:delText>
          </w:r>
        </w:del>
      </w:ins>
      <w:ins w:id="3862" w:author="Euderlan Freire" w:date="2025-06-13T19:21:00Z">
        <w:r w:rsidR="00F67B5B" w:rsidRPr="00F67B5B">
          <w:rPr>
            <w:rFonts w:ascii="Times New Roman" w:hAnsi="Times New Roman" w:cs="Times New Roman"/>
            <w:color w:val="000000" w:themeColor="text1"/>
            <w:sz w:val="24"/>
            <w:szCs w:val="24"/>
          </w:rPr>
          <w:t>pode realizar</w:t>
        </w:r>
      </w:ins>
      <w:r w:rsidR="11A61288" w:rsidRPr="00F67B5B">
        <w:rPr>
          <w:rFonts w:ascii="Times New Roman" w:hAnsi="Times New Roman" w:cs="Times New Roman"/>
          <w:color w:val="000000" w:themeColor="text1"/>
          <w:sz w:val="24"/>
          <w:szCs w:val="24"/>
          <w:rPrChange w:id="3863" w:author="Euderlan Freire" w:date="2025-06-13T19:21:00Z">
            <w:rPr/>
          </w:rPrChange>
        </w:rPr>
        <w:t>.</w:t>
      </w:r>
    </w:p>
    <w:p w14:paraId="7BEA6CD6" w14:textId="6B5E54FC" w:rsidR="009A23B8" w:rsidRPr="00F67B5B" w:rsidRDefault="60224BBF">
      <w:pPr>
        <w:pStyle w:val="Ttulo3"/>
        <w:spacing w:after="240" w:line="360" w:lineRule="auto"/>
        <w:jc w:val="both"/>
        <w:rPr>
          <w:ins w:id="3864" w:author="Euderlan Freire" w:date="2025-06-13T19:17:00Z"/>
          <w:rFonts w:ascii="Times New Roman" w:hAnsi="Times New Roman" w:cs="Times New Roman"/>
          <w:color w:val="000000" w:themeColor="text1"/>
          <w:rPrChange w:id="3865" w:author="Euderlan Freire" w:date="2025-06-13T19:21:00Z">
            <w:rPr>
              <w:ins w:id="3866" w:author="Euderlan Freire" w:date="2025-06-13T19:17:00Z"/>
            </w:rPr>
          </w:rPrChange>
        </w:rPr>
        <w:pPrChange w:id="3867" w:author="Euderlan Freire" w:date="2025-06-13T19:23:00Z">
          <w:pPr>
            <w:spacing w:line="360" w:lineRule="auto"/>
            <w:jc w:val="both"/>
          </w:pPr>
        </w:pPrChange>
      </w:pPr>
      <w:del w:id="3868" w:author="Euderlan Freire" w:date="2025-06-13T19:17:00Z">
        <w:r w:rsidRPr="00F67B5B" w:rsidDel="009A23B8">
          <w:rPr>
            <w:rFonts w:ascii="Times New Roman" w:hAnsi="Times New Roman" w:cs="Times New Roman"/>
            <w:color w:val="000000" w:themeColor="text1"/>
            <w:rPrChange w:id="3869" w:author="Euderlan Freire" w:date="2025-06-13T19:21:00Z">
              <w:rPr/>
            </w:rPrChange>
          </w:rPr>
          <w:delText xml:space="preserve">4.2.2 </w:delText>
        </w:r>
      </w:del>
      <w:bookmarkStart w:id="3870" w:name="_Toc203858356"/>
      <w:r w:rsidRPr="00F67B5B">
        <w:rPr>
          <w:rFonts w:ascii="Times New Roman" w:hAnsi="Times New Roman" w:cs="Times New Roman"/>
          <w:color w:val="000000" w:themeColor="text1"/>
          <w:rPrChange w:id="3871" w:author="Euderlan Freire" w:date="2025-06-13T19:21:00Z">
            <w:rPr/>
          </w:rPrChange>
        </w:rPr>
        <w:t>Classe conta</w:t>
      </w:r>
      <w:bookmarkEnd w:id="3870"/>
      <w:del w:id="3872" w:author="Euderlan Freire" w:date="2025-06-13T19:17:00Z">
        <w:r w:rsidR="63B348E2" w:rsidRPr="00F67B5B" w:rsidDel="009A23B8">
          <w:rPr>
            <w:rFonts w:ascii="Times New Roman" w:hAnsi="Times New Roman" w:cs="Times New Roman"/>
            <w:color w:val="000000" w:themeColor="text1"/>
            <w:rPrChange w:id="3873" w:author="Euderlan Freire" w:date="2025-06-13T19:21:00Z">
              <w:rPr/>
            </w:rPrChange>
          </w:rPr>
          <w:delText xml:space="preserve">: </w:delText>
        </w:r>
      </w:del>
    </w:p>
    <w:p w14:paraId="0BB0B6AF" w14:textId="1136BC81" w:rsidR="041FA854" w:rsidRPr="00F67B5B" w:rsidRDefault="63B348E2">
      <w:pPr>
        <w:spacing w:before="40" w:after="240" w:line="360" w:lineRule="auto"/>
        <w:ind w:firstLine="708"/>
        <w:jc w:val="both"/>
        <w:rPr>
          <w:ins w:id="3874" w:author="carvalhal carvalhal" w:date="2025-06-13T15:00:00Z"/>
          <w:rFonts w:ascii="Times New Roman" w:hAnsi="Times New Roman" w:cs="Times New Roman"/>
          <w:color w:val="000000" w:themeColor="text1"/>
          <w:sz w:val="24"/>
          <w:szCs w:val="24"/>
          <w:rPrChange w:id="3875" w:author="Euderlan Freire" w:date="2025-06-13T19:21:00Z">
            <w:rPr>
              <w:ins w:id="3876" w:author="carvalhal carvalhal" w:date="2025-06-13T15:00:00Z"/>
            </w:rPr>
          </w:rPrChange>
        </w:rPr>
        <w:pPrChange w:id="3877" w:author="Euderlan Freire" w:date="2025-06-13T19:23:00Z">
          <w:pPr/>
        </w:pPrChange>
      </w:pPr>
      <w:ins w:id="3878" w:author="carvalhal carvalhal" w:date="2025-06-13T14:57:00Z">
        <w:r w:rsidRPr="00F67B5B">
          <w:rPr>
            <w:rFonts w:ascii="Times New Roman" w:hAnsi="Times New Roman" w:cs="Times New Roman"/>
            <w:color w:val="000000" w:themeColor="text1"/>
            <w:sz w:val="24"/>
            <w:szCs w:val="24"/>
            <w:rPrChange w:id="3879" w:author="Euderlan Freire" w:date="2025-06-13T19:21:00Z">
              <w:rPr/>
            </w:rPrChange>
          </w:rPr>
          <w:t xml:space="preserve">Está associada </w:t>
        </w:r>
      </w:ins>
      <w:ins w:id="3880" w:author="carvalhal carvalhal" w:date="2025-06-13T14:58:00Z">
        <w:r w:rsidRPr="00F67B5B">
          <w:rPr>
            <w:rFonts w:ascii="Times New Roman" w:hAnsi="Times New Roman" w:cs="Times New Roman"/>
            <w:color w:val="000000" w:themeColor="text1"/>
            <w:sz w:val="24"/>
            <w:szCs w:val="24"/>
            <w:rPrChange w:id="3881" w:author="Euderlan Freire" w:date="2025-06-13T19:21:00Z">
              <w:rPr/>
            </w:rPrChange>
          </w:rPr>
          <w:t xml:space="preserve">ao </w:t>
        </w:r>
      </w:ins>
      <w:ins w:id="3882" w:author="carvalhal carvalhal" w:date="2025-06-13T15:02:00Z">
        <w:r w:rsidR="317FFFDA" w:rsidRPr="00F67B5B">
          <w:rPr>
            <w:rFonts w:ascii="Times New Roman" w:hAnsi="Times New Roman" w:cs="Times New Roman"/>
            <w:color w:val="000000" w:themeColor="text1"/>
            <w:sz w:val="24"/>
            <w:szCs w:val="24"/>
            <w:rPrChange w:id="3883" w:author="Euderlan Freire" w:date="2025-06-13T19:21:00Z">
              <w:rPr/>
            </w:rPrChange>
          </w:rPr>
          <w:t>usuário</w:t>
        </w:r>
      </w:ins>
      <w:ins w:id="3884" w:author="carvalhal carvalhal" w:date="2025-06-13T14:58:00Z">
        <w:r w:rsidRPr="00F67B5B">
          <w:rPr>
            <w:rFonts w:ascii="Times New Roman" w:hAnsi="Times New Roman" w:cs="Times New Roman"/>
            <w:color w:val="000000" w:themeColor="text1"/>
            <w:sz w:val="24"/>
            <w:szCs w:val="24"/>
            <w:rPrChange w:id="3885" w:author="Euderlan Freire" w:date="2025-06-13T19:21:00Z">
              <w:rPr/>
            </w:rPrChange>
          </w:rPr>
          <w:t xml:space="preserve"> e armazenamento de informações relacionadas </w:t>
        </w:r>
        <w:r w:rsidR="231CB595" w:rsidRPr="00F67B5B">
          <w:rPr>
            <w:rFonts w:ascii="Times New Roman" w:hAnsi="Times New Roman" w:cs="Times New Roman"/>
            <w:color w:val="000000" w:themeColor="text1"/>
            <w:sz w:val="24"/>
            <w:szCs w:val="24"/>
            <w:rPrChange w:id="3886" w:author="Euderlan Freire" w:date="2025-06-13T19:21:00Z">
              <w:rPr/>
            </w:rPrChange>
          </w:rPr>
          <w:t>à cria</w:t>
        </w:r>
      </w:ins>
      <w:ins w:id="3887" w:author="carvalhal carvalhal" w:date="2025-06-13T14:59:00Z">
        <w:r w:rsidR="231CB595" w:rsidRPr="00F67B5B">
          <w:rPr>
            <w:rFonts w:ascii="Times New Roman" w:hAnsi="Times New Roman" w:cs="Times New Roman"/>
            <w:color w:val="000000" w:themeColor="text1"/>
            <w:sz w:val="24"/>
            <w:szCs w:val="24"/>
            <w:rPrChange w:id="3888" w:author="Euderlan Freire" w:date="2025-06-13T19:21:00Z">
              <w:rPr/>
            </w:rPrChange>
          </w:rPr>
          <w:t xml:space="preserve">ção e ao tipo de conta, especialmente relevante para logins via provedores </w:t>
        </w:r>
      </w:ins>
      <w:ins w:id="3889" w:author="carvalhal carvalhal" w:date="2025-06-13T15:00:00Z">
        <w:r w:rsidR="3174C5CC" w:rsidRPr="00F67B5B">
          <w:rPr>
            <w:rFonts w:ascii="Times New Roman" w:hAnsi="Times New Roman" w:cs="Times New Roman"/>
            <w:color w:val="000000" w:themeColor="text1"/>
            <w:sz w:val="24"/>
            <w:szCs w:val="24"/>
            <w:rPrChange w:id="3890" w:author="Euderlan Freire" w:date="2025-06-13T19:21:00Z">
              <w:rPr/>
            </w:rPrChange>
          </w:rPr>
          <w:t>externos</w:t>
        </w:r>
      </w:ins>
      <w:ins w:id="3891" w:author="carvalhal carvalhal" w:date="2025-06-13T14:59:00Z">
        <w:r w:rsidR="231CB595" w:rsidRPr="00F67B5B">
          <w:rPr>
            <w:rFonts w:ascii="Times New Roman" w:hAnsi="Times New Roman" w:cs="Times New Roman"/>
            <w:color w:val="000000" w:themeColor="text1"/>
            <w:sz w:val="24"/>
            <w:szCs w:val="24"/>
            <w:rPrChange w:id="3892" w:author="Euderlan Freire" w:date="2025-06-13T19:21:00Z">
              <w:rPr/>
            </w:rPrChange>
          </w:rPr>
          <w:t xml:space="preserve"> </w:t>
        </w:r>
        <w:r w:rsidR="6692F5F4" w:rsidRPr="00F67B5B">
          <w:rPr>
            <w:rFonts w:ascii="Times New Roman" w:hAnsi="Times New Roman" w:cs="Times New Roman"/>
            <w:color w:val="000000" w:themeColor="text1"/>
            <w:sz w:val="24"/>
            <w:szCs w:val="24"/>
            <w:rPrChange w:id="3893" w:author="Euderlan Freire" w:date="2025-06-13T19:21:00Z">
              <w:rPr/>
            </w:rPrChange>
          </w:rPr>
          <w:t>(</w:t>
        </w:r>
      </w:ins>
      <w:ins w:id="3894" w:author="carvalhal carvalhal" w:date="2025-06-13T15:00:00Z">
        <w:r w:rsidR="6692F5F4" w:rsidRPr="00F67B5B">
          <w:rPr>
            <w:rFonts w:ascii="Times New Roman" w:hAnsi="Times New Roman" w:cs="Times New Roman"/>
            <w:color w:val="000000" w:themeColor="text1"/>
            <w:sz w:val="24"/>
            <w:szCs w:val="24"/>
            <w:rPrChange w:id="3895" w:author="Euderlan Freire" w:date="2025-06-13T19:21:00Z">
              <w:rPr/>
            </w:rPrChange>
          </w:rPr>
          <w:t xml:space="preserve">como o </w:t>
        </w:r>
        <w:r w:rsidR="40624561" w:rsidRPr="00F67B5B">
          <w:rPr>
            <w:rFonts w:ascii="Times New Roman" w:hAnsi="Times New Roman" w:cs="Times New Roman"/>
            <w:color w:val="000000" w:themeColor="text1"/>
            <w:sz w:val="24"/>
            <w:szCs w:val="24"/>
            <w:rPrChange w:id="3896" w:author="Euderlan Freire" w:date="2025-06-13T19:21:00Z">
              <w:rPr/>
            </w:rPrChange>
          </w:rPr>
          <w:t>Google</w:t>
        </w:r>
        <w:r w:rsidR="6692F5F4" w:rsidRPr="00F67B5B">
          <w:rPr>
            <w:rFonts w:ascii="Times New Roman" w:hAnsi="Times New Roman" w:cs="Times New Roman"/>
            <w:color w:val="000000" w:themeColor="text1"/>
            <w:sz w:val="24"/>
            <w:szCs w:val="24"/>
            <w:rPrChange w:id="3897" w:author="Euderlan Freire" w:date="2025-06-13T19:21:00Z">
              <w:rPr/>
            </w:rPrChange>
          </w:rPr>
          <w:t>).</w:t>
        </w:r>
      </w:ins>
    </w:p>
    <w:p w14:paraId="50F6CD97" w14:textId="273A03D8" w:rsidR="009A23B8" w:rsidRPr="00F67B5B" w:rsidRDefault="6692F5F4">
      <w:pPr>
        <w:pStyle w:val="Ttulo3"/>
        <w:spacing w:after="240" w:line="360" w:lineRule="auto"/>
        <w:jc w:val="both"/>
        <w:rPr>
          <w:ins w:id="3898" w:author="Euderlan Freire" w:date="2025-06-13T19:17:00Z"/>
          <w:rFonts w:ascii="Times New Roman" w:hAnsi="Times New Roman" w:cs="Times New Roman"/>
          <w:color w:val="000000" w:themeColor="text1"/>
          <w:rPrChange w:id="3899" w:author="Euderlan Freire" w:date="2025-06-13T19:21:00Z">
            <w:rPr>
              <w:ins w:id="3900" w:author="Euderlan Freire" w:date="2025-06-13T19:17:00Z"/>
            </w:rPr>
          </w:rPrChange>
        </w:rPr>
        <w:pPrChange w:id="3901" w:author="Euderlan Freire" w:date="2025-06-13T19:23:00Z">
          <w:pPr>
            <w:spacing w:line="360" w:lineRule="auto"/>
            <w:jc w:val="both"/>
          </w:pPr>
        </w:pPrChange>
      </w:pPr>
      <w:ins w:id="3902" w:author="carvalhal carvalhal" w:date="2025-06-13T15:00:00Z">
        <w:del w:id="3903" w:author="Euderlan Freire" w:date="2025-06-13T19:17:00Z">
          <w:r w:rsidRPr="00F67B5B" w:rsidDel="009A23B8">
            <w:rPr>
              <w:rFonts w:ascii="Times New Roman" w:hAnsi="Times New Roman" w:cs="Times New Roman"/>
              <w:color w:val="000000" w:themeColor="text1"/>
              <w:rPrChange w:id="3904" w:author="Euderlan Freire" w:date="2025-06-13T19:21:00Z">
                <w:rPr/>
              </w:rPrChange>
            </w:rPr>
            <w:delText xml:space="preserve">4.2.3 </w:delText>
          </w:r>
        </w:del>
        <w:bookmarkStart w:id="3905" w:name="_Toc203858357"/>
        <w:r w:rsidRPr="00F67B5B">
          <w:rPr>
            <w:rFonts w:ascii="Times New Roman" w:hAnsi="Times New Roman" w:cs="Times New Roman"/>
            <w:color w:val="000000" w:themeColor="text1"/>
            <w:rPrChange w:id="3906" w:author="Euderlan Freire" w:date="2025-06-13T19:21:00Z">
              <w:rPr/>
            </w:rPrChange>
          </w:rPr>
          <w:t xml:space="preserve">Classe </w:t>
        </w:r>
        <w:r w:rsidR="251F5989" w:rsidRPr="00F67B5B">
          <w:rPr>
            <w:rFonts w:ascii="Times New Roman" w:hAnsi="Times New Roman" w:cs="Times New Roman"/>
            <w:color w:val="000000" w:themeColor="text1"/>
            <w:rPrChange w:id="3907" w:author="Euderlan Freire" w:date="2025-06-13T19:21:00Z">
              <w:rPr/>
            </w:rPrChange>
          </w:rPr>
          <w:t>sessão</w:t>
        </w:r>
      </w:ins>
      <w:bookmarkEnd w:id="3905"/>
    </w:p>
    <w:p w14:paraId="29D6C4C8" w14:textId="1EBCEDAD" w:rsidR="041FA854" w:rsidRPr="00F67B5B" w:rsidRDefault="251F5989">
      <w:pPr>
        <w:spacing w:before="40" w:after="240" w:line="360" w:lineRule="auto"/>
        <w:ind w:firstLine="708"/>
        <w:jc w:val="both"/>
        <w:rPr>
          <w:ins w:id="3908" w:author="carvalhal carvalhal" w:date="2025-06-13T15:02:00Z"/>
          <w:rFonts w:ascii="Times New Roman" w:hAnsi="Times New Roman" w:cs="Times New Roman"/>
          <w:color w:val="000000" w:themeColor="text1"/>
          <w:sz w:val="24"/>
          <w:szCs w:val="24"/>
          <w:rPrChange w:id="3909" w:author="Euderlan Freire" w:date="2025-06-13T19:21:00Z">
            <w:rPr>
              <w:ins w:id="3910" w:author="carvalhal carvalhal" w:date="2025-06-13T15:02:00Z"/>
            </w:rPr>
          </w:rPrChange>
        </w:rPr>
        <w:pPrChange w:id="3911" w:author="Euderlan Freire" w:date="2025-06-13T19:23:00Z">
          <w:pPr/>
        </w:pPrChange>
      </w:pPr>
      <w:ins w:id="3912" w:author="carvalhal carvalhal" w:date="2025-06-13T15:00:00Z">
        <w:del w:id="3913" w:author="Euderlan Freire" w:date="2025-06-13T19:17:00Z">
          <w:r w:rsidRPr="00F67B5B" w:rsidDel="009A23B8">
            <w:rPr>
              <w:rFonts w:ascii="Times New Roman" w:hAnsi="Times New Roman" w:cs="Times New Roman"/>
              <w:color w:val="000000" w:themeColor="text1"/>
              <w:sz w:val="24"/>
              <w:szCs w:val="24"/>
              <w:rPrChange w:id="3914" w:author="Euderlan Freire" w:date="2025-06-13T19:21:00Z">
                <w:rPr/>
              </w:rPrChange>
            </w:rPr>
            <w:delText>:</w:delText>
          </w:r>
        </w:del>
        <w:r w:rsidRPr="00F67B5B">
          <w:rPr>
            <w:rFonts w:ascii="Times New Roman" w:hAnsi="Times New Roman" w:cs="Times New Roman"/>
            <w:color w:val="000000" w:themeColor="text1"/>
            <w:sz w:val="24"/>
            <w:szCs w:val="24"/>
            <w:rPrChange w:id="3915" w:author="Euderlan Freire" w:date="2025-06-13T19:21:00Z">
              <w:rPr/>
            </w:rPrChange>
          </w:rPr>
          <w:t xml:space="preserve"> Gerencia </w:t>
        </w:r>
      </w:ins>
      <w:ins w:id="3916" w:author="carvalhal carvalhal" w:date="2025-06-13T15:20:00Z">
        <w:r w:rsidR="37EB7951" w:rsidRPr="00F67B5B">
          <w:rPr>
            <w:rFonts w:ascii="Times New Roman" w:hAnsi="Times New Roman" w:cs="Times New Roman"/>
            <w:color w:val="000000" w:themeColor="text1"/>
            <w:sz w:val="24"/>
            <w:szCs w:val="24"/>
            <w:rPrChange w:id="3917" w:author="Euderlan Freire" w:date="2025-06-13T19:21:00Z">
              <w:rPr/>
            </w:rPrChange>
          </w:rPr>
          <w:t>os estados</w:t>
        </w:r>
      </w:ins>
      <w:ins w:id="3918" w:author="carvalhal carvalhal" w:date="2025-06-13T15:01:00Z">
        <w:r w:rsidRPr="00F67B5B">
          <w:rPr>
            <w:rFonts w:ascii="Times New Roman" w:hAnsi="Times New Roman" w:cs="Times New Roman"/>
            <w:color w:val="000000" w:themeColor="text1"/>
            <w:sz w:val="24"/>
            <w:szCs w:val="24"/>
            <w:rPrChange w:id="3919" w:author="Euderlan Freire" w:date="2025-06-13T19:21:00Z">
              <w:rPr/>
            </w:rPrChange>
          </w:rPr>
          <w:t xml:space="preserve"> de uma </w:t>
        </w:r>
      </w:ins>
      <w:ins w:id="3920" w:author="carvalhal carvalhal" w:date="2025-06-13T15:02:00Z">
        <w:r w:rsidR="65A73D85" w:rsidRPr="00F67B5B">
          <w:rPr>
            <w:rFonts w:ascii="Times New Roman" w:hAnsi="Times New Roman" w:cs="Times New Roman"/>
            <w:color w:val="000000" w:themeColor="text1"/>
            <w:sz w:val="24"/>
            <w:szCs w:val="24"/>
            <w:rPrChange w:id="3921" w:author="Euderlan Freire" w:date="2025-06-13T19:21:00Z">
              <w:rPr/>
            </w:rPrChange>
          </w:rPr>
          <w:t>interação</w:t>
        </w:r>
      </w:ins>
      <w:ins w:id="3922" w:author="carvalhal carvalhal" w:date="2025-06-13T15:01:00Z">
        <w:r w:rsidRPr="00F67B5B">
          <w:rPr>
            <w:rFonts w:ascii="Times New Roman" w:hAnsi="Times New Roman" w:cs="Times New Roman"/>
            <w:color w:val="000000" w:themeColor="text1"/>
            <w:sz w:val="24"/>
            <w:szCs w:val="24"/>
            <w:rPrChange w:id="3923" w:author="Euderlan Freire" w:date="2025-06-13T19:21:00Z">
              <w:rPr/>
            </w:rPrChange>
          </w:rPr>
          <w:t xml:space="preserve"> ativa do </w:t>
        </w:r>
      </w:ins>
      <w:ins w:id="3924" w:author="carvalhal carvalhal" w:date="2025-06-13T15:02:00Z">
        <w:r w:rsidR="73B5CE78" w:rsidRPr="00F67B5B">
          <w:rPr>
            <w:rFonts w:ascii="Times New Roman" w:hAnsi="Times New Roman" w:cs="Times New Roman"/>
            <w:color w:val="000000" w:themeColor="text1"/>
            <w:sz w:val="24"/>
            <w:szCs w:val="24"/>
            <w:rPrChange w:id="3925" w:author="Euderlan Freire" w:date="2025-06-13T19:21:00Z">
              <w:rPr/>
            </w:rPrChange>
          </w:rPr>
          <w:t>usuário</w:t>
        </w:r>
      </w:ins>
      <w:ins w:id="3926" w:author="carvalhal carvalhal" w:date="2025-06-13T15:01:00Z">
        <w:r w:rsidRPr="00F67B5B">
          <w:rPr>
            <w:rFonts w:ascii="Times New Roman" w:hAnsi="Times New Roman" w:cs="Times New Roman"/>
            <w:color w:val="000000" w:themeColor="text1"/>
            <w:sz w:val="24"/>
            <w:szCs w:val="24"/>
            <w:rPrChange w:id="3927" w:author="Euderlan Freire" w:date="2025-06-13T19:21:00Z">
              <w:rPr/>
            </w:rPrChange>
          </w:rPr>
          <w:t xml:space="preserve"> como o sistema. É criada no lo</w:t>
        </w:r>
        <w:r w:rsidR="0535626C" w:rsidRPr="00F67B5B">
          <w:rPr>
            <w:rFonts w:ascii="Times New Roman" w:hAnsi="Times New Roman" w:cs="Times New Roman"/>
            <w:color w:val="000000" w:themeColor="text1"/>
            <w:sz w:val="24"/>
            <w:szCs w:val="24"/>
            <w:rPrChange w:id="3928" w:author="Euderlan Freire" w:date="2025-06-13T19:21:00Z">
              <w:rPr/>
            </w:rPrChange>
          </w:rPr>
          <w:t>gin e encerrad</w:t>
        </w:r>
      </w:ins>
      <w:ins w:id="3929" w:author="carvalhal carvalhal" w:date="2025-06-13T15:02:00Z">
        <w:r w:rsidR="0535626C" w:rsidRPr="00F67B5B">
          <w:rPr>
            <w:rFonts w:ascii="Times New Roman" w:hAnsi="Times New Roman" w:cs="Times New Roman"/>
            <w:color w:val="000000" w:themeColor="text1"/>
            <w:sz w:val="24"/>
            <w:szCs w:val="24"/>
            <w:rPrChange w:id="3930" w:author="Euderlan Freire" w:date="2025-06-13T19:21:00Z">
              <w:rPr/>
            </w:rPrChange>
          </w:rPr>
          <w:t>a no logout, garantindo a segurança e controle de acesso.</w:t>
        </w:r>
      </w:ins>
    </w:p>
    <w:p w14:paraId="02C26163" w14:textId="761EC22B" w:rsidR="009A23B8" w:rsidRPr="00F67B5B" w:rsidRDefault="0133DD81">
      <w:pPr>
        <w:pStyle w:val="Ttulo3"/>
        <w:spacing w:after="240" w:line="360" w:lineRule="auto"/>
        <w:jc w:val="both"/>
        <w:rPr>
          <w:ins w:id="3931" w:author="Euderlan Freire" w:date="2025-06-13T19:17:00Z"/>
          <w:rFonts w:ascii="Times New Roman" w:hAnsi="Times New Roman" w:cs="Times New Roman"/>
          <w:color w:val="000000" w:themeColor="text1"/>
          <w:rPrChange w:id="3932" w:author="Euderlan Freire" w:date="2025-06-13T19:21:00Z">
            <w:rPr>
              <w:ins w:id="3933" w:author="Euderlan Freire" w:date="2025-06-13T19:17:00Z"/>
            </w:rPr>
          </w:rPrChange>
        </w:rPr>
        <w:pPrChange w:id="3934" w:author="Euderlan Freire" w:date="2025-06-13T19:23:00Z">
          <w:pPr>
            <w:spacing w:line="360" w:lineRule="auto"/>
            <w:jc w:val="both"/>
          </w:pPr>
        </w:pPrChange>
      </w:pPr>
      <w:ins w:id="3935" w:author="carvalhal carvalhal" w:date="2025-06-13T15:03:00Z">
        <w:del w:id="3936" w:author="Euderlan Freire" w:date="2025-06-13T19:17:00Z">
          <w:r w:rsidRPr="00F67B5B" w:rsidDel="009A23B8">
            <w:rPr>
              <w:rFonts w:ascii="Times New Roman" w:hAnsi="Times New Roman" w:cs="Times New Roman"/>
              <w:color w:val="000000" w:themeColor="text1"/>
              <w:rPrChange w:id="3937" w:author="Euderlan Freire" w:date="2025-06-13T19:21:00Z">
                <w:rPr/>
              </w:rPrChange>
            </w:rPr>
            <w:delText xml:space="preserve">4.2.4 </w:delText>
          </w:r>
        </w:del>
        <w:bookmarkStart w:id="3938" w:name="_Toc203858358"/>
        <w:r w:rsidRPr="00F67B5B">
          <w:rPr>
            <w:rFonts w:ascii="Times New Roman" w:hAnsi="Times New Roman" w:cs="Times New Roman"/>
            <w:color w:val="000000" w:themeColor="text1"/>
            <w:rPrChange w:id="3939" w:author="Euderlan Freire" w:date="2025-06-13T19:21:00Z">
              <w:rPr/>
            </w:rPrChange>
          </w:rPr>
          <w:t>Classe conversa</w:t>
        </w:r>
        <w:bookmarkEnd w:id="3938"/>
        <w:del w:id="3940" w:author="Euderlan Freire" w:date="2025-06-13T19:17:00Z">
          <w:r w:rsidRPr="00F67B5B" w:rsidDel="009A23B8">
            <w:rPr>
              <w:rFonts w:ascii="Times New Roman" w:hAnsi="Times New Roman" w:cs="Times New Roman"/>
              <w:color w:val="000000" w:themeColor="text1"/>
              <w:rPrChange w:id="3941" w:author="Euderlan Freire" w:date="2025-06-13T19:21:00Z">
                <w:rPr/>
              </w:rPrChange>
            </w:rPr>
            <w:delText>:</w:delText>
          </w:r>
        </w:del>
        <w:r w:rsidRPr="00F67B5B">
          <w:rPr>
            <w:rFonts w:ascii="Times New Roman" w:hAnsi="Times New Roman" w:cs="Times New Roman"/>
            <w:color w:val="000000" w:themeColor="text1"/>
            <w:rPrChange w:id="3942" w:author="Euderlan Freire" w:date="2025-06-13T19:21:00Z">
              <w:rPr/>
            </w:rPrChange>
          </w:rPr>
          <w:t xml:space="preserve"> </w:t>
        </w:r>
      </w:ins>
    </w:p>
    <w:p w14:paraId="66A60ED3" w14:textId="10B2D5C4" w:rsidR="041FA854" w:rsidRPr="00F67B5B" w:rsidRDefault="0133DD81">
      <w:pPr>
        <w:spacing w:before="40" w:after="240" w:line="360" w:lineRule="auto"/>
        <w:ind w:firstLine="708"/>
        <w:jc w:val="both"/>
        <w:rPr>
          <w:ins w:id="3943" w:author="carvalhal carvalhal" w:date="2025-06-13T15:05:00Z"/>
          <w:rFonts w:ascii="Times New Roman" w:hAnsi="Times New Roman" w:cs="Times New Roman"/>
          <w:color w:val="000000" w:themeColor="text1"/>
          <w:sz w:val="24"/>
          <w:szCs w:val="24"/>
          <w:rPrChange w:id="3944" w:author="Euderlan Freire" w:date="2025-06-13T19:21:00Z">
            <w:rPr>
              <w:ins w:id="3945" w:author="carvalhal carvalhal" w:date="2025-06-13T15:05:00Z"/>
            </w:rPr>
          </w:rPrChange>
        </w:rPr>
        <w:pPrChange w:id="3946" w:author="Euderlan Freire" w:date="2025-06-13T19:23:00Z">
          <w:pPr/>
        </w:pPrChange>
      </w:pPr>
      <w:ins w:id="3947" w:author="carvalhal carvalhal" w:date="2025-06-13T15:04:00Z">
        <w:r w:rsidRPr="00F67B5B">
          <w:rPr>
            <w:rFonts w:ascii="Times New Roman" w:hAnsi="Times New Roman" w:cs="Times New Roman"/>
            <w:color w:val="000000" w:themeColor="text1"/>
            <w:sz w:val="24"/>
            <w:szCs w:val="24"/>
            <w:rPrChange w:id="3948" w:author="Euderlan Freire" w:date="2025-06-13T19:21:00Z">
              <w:rPr/>
            </w:rPrChange>
          </w:rPr>
          <w:t xml:space="preserve">Representa um </w:t>
        </w:r>
      </w:ins>
      <w:ins w:id="3949" w:author="carvalhal carvalhal" w:date="2025-06-13T15:05:00Z">
        <w:r w:rsidR="0671FA34" w:rsidRPr="00F67B5B">
          <w:rPr>
            <w:rFonts w:ascii="Times New Roman" w:hAnsi="Times New Roman" w:cs="Times New Roman"/>
            <w:color w:val="000000" w:themeColor="text1"/>
            <w:sz w:val="24"/>
            <w:szCs w:val="24"/>
            <w:rPrChange w:id="3950" w:author="Euderlan Freire" w:date="2025-06-13T19:21:00Z">
              <w:rPr/>
            </w:rPrChange>
          </w:rPr>
          <w:t>diálogo</w:t>
        </w:r>
      </w:ins>
      <w:ins w:id="3951" w:author="carvalhal carvalhal" w:date="2025-06-13T15:04:00Z">
        <w:r w:rsidRPr="00F67B5B">
          <w:rPr>
            <w:rFonts w:ascii="Times New Roman" w:hAnsi="Times New Roman" w:cs="Times New Roman"/>
            <w:color w:val="000000" w:themeColor="text1"/>
            <w:sz w:val="24"/>
            <w:szCs w:val="24"/>
            <w:rPrChange w:id="3952" w:author="Euderlan Freire" w:date="2025-06-13T19:21:00Z">
              <w:rPr/>
            </w:rPrChange>
          </w:rPr>
          <w:t xml:space="preserve"> </w:t>
        </w:r>
      </w:ins>
      <w:ins w:id="3953" w:author="carvalhal carvalhal" w:date="2025-06-13T15:20:00Z">
        <w:r w:rsidR="50ABC159" w:rsidRPr="00F67B5B">
          <w:rPr>
            <w:rFonts w:ascii="Times New Roman" w:hAnsi="Times New Roman" w:cs="Times New Roman"/>
            <w:color w:val="000000" w:themeColor="text1"/>
            <w:sz w:val="24"/>
            <w:szCs w:val="24"/>
            <w:rPrChange w:id="3954" w:author="Euderlan Freire" w:date="2025-06-13T19:21:00Z">
              <w:rPr/>
            </w:rPrChange>
          </w:rPr>
          <w:t>contínuo</w:t>
        </w:r>
      </w:ins>
      <w:ins w:id="3955" w:author="carvalhal carvalhal" w:date="2025-06-13T15:04:00Z">
        <w:r w:rsidR="73B669F2" w:rsidRPr="00F67B5B">
          <w:rPr>
            <w:rFonts w:ascii="Times New Roman" w:hAnsi="Times New Roman" w:cs="Times New Roman"/>
            <w:color w:val="000000" w:themeColor="text1"/>
            <w:sz w:val="24"/>
            <w:szCs w:val="24"/>
            <w:rPrChange w:id="3956" w:author="Euderlan Freire" w:date="2025-06-13T19:21:00Z">
              <w:rPr/>
            </w:rPrChange>
          </w:rPr>
          <w:t xml:space="preserve"> entre o </w:t>
        </w:r>
      </w:ins>
      <w:ins w:id="3957" w:author="carvalhal carvalhal" w:date="2025-06-13T15:05:00Z">
        <w:r w:rsidR="3296C922" w:rsidRPr="00F67B5B">
          <w:rPr>
            <w:rFonts w:ascii="Times New Roman" w:hAnsi="Times New Roman" w:cs="Times New Roman"/>
            <w:color w:val="000000" w:themeColor="text1"/>
            <w:sz w:val="24"/>
            <w:szCs w:val="24"/>
            <w:rPrChange w:id="3958" w:author="Euderlan Freire" w:date="2025-06-13T19:21:00Z">
              <w:rPr/>
            </w:rPrChange>
          </w:rPr>
          <w:t>usuário</w:t>
        </w:r>
      </w:ins>
      <w:ins w:id="3959" w:author="carvalhal carvalhal" w:date="2025-06-13T15:04:00Z">
        <w:r w:rsidR="73B669F2" w:rsidRPr="00F67B5B">
          <w:rPr>
            <w:rFonts w:ascii="Times New Roman" w:hAnsi="Times New Roman" w:cs="Times New Roman"/>
            <w:color w:val="000000" w:themeColor="text1"/>
            <w:sz w:val="24"/>
            <w:szCs w:val="24"/>
            <w:rPrChange w:id="3960" w:author="Euderlan Freire" w:date="2025-06-13T19:21:00Z">
              <w:rPr/>
            </w:rPrChange>
          </w:rPr>
          <w:t xml:space="preserve"> e </w:t>
        </w:r>
        <w:del w:id="3961" w:author="Euderlan Freire" w:date="2025-06-13T19:21:00Z">
          <w:r w:rsidR="73B669F2" w:rsidRPr="00F67B5B" w:rsidDel="00F67B5B">
            <w:rPr>
              <w:rFonts w:ascii="Times New Roman" w:hAnsi="Times New Roman" w:cs="Times New Roman"/>
              <w:color w:val="000000" w:themeColor="text1"/>
              <w:sz w:val="24"/>
              <w:szCs w:val="24"/>
              <w:rPrChange w:id="3962" w:author="Euderlan Freire" w:date="2025-06-13T19:21:00Z">
                <w:rPr/>
              </w:rPrChange>
            </w:rPr>
            <w:delText>os sistema</w:delText>
          </w:r>
        </w:del>
      </w:ins>
      <w:ins w:id="3963" w:author="Euderlan Freire" w:date="2025-06-13T19:21:00Z">
        <w:r w:rsidR="00F67B5B" w:rsidRPr="00F67B5B">
          <w:rPr>
            <w:rFonts w:ascii="Times New Roman" w:hAnsi="Times New Roman" w:cs="Times New Roman"/>
            <w:color w:val="000000" w:themeColor="text1"/>
            <w:sz w:val="24"/>
            <w:szCs w:val="24"/>
          </w:rPr>
          <w:t>os sistemas</w:t>
        </w:r>
      </w:ins>
      <w:ins w:id="3964" w:author="carvalhal carvalhal" w:date="2025-06-13T15:04:00Z">
        <w:r w:rsidR="73B669F2" w:rsidRPr="00F67B5B">
          <w:rPr>
            <w:rFonts w:ascii="Times New Roman" w:hAnsi="Times New Roman" w:cs="Times New Roman"/>
            <w:color w:val="000000" w:themeColor="text1"/>
            <w:sz w:val="24"/>
            <w:szCs w:val="24"/>
            <w:rPrChange w:id="3965" w:author="Euderlan Freire" w:date="2025-06-13T19:21:00Z">
              <w:rPr/>
            </w:rPrChange>
          </w:rPr>
          <w:t xml:space="preserve">. Ela agrupa uma </w:t>
        </w:r>
      </w:ins>
      <w:ins w:id="3966" w:author="carvalhal carvalhal" w:date="2025-06-13T15:20:00Z">
        <w:r w:rsidR="036A73D5" w:rsidRPr="00F67B5B">
          <w:rPr>
            <w:rFonts w:ascii="Times New Roman" w:hAnsi="Times New Roman" w:cs="Times New Roman"/>
            <w:color w:val="000000" w:themeColor="text1"/>
            <w:sz w:val="24"/>
            <w:szCs w:val="24"/>
            <w:rPrChange w:id="3967" w:author="Euderlan Freire" w:date="2025-06-13T19:21:00Z">
              <w:rPr/>
            </w:rPrChange>
          </w:rPr>
          <w:t>série</w:t>
        </w:r>
      </w:ins>
      <w:ins w:id="3968" w:author="carvalhal carvalhal" w:date="2025-06-13T15:04:00Z">
        <w:r w:rsidR="73B669F2" w:rsidRPr="00F67B5B">
          <w:rPr>
            <w:rFonts w:ascii="Times New Roman" w:hAnsi="Times New Roman" w:cs="Times New Roman"/>
            <w:color w:val="000000" w:themeColor="text1"/>
            <w:sz w:val="24"/>
            <w:szCs w:val="24"/>
            <w:rPrChange w:id="3969" w:author="Euderlan Freire" w:date="2025-06-13T19:21:00Z">
              <w:rPr/>
            </w:rPrChange>
          </w:rPr>
          <w:t xml:space="preserve"> de perguntas e respostas, formando um his</w:t>
        </w:r>
      </w:ins>
      <w:ins w:id="3970" w:author="carvalhal carvalhal" w:date="2025-06-13T15:05:00Z">
        <w:r w:rsidR="73B669F2" w:rsidRPr="00F67B5B">
          <w:rPr>
            <w:rFonts w:ascii="Times New Roman" w:hAnsi="Times New Roman" w:cs="Times New Roman"/>
            <w:color w:val="000000" w:themeColor="text1"/>
            <w:sz w:val="24"/>
            <w:szCs w:val="24"/>
            <w:rPrChange w:id="3971" w:author="Euderlan Freire" w:date="2025-06-13T19:21:00Z">
              <w:rPr/>
            </w:rPrChange>
          </w:rPr>
          <w:t xml:space="preserve">tórico de </w:t>
        </w:r>
        <w:r w:rsidR="0D4E6BF9" w:rsidRPr="00F67B5B">
          <w:rPr>
            <w:rFonts w:ascii="Times New Roman" w:hAnsi="Times New Roman" w:cs="Times New Roman"/>
            <w:color w:val="000000" w:themeColor="text1"/>
            <w:sz w:val="24"/>
            <w:szCs w:val="24"/>
            <w:rPrChange w:id="3972" w:author="Euderlan Freire" w:date="2025-06-13T19:21:00Z">
              <w:rPr/>
            </w:rPrChange>
          </w:rPr>
          <w:t>interação</w:t>
        </w:r>
        <w:r w:rsidR="73B669F2" w:rsidRPr="00F67B5B">
          <w:rPr>
            <w:rFonts w:ascii="Times New Roman" w:hAnsi="Times New Roman" w:cs="Times New Roman"/>
            <w:color w:val="000000" w:themeColor="text1"/>
            <w:sz w:val="24"/>
            <w:szCs w:val="24"/>
            <w:rPrChange w:id="3973" w:author="Euderlan Freire" w:date="2025-06-13T19:21:00Z">
              <w:rPr/>
            </w:rPrChange>
          </w:rPr>
          <w:t>.</w:t>
        </w:r>
      </w:ins>
    </w:p>
    <w:p w14:paraId="5BF8FED6" w14:textId="7A554A28" w:rsidR="00D42051" w:rsidRPr="00F67B5B" w:rsidRDefault="382A9105">
      <w:pPr>
        <w:pStyle w:val="Ttulo3"/>
        <w:spacing w:after="240" w:line="360" w:lineRule="auto"/>
        <w:jc w:val="both"/>
        <w:rPr>
          <w:ins w:id="3974" w:author="Euderlan Freire" w:date="2025-06-13T19:17:00Z"/>
          <w:rFonts w:ascii="Times New Roman" w:hAnsi="Times New Roman" w:cs="Times New Roman"/>
          <w:color w:val="000000" w:themeColor="text1"/>
          <w:rPrChange w:id="3975" w:author="Euderlan Freire" w:date="2025-06-13T19:21:00Z">
            <w:rPr>
              <w:ins w:id="3976" w:author="Euderlan Freire" w:date="2025-06-13T19:17:00Z"/>
            </w:rPr>
          </w:rPrChange>
        </w:rPr>
        <w:pPrChange w:id="3977" w:author="Euderlan Freire" w:date="2025-06-13T19:23:00Z">
          <w:pPr>
            <w:spacing w:line="360" w:lineRule="auto"/>
            <w:jc w:val="both"/>
          </w:pPr>
        </w:pPrChange>
      </w:pPr>
      <w:ins w:id="3978" w:author="carvalhal carvalhal" w:date="2025-06-13T15:05:00Z">
        <w:del w:id="3979" w:author="Euderlan Freire" w:date="2025-06-13T19:17:00Z">
          <w:r w:rsidRPr="00F67B5B" w:rsidDel="00D42051">
            <w:rPr>
              <w:rFonts w:ascii="Times New Roman" w:hAnsi="Times New Roman" w:cs="Times New Roman"/>
              <w:color w:val="000000" w:themeColor="text1"/>
              <w:rPrChange w:id="3980" w:author="Euderlan Freire" w:date="2025-06-13T19:21:00Z">
                <w:rPr/>
              </w:rPrChange>
            </w:rPr>
            <w:lastRenderedPageBreak/>
            <w:delText xml:space="preserve">4.2.5 </w:delText>
          </w:r>
        </w:del>
        <w:bookmarkStart w:id="3981" w:name="_Toc203858359"/>
        <w:r w:rsidRPr="00F67B5B">
          <w:rPr>
            <w:rFonts w:ascii="Times New Roman" w:hAnsi="Times New Roman" w:cs="Times New Roman"/>
            <w:color w:val="000000" w:themeColor="text1"/>
            <w:rPrChange w:id="3982" w:author="Euderlan Freire" w:date="2025-06-13T19:21:00Z">
              <w:rPr/>
            </w:rPrChange>
          </w:rPr>
          <w:t>Classe pergunta</w:t>
        </w:r>
      </w:ins>
      <w:bookmarkEnd w:id="3981"/>
    </w:p>
    <w:p w14:paraId="5C334613" w14:textId="6F52F11E" w:rsidR="041FA854" w:rsidRPr="00F67B5B" w:rsidRDefault="382A9105">
      <w:pPr>
        <w:spacing w:before="40" w:after="240" w:line="360" w:lineRule="auto"/>
        <w:ind w:firstLine="708"/>
        <w:jc w:val="both"/>
        <w:rPr>
          <w:ins w:id="3983" w:author="carvalhal carvalhal" w:date="2025-06-13T15:06:00Z"/>
          <w:rFonts w:ascii="Times New Roman" w:hAnsi="Times New Roman" w:cs="Times New Roman"/>
          <w:color w:val="000000" w:themeColor="text1"/>
          <w:sz w:val="24"/>
          <w:szCs w:val="24"/>
          <w:rPrChange w:id="3984" w:author="Euderlan Freire" w:date="2025-06-13T19:21:00Z">
            <w:rPr>
              <w:ins w:id="3985" w:author="carvalhal carvalhal" w:date="2025-06-13T15:06:00Z"/>
            </w:rPr>
          </w:rPrChange>
        </w:rPr>
        <w:pPrChange w:id="3986" w:author="Euderlan Freire" w:date="2025-06-13T19:23:00Z">
          <w:pPr/>
        </w:pPrChange>
      </w:pPr>
      <w:ins w:id="3987" w:author="carvalhal carvalhal" w:date="2025-06-13T15:05:00Z">
        <w:del w:id="3988" w:author="Euderlan Freire" w:date="2025-06-13T19:17:00Z">
          <w:r w:rsidRPr="00F67B5B" w:rsidDel="009A23B8">
            <w:rPr>
              <w:rFonts w:ascii="Times New Roman" w:hAnsi="Times New Roman" w:cs="Times New Roman"/>
              <w:color w:val="000000" w:themeColor="text1"/>
              <w:sz w:val="24"/>
              <w:szCs w:val="24"/>
              <w:rPrChange w:id="3989" w:author="Euderlan Freire" w:date="2025-06-13T19:21:00Z">
                <w:rPr/>
              </w:rPrChange>
            </w:rPr>
            <w:delText xml:space="preserve">: </w:delText>
          </w:r>
        </w:del>
        <w:r w:rsidRPr="00F67B5B">
          <w:rPr>
            <w:rFonts w:ascii="Times New Roman" w:hAnsi="Times New Roman" w:cs="Times New Roman"/>
            <w:color w:val="000000" w:themeColor="text1"/>
            <w:sz w:val="24"/>
            <w:szCs w:val="24"/>
            <w:rPrChange w:id="3990" w:author="Euderlan Freire" w:date="2025-06-13T19:21:00Z">
              <w:rPr/>
            </w:rPrChange>
          </w:rPr>
          <w:t xml:space="preserve">Armazena </w:t>
        </w:r>
      </w:ins>
      <w:ins w:id="3991" w:author="carvalhal carvalhal" w:date="2025-06-13T15:06:00Z">
        <w:r w:rsidRPr="00F67B5B">
          <w:rPr>
            <w:rFonts w:ascii="Times New Roman" w:hAnsi="Times New Roman" w:cs="Times New Roman"/>
            <w:color w:val="000000" w:themeColor="text1"/>
            <w:sz w:val="24"/>
            <w:szCs w:val="24"/>
            <w:rPrChange w:id="3992" w:author="Euderlan Freire" w:date="2025-06-13T19:21:00Z">
              <w:rPr/>
            </w:rPrChange>
          </w:rPr>
          <w:t xml:space="preserve">o </w:t>
        </w:r>
      </w:ins>
      <w:ins w:id="3993" w:author="carvalhal carvalhal" w:date="2025-06-13T15:19:00Z">
        <w:r w:rsidR="0B7426F5" w:rsidRPr="00F67B5B">
          <w:rPr>
            <w:rFonts w:ascii="Times New Roman" w:hAnsi="Times New Roman" w:cs="Times New Roman"/>
            <w:color w:val="000000" w:themeColor="text1"/>
            <w:sz w:val="24"/>
            <w:szCs w:val="24"/>
            <w:rPrChange w:id="3994" w:author="Euderlan Freire" w:date="2025-06-13T19:21:00Z">
              <w:rPr/>
            </w:rPrChange>
          </w:rPr>
          <w:t>conteúdo</w:t>
        </w:r>
      </w:ins>
      <w:ins w:id="3995" w:author="carvalhal carvalhal" w:date="2025-06-13T15:06:00Z">
        <w:r w:rsidRPr="00F67B5B">
          <w:rPr>
            <w:rFonts w:ascii="Times New Roman" w:hAnsi="Times New Roman" w:cs="Times New Roman"/>
            <w:color w:val="000000" w:themeColor="text1"/>
            <w:sz w:val="24"/>
            <w:szCs w:val="24"/>
            <w:rPrChange w:id="3996" w:author="Euderlan Freire" w:date="2025-06-13T19:21:00Z">
              <w:rPr/>
            </w:rPrChange>
          </w:rPr>
          <w:t xml:space="preserve"> de uma consulta feita pelo </w:t>
        </w:r>
      </w:ins>
      <w:ins w:id="3997" w:author="carvalhal carvalhal" w:date="2025-06-13T15:19:00Z">
        <w:r w:rsidR="0AFC300D" w:rsidRPr="00F67B5B">
          <w:rPr>
            <w:rFonts w:ascii="Times New Roman" w:hAnsi="Times New Roman" w:cs="Times New Roman"/>
            <w:color w:val="000000" w:themeColor="text1"/>
            <w:sz w:val="24"/>
            <w:szCs w:val="24"/>
            <w:rPrChange w:id="3998" w:author="Euderlan Freire" w:date="2025-06-13T19:21:00Z">
              <w:rPr/>
            </w:rPrChange>
          </w:rPr>
          <w:t>usuário</w:t>
        </w:r>
      </w:ins>
      <w:ins w:id="3999" w:author="carvalhal carvalhal" w:date="2025-06-13T15:06:00Z">
        <w:r w:rsidR="1B8C514A" w:rsidRPr="00F67B5B">
          <w:rPr>
            <w:rFonts w:ascii="Times New Roman" w:hAnsi="Times New Roman" w:cs="Times New Roman"/>
            <w:color w:val="000000" w:themeColor="text1"/>
            <w:sz w:val="24"/>
            <w:szCs w:val="24"/>
            <w:rPrChange w:id="4000" w:author="Euderlan Freire" w:date="2025-06-13T19:21:00Z">
              <w:rPr/>
            </w:rPrChange>
          </w:rPr>
          <w:t xml:space="preserve"> ao </w:t>
        </w:r>
      </w:ins>
      <w:ins w:id="4001" w:author="carvalhal carvalhal" w:date="2025-06-13T15:19:00Z">
        <w:r w:rsidR="31942488" w:rsidRPr="00F67B5B">
          <w:rPr>
            <w:rFonts w:ascii="Times New Roman" w:hAnsi="Times New Roman" w:cs="Times New Roman"/>
            <w:color w:val="000000" w:themeColor="text1"/>
            <w:sz w:val="24"/>
            <w:szCs w:val="24"/>
            <w:rPrChange w:id="4002" w:author="Euderlan Freire" w:date="2025-06-13T19:21:00Z">
              <w:rPr/>
            </w:rPrChange>
          </w:rPr>
          <w:t>sistema</w:t>
        </w:r>
      </w:ins>
      <w:ins w:id="4003" w:author="carvalhal carvalhal" w:date="2025-06-13T15:06:00Z">
        <w:r w:rsidR="1B8C514A" w:rsidRPr="00F67B5B">
          <w:rPr>
            <w:rFonts w:ascii="Times New Roman" w:hAnsi="Times New Roman" w:cs="Times New Roman"/>
            <w:color w:val="000000" w:themeColor="text1"/>
            <w:sz w:val="24"/>
            <w:szCs w:val="24"/>
            <w:rPrChange w:id="4004" w:author="Euderlan Freire" w:date="2025-06-13T19:21:00Z">
              <w:rPr/>
            </w:rPrChange>
          </w:rPr>
          <w:t>.</w:t>
        </w:r>
      </w:ins>
    </w:p>
    <w:p w14:paraId="1834EEA1" w14:textId="12261909" w:rsidR="00D42051" w:rsidRPr="00F67B5B" w:rsidRDefault="1B8C514A">
      <w:pPr>
        <w:pStyle w:val="Ttulo3"/>
        <w:spacing w:after="240" w:line="360" w:lineRule="auto"/>
        <w:jc w:val="both"/>
        <w:rPr>
          <w:ins w:id="4005" w:author="Euderlan Freire" w:date="2025-06-13T19:18:00Z"/>
          <w:rFonts w:ascii="Times New Roman" w:hAnsi="Times New Roman" w:cs="Times New Roman"/>
          <w:color w:val="000000" w:themeColor="text1"/>
          <w:rPrChange w:id="4006" w:author="Euderlan Freire" w:date="2025-06-13T19:21:00Z">
            <w:rPr>
              <w:ins w:id="4007" w:author="Euderlan Freire" w:date="2025-06-13T19:18:00Z"/>
            </w:rPr>
          </w:rPrChange>
        </w:rPr>
        <w:pPrChange w:id="4008" w:author="Euderlan Freire" w:date="2025-06-13T19:23:00Z">
          <w:pPr>
            <w:spacing w:line="360" w:lineRule="auto"/>
            <w:jc w:val="both"/>
          </w:pPr>
        </w:pPrChange>
      </w:pPr>
      <w:ins w:id="4009" w:author="carvalhal carvalhal" w:date="2025-06-13T15:06:00Z">
        <w:del w:id="4010" w:author="Euderlan Freire" w:date="2025-06-13T19:18:00Z">
          <w:r w:rsidRPr="00F67B5B" w:rsidDel="00D42051">
            <w:rPr>
              <w:rFonts w:ascii="Times New Roman" w:hAnsi="Times New Roman" w:cs="Times New Roman"/>
              <w:color w:val="000000" w:themeColor="text1"/>
              <w:rPrChange w:id="4011" w:author="Euderlan Freire" w:date="2025-06-13T19:21:00Z">
                <w:rPr/>
              </w:rPrChange>
            </w:rPr>
            <w:delText>4.2.</w:delText>
          </w:r>
        </w:del>
      </w:ins>
      <w:ins w:id="4012" w:author="carvalhal carvalhal" w:date="2025-06-13T15:08:00Z">
        <w:del w:id="4013" w:author="Euderlan Freire" w:date="2025-06-13T19:18:00Z">
          <w:r w:rsidR="3E4E183C" w:rsidRPr="00F67B5B" w:rsidDel="00D42051">
            <w:rPr>
              <w:rFonts w:ascii="Times New Roman" w:hAnsi="Times New Roman" w:cs="Times New Roman"/>
              <w:color w:val="000000" w:themeColor="text1"/>
              <w:rPrChange w:id="4014" w:author="Euderlan Freire" w:date="2025-06-13T19:21:00Z">
                <w:rPr/>
              </w:rPrChange>
            </w:rPr>
            <w:delText>6</w:delText>
          </w:r>
        </w:del>
      </w:ins>
      <w:ins w:id="4015" w:author="carvalhal carvalhal" w:date="2025-06-13T15:06:00Z">
        <w:del w:id="4016" w:author="Euderlan Freire" w:date="2025-06-13T19:18:00Z">
          <w:r w:rsidRPr="00F67B5B" w:rsidDel="00D42051">
            <w:rPr>
              <w:rFonts w:ascii="Times New Roman" w:hAnsi="Times New Roman" w:cs="Times New Roman"/>
              <w:color w:val="000000" w:themeColor="text1"/>
              <w:rPrChange w:id="4017" w:author="Euderlan Freire" w:date="2025-06-13T19:21:00Z">
                <w:rPr/>
              </w:rPrChange>
            </w:rPr>
            <w:delText xml:space="preserve"> </w:delText>
          </w:r>
        </w:del>
        <w:bookmarkStart w:id="4018" w:name="_Toc203858360"/>
        <w:r w:rsidRPr="00F67B5B">
          <w:rPr>
            <w:rFonts w:ascii="Times New Roman" w:hAnsi="Times New Roman" w:cs="Times New Roman"/>
            <w:color w:val="000000" w:themeColor="text1"/>
            <w:rPrChange w:id="4019" w:author="Euderlan Freire" w:date="2025-06-13T19:21:00Z">
              <w:rPr/>
            </w:rPrChange>
          </w:rPr>
          <w:t>Classe resposta</w:t>
        </w:r>
      </w:ins>
      <w:bookmarkEnd w:id="4018"/>
    </w:p>
    <w:p w14:paraId="31DA231E" w14:textId="713BA4FA" w:rsidR="041FA854" w:rsidRPr="00F67B5B" w:rsidRDefault="1B8C514A">
      <w:pPr>
        <w:spacing w:before="40" w:after="240" w:line="360" w:lineRule="auto"/>
        <w:ind w:firstLine="708"/>
        <w:jc w:val="both"/>
        <w:rPr>
          <w:ins w:id="4020" w:author="carvalhal carvalhal" w:date="2025-06-13T15:08:00Z"/>
          <w:rFonts w:ascii="Times New Roman" w:hAnsi="Times New Roman" w:cs="Times New Roman"/>
          <w:color w:val="000000" w:themeColor="text1"/>
          <w:sz w:val="24"/>
          <w:szCs w:val="24"/>
          <w:rPrChange w:id="4021" w:author="Euderlan Freire" w:date="2025-06-13T19:21:00Z">
            <w:rPr>
              <w:ins w:id="4022" w:author="carvalhal carvalhal" w:date="2025-06-13T15:08:00Z"/>
            </w:rPr>
          </w:rPrChange>
        </w:rPr>
        <w:pPrChange w:id="4023" w:author="Euderlan Freire" w:date="2025-06-13T19:23:00Z">
          <w:pPr/>
        </w:pPrChange>
      </w:pPr>
      <w:ins w:id="4024" w:author="carvalhal carvalhal" w:date="2025-06-13T15:06:00Z">
        <w:del w:id="4025" w:author="Euderlan Freire" w:date="2025-06-13T19:18:00Z">
          <w:r w:rsidRPr="00F67B5B" w:rsidDel="00D42051">
            <w:rPr>
              <w:rFonts w:ascii="Times New Roman" w:hAnsi="Times New Roman" w:cs="Times New Roman"/>
              <w:color w:val="000000" w:themeColor="text1"/>
              <w:sz w:val="24"/>
              <w:szCs w:val="24"/>
              <w:rPrChange w:id="4026" w:author="Euderlan Freire" w:date="2025-06-13T19:21:00Z">
                <w:rPr/>
              </w:rPrChange>
            </w:rPr>
            <w:delText xml:space="preserve">: </w:delText>
          </w:r>
        </w:del>
      </w:ins>
      <w:ins w:id="4027" w:author="carvalhal carvalhal" w:date="2025-06-13T15:20:00Z">
        <w:r w:rsidR="0E8F0DCB" w:rsidRPr="00F67B5B">
          <w:rPr>
            <w:rFonts w:ascii="Times New Roman" w:hAnsi="Times New Roman" w:cs="Times New Roman"/>
            <w:color w:val="000000" w:themeColor="text1"/>
            <w:sz w:val="24"/>
            <w:szCs w:val="24"/>
            <w:rPrChange w:id="4028" w:author="Euderlan Freire" w:date="2025-06-13T19:21:00Z">
              <w:rPr/>
            </w:rPrChange>
          </w:rPr>
          <w:t>Contém</w:t>
        </w:r>
      </w:ins>
      <w:ins w:id="4029" w:author="carvalhal carvalhal" w:date="2025-06-13T15:07:00Z">
        <w:r w:rsidRPr="00F67B5B">
          <w:rPr>
            <w:rFonts w:ascii="Times New Roman" w:hAnsi="Times New Roman" w:cs="Times New Roman"/>
            <w:color w:val="000000" w:themeColor="text1"/>
            <w:sz w:val="24"/>
            <w:szCs w:val="24"/>
            <w:rPrChange w:id="4030" w:author="Euderlan Freire" w:date="2025-06-13T19:21:00Z">
              <w:rPr/>
            </w:rPrChange>
          </w:rPr>
          <w:t xml:space="preserve"> o </w:t>
        </w:r>
      </w:ins>
      <w:ins w:id="4031" w:author="carvalhal carvalhal" w:date="2025-06-13T15:19:00Z">
        <w:r w:rsidR="33252135" w:rsidRPr="00F67B5B">
          <w:rPr>
            <w:rFonts w:ascii="Times New Roman" w:hAnsi="Times New Roman" w:cs="Times New Roman"/>
            <w:color w:val="000000" w:themeColor="text1"/>
            <w:sz w:val="24"/>
            <w:szCs w:val="24"/>
            <w:rPrChange w:id="4032" w:author="Euderlan Freire" w:date="2025-06-13T19:21:00Z">
              <w:rPr/>
            </w:rPrChange>
          </w:rPr>
          <w:t>conteúdo</w:t>
        </w:r>
      </w:ins>
      <w:ins w:id="4033" w:author="carvalhal carvalhal" w:date="2025-06-13T15:07:00Z">
        <w:r w:rsidRPr="00F67B5B">
          <w:rPr>
            <w:rFonts w:ascii="Times New Roman" w:hAnsi="Times New Roman" w:cs="Times New Roman"/>
            <w:color w:val="000000" w:themeColor="text1"/>
            <w:sz w:val="24"/>
            <w:szCs w:val="24"/>
            <w:rPrChange w:id="4034" w:author="Euderlan Freire" w:date="2025-06-13T19:21:00Z">
              <w:rPr/>
            </w:rPrChange>
          </w:rPr>
          <w:t xml:space="preserve"> gerado pelo sistema em resposta a uma pergunta</w:t>
        </w:r>
        <w:r w:rsidR="50F18A41" w:rsidRPr="00F67B5B">
          <w:rPr>
            <w:rFonts w:ascii="Times New Roman" w:hAnsi="Times New Roman" w:cs="Times New Roman"/>
            <w:color w:val="000000" w:themeColor="text1"/>
            <w:sz w:val="24"/>
            <w:szCs w:val="24"/>
            <w:rPrChange w:id="4035" w:author="Euderlan Freire" w:date="2025-06-13T19:21:00Z">
              <w:rPr/>
            </w:rPrChange>
          </w:rPr>
          <w:t xml:space="preserve">. Inclui </w:t>
        </w:r>
      </w:ins>
      <w:ins w:id="4036" w:author="carvalhal carvalhal" w:date="2025-06-13T15:19:00Z">
        <w:r w:rsidR="44A409D7" w:rsidRPr="00F67B5B">
          <w:rPr>
            <w:rFonts w:ascii="Times New Roman" w:hAnsi="Times New Roman" w:cs="Times New Roman"/>
            <w:color w:val="000000" w:themeColor="text1"/>
            <w:sz w:val="24"/>
            <w:szCs w:val="24"/>
            <w:rPrChange w:id="4037" w:author="Euderlan Freire" w:date="2025-06-13T19:21:00Z">
              <w:rPr/>
            </w:rPrChange>
          </w:rPr>
          <w:t>também</w:t>
        </w:r>
      </w:ins>
      <w:ins w:id="4038" w:author="carvalhal carvalhal" w:date="2025-06-13T15:07:00Z">
        <w:r w:rsidR="50F18A41" w:rsidRPr="00F67B5B">
          <w:rPr>
            <w:rFonts w:ascii="Times New Roman" w:hAnsi="Times New Roman" w:cs="Times New Roman"/>
            <w:color w:val="000000" w:themeColor="text1"/>
            <w:sz w:val="24"/>
            <w:szCs w:val="24"/>
            <w:rPrChange w:id="4039" w:author="Euderlan Freire" w:date="2025-06-13T19:21:00Z">
              <w:rPr/>
            </w:rPrChange>
          </w:rPr>
          <w:t xml:space="preserve"> um status indicar </w:t>
        </w:r>
      </w:ins>
      <w:ins w:id="4040" w:author="carvalhal carvalhal" w:date="2025-06-13T15:08:00Z">
        <w:r w:rsidR="50F18A41" w:rsidRPr="00F67B5B">
          <w:rPr>
            <w:rFonts w:ascii="Times New Roman" w:hAnsi="Times New Roman" w:cs="Times New Roman"/>
            <w:color w:val="000000" w:themeColor="text1"/>
            <w:sz w:val="24"/>
            <w:szCs w:val="24"/>
            <w:rPrChange w:id="4041" w:author="Euderlan Freire" w:date="2025-06-13T19:21:00Z">
              <w:rPr/>
            </w:rPrChange>
          </w:rPr>
          <w:t>avaliação da resposta.</w:t>
        </w:r>
      </w:ins>
    </w:p>
    <w:p w14:paraId="70E62812" w14:textId="2BAEC665" w:rsidR="00D42051" w:rsidRPr="00F67B5B" w:rsidRDefault="50F18A41">
      <w:pPr>
        <w:pStyle w:val="Ttulo3"/>
        <w:spacing w:after="240" w:line="360" w:lineRule="auto"/>
        <w:jc w:val="both"/>
        <w:rPr>
          <w:ins w:id="4042" w:author="Euderlan Freire" w:date="2025-06-13T19:18:00Z"/>
          <w:rFonts w:ascii="Times New Roman" w:hAnsi="Times New Roman" w:cs="Times New Roman"/>
          <w:color w:val="000000" w:themeColor="text1"/>
          <w:rPrChange w:id="4043" w:author="Euderlan Freire" w:date="2025-06-13T19:21:00Z">
            <w:rPr>
              <w:ins w:id="4044" w:author="Euderlan Freire" w:date="2025-06-13T19:18:00Z"/>
            </w:rPr>
          </w:rPrChange>
        </w:rPr>
        <w:pPrChange w:id="4045" w:author="Euderlan Freire" w:date="2025-06-13T19:23:00Z">
          <w:pPr>
            <w:spacing w:line="360" w:lineRule="auto"/>
            <w:jc w:val="both"/>
          </w:pPr>
        </w:pPrChange>
      </w:pPr>
      <w:ins w:id="4046" w:author="carvalhal carvalhal" w:date="2025-06-13T15:08:00Z">
        <w:del w:id="4047" w:author="Euderlan Freire" w:date="2025-06-13T19:18:00Z">
          <w:r w:rsidRPr="00F67B5B" w:rsidDel="00D42051">
            <w:rPr>
              <w:rFonts w:ascii="Times New Roman" w:hAnsi="Times New Roman" w:cs="Times New Roman"/>
              <w:color w:val="000000" w:themeColor="text1"/>
              <w:rPrChange w:id="4048" w:author="Euderlan Freire" w:date="2025-06-13T19:21:00Z">
                <w:rPr/>
              </w:rPrChange>
            </w:rPr>
            <w:delText>4.2.7</w:delText>
          </w:r>
          <w:r w:rsidR="1EE03907" w:rsidRPr="00F67B5B" w:rsidDel="00D42051">
            <w:rPr>
              <w:rFonts w:ascii="Times New Roman" w:hAnsi="Times New Roman" w:cs="Times New Roman"/>
              <w:color w:val="000000" w:themeColor="text1"/>
              <w:rPrChange w:id="4049" w:author="Euderlan Freire" w:date="2025-06-13T19:21:00Z">
                <w:rPr/>
              </w:rPrChange>
            </w:rPr>
            <w:delText xml:space="preserve"> </w:delText>
          </w:r>
        </w:del>
        <w:bookmarkStart w:id="4050" w:name="_Toc203858361"/>
        <w:r w:rsidR="1EE03907" w:rsidRPr="00F67B5B">
          <w:rPr>
            <w:rFonts w:ascii="Times New Roman" w:hAnsi="Times New Roman" w:cs="Times New Roman"/>
            <w:color w:val="000000" w:themeColor="text1"/>
            <w:rPrChange w:id="4051" w:author="Euderlan Freire" w:date="2025-06-13T19:21:00Z">
              <w:rPr/>
            </w:rPrChange>
          </w:rPr>
          <w:t xml:space="preserve">Classe </w:t>
        </w:r>
      </w:ins>
      <w:ins w:id="4052" w:author="carvalhal carvalhal" w:date="2025-06-13T15:09:00Z">
        <w:r w:rsidR="1EE03907" w:rsidRPr="00F67B5B">
          <w:rPr>
            <w:rFonts w:ascii="Times New Roman" w:hAnsi="Times New Roman" w:cs="Times New Roman"/>
            <w:color w:val="000000" w:themeColor="text1"/>
            <w:rPrChange w:id="4053" w:author="Euderlan Freire" w:date="2025-06-13T19:21:00Z">
              <w:rPr/>
            </w:rPrChange>
          </w:rPr>
          <w:t>resolução</w:t>
        </w:r>
      </w:ins>
      <w:bookmarkEnd w:id="4050"/>
    </w:p>
    <w:p w14:paraId="32393C5F" w14:textId="23CFAB2A" w:rsidR="041FA854" w:rsidRPr="00F67B5B" w:rsidDel="006A00C9" w:rsidRDefault="1EE03907">
      <w:pPr>
        <w:spacing w:before="40" w:after="240" w:line="360" w:lineRule="auto"/>
        <w:ind w:firstLine="708"/>
        <w:jc w:val="both"/>
        <w:rPr>
          <w:ins w:id="4054" w:author="carvalhal carvalhal" w:date="2025-06-13T15:10:00Z"/>
          <w:del w:id="4055" w:author="Euderlan Freire" w:date="2025-06-13T19:49:00Z"/>
          <w:rFonts w:ascii="Times New Roman" w:hAnsi="Times New Roman" w:cs="Times New Roman"/>
          <w:color w:val="000000" w:themeColor="text1"/>
          <w:sz w:val="24"/>
          <w:szCs w:val="24"/>
          <w:rPrChange w:id="4056" w:author="Euderlan Freire" w:date="2025-06-13T19:21:00Z">
            <w:rPr>
              <w:ins w:id="4057" w:author="carvalhal carvalhal" w:date="2025-06-13T15:10:00Z"/>
              <w:del w:id="4058" w:author="Euderlan Freire" w:date="2025-06-13T19:49:00Z"/>
            </w:rPr>
          </w:rPrChange>
        </w:rPr>
        <w:pPrChange w:id="4059" w:author="Euderlan Freire" w:date="2025-06-13T19:23:00Z">
          <w:pPr/>
        </w:pPrChange>
      </w:pPr>
      <w:ins w:id="4060" w:author="carvalhal carvalhal" w:date="2025-06-13T15:08:00Z">
        <w:del w:id="4061" w:author="Euderlan Freire" w:date="2025-06-13T19:18:00Z">
          <w:r w:rsidRPr="00F67B5B" w:rsidDel="00D42051">
            <w:rPr>
              <w:rFonts w:ascii="Times New Roman" w:hAnsi="Times New Roman" w:cs="Times New Roman"/>
              <w:color w:val="000000" w:themeColor="text1"/>
              <w:sz w:val="24"/>
              <w:szCs w:val="24"/>
              <w:rPrChange w:id="4062" w:author="Euderlan Freire" w:date="2025-06-13T19:21:00Z">
                <w:rPr/>
              </w:rPrChange>
            </w:rPr>
            <w:delText>:</w:delText>
          </w:r>
        </w:del>
      </w:ins>
      <w:ins w:id="4063" w:author="carvalhal carvalhal" w:date="2025-06-13T15:09:00Z">
        <w:del w:id="4064" w:author="Euderlan Freire" w:date="2025-06-13T19:18:00Z">
          <w:r w:rsidRPr="00F67B5B" w:rsidDel="00D42051">
            <w:rPr>
              <w:rFonts w:ascii="Times New Roman" w:hAnsi="Times New Roman" w:cs="Times New Roman"/>
              <w:color w:val="000000" w:themeColor="text1"/>
              <w:sz w:val="24"/>
              <w:szCs w:val="24"/>
              <w:rPrChange w:id="4065" w:author="Euderlan Freire" w:date="2025-06-13T19:21:00Z">
                <w:rPr/>
              </w:rPrChange>
            </w:rPr>
            <w:delText xml:space="preserve"> </w:delText>
          </w:r>
        </w:del>
        <w:r w:rsidRPr="00F67B5B">
          <w:rPr>
            <w:rFonts w:ascii="Times New Roman" w:hAnsi="Times New Roman" w:cs="Times New Roman"/>
            <w:color w:val="000000" w:themeColor="text1"/>
            <w:sz w:val="24"/>
            <w:szCs w:val="24"/>
            <w:rPrChange w:id="4066" w:author="Euderlan Freire" w:date="2025-06-13T19:21:00Z">
              <w:rPr/>
            </w:rPrChange>
          </w:rPr>
          <w:t>Representa um item de conhecimento ou uma soluç</w:t>
        </w:r>
        <w:r w:rsidR="2F31A66B" w:rsidRPr="00F67B5B">
          <w:rPr>
            <w:rFonts w:ascii="Times New Roman" w:hAnsi="Times New Roman" w:cs="Times New Roman"/>
            <w:color w:val="000000" w:themeColor="text1"/>
            <w:sz w:val="24"/>
            <w:szCs w:val="24"/>
            <w:rPrChange w:id="4067" w:author="Euderlan Freire" w:date="2025-06-13T19:21:00Z">
              <w:rPr/>
            </w:rPrChange>
          </w:rPr>
          <w:t xml:space="preserve">ão para problema, que pode ser gerenciado por um </w:t>
        </w:r>
      </w:ins>
      <w:ins w:id="4068" w:author="carvalhal carvalhal" w:date="2025-06-13T15:10:00Z">
        <w:r w:rsidR="2F31A66B" w:rsidRPr="00F67B5B">
          <w:rPr>
            <w:rFonts w:ascii="Times New Roman" w:hAnsi="Times New Roman" w:cs="Times New Roman"/>
            <w:color w:val="000000" w:themeColor="text1"/>
            <w:sz w:val="24"/>
            <w:szCs w:val="24"/>
            <w:rPrChange w:id="4069" w:author="Euderlan Freire" w:date="2025-06-13T19:21:00Z">
              <w:rPr/>
            </w:rPrChange>
          </w:rPr>
          <w:t>admi</w:t>
        </w:r>
      </w:ins>
      <w:ins w:id="4070" w:author="carvalhal carvalhal" w:date="2025-06-13T15:19:00Z">
        <w:r w:rsidR="7EDDF70B" w:rsidRPr="00F67B5B">
          <w:rPr>
            <w:rFonts w:ascii="Times New Roman" w:hAnsi="Times New Roman" w:cs="Times New Roman"/>
            <w:color w:val="000000" w:themeColor="text1"/>
            <w:sz w:val="24"/>
            <w:szCs w:val="24"/>
            <w:rPrChange w:id="4071" w:author="Euderlan Freire" w:date="2025-06-13T19:21:00Z">
              <w:rPr/>
            </w:rPrChange>
          </w:rPr>
          <w:t>ni</w:t>
        </w:r>
      </w:ins>
      <w:ins w:id="4072" w:author="carvalhal carvalhal" w:date="2025-06-13T15:10:00Z">
        <w:r w:rsidR="2F31A66B" w:rsidRPr="00F67B5B">
          <w:rPr>
            <w:rFonts w:ascii="Times New Roman" w:hAnsi="Times New Roman" w:cs="Times New Roman"/>
            <w:color w:val="000000" w:themeColor="text1"/>
            <w:sz w:val="24"/>
            <w:szCs w:val="24"/>
            <w:rPrChange w:id="4073" w:author="Euderlan Freire" w:date="2025-06-13T19:21:00Z">
              <w:rPr/>
            </w:rPrChange>
          </w:rPr>
          <w:t xml:space="preserve">strador. Este conteúdo é fundamental para a base de conhecimento do </w:t>
        </w:r>
      </w:ins>
      <w:ins w:id="4074" w:author="carvalhal carvalhal" w:date="2025-06-13T15:19:00Z">
        <w:r w:rsidR="50525EB6" w:rsidRPr="00F67B5B">
          <w:rPr>
            <w:rFonts w:ascii="Times New Roman" w:hAnsi="Times New Roman" w:cs="Times New Roman"/>
            <w:color w:val="000000" w:themeColor="text1"/>
            <w:sz w:val="24"/>
            <w:szCs w:val="24"/>
            <w:rPrChange w:id="4075" w:author="Euderlan Freire" w:date="2025-06-13T19:21:00Z">
              <w:rPr/>
            </w:rPrChange>
          </w:rPr>
          <w:t>sistema</w:t>
        </w:r>
      </w:ins>
      <w:ins w:id="4076" w:author="carvalhal carvalhal" w:date="2025-06-13T15:10:00Z">
        <w:r w:rsidR="4B705B36" w:rsidRPr="00F67B5B">
          <w:rPr>
            <w:rFonts w:ascii="Times New Roman" w:hAnsi="Times New Roman" w:cs="Times New Roman"/>
            <w:color w:val="000000" w:themeColor="text1"/>
            <w:sz w:val="24"/>
            <w:szCs w:val="24"/>
            <w:rPrChange w:id="4077" w:author="Euderlan Freire" w:date="2025-06-13T19:21:00Z">
              <w:rPr/>
            </w:rPrChange>
          </w:rPr>
          <w:t>.</w:t>
        </w:r>
      </w:ins>
    </w:p>
    <w:p w14:paraId="5CC8A4EC" w14:textId="0BE903BD" w:rsidR="041FA854" w:rsidDel="00B25BD6" w:rsidRDefault="4B705B36" w:rsidP="00EC2C2E">
      <w:pPr>
        <w:pStyle w:val="Ttulo3"/>
        <w:spacing w:after="240" w:line="360" w:lineRule="auto"/>
        <w:jc w:val="both"/>
        <w:rPr>
          <w:del w:id="4078" w:author="Euderlan Freire" w:date="2025-06-13T19:19:00Z"/>
          <w:rFonts w:ascii="Times New Roman" w:hAnsi="Times New Roman" w:cs="Times New Roman"/>
          <w:color w:val="000000" w:themeColor="text1"/>
        </w:rPr>
      </w:pPr>
      <w:ins w:id="4079" w:author="carvalhal carvalhal" w:date="2025-06-13T15:10:00Z">
        <w:del w:id="4080" w:author="Euderlan Freire" w:date="2025-06-13T19:18:00Z">
          <w:r w:rsidRPr="00F67B5B" w:rsidDel="00D42051">
            <w:rPr>
              <w:rFonts w:ascii="Times New Roman" w:hAnsi="Times New Roman" w:cs="Times New Roman"/>
              <w:color w:val="000000" w:themeColor="text1"/>
              <w:rPrChange w:id="4081" w:author="Euderlan Freire" w:date="2025-06-13T19:21:00Z">
                <w:rPr/>
              </w:rPrChange>
            </w:rPr>
            <w:delText xml:space="preserve">4.2.8 </w:delText>
          </w:r>
        </w:del>
        <w:del w:id="4082" w:author="Euderlan Freire" w:date="2025-06-13T19:49:00Z">
          <w:r w:rsidRPr="00F67B5B" w:rsidDel="006A00C9">
            <w:rPr>
              <w:rFonts w:ascii="Times New Roman" w:hAnsi="Times New Roman" w:cs="Times New Roman"/>
              <w:color w:val="000000" w:themeColor="text1"/>
              <w:rPrChange w:id="4083" w:author="Euderlan Freire" w:date="2025-06-13T19:21:00Z">
                <w:rPr/>
              </w:rPrChange>
            </w:rPr>
            <w:delText xml:space="preserve">Classe </w:delText>
          </w:r>
        </w:del>
      </w:ins>
      <w:ins w:id="4084" w:author="carvalhal carvalhal" w:date="2025-06-13T15:11:00Z">
        <w:del w:id="4085" w:author="Euderlan Freire" w:date="2025-06-13T19:49:00Z">
          <w:r w:rsidRPr="00F67B5B" w:rsidDel="006A00C9">
            <w:rPr>
              <w:rFonts w:ascii="Times New Roman" w:hAnsi="Times New Roman" w:cs="Times New Roman"/>
              <w:color w:val="000000" w:themeColor="text1"/>
              <w:rPrChange w:id="4086" w:author="Euderlan Freire" w:date="2025-06-13T19:21:00Z">
                <w:rPr/>
              </w:rPrChange>
            </w:rPr>
            <w:delText>base vetorial</w:delText>
          </w:r>
        </w:del>
        <w:del w:id="4087" w:author="Euderlan Freire" w:date="2025-06-13T19:18:00Z">
          <w:r w:rsidRPr="00F67B5B" w:rsidDel="00D42051">
            <w:rPr>
              <w:rFonts w:ascii="Times New Roman" w:hAnsi="Times New Roman" w:cs="Times New Roman"/>
              <w:color w:val="000000" w:themeColor="text1"/>
              <w:rPrChange w:id="4088" w:author="Euderlan Freire" w:date="2025-06-13T19:21:00Z">
                <w:rPr/>
              </w:rPrChange>
            </w:rPr>
            <w:delText xml:space="preserve">: </w:delText>
          </w:r>
        </w:del>
        <w:del w:id="4089" w:author="Euderlan Freire" w:date="2025-06-13T19:19:00Z">
          <w:r w:rsidRPr="00F67B5B" w:rsidDel="00856E68">
            <w:rPr>
              <w:rFonts w:ascii="Times New Roman" w:hAnsi="Times New Roman" w:cs="Times New Roman"/>
              <w:color w:val="000000" w:themeColor="text1"/>
              <w:rPrChange w:id="4090" w:author="Euderlan Freire" w:date="2025-06-13T19:21:00Z">
                <w:rPr/>
              </w:rPrChange>
            </w:rPr>
            <w:delText xml:space="preserve">Representa um </w:delText>
          </w:r>
        </w:del>
      </w:ins>
      <w:ins w:id="4091" w:author="carvalhal carvalhal" w:date="2025-06-13T15:18:00Z">
        <w:del w:id="4092" w:author="Euderlan Freire" w:date="2025-06-13T19:19:00Z">
          <w:r w:rsidR="3102FFB7" w:rsidRPr="00F67B5B" w:rsidDel="00856E68">
            <w:rPr>
              <w:rFonts w:ascii="Times New Roman" w:hAnsi="Times New Roman" w:cs="Times New Roman"/>
              <w:color w:val="000000" w:themeColor="text1"/>
              <w:rPrChange w:id="4093" w:author="Euderlan Freire" w:date="2025-06-13T19:21:00Z">
                <w:rPr/>
              </w:rPrChange>
            </w:rPr>
            <w:delText>repositório</w:delText>
          </w:r>
        </w:del>
      </w:ins>
      <w:ins w:id="4094" w:author="carvalhal carvalhal" w:date="2025-06-13T15:11:00Z">
        <w:del w:id="4095" w:author="Euderlan Freire" w:date="2025-06-13T19:19:00Z">
          <w:r w:rsidRPr="00F67B5B" w:rsidDel="00856E68">
            <w:rPr>
              <w:rFonts w:ascii="Times New Roman" w:hAnsi="Times New Roman" w:cs="Times New Roman"/>
              <w:color w:val="000000" w:themeColor="text1"/>
              <w:rPrChange w:id="4096" w:author="Euderlan Freire" w:date="2025-06-13T19:21:00Z">
                <w:rPr/>
              </w:rPrChange>
            </w:rPr>
            <w:delText xml:space="preserve"> de dados otimizado para busca semâ</w:delText>
          </w:r>
          <w:r w:rsidR="71D673BF" w:rsidRPr="00F67B5B" w:rsidDel="00856E68">
            <w:rPr>
              <w:rFonts w:ascii="Times New Roman" w:hAnsi="Times New Roman" w:cs="Times New Roman"/>
              <w:color w:val="000000" w:themeColor="text1"/>
              <w:rPrChange w:id="4097" w:author="Euderlan Freire" w:date="2025-06-13T19:21:00Z">
                <w:rPr/>
              </w:rPrChange>
            </w:rPr>
            <w:delText>nticas, frequentemente ut</w:delText>
          </w:r>
        </w:del>
      </w:ins>
      <w:ins w:id="4098" w:author="carvalhal carvalhal" w:date="2025-06-13T15:12:00Z">
        <w:del w:id="4099" w:author="Euderlan Freire" w:date="2025-06-13T19:19:00Z">
          <w:r w:rsidR="71D673BF" w:rsidRPr="00F67B5B" w:rsidDel="00856E68">
            <w:rPr>
              <w:rFonts w:ascii="Times New Roman" w:hAnsi="Times New Roman" w:cs="Times New Roman"/>
              <w:color w:val="000000" w:themeColor="text1"/>
              <w:rPrChange w:id="4100" w:author="Euderlan Freire" w:date="2025-06-13T19:21:00Z">
                <w:rPr/>
              </w:rPrChange>
            </w:rPr>
            <w:delText xml:space="preserve">ilizado por sistemas de IA para consultar informações relevantes. </w:delText>
          </w:r>
          <w:r w:rsidR="2D15D5B6" w:rsidRPr="00F67B5B" w:rsidDel="00856E68">
            <w:rPr>
              <w:rFonts w:ascii="Times New Roman" w:hAnsi="Times New Roman" w:cs="Times New Roman"/>
              <w:color w:val="000000" w:themeColor="text1"/>
              <w:rPrChange w:id="4101" w:author="Euderlan Freire" w:date="2025-06-13T19:21:00Z">
                <w:rPr/>
              </w:rPrChange>
            </w:rPr>
            <w:delText>É</w:delText>
          </w:r>
        </w:del>
      </w:ins>
      <w:ins w:id="4102" w:author="carvalhal carvalhal" w:date="2025-06-13T15:08:00Z">
        <w:del w:id="4103" w:author="Euderlan Freire" w:date="2025-06-13T19:19:00Z">
          <w:r w:rsidR="1EE03907" w:rsidRPr="00F67B5B" w:rsidDel="00856E68">
            <w:rPr>
              <w:rFonts w:ascii="Times New Roman" w:hAnsi="Times New Roman" w:cs="Times New Roman"/>
              <w:color w:val="000000" w:themeColor="text1"/>
              <w:rPrChange w:id="4104" w:author="Euderlan Freire" w:date="2025-06-13T19:21:00Z">
                <w:rPr/>
              </w:rPrChange>
            </w:rPr>
            <w:delText xml:space="preserve"> </w:delText>
          </w:r>
        </w:del>
      </w:ins>
      <w:ins w:id="4105" w:author="carvalhal carvalhal" w:date="2025-06-13T15:12:00Z">
        <w:del w:id="4106" w:author="Euderlan Freire" w:date="2025-06-13T19:19:00Z">
          <w:r w:rsidR="2D15D5B6" w:rsidRPr="00F67B5B" w:rsidDel="00856E68">
            <w:rPr>
              <w:rFonts w:ascii="Times New Roman" w:hAnsi="Times New Roman" w:cs="Times New Roman"/>
              <w:color w:val="000000" w:themeColor="text1"/>
              <w:rPrChange w:id="4107" w:author="Euderlan Freire" w:date="2025-06-13T19:21:00Z">
                <w:rPr/>
              </w:rPrChange>
            </w:rPr>
            <w:delText xml:space="preserve">atualizada por </w:delText>
          </w:r>
        </w:del>
      </w:ins>
      <w:ins w:id="4108" w:author="carvalhal carvalhal" w:date="2025-06-13T15:18:00Z">
        <w:del w:id="4109" w:author="Euderlan Freire" w:date="2025-06-13T19:19:00Z">
          <w:r w:rsidR="5B354065" w:rsidRPr="00F67B5B" w:rsidDel="00856E68">
            <w:rPr>
              <w:rFonts w:ascii="Times New Roman" w:hAnsi="Times New Roman" w:cs="Times New Roman"/>
              <w:color w:val="000000" w:themeColor="text1"/>
              <w:rPrChange w:id="4110" w:author="Euderlan Freire" w:date="2025-06-13T19:21:00Z">
                <w:rPr/>
              </w:rPrChange>
            </w:rPr>
            <w:delText>amestradores</w:delText>
          </w:r>
        </w:del>
      </w:ins>
      <w:ins w:id="4111" w:author="carvalhal carvalhal" w:date="2025-06-13T15:12:00Z">
        <w:del w:id="4112" w:author="Euderlan Freire" w:date="2025-06-13T19:19:00Z">
          <w:r w:rsidR="2D15D5B6" w:rsidRPr="00F67B5B" w:rsidDel="00856E68">
            <w:rPr>
              <w:rFonts w:ascii="Times New Roman" w:hAnsi="Times New Roman" w:cs="Times New Roman"/>
              <w:color w:val="000000" w:themeColor="text1"/>
              <w:rPrChange w:id="4113" w:author="Euderlan Freire" w:date="2025-06-13T19:21:00Z">
                <w:rPr/>
              </w:rPrChange>
            </w:rPr>
            <w:delText xml:space="preserve"> e consultada duran</w:delText>
          </w:r>
        </w:del>
      </w:ins>
      <w:ins w:id="4114" w:author="carvalhal carvalhal" w:date="2025-06-13T15:13:00Z">
        <w:del w:id="4115" w:author="Euderlan Freire" w:date="2025-06-13T19:19:00Z">
          <w:r w:rsidR="2D15D5B6" w:rsidRPr="00F67B5B" w:rsidDel="00856E68">
            <w:rPr>
              <w:rFonts w:ascii="Times New Roman" w:hAnsi="Times New Roman" w:cs="Times New Roman"/>
              <w:color w:val="000000" w:themeColor="text1"/>
              <w:rPrChange w:id="4116" w:author="Euderlan Freire" w:date="2025-06-13T19:21:00Z">
                <w:rPr/>
              </w:rPrChange>
            </w:rPr>
            <w:delText xml:space="preserve">te o </w:delText>
          </w:r>
        </w:del>
      </w:ins>
      <w:ins w:id="4117" w:author="carvalhal carvalhal" w:date="2025-06-13T15:18:00Z">
        <w:del w:id="4118" w:author="Euderlan Freire" w:date="2025-06-13T19:19:00Z">
          <w:r w:rsidR="042DD04A" w:rsidRPr="00F67B5B" w:rsidDel="00856E68">
            <w:rPr>
              <w:rFonts w:ascii="Times New Roman" w:hAnsi="Times New Roman" w:cs="Times New Roman"/>
              <w:color w:val="000000" w:themeColor="text1"/>
              <w:rPrChange w:id="4119" w:author="Euderlan Freire" w:date="2025-06-13T19:21:00Z">
                <w:rPr/>
              </w:rPrChange>
            </w:rPr>
            <w:delText>processo</w:delText>
          </w:r>
        </w:del>
      </w:ins>
      <w:ins w:id="4120" w:author="carvalhal carvalhal" w:date="2025-06-13T15:13:00Z">
        <w:del w:id="4121" w:author="Euderlan Freire" w:date="2025-06-13T19:19:00Z">
          <w:r w:rsidR="2D15D5B6" w:rsidRPr="00F67B5B" w:rsidDel="00856E68">
            <w:rPr>
              <w:rFonts w:ascii="Times New Roman" w:hAnsi="Times New Roman" w:cs="Times New Roman"/>
              <w:color w:val="000000" w:themeColor="text1"/>
              <w:rPrChange w:id="4122" w:author="Euderlan Freire" w:date="2025-06-13T19:21:00Z">
                <w:rPr/>
              </w:rPrChange>
            </w:rPr>
            <w:delText xml:space="preserve"> de “fazer pergunta”.</w:delText>
          </w:r>
        </w:del>
      </w:ins>
    </w:p>
    <w:p w14:paraId="674580F3" w14:textId="77777777" w:rsidR="00B25BD6" w:rsidRPr="00B25BD6" w:rsidRDefault="00B25BD6">
      <w:pPr>
        <w:spacing w:before="40" w:after="240" w:line="360" w:lineRule="auto"/>
        <w:ind w:firstLine="708"/>
        <w:jc w:val="both"/>
        <w:rPr>
          <w:ins w:id="4123" w:author="Euderlan Freire" w:date="2025-06-13T19:49:00Z"/>
        </w:rPr>
        <w:pPrChange w:id="4124" w:author="Euderlan Freire" w:date="2025-06-13T19:49:00Z">
          <w:pPr/>
        </w:pPrChange>
      </w:pPr>
    </w:p>
    <w:p w14:paraId="45FA1FCD" w14:textId="7D839F93" w:rsidR="00856E68" w:rsidRPr="00F67B5B" w:rsidRDefault="006A00C9">
      <w:pPr>
        <w:pStyle w:val="Ttulo3"/>
        <w:spacing w:after="240" w:line="360" w:lineRule="auto"/>
        <w:jc w:val="both"/>
        <w:rPr>
          <w:ins w:id="4125" w:author="Euderlan Freire" w:date="2025-06-13T19:19:00Z"/>
          <w:rFonts w:ascii="Times New Roman" w:hAnsi="Times New Roman" w:cs="Times New Roman"/>
          <w:color w:val="000000" w:themeColor="text1"/>
          <w:rPrChange w:id="4126" w:author="Euderlan Freire" w:date="2025-06-13T19:21:00Z">
            <w:rPr>
              <w:ins w:id="4127" w:author="Euderlan Freire" w:date="2025-06-13T19:19:00Z"/>
            </w:rPr>
          </w:rPrChange>
        </w:rPr>
        <w:pPrChange w:id="4128" w:author="Euderlan Freire" w:date="2025-06-13T19:23:00Z">
          <w:pPr>
            <w:spacing w:line="360" w:lineRule="auto"/>
            <w:jc w:val="both"/>
          </w:pPr>
        </w:pPrChange>
      </w:pPr>
      <w:bookmarkStart w:id="4129" w:name="_Toc203858362"/>
      <w:ins w:id="4130" w:author="Euderlan Freire" w:date="2025-06-13T19:49:00Z">
        <w:r>
          <w:rPr>
            <w:rFonts w:ascii="Times New Roman" w:hAnsi="Times New Roman" w:cs="Times New Roman"/>
            <w:color w:val="000000" w:themeColor="text1"/>
          </w:rPr>
          <w:t>Classe base vetorial</w:t>
        </w:r>
      </w:ins>
      <w:bookmarkEnd w:id="4129"/>
    </w:p>
    <w:p w14:paraId="35B8A8BC" w14:textId="1D7EB3F5" w:rsidR="00A1476A" w:rsidRPr="00F67B5B" w:rsidRDefault="00F67B5B">
      <w:pPr>
        <w:spacing w:before="40" w:after="240" w:line="360" w:lineRule="auto"/>
        <w:ind w:firstLine="708"/>
        <w:jc w:val="both"/>
        <w:rPr>
          <w:ins w:id="4131" w:author="Euderlan Freire" w:date="2025-06-13T19:20:00Z"/>
          <w:rFonts w:ascii="Times New Roman" w:eastAsia="Times New Roman" w:hAnsi="Times New Roman" w:cs="Times New Roman"/>
          <w:color w:val="000000" w:themeColor="text1"/>
          <w:sz w:val="24"/>
          <w:szCs w:val="24"/>
          <w:lang w:eastAsia="pt-BR"/>
          <w:rPrChange w:id="4132" w:author="Euderlan Freire" w:date="2025-06-13T19:21:00Z">
            <w:rPr>
              <w:ins w:id="4133" w:author="Euderlan Freire" w:date="2025-06-13T19:20:00Z"/>
              <w:rFonts w:ascii="Times New Roman" w:hAnsi="Times New Roman" w:cs="Times New Roman"/>
              <w:color w:val="000000" w:themeColor="text1"/>
              <w:sz w:val="24"/>
              <w:szCs w:val="24"/>
            </w:rPr>
          </w:rPrChange>
        </w:rPr>
        <w:pPrChange w:id="4134" w:author="Euderlan Freire" w:date="2025-06-13T19:23:00Z">
          <w:pPr>
            <w:spacing w:line="360" w:lineRule="auto"/>
            <w:jc w:val="both"/>
          </w:pPr>
        </w:pPrChange>
      </w:pPr>
      <w:ins w:id="4135" w:author="Euderlan Freire" w:date="2025-06-13T19:20:00Z">
        <w:r w:rsidRPr="00F67B5B">
          <w:rPr>
            <w:rFonts w:ascii="Times New Roman" w:eastAsia="Times New Roman" w:hAnsi="Times New Roman" w:cs="Times New Roman"/>
            <w:color w:val="000000" w:themeColor="text1"/>
            <w:sz w:val="24"/>
            <w:szCs w:val="24"/>
            <w:lang w:eastAsia="pt-BR"/>
            <w:rPrChange w:id="4136" w:author="Euderlan Freire" w:date="2025-06-13T19:21:00Z">
              <w:rPr>
                <w:rFonts w:ascii="Times New Roman" w:eastAsia="Times New Roman" w:hAnsi="Times New Roman" w:cs="Times New Roman"/>
                <w:sz w:val="24"/>
                <w:szCs w:val="24"/>
                <w:lang w:eastAsia="pt-BR"/>
              </w:rPr>
            </w:rPrChange>
          </w:rPr>
          <w:t>Representa um repositório de dados otimizado para busca semânticas, frequentemente utilizado por sistemas de IA para consultar informações relevantes. É atualizada por amestradores e consultada durante o processo de “fazer pergunta”.</w:t>
        </w:r>
      </w:ins>
    </w:p>
    <w:p w14:paraId="7833BBED" w14:textId="1B69679D" w:rsidR="041FA854" w:rsidRPr="00F67B5B" w:rsidRDefault="6AA96BCF">
      <w:pPr>
        <w:spacing w:before="40" w:after="240" w:line="360" w:lineRule="auto"/>
        <w:ind w:firstLine="708"/>
        <w:jc w:val="both"/>
        <w:rPr>
          <w:ins w:id="4137" w:author="carvalhal carvalhal" w:date="2025-06-13T15:20:00Z"/>
          <w:rFonts w:ascii="Times New Roman" w:hAnsi="Times New Roman" w:cs="Times New Roman"/>
          <w:color w:val="000000" w:themeColor="text1"/>
          <w:sz w:val="24"/>
          <w:szCs w:val="24"/>
          <w:rPrChange w:id="4138" w:author="Euderlan Freire" w:date="2025-06-13T19:21:00Z">
            <w:rPr>
              <w:ins w:id="4139" w:author="carvalhal carvalhal" w:date="2025-06-13T15:20:00Z"/>
            </w:rPr>
          </w:rPrChange>
        </w:rPr>
        <w:pPrChange w:id="4140" w:author="Euderlan Freire" w:date="2025-06-13T19:23:00Z">
          <w:pPr/>
        </w:pPrChange>
      </w:pPr>
      <w:ins w:id="4141" w:author="carvalhal carvalhal" w:date="2025-06-13T15:15:00Z">
        <w:r w:rsidRPr="00F67B5B">
          <w:rPr>
            <w:rFonts w:ascii="Times New Roman" w:hAnsi="Times New Roman" w:cs="Times New Roman"/>
            <w:color w:val="000000" w:themeColor="text1"/>
            <w:sz w:val="24"/>
            <w:szCs w:val="24"/>
            <w:rPrChange w:id="4142" w:author="Euderlan Freire" w:date="2025-06-13T19:21:00Z">
              <w:rPr/>
            </w:rPrChange>
          </w:rPr>
          <w:t>O relacionamento entre classes são cruciais para entender como as diferentes</w:t>
        </w:r>
      </w:ins>
      <w:ins w:id="4143" w:author="carvalhal carvalhal" w:date="2025-06-13T15:16:00Z">
        <w:r w:rsidRPr="00F67B5B">
          <w:rPr>
            <w:rFonts w:ascii="Times New Roman" w:hAnsi="Times New Roman" w:cs="Times New Roman"/>
            <w:color w:val="000000" w:themeColor="text1"/>
            <w:sz w:val="24"/>
            <w:szCs w:val="24"/>
            <w:rPrChange w:id="4144" w:author="Euderlan Freire" w:date="2025-06-13T19:21:00Z">
              <w:rPr/>
            </w:rPrChange>
          </w:rPr>
          <w:t xml:space="preserve"> partes do </w:t>
        </w:r>
      </w:ins>
      <w:ins w:id="4145" w:author="carvalhal carvalhal" w:date="2025-06-13T15:18:00Z">
        <w:r w:rsidR="0D83EFA9" w:rsidRPr="00F67B5B">
          <w:rPr>
            <w:rFonts w:ascii="Times New Roman" w:hAnsi="Times New Roman" w:cs="Times New Roman"/>
            <w:color w:val="000000" w:themeColor="text1"/>
            <w:sz w:val="24"/>
            <w:szCs w:val="24"/>
            <w:rPrChange w:id="4146" w:author="Euderlan Freire" w:date="2025-06-13T19:21:00Z">
              <w:rPr/>
            </w:rPrChange>
          </w:rPr>
          <w:t>sistema</w:t>
        </w:r>
      </w:ins>
      <w:ins w:id="4147" w:author="carvalhal carvalhal" w:date="2025-06-13T15:16:00Z">
        <w:r w:rsidRPr="00F67B5B">
          <w:rPr>
            <w:rFonts w:ascii="Times New Roman" w:hAnsi="Times New Roman" w:cs="Times New Roman"/>
            <w:color w:val="000000" w:themeColor="text1"/>
            <w:sz w:val="24"/>
            <w:szCs w:val="24"/>
            <w:rPrChange w:id="4148" w:author="Euderlan Freire" w:date="2025-06-13T19:21:00Z">
              <w:rPr/>
            </w:rPrChange>
          </w:rPr>
          <w:t xml:space="preserve"> i</w:t>
        </w:r>
        <w:r w:rsidR="76A2F59F" w:rsidRPr="00F67B5B">
          <w:rPr>
            <w:rFonts w:ascii="Times New Roman" w:hAnsi="Times New Roman" w:cs="Times New Roman"/>
            <w:color w:val="000000" w:themeColor="text1"/>
            <w:sz w:val="24"/>
            <w:szCs w:val="24"/>
            <w:rPrChange w:id="4149" w:author="Euderlan Freire" w:date="2025-06-13T19:21:00Z">
              <w:rPr/>
            </w:rPrChange>
          </w:rPr>
          <w:t xml:space="preserve">nteragem e se conectam. </w:t>
        </w:r>
        <w:r w:rsidR="61BA2A37" w:rsidRPr="00F67B5B">
          <w:rPr>
            <w:rFonts w:ascii="Times New Roman" w:hAnsi="Times New Roman" w:cs="Times New Roman"/>
            <w:color w:val="000000" w:themeColor="text1"/>
            <w:sz w:val="24"/>
            <w:szCs w:val="24"/>
            <w:rPrChange w:id="4150" w:author="Euderlan Freire" w:date="2025-06-13T19:21:00Z">
              <w:rPr/>
            </w:rPrChange>
          </w:rPr>
          <w:t>N</w:t>
        </w:r>
        <w:r w:rsidR="76A2F59F" w:rsidRPr="00F67B5B">
          <w:rPr>
            <w:rFonts w:ascii="Times New Roman" w:hAnsi="Times New Roman" w:cs="Times New Roman"/>
            <w:color w:val="000000" w:themeColor="text1"/>
            <w:sz w:val="24"/>
            <w:szCs w:val="24"/>
            <w:rPrChange w:id="4151" w:author="Euderlan Freire" w:date="2025-06-13T19:21:00Z">
              <w:rPr/>
            </w:rPrChange>
          </w:rPr>
          <w:t>o</w:t>
        </w:r>
      </w:ins>
      <w:ins w:id="4152" w:author="carvalhal carvalhal" w:date="2025-06-13T15:12:00Z">
        <w:r w:rsidR="2D15D5B6" w:rsidRPr="00F67B5B">
          <w:rPr>
            <w:rFonts w:ascii="Times New Roman" w:hAnsi="Times New Roman" w:cs="Times New Roman"/>
            <w:color w:val="000000" w:themeColor="text1"/>
            <w:sz w:val="24"/>
            <w:szCs w:val="24"/>
            <w:rPrChange w:id="4153" w:author="Euderlan Freire" w:date="2025-06-13T19:21:00Z">
              <w:rPr/>
            </w:rPrChange>
          </w:rPr>
          <w:t xml:space="preserve"> </w:t>
        </w:r>
      </w:ins>
      <w:ins w:id="4154" w:author="carvalhal carvalhal" w:date="2025-06-13T15:16:00Z">
        <w:r w:rsidR="61BA2A37" w:rsidRPr="00F67B5B">
          <w:rPr>
            <w:rFonts w:ascii="Times New Roman" w:hAnsi="Times New Roman" w:cs="Times New Roman"/>
            <w:color w:val="000000" w:themeColor="text1"/>
            <w:sz w:val="24"/>
            <w:szCs w:val="24"/>
            <w:rPrChange w:id="4155" w:author="Euderlan Freire" w:date="2025-06-13T19:21:00Z">
              <w:rPr/>
            </w:rPrChange>
          </w:rPr>
          <w:t xml:space="preserve">diagrama de classes esses </w:t>
        </w:r>
      </w:ins>
      <w:ins w:id="4156" w:author="carvalhal carvalhal" w:date="2025-06-13T15:18:00Z">
        <w:r w:rsidR="7226AE73" w:rsidRPr="00F67B5B">
          <w:rPr>
            <w:rFonts w:ascii="Times New Roman" w:hAnsi="Times New Roman" w:cs="Times New Roman"/>
            <w:color w:val="000000" w:themeColor="text1"/>
            <w:sz w:val="24"/>
            <w:szCs w:val="24"/>
            <w:rPrChange w:id="4157" w:author="Euderlan Freire" w:date="2025-06-13T19:21:00Z">
              <w:rPr/>
            </w:rPrChange>
          </w:rPr>
          <w:t>relacionamentos</w:t>
        </w:r>
      </w:ins>
      <w:ins w:id="4158" w:author="carvalhal carvalhal" w:date="2025-06-13T15:16:00Z">
        <w:r w:rsidR="61BA2A37" w:rsidRPr="00F67B5B">
          <w:rPr>
            <w:rFonts w:ascii="Times New Roman" w:hAnsi="Times New Roman" w:cs="Times New Roman"/>
            <w:color w:val="000000" w:themeColor="text1"/>
            <w:sz w:val="24"/>
            <w:szCs w:val="24"/>
            <w:rPrChange w:id="4159" w:author="Euderlan Freire" w:date="2025-06-13T19:21:00Z">
              <w:rPr/>
            </w:rPrChange>
          </w:rPr>
          <w:t xml:space="preserve"> são representad</w:t>
        </w:r>
      </w:ins>
      <w:ins w:id="4160" w:author="carvalhal carvalhal" w:date="2025-06-13T15:17:00Z">
        <w:r w:rsidR="61BA2A37" w:rsidRPr="00F67B5B">
          <w:rPr>
            <w:rFonts w:ascii="Times New Roman" w:hAnsi="Times New Roman" w:cs="Times New Roman"/>
            <w:color w:val="000000" w:themeColor="text1"/>
            <w:sz w:val="24"/>
            <w:szCs w:val="24"/>
            <w:rPrChange w:id="4161" w:author="Euderlan Freire" w:date="2025-06-13T19:21:00Z">
              <w:rPr/>
            </w:rPrChange>
          </w:rPr>
          <w:t>os por linhas que ligam as classes, como anotações que indicam</w:t>
        </w:r>
        <w:r w:rsidR="0AE6378A" w:rsidRPr="00F67B5B">
          <w:rPr>
            <w:rFonts w:ascii="Times New Roman" w:hAnsi="Times New Roman" w:cs="Times New Roman"/>
            <w:color w:val="000000" w:themeColor="text1"/>
            <w:sz w:val="24"/>
            <w:szCs w:val="24"/>
            <w:rPrChange w:id="4162" w:author="Euderlan Freire" w:date="2025-06-13T19:21:00Z">
              <w:rPr/>
            </w:rPrChange>
          </w:rPr>
          <w:t xml:space="preserve"> a natureza e a </w:t>
        </w:r>
      </w:ins>
      <w:ins w:id="4163" w:author="carvalhal carvalhal" w:date="2025-06-13T15:18:00Z">
        <w:r w:rsidR="0AE6378A" w:rsidRPr="00F67B5B">
          <w:rPr>
            <w:rFonts w:ascii="Times New Roman" w:hAnsi="Times New Roman" w:cs="Times New Roman"/>
            <w:color w:val="000000" w:themeColor="text1"/>
            <w:sz w:val="24"/>
            <w:szCs w:val="24"/>
            <w:rPrChange w:id="4164" w:author="Euderlan Freire" w:date="2025-06-13T19:21:00Z">
              <w:rPr/>
            </w:rPrChange>
          </w:rPr>
          <w:t>cardinalidade</w:t>
        </w:r>
      </w:ins>
      <w:ins w:id="4165" w:author="carvalhal carvalhal" w:date="2025-06-13T15:17:00Z">
        <w:r w:rsidR="0AE6378A" w:rsidRPr="00F67B5B">
          <w:rPr>
            <w:rFonts w:ascii="Times New Roman" w:hAnsi="Times New Roman" w:cs="Times New Roman"/>
            <w:color w:val="000000" w:themeColor="text1"/>
            <w:sz w:val="24"/>
            <w:szCs w:val="24"/>
            <w:rPrChange w:id="4166" w:author="Euderlan Freire" w:date="2025-06-13T19:21:00Z">
              <w:rPr/>
            </w:rPrChange>
          </w:rPr>
          <w:t xml:space="preserve"> da associação.</w:t>
        </w:r>
      </w:ins>
      <w:ins w:id="4167" w:author="carvalhal carvalhal" w:date="2025-06-13T15:16:00Z">
        <w:r w:rsidR="61BA2A37" w:rsidRPr="00F67B5B">
          <w:rPr>
            <w:rFonts w:ascii="Times New Roman" w:hAnsi="Times New Roman" w:cs="Times New Roman"/>
            <w:color w:val="000000" w:themeColor="text1"/>
            <w:sz w:val="24"/>
            <w:szCs w:val="24"/>
            <w:rPrChange w:id="4168" w:author="Euderlan Freire" w:date="2025-06-13T19:21:00Z">
              <w:rPr/>
            </w:rPrChange>
          </w:rPr>
          <w:t xml:space="preserve"> </w:t>
        </w:r>
      </w:ins>
    </w:p>
    <w:p w14:paraId="4BFDFA23" w14:textId="57FEA498" w:rsidR="00726015" w:rsidRPr="00E203A3" w:rsidRDefault="00726015">
      <w:pPr>
        <w:pStyle w:val="Legenda"/>
        <w:keepNext/>
        <w:spacing w:before="40" w:after="240" w:line="360" w:lineRule="auto"/>
        <w:jc w:val="center"/>
        <w:rPr>
          <w:ins w:id="4169" w:author="Euderlan Freire" w:date="2025-06-13T18:44:00Z"/>
          <w:rFonts w:ascii="Times New Roman" w:hAnsi="Times New Roman" w:cs="Times New Roman"/>
          <w:i w:val="0"/>
          <w:iCs w:val="0"/>
          <w:color w:val="000000" w:themeColor="text1"/>
          <w:sz w:val="24"/>
          <w:szCs w:val="24"/>
          <w:rPrChange w:id="4170" w:author="Euderlan Freire" w:date="2025-06-13T19:10:00Z">
            <w:rPr>
              <w:ins w:id="4171" w:author="Euderlan Freire" w:date="2025-06-13T18:44:00Z"/>
            </w:rPr>
          </w:rPrChange>
        </w:rPr>
        <w:pPrChange w:id="4172" w:author="Euderlan Freire" w:date="2025-06-13T19:23:00Z">
          <w:pPr>
            <w:pStyle w:val="Legenda"/>
          </w:pPr>
        </w:pPrChange>
      </w:pPr>
      <w:ins w:id="4173" w:author="Euderlan Freire" w:date="2025-06-13T18:44:00Z">
        <w:r w:rsidRPr="00E203A3">
          <w:rPr>
            <w:rFonts w:ascii="Times New Roman" w:hAnsi="Times New Roman" w:cs="Times New Roman"/>
            <w:i w:val="0"/>
            <w:iCs w:val="0"/>
            <w:color w:val="000000" w:themeColor="text1"/>
            <w:sz w:val="24"/>
            <w:szCs w:val="24"/>
            <w:rPrChange w:id="4174" w:author="Euderlan Freire" w:date="2025-06-13T19:10:00Z">
              <w:rPr/>
            </w:rPrChange>
          </w:rPr>
          <w:lastRenderedPageBreak/>
          <w:t xml:space="preserve">Figura </w:t>
        </w:r>
        <w:r w:rsidRPr="03B4045C">
          <w:rPr>
            <w:rFonts w:ascii="Times New Roman" w:hAnsi="Times New Roman" w:cs="Times New Roman"/>
            <w:i w:val="0"/>
            <w:color w:val="000000" w:themeColor="text1"/>
            <w:sz w:val="24"/>
            <w:szCs w:val="24"/>
          </w:rPr>
          <w:fldChar w:fldCharType="begin"/>
        </w:r>
        <w:r w:rsidRPr="03B4045C">
          <w:rPr>
            <w:rFonts w:ascii="Times New Roman" w:hAnsi="Times New Roman" w:cs="Times New Roman"/>
            <w:i w:val="0"/>
            <w:color w:val="000000" w:themeColor="text1"/>
            <w:sz w:val="24"/>
            <w:szCs w:val="24"/>
          </w:rPr>
          <w:instrText xml:space="preserve"> SEQ Figura \* ARABIC </w:instrText>
        </w:r>
      </w:ins>
      <w:r w:rsidRPr="03B4045C">
        <w:rPr>
          <w:rFonts w:ascii="Times New Roman" w:hAnsi="Times New Roman" w:cs="Times New Roman"/>
          <w:i w:val="0"/>
          <w:color w:val="000000" w:themeColor="text1"/>
          <w:sz w:val="24"/>
          <w:szCs w:val="24"/>
        </w:rPr>
        <w:fldChar w:fldCharType="separate"/>
      </w:r>
      <w:ins w:id="4175" w:author="EUDERLAN FREIRE DA SILVA ABREU" w:date="2025-07-19T22:58:00Z">
        <w:r w:rsidR="00660B60">
          <w:rPr>
            <w:rFonts w:ascii="Times New Roman" w:hAnsi="Times New Roman" w:cs="Times New Roman"/>
            <w:i w:val="0"/>
            <w:noProof/>
            <w:color w:val="000000" w:themeColor="text1"/>
            <w:sz w:val="24"/>
            <w:szCs w:val="24"/>
          </w:rPr>
          <w:t>6</w:t>
        </w:r>
      </w:ins>
      <w:ins w:id="4176" w:author="Euderlan Freire" w:date="2025-06-13T18:44:00Z">
        <w:r w:rsidRPr="03B4045C">
          <w:rPr>
            <w:rFonts w:ascii="Times New Roman" w:hAnsi="Times New Roman" w:cs="Times New Roman"/>
            <w:i w:val="0"/>
            <w:color w:val="000000" w:themeColor="text1"/>
            <w:sz w:val="24"/>
            <w:szCs w:val="24"/>
          </w:rPr>
          <w:fldChar w:fldCharType="end"/>
        </w:r>
      </w:ins>
      <w:ins w:id="4177" w:author="HISSA BARBARA OLIVEIRA" w:date="2025-07-18T19:42:00Z">
        <w:r w:rsidR="2D647003" w:rsidRPr="03B4045C">
          <w:rPr>
            <w:rFonts w:ascii="Times New Roman" w:hAnsi="Times New Roman" w:cs="Times New Roman"/>
            <w:i w:val="0"/>
            <w:iCs w:val="0"/>
            <w:color w:val="000000" w:themeColor="text1"/>
            <w:sz w:val="24"/>
            <w:szCs w:val="24"/>
          </w:rPr>
          <w:t xml:space="preserve">7 </w:t>
        </w:r>
      </w:ins>
      <w:ins w:id="4178" w:author="Euderlan Freire" w:date="2025-06-13T18:44:00Z">
        <w:del w:id="4179" w:author="HISSA BARBARA OLIVEIRA" w:date="2025-07-18T19:42:00Z">
          <w:r w:rsidRPr="00E203A3">
            <w:rPr>
              <w:rFonts w:ascii="Times New Roman" w:hAnsi="Times New Roman" w:cs="Times New Roman"/>
              <w:i w:val="0"/>
              <w:iCs w:val="0"/>
              <w:color w:val="000000" w:themeColor="text1"/>
              <w:sz w:val="24"/>
              <w:szCs w:val="24"/>
              <w:rPrChange w:id="4180" w:author="Euderlan Freire" w:date="2025-06-13T19:10:00Z">
                <w:rPr/>
              </w:rPrChange>
            </w:rPr>
            <w:delText xml:space="preserve"> </w:delText>
          </w:r>
        </w:del>
        <w:r w:rsidRPr="00E203A3">
          <w:rPr>
            <w:rFonts w:ascii="Times New Roman" w:hAnsi="Times New Roman" w:cs="Times New Roman"/>
            <w:i w:val="0"/>
            <w:iCs w:val="0"/>
            <w:color w:val="000000" w:themeColor="text1"/>
            <w:sz w:val="24"/>
            <w:szCs w:val="24"/>
            <w:rPrChange w:id="4181" w:author="Euderlan Freire" w:date="2025-06-13T19:10:00Z">
              <w:rPr/>
            </w:rPrChange>
          </w:rPr>
          <w:t>- Diagrama de Classe</w:t>
        </w:r>
      </w:ins>
    </w:p>
    <w:p w14:paraId="096B9D2B" w14:textId="1AFE3B86" w:rsidR="008F77D2" w:rsidRPr="00E203A3" w:rsidRDefault="70E977C8" w:rsidP="76410814">
      <w:pPr>
        <w:keepNext/>
        <w:spacing w:before="40" w:after="240" w:line="360" w:lineRule="auto"/>
        <w:jc w:val="center"/>
        <w:rPr>
          <w:ins w:id="4182" w:author="Euderlan Freire" w:date="2025-06-13T16:53:00Z"/>
          <w:del w:id="4183" w:author="ANDERSON RODRIGO DINIZ OLIVEIRA" w:date="2025-07-19T03:14:00Z"/>
          <w:rFonts w:ascii="Times New Roman" w:hAnsi="Times New Roman" w:cs="Times New Roman"/>
          <w:color w:val="000000" w:themeColor="text1"/>
          <w:sz w:val="24"/>
          <w:szCs w:val="24"/>
          <w:rPrChange w:id="4184" w:author="Euderlan Freire" w:date="2025-06-13T19:10:00Z">
            <w:rPr>
              <w:ins w:id="4185" w:author="Euderlan Freire" w:date="2025-06-13T16:53:00Z"/>
              <w:del w:id="4186" w:author="ANDERSON RODRIGO DINIZ OLIVEIRA" w:date="2025-07-19T03:14:00Z"/>
            </w:rPr>
          </w:rPrChange>
        </w:rPr>
      </w:pPr>
      <w:r>
        <w:rPr>
          <w:noProof/>
        </w:rPr>
        <w:drawing>
          <wp:inline distT="0" distB="0" distL="0" distR="0" wp14:anchorId="65C9C4E5" wp14:editId="2796CF2C">
            <wp:extent cx="3951177" cy="4410075"/>
            <wp:effectExtent l="0" t="0" r="0" b="0"/>
            <wp:docPr id="75402994" name="Imagem 75402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402994"/>
                    <pic:cNvPicPr/>
                  </pic:nvPicPr>
                  <pic:blipFill>
                    <a:blip r:embed="rId20">
                      <a:extLst>
                        <a:ext uri="{28A0092B-C50C-407E-A947-70E740481C1C}">
                          <a14:useLocalDpi xmlns:a14="http://schemas.microsoft.com/office/drawing/2010/main" val="0"/>
                        </a:ext>
                      </a:extLst>
                    </a:blip>
                    <a:stretch>
                      <a:fillRect/>
                    </a:stretch>
                  </pic:blipFill>
                  <pic:spPr>
                    <a:xfrm>
                      <a:off x="0" y="0"/>
                      <a:ext cx="3951177" cy="4410075"/>
                    </a:xfrm>
                    <a:prstGeom prst="rect">
                      <a:avLst/>
                    </a:prstGeom>
                  </pic:spPr>
                </pic:pic>
              </a:graphicData>
            </a:graphic>
          </wp:inline>
        </w:drawing>
      </w:r>
    </w:p>
    <w:p w14:paraId="08A35991" w14:textId="7BCF13E3" w:rsidR="041FA854" w:rsidRPr="00E203A3" w:rsidRDefault="008F77D2">
      <w:pPr>
        <w:pStyle w:val="Legenda"/>
        <w:spacing w:before="40" w:after="240" w:line="360" w:lineRule="auto"/>
        <w:jc w:val="center"/>
        <w:rPr>
          <w:ins w:id="4187" w:author="ANDERSON RODRIGO DINIZ OLIVEIRA" w:date="2025-07-19T03:09:00Z"/>
          <w:rFonts w:ascii="Times New Roman" w:hAnsi="Times New Roman" w:cs="Times New Roman"/>
          <w:color w:val="000000" w:themeColor="text1"/>
          <w:sz w:val="24"/>
          <w:szCs w:val="24"/>
        </w:rPr>
        <w:pPrChange w:id="4188" w:author="Euderlan Freire" w:date="2025-06-13T19:23:00Z">
          <w:pPr>
            <w:pStyle w:val="Ttulo2"/>
          </w:pPr>
        </w:pPrChange>
      </w:pPr>
      <w:ins w:id="4189" w:author="Euderlan Freire" w:date="2025-06-13T16:53:00Z">
        <w:del w:id="4190" w:author="ANDERSON RODRIGO DINIZ OLIVEIRA" w:date="2025-07-19T03:14:00Z">
          <w:r w:rsidRPr="00E203A3">
            <w:rPr>
              <w:rFonts w:ascii="Times New Roman" w:hAnsi="Times New Roman" w:cs="Times New Roman"/>
              <w:i w:val="0"/>
              <w:iCs w:val="0"/>
              <w:color w:val="000000" w:themeColor="text1"/>
              <w:sz w:val="24"/>
              <w:szCs w:val="24"/>
              <w:rPrChange w:id="4191" w:author="Euderlan Freire" w:date="2025-06-13T19:10:00Z">
                <w:rPr>
                  <w:i/>
                  <w:iCs/>
                </w:rPr>
              </w:rPrChange>
            </w:rPr>
            <w:delText>Fonte: Autoria Própria (2025)</w:delText>
          </w:r>
        </w:del>
      </w:ins>
    </w:p>
    <w:p w14:paraId="2945BBAD" w14:textId="4EE30D55" w:rsidR="1F69D946" w:rsidRDefault="1F69D946">
      <w:pPr>
        <w:rPr>
          <w:ins w:id="4192" w:author="ANDERSON RODRIGO DINIZ OLIVEIRA" w:date="2025-07-19T02:46:00Z"/>
          <w:rFonts w:ascii="Times New Roman" w:hAnsi="Times New Roman" w:cs="Times New Roman"/>
          <w:color w:val="000000" w:themeColor="text1"/>
          <w:sz w:val="24"/>
          <w:szCs w:val="24"/>
        </w:rPr>
        <w:pPrChange w:id="4193" w:author="ANDERSON RODRIGO DINIZ OLIVEIRA" w:date="2025-07-19T03:09:00Z">
          <w:pPr>
            <w:pStyle w:val="Legenda"/>
            <w:spacing w:before="40" w:after="240" w:line="360" w:lineRule="auto"/>
            <w:jc w:val="center"/>
          </w:pPr>
        </w:pPrChange>
      </w:pPr>
      <w:ins w:id="4194" w:author="ANDERSON RODRIGO DINIZ OLIVEIRA" w:date="2025-07-19T03:09:00Z">
        <w:r w:rsidRPr="76410814">
          <w:rPr>
            <w:rFonts w:ascii="Times New Roman" w:hAnsi="Times New Roman" w:cs="Times New Roman"/>
            <w:color w:val="000000" w:themeColor="text1"/>
            <w:sz w:val="24"/>
            <w:szCs w:val="24"/>
          </w:rPr>
          <w:t>O diagrama de classe (</w:t>
        </w:r>
      </w:ins>
      <w:ins w:id="4195" w:author="EUDERLAN FREIRE DA SILVA ABREU" w:date="2025-07-19T21:53:00Z">
        <w:r w:rsidR="00513B3A">
          <w:rPr>
            <w:rFonts w:ascii="Times New Roman" w:hAnsi="Times New Roman" w:cs="Times New Roman"/>
            <w:color w:val="000000" w:themeColor="text1"/>
            <w:sz w:val="24"/>
            <w:szCs w:val="24"/>
          </w:rPr>
          <w:t>F</w:t>
        </w:r>
      </w:ins>
      <w:ins w:id="4196" w:author="ANDERSON RODRIGO DINIZ OLIVEIRA" w:date="2025-07-19T03:09:00Z">
        <w:del w:id="4197" w:author="EUDERLAN FREIRE DA SILVA ABREU" w:date="2025-07-19T21:53:00Z">
          <w:r w:rsidRPr="76410814" w:rsidDel="00513B3A">
            <w:rPr>
              <w:rFonts w:ascii="Times New Roman" w:hAnsi="Times New Roman" w:cs="Times New Roman"/>
              <w:color w:val="000000" w:themeColor="text1"/>
              <w:sz w:val="24"/>
              <w:szCs w:val="24"/>
            </w:rPr>
            <w:delText>f</w:delText>
          </w:r>
        </w:del>
        <w:r w:rsidRPr="76410814">
          <w:rPr>
            <w:rFonts w:ascii="Times New Roman" w:hAnsi="Times New Roman" w:cs="Times New Roman"/>
            <w:color w:val="000000" w:themeColor="text1"/>
            <w:sz w:val="24"/>
            <w:szCs w:val="24"/>
          </w:rPr>
          <w:t xml:space="preserve">igura </w:t>
        </w:r>
      </w:ins>
      <w:ins w:id="4198" w:author="ANDERSON RODRIGO DINIZ OLIVEIRA" w:date="2025-07-19T03:10:00Z">
        <w:r w:rsidRPr="76410814">
          <w:rPr>
            <w:rFonts w:ascii="Times New Roman" w:hAnsi="Times New Roman" w:cs="Times New Roman"/>
            <w:color w:val="000000" w:themeColor="text1"/>
            <w:sz w:val="24"/>
            <w:szCs w:val="24"/>
          </w:rPr>
          <w:t>7</w:t>
        </w:r>
      </w:ins>
      <w:ins w:id="4199" w:author="ANDERSON RODRIGO DINIZ OLIVEIRA" w:date="2025-07-19T03:09:00Z">
        <w:r w:rsidRPr="76410814">
          <w:rPr>
            <w:rFonts w:ascii="Times New Roman" w:hAnsi="Times New Roman" w:cs="Times New Roman"/>
            <w:color w:val="000000" w:themeColor="text1"/>
            <w:sz w:val="24"/>
            <w:szCs w:val="24"/>
          </w:rPr>
          <w:t>)</w:t>
        </w:r>
      </w:ins>
      <w:ins w:id="4200" w:author="ANDERSON RODRIGO DINIZ OLIVEIRA" w:date="2025-07-19T03:10:00Z">
        <w:r w:rsidRPr="76410814">
          <w:rPr>
            <w:rFonts w:ascii="Times New Roman" w:hAnsi="Times New Roman" w:cs="Times New Roman"/>
            <w:color w:val="000000" w:themeColor="text1"/>
            <w:sz w:val="24"/>
            <w:szCs w:val="24"/>
          </w:rPr>
          <w:t xml:space="preserve"> </w:t>
        </w:r>
      </w:ins>
      <w:ins w:id="4201" w:author="ANDERSON RODRIGO DINIZ OLIVEIRA" w:date="2025-07-19T03:11:00Z">
        <w:r w:rsidR="7304E485" w:rsidRPr="76410814">
          <w:rPr>
            <w:rFonts w:ascii="Times New Roman" w:hAnsi="Times New Roman" w:cs="Times New Roman"/>
            <w:color w:val="000000" w:themeColor="text1"/>
            <w:sz w:val="24"/>
            <w:szCs w:val="24"/>
          </w:rPr>
          <w:t>r</w:t>
        </w:r>
        <w:r w:rsidR="7304E485" w:rsidRPr="76410814">
          <w:rPr>
            <w:rFonts w:ascii="Times New Roman" w:eastAsia="Times New Roman" w:hAnsi="Times New Roman" w:cs="Times New Roman"/>
            <w:sz w:val="24"/>
            <w:szCs w:val="24"/>
          </w:rPr>
          <w:t>epresenta as classes, atributos, métodos e os relacionamentos entre os principais componentes do sistema.</w:t>
        </w:r>
      </w:ins>
    </w:p>
    <w:p w14:paraId="1FF0C6BB" w14:textId="5CFE0712" w:rsidR="76410814" w:rsidRDefault="76410814">
      <w:pPr>
        <w:rPr>
          <w:ins w:id="4202" w:author="carvalhal carvalhal" w:date="2025-06-13T14:48:00Z"/>
        </w:rPr>
        <w:pPrChange w:id="4203" w:author="ANDERSON RODRIGO DINIZ OLIVEIRA" w:date="2025-07-19T02:46:00Z">
          <w:pPr>
            <w:pStyle w:val="Legenda"/>
            <w:spacing w:before="40" w:after="240" w:line="360" w:lineRule="auto"/>
            <w:jc w:val="center"/>
          </w:pPr>
        </w:pPrChange>
      </w:pPr>
    </w:p>
    <w:p w14:paraId="548D3481" w14:textId="372C7C5C" w:rsidR="041FA854" w:rsidRPr="00E203A3" w:rsidRDefault="348DE4E2">
      <w:pPr>
        <w:spacing w:before="40" w:after="240" w:line="360" w:lineRule="auto"/>
        <w:jc w:val="both"/>
        <w:rPr>
          <w:ins w:id="4204" w:author="EUDERLAN FREIRE DA SILVA ABREU" w:date="2025-05-28T18:00:00Z"/>
          <w:rFonts w:ascii="Times New Roman" w:hAnsi="Times New Roman" w:cs="Times New Roman"/>
          <w:color w:val="000000" w:themeColor="text1"/>
          <w:sz w:val="24"/>
          <w:szCs w:val="24"/>
          <w:rPrChange w:id="4205" w:author="Euderlan Freire" w:date="2025-06-13T19:10:00Z">
            <w:rPr>
              <w:ins w:id="4206" w:author="EUDERLAN FREIRE DA SILVA ABREU" w:date="2025-05-28T18:00:00Z"/>
            </w:rPr>
          </w:rPrChange>
        </w:rPr>
        <w:pPrChange w:id="4207" w:author="Euderlan Freire" w:date="2025-06-13T19:23:00Z">
          <w:pPr/>
        </w:pPrChange>
      </w:pPr>
      <w:ins w:id="4208" w:author="carvalhal carvalhal" w:date="2025-06-13T14:45:00Z">
        <w:r w:rsidRPr="00E203A3">
          <w:rPr>
            <w:rFonts w:ascii="Times New Roman" w:hAnsi="Times New Roman" w:cs="Times New Roman"/>
            <w:color w:val="000000" w:themeColor="text1"/>
            <w:sz w:val="24"/>
            <w:szCs w:val="24"/>
            <w:rPrChange w:id="4209" w:author="Euderlan Freire" w:date="2025-06-13T19:10:00Z">
              <w:rPr/>
            </w:rPrChange>
          </w:rPr>
          <w:t xml:space="preserve"> </w:t>
        </w:r>
      </w:ins>
      <w:ins w:id="4210" w:author="carvalhal carvalhal" w:date="2025-06-13T14:42:00Z">
        <w:r w:rsidR="60646764" w:rsidRPr="00E203A3">
          <w:rPr>
            <w:rFonts w:ascii="Times New Roman" w:hAnsi="Times New Roman" w:cs="Times New Roman"/>
            <w:color w:val="000000" w:themeColor="text1"/>
            <w:sz w:val="24"/>
            <w:szCs w:val="24"/>
            <w:rPrChange w:id="4211" w:author="Euderlan Freire" w:date="2025-06-13T19:10:00Z">
              <w:rPr/>
            </w:rPrChange>
          </w:rPr>
          <w:t xml:space="preserve"> </w:t>
        </w:r>
      </w:ins>
      <w:ins w:id="4212" w:author="carvalhal carvalhal" w:date="2025-06-13T14:41:00Z">
        <w:r w:rsidR="1F6765DB" w:rsidRPr="00E203A3">
          <w:rPr>
            <w:rFonts w:ascii="Times New Roman" w:hAnsi="Times New Roman" w:cs="Times New Roman"/>
            <w:color w:val="000000" w:themeColor="text1"/>
            <w:sz w:val="24"/>
            <w:szCs w:val="24"/>
            <w:rPrChange w:id="4213" w:author="Euderlan Freire" w:date="2025-06-13T19:10:00Z">
              <w:rPr/>
            </w:rPrChange>
          </w:rPr>
          <w:t xml:space="preserve"> </w:t>
        </w:r>
      </w:ins>
    </w:p>
    <w:p w14:paraId="2A00A39C" w14:textId="7FA2B266" w:rsidR="00F7700F" w:rsidRPr="00EA7B83" w:rsidRDefault="00F7700F">
      <w:pPr>
        <w:pStyle w:val="Ttulo2"/>
        <w:spacing w:after="240" w:line="360" w:lineRule="auto"/>
        <w:jc w:val="both"/>
        <w:rPr>
          <w:ins w:id="4214" w:author="EUDERLAN FREIRE DA SILVA ABREU" w:date="2025-05-28T18:01:00Z"/>
          <w:rFonts w:ascii="Times New Roman" w:eastAsia="Times New Roman" w:hAnsi="Times New Roman" w:cs="Times New Roman"/>
          <w:b/>
          <w:bCs/>
          <w:color w:val="000000" w:themeColor="text1"/>
          <w:sz w:val="24"/>
          <w:szCs w:val="24"/>
          <w:rPrChange w:id="4215" w:author="EUDERLAN FREIRE DA SILVA ABREU" w:date="2025-07-18T20:30:00Z">
            <w:rPr>
              <w:ins w:id="4216" w:author="EUDERLAN FREIRE DA SILVA ABREU" w:date="2025-05-28T18:01:00Z"/>
              <w:rFonts w:ascii="Times New Roman" w:hAnsi="Times New Roman" w:cs="Times New Roman"/>
              <w:color w:val="000000" w:themeColor="text1"/>
              <w:sz w:val="24"/>
              <w:szCs w:val="24"/>
            </w:rPr>
          </w:rPrChange>
        </w:rPr>
        <w:pPrChange w:id="4217" w:author="Euderlan Freire" w:date="2025-06-13T19:23:00Z">
          <w:pPr>
            <w:pStyle w:val="Ttulo2"/>
          </w:pPr>
        </w:pPrChange>
      </w:pPr>
      <w:bookmarkStart w:id="4218" w:name="_Toc203858363"/>
      <w:ins w:id="4219" w:author="EUDERLAN FREIRE DA SILVA ABREU" w:date="2025-05-28T18:01:00Z">
        <w:r w:rsidRPr="00EA7B83">
          <w:rPr>
            <w:rFonts w:ascii="Times New Roman" w:eastAsia="Times New Roman" w:hAnsi="Times New Roman" w:cs="Times New Roman"/>
            <w:b/>
            <w:bCs/>
            <w:color w:val="000000" w:themeColor="text1"/>
            <w:sz w:val="24"/>
            <w:szCs w:val="24"/>
            <w:rPrChange w:id="4220" w:author="EUDERLAN FREIRE DA SILVA ABREU" w:date="2025-07-18T20:30:00Z">
              <w:rPr>
                <w:rFonts w:ascii="Times New Roman" w:eastAsiaTheme="minorEastAsia" w:hAnsi="Times New Roman" w:cs="Times New Roman"/>
                <w:color w:val="auto"/>
                <w:sz w:val="28"/>
                <w:szCs w:val="28"/>
              </w:rPr>
            </w:rPrChange>
          </w:rPr>
          <w:t>Diagramas de Sequência</w:t>
        </w:r>
        <w:bookmarkEnd w:id="4218"/>
      </w:ins>
    </w:p>
    <w:p w14:paraId="7EA4C2D1" w14:textId="4CBFF4AB" w:rsidR="64B0EF1B" w:rsidRPr="00E203A3" w:rsidRDefault="64B0EF1B">
      <w:pPr>
        <w:spacing w:before="40" w:after="240" w:line="360" w:lineRule="auto"/>
        <w:ind w:firstLine="576"/>
        <w:jc w:val="both"/>
        <w:rPr>
          <w:ins w:id="4221" w:author="Hissa Bárbara Oliveira" w:date="2025-06-12T18:40:00Z"/>
          <w:rFonts w:ascii="Times New Roman" w:eastAsia="Times New Roman" w:hAnsi="Times New Roman" w:cs="Times New Roman"/>
          <w:color w:val="000000" w:themeColor="text1"/>
          <w:sz w:val="24"/>
          <w:szCs w:val="24"/>
          <w:rPrChange w:id="4222" w:author="Euderlan Freire" w:date="2025-06-13T19:10:00Z">
            <w:rPr>
              <w:ins w:id="4223" w:author="Hissa Bárbara Oliveira" w:date="2025-06-12T18:40:00Z"/>
              <w:rFonts w:ascii="Times New Roman" w:hAnsi="Times New Roman" w:cs="Times New Roman"/>
              <w:color w:val="000000" w:themeColor="text1"/>
            </w:rPr>
          </w:rPrChange>
        </w:rPr>
        <w:pPrChange w:id="4224" w:author="Euderlan Freire" w:date="2025-06-13T19:23:00Z">
          <w:pPr/>
        </w:pPrChange>
      </w:pPr>
      <w:ins w:id="4225" w:author="Hissa Bárbara Oliveira" w:date="2025-06-12T14:39:00Z">
        <w:r w:rsidRPr="00E203A3">
          <w:rPr>
            <w:rFonts w:ascii="Times New Roman" w:eastAsia="Times New Roman" w:hAnsi="Times New Roman" w:cs="Times New Roman"/>
            <w:color w:val="000000" w:themeColor="text1"/>
            <w:sz w:val="24"/>
            <w:szCs w:val="24"/>
            <w:rPrChange w:id="4226" w:author="Euderlan Freire" w:date="2025-06-13T19:10:00Z">
              <w:rPr/>
            </w:rPrChange>
          </w:rPr>
          <w:t xml:space="preserve">Os </w:t>
        </w:r>
      </w:ins>
      <w:ins w:id="4227" w:author="Hissa Bárbara Oliveira" w:date="2025-06-12T18:39:00Z">
        <w:r w:rsidR="5243624A" w:rsidRPr="00E203A3">
          <w:rPr>
            <w:rFonts w:ascii="Times New Roman" w:eastAsia="Times New Roman" w:hAnsi="Times New Roman" w:cs="Times New Roman"/>
            <w:color w:val="000000" w:themeColor="text1"/>
            <w:sz w:val="24"/>
            <w:szCs w:val="24"/>
            <w:rPrChange w:id="4228" w:author="Euderlan Freire" w:date="2025-06-13T19:10:00Z">
              <w:rPr>
                <w:rFonts w:ascii="Calibri" w:eastAsia="Calibri" w:hAnsi="Calibri" w:cs="Calibri"/>
              </w:rPr>
            </w:rPrChange>
          </w:rPr>
          <w:t>diagramas de sequência desenvolvidos demonstram as interações comunicacionais entre os diferentes atores do sistema de perguntas e respostas. Esses diagramas são fundamentais para compreender como as mensagens fluem entre usuários, sistema e componentes externos durante a execução de cada funcionalidade. O foco principal está em evidenciar a ordem temporal das comunicações e como cada participante responde às solicitações recebidas.</w:t>
        </w:r>
      </w:ins>
    </w:p>
    <w:p w14:paraId="7EBBA126" w14:textId="4A0D2A12" w:rsidR="00B25BD6" w:rsidRPr="00B25BD6" w:rsidRDefault="5243624A">
      <w:pPr>
        <w:pStyle w:val="Ttulo3"/>
        <w:spacing w:after="240"/>
        <w:rPr>
          <w:ins w:id="4229" w:author="Hissa Bárbara Oliveira" w:date="2025-06-12T18:42:00Z"/>
          <w:rFonts w:ascii="Times New Roman" w:hAnsi="Times New Roman" w:cs="Times New Roman"/>
          <w:color w:val="000000" w:themeColor="text1"/>
          <w:rPrChange w:id="4230" w:author="Euderlan Freire" w:date="2025-06-13T19:48:00Z">
            <w:rPr>
              <w:ins w:id="4231" w:author="Hissa Bárbara Oliveira" w:date="2025-06-12T18:42:00Z"/>
              <w:rFonts w:ascii="Times New Roman" w:eastAsia="Times New Roman" w:hAnsi="Times New Roman" w:cs="Times New Roman"/>
            </w:rPr>
          </w:rPrChange>
        </w:rPr>
        <w:pPrChange w:id="4232" w:author="EUDERLAN FREIRE DA SILVA ABREU" w:date="2025-07-18T19:47:00Z">
          <w:pPr/>
        </w:pPrChange>
      </w:pPr>
      <w:ins w:id="4233" w:author="Hissa Bárbara Oliveira" w:date="2025-06-12T18:40:00Z">
        <w:del w:id="4234" w:author="Euderlan Freire" w:date="2025-06-13T19:47:00Z">
          <w:r w:rsidRPr="00B25BD6" w:rsidDel="00B25BD6">
            <w:rPr>
              <w:rFonts w:ascii="Times New Roman" w:hAnsi="Times New Roman" w:cs="Times New Roman"/>
              <w:color w:val="000000" w:themeColor="text1"/>
              <w:rPrChange w:id="4235" w:author="Euderlan Freire" w:date="2025-06-13T19:48:00Z">
                <w:rPr>
                  <w:rFonts w:ascii="Times New Roman" w:eastAsia="Times New Roman" w:hAnsi="Times New Roman" w:cs="Times New Roman"/>
                </w:rPr>
              </w:rPrChange>
            </w:rPr>
            <w:lastRenderedPageBreak/>
            <w:delText xml:space="preserve">4.3.1 </w:delText>
          </w:r>
        </w:del>
      </w:ins>
      <w:ins w:id="4236" w:author="Hissa Bárbara Oliveira" w:date="2025-06-12T18:42:00Z">
        <w:del w:id="4237" w:author="Euderlan Freire" w:date="2025-06-13T19:47:00Z">
          <w:r w:rsidR="2AB64F76" w:rsidRPr="00B25BD6" w:rsidDel="00B25BD6">
            <w:rPr>
              <w:rFonts w:ascii="Times New Roman" w:hAnsi="Times New Roman" w:cs="Times New Roman"/>
              <w:color w:val="000000" w:themeColor="text1"/>
              <w:rPrChange w:id="4238" w:author="Euderlan Freire" w:date="2025-06-13T19:48:00Z">
                <w:rPr>
                  <w:rFonts w:ascii="Times New Roman" w:eastAsia="Times New Roman" w:hAnsi="Times New Roman" w:cs="Times New Roman"/>
                </w:rPr>
              </w:rPrChange>
            </w:rPr>
            <w:delText xml:space="preserve"> </w:delText>
          </w:r>
          <w:r w:rsidRPr="00B25BD6" w:rsidDel="00B25BD6">
            <w:rPr>
              <w:rFonts w:ascii="Times New Roman" w:hAnsi="Times New Roman" w:cs="Times New Roman"/>
              <w:color w:val="000000" w:themeColor="text1"/>
              <w:rPrChange w:id="4239" w:author="Euderlan Freire" w:date="2025-06-13T19:48:00Z">
                <w:rPr/>
              </w:rPrChange>
            </w:rPr>
            <w:tab/>
          </w:r>
        </w:del>
      </w:ins>
      <w:bookmarkStart w:id="4240" w:name="_Toc203858364"/>
      <w:ins w:id="4241" w:author="Hissa Bárbara Oliveira" w:date="2025-06-12T18:40:00Z">
        <w:r w:rsidRPr="00A456D9">
          <w:rPr>
            <w:rFonts w:ascii="Times New Roman" w:hAnsi="Times New Roman" w:cs="Times New Roman"/>
            <w:color w:val="000000" w:themeColor="text1"/>
          </w:rPr>
          <w:t xml:space="preserve">Diagramas de </w:t>
        </w:r>
        <w:r w:rsidRPr="00B25BD6">
          <w:rPr>
            <w:rFonts w:ascii="Times New Roman" w:hAnsi="Times New Roman" w:cs="Times New Roman"/>
            <w:color w:val="000000" w:themeColor="text1"/>
            <w:rPrChange w:id="4242" w:author="Euderlan Freire" w:date="2025-06-13T19:48:00Z">
              <w:rPr>
                <w:rFonts w:ascii="Times New Roman" w:eastAsia="Times New Roman" w:hAnsi="Times New Roman" w:cs="Times New Roman"/>
              </w:rPr>
            </w:rPrChange>
          </w:rPr>
          <w:t xml:space="preserve">Sequência </w:t>
        </w:r>
        <w:r w:rsidRPr="00A456D9">
          <w:rPr>
            <w:rFonts w:ascii="Times New Roman" w:hAnsi="Times New Roman" w:cs="Times New Roman"/>
            <w:color w:val="000000" w:themeColor="text1"/>
          </w:rPr>
          <w:t>Cadastro e Login</w:t>
        </w:r>
      </w:ins>
      <w:bookmarkEnd w:id="4240"/>
    </w:p>
    <w:p w14:paraId="398BB2F7" w14:textId="438182A0" w:rsidR="231006E6" w:rsidRPr="00B25BD6" w:rsidRDefault="231006E6">
      <w:pPr>
        <w:spacing w:before="40" w:after="240" w:line="360" w:lineRule="auto"/>
        <w:ind w:firstLine="708"/>
        <w:jc w:val="both"/>
        <w:rPr>
          <w:ins w:id="4243" w:author="Hissa Bárbara Oliveira" w:date="2025-06-12T21:18:00Z"/>
          <w:rFonts w:ascii="Times New Roman" w:eastAsia="Times New Roman" w:hAnsi="Times New Roman" w:cs="Times New Roman"/>
          <w:color w:val="000000" w:themeColor="text1"/>
          <w:sz w:val="24"/>
          <w:szCs w:val="24"/>
          <w:rPrChange w:id="4244" w:author="Euderlan Freire" w:date="2025-06-13T19:48:00Z">
            <w:rPr>
              <w:ins w:id="4245" w:author="Hissa Bárbara Oliveira" w:date="2025-06-12T21:18:00Z"/>
              <w:rFonts w:ascii="Times New Roman" w:eastAsia="Times New Roman" w:hAnsi="Times New Roman" w:cs="Times New Roman"/>
              <w:sz w:val="24"/>
              <w:szCs w:val="24"/>
            </w:rPr>
          </w:rPrChange>
        </w:rPr>
        <w:pPrChange w:id="4246" w:author="EUDERLAN FREIRE DA SILVA ABREU" w:date="2025-07-18T19:47:00Z">
          <w:pPr>
            <w:ind w:firstLine="708"/>
          </w:pPr>
        </w:pPrChange>
      </w:pPr>
      <w:ins w:id="4247" w:author="Hissa Bárbara Oliveira" w:date="2025-06-12T18:41:00Z">
        <w:r w:rsidRPr="1228A8BB">
          <w:rPr>
            <w:rFonts w:ascii="Times New Roman" w:eastAsia="Times New Roman" w:hAnsi="Times New Roman" w:cs="Times New Roman"/>
            <w:color w:val="000000" w:themeColor="text1"/>
            <w:sz w:val="24"/>
            <w:szCs w:val="24"/>
            <w:rPrChange w:id="4248" w:author="Euderlan Freire" w:date="2025-06-13T19:48:00Z">
              <w:rPr>
                <w:rFonts w:ascii="Times New Roman" w:eastAsia="Times New Roman" w:hAnsi="Times New Roman" w:cs="Times New Roman"/>
                <w:sz w:val="24"/>
                <w:szCs w:val="24"/>
              </w:rPr>
            </w:rPrChange>
          </w:rPr>
          <w:t>O diagrama de sequência do processo de cadastro e login</w:t>
        </w:r>
      </w:ins>
      <w:ins w:id="4249" w:author="HISSA BARBARA OLIVEIRA" w:date="2025-07-17T20:19:00Z">
        <w:r w:rsidR="41808A1E" w:rsidRPr="1228A8BB">
          <w:rPr>
            <w:rFonts w:ascii="Times New Roman" w:eastAsia="Times New Roman" w:hAnsi="Times New Roman" w:cs="Times New Roman"/>
            <w:color w:val="000000" w:themeColor="text1"/>
            <w:sz w:val="24"/>
            <w:szCs w:val="24"/>
          </w:rPr>
          <w:t xml:space="preserve"> na figura </w:t>
        </w:r>
      </w:ins>
      <w:ins w:id="4250" w:author="HISSA BARBARA OLIVEIRA" w:date="2025-07-18T19:42:00Z">
        <w:r w:rsidR="1F141F4D" w:rsidRPr="03B4045C">
          <w:rPr>
            <w:rFonts w:ascii="Times New Roman" w:eastAsia="Times New Roman" w:hAnsi="Times New Roman" w:cs="Times New Roman"/>
            <w:color w:val="000000" w:themeColor="text1"/>
            <w:sz w:val="24"/>
            <w:szCs w:val="24"/>
          </w:rPr>
          <w:t>8</w:t>
        </w:r>
      </w:ins>
      <w:ins w:id="4251" w:author="HISSA BARBARA OLIVEIRA" w:date="2025-07-17T20:19:00Z">
        <w:r w:rsidR="41808A1E" w:rsidRPr="1228A8BB">
          <w:rPr>
            <w:rFonts w:ascii="Times New Roman" w:eastAsia="Times New Roman" w:hAnsi="Times New Roman" w:cs="Times New Roman"/>
            <w:color w:val="000000" w:themeColor="text1"/>
            <w:sz w:val="24"/>
            <w:szCs w:val="24"/>
          </w:rPr>
          <w:t>,</w:t>
        </w:r>
      </w:ins>
      <w:ins w:id="4252" w:author="Hissa Bárbara Oliveira" w:date="2025-06-12T18:41:00Z">
        <w:r w:rsidRPr="1228A8BB">
          <w:rPr>
            <w:rFonts w:ascii="Times New Roman" w:eastAsia="Times New Roman" w:hAnsi="Times New Roman" w:cs="Times New Roman"/>
            <w:color w:val="000000" w:themeColor="text1"/>
            <w:sz w:val="24"/>
            <w:szCs w:val="24"/>
            <w:rPrChange w:id="4253" w:author="Euderlan Freire" w:date="2025-06-13T19:48:00Z">
              <w:rPr>
                <w:rFonts w:ascii="Times New Roman" w:eastAsia="Times New Roman" w:hAnsi="Times New Roman" w:cs="Times New Roman"/>
                <w:sz w:val="24"/>
                <w:szCs w:val="24"/>
              </w:rPr>
            </w:rPrChange>
          </w:rPr>
          <w:t xml:space="preserve"> mostra o fluxo de interações entre o usuário, a interface e o sistema. O usuário inicia ao selecionar a opção de cadastrar, momento em que a interface solicita os dados e os envia ao sistema. Após o sistema receber e armazenar as informações, o usuário pode efetuar o login. Nesse momento, a interface solicita os dados de login, envia ao sistema, que por sua vez realiza a verificação. Caso os dados estejam corretos, o sistema retorna </w:t>
        </w:r>
        <w:del w:id="4254" w:author="HISSA BARBARA OLIVEIRA" w:date="2025-07-17T20:18:00Z">
          <w:r w:rsidRPr="1228A8BB" w:rsidDel="231006E6">
            <w:rPr>
              <w:rFonts w:ascii="Times New Roman" w:eastAsia="Times New Roman" w:hAnsi="Times New Roman" w:cs="Times New Roman"/>
              <w:color w:val="000000" w:themeColor="text1"/>
              <w:sz w:val="24"/>
              <w:szCs w:val="24"/>
              <w:rPrChange w:id="4255" w:author="Euderlan Freire" w:date="2025-06-13T19:48:00Z">
                <w:rPr>
                  <w:rFonts w:ascii="Times New Roman" w:eastAsia="Times New Roman" w:hAnsi="Times New Roman" w:cs="Times New Roman"/>
                  <w:sz w:val="24"/>
                  <w:szCs w:val="24"/>
                </w:rPr>
              </w:rPrChange>
            </w:rPr>
            <w:delText>a</w:delText>
          </w:r>
        </w:del>
      </w:ins>
      <w:ins w:id="4256" w:author="HISSA BARBARA OLIVEIRA" w:date="2025-07-17T20:18:00Z">
        <w:r w:rsidR="1411DD2B" w:rsidRPr="1228A8BB">
          <w:rPr>
            <w:rFonts w:ascii="Times New Roman" w:eastAsia="Times New Roman" w:hAnsi="Times New Roman" w:cs="Times New Roman"/>
            <w:color w:val="000000" w:themeColor="text1"/>
            <w:sz w:val="24"/>
            <w:szCs w:val="24"/>
          </w:rPr>
          <w:t>à</w:t>
        </w:r>
      </w:ins>
      <w:ins w:id="4257" w:author="Hissa Bárbara Oliveira" w:date="2025-06-12T18:41:00Z">
        <w:r w:rsidRPr="1228A8BB">
          <w:rPr>
            <w:rFonts w:ascii="Times New Roman" w:eastAsia="Times New Roman" w:hAnsi="Times New Roman" w:cs="Times New Roman"/>
            <w:color w:val="000000" w:themeColor="text1"/>
            <w:sz w:val="24"/>
            <w:szCs w:val="24"/>
            <w:rPrChange w:id="4258" w:author="Euderlan Freire" w:date="2025-06-13T19:48:00Z">
              <w:rPr>
                <w:rFonts w:ascii="Times New Roman" w:eastAsia="Times New Roman" w:hAnsi="Times New Roman" w:cs="Times New Roman"/>
                <w:sz w:val="24"/>
                <w:szCs w:val="24"/>
              </w:rPr>
            </w:rPrChange>
          </w:rPr>
          <w:t xml:space="preserve"> confirmação e identifica se o perfil pertence a um usuário comum ou administrador. Por fim, o sistema envia essa informação para a interface, que realiza o redirecionamento adequado.</w:t>
        </w:r>
      </w:ins>
    </w:p>
    <w:p w14:paraId="33CBD4DE" w14:textId="7791F410" w:rsidR="00726015" w:rsidRPr="00B25BD6" w:rsidRDefault="00726015">
      <w:pPr>
        <w:pStyle w:val="Legenda"/>
        <w:keepNext/>
        <w:spacing w:before="40" w:after="240" w:line="360" w:lineRule="auto"/>
        <w:jc w:val="center"/>
        <w:rPr>
          <w:ins w:id="4259" w:author="Euderlan Freire" w:date="2025-06-13T18:44:00Z"/>
          <w:rFonts w:ascii="Times New Roman" w:hAnsi="Times New Roman" w:cs="Times New Roman"/>
          <w:i w:val="0"/>
          <w:iCs w:val="0"/>
          <w:color w:val="000000" w:themeColor="text1"/>
          <w:sz w:val="24"/>
          <w:szCs w:val="24"/>
          <w:rPrChange w:id="4260" w:author="Euderlan Freire" w:date="2025-06-13T19:48:00Z">
            <w:rPr>
              <w:ins w:id="4261" w:author="Euderlan Freire" w:date="2025-06-13T18:44:00Z"/>
            </w:rPr>
          </w:rPrChange>
        </w:rPr>
        <w:pPrChange w:id="4262" w:author="Euderlan Freire" w:date="2025-06-13T19:23:00Z">
          <w:pPr>
            <w:pStyle w:val="Legenda"/>
          </w:pPr>
        </w:pPrChange>
      </w:pPr>
      <w:ins w:id="4263" w:author="Euderlan Freire" w:date="2025-06-13T18:44:00Z">
        <w:r w:rsidRPr="00B25BD6">
          <w:rPr>
            <w:rFonts w:ascii="Times New Roman" w:hAnsi="Times New Roman" w:cs="Times New Roman"/>
            <w:i w:val="0"/>
            <w:iCs w:val="0"/>
            <w:color w:val="000000" w:themeColor="text1"/>
            <w:sz w:val="24"/>
            <w:szCs w:val="24"/>
            <w:rPrChange w:id="4264" w:author="Euderlan Freire" w:date="2025-06-13T19:48:00Z">
              <w:rPr/>
            </w:rPrChange>
          </w:rPr>
          <w:t xml:space="preserve">Figura </w:t>
        </w:r>
      </w:ins>
      <w:ins w:id="4265" w:author="HISSA BARBARA OLIVEIRA" w:date="2025-07-18T19:42:00Z">
        <w:r w:rsidR="4F558345" w:rsidRPr="03B4045C">
          <w:rPr>
            <w:rFonts w:ascii="Times New Roman" w:hAnsi="Times New Roman" w:cs="Times New Roman"/>
            <w:i w:val="0"/>
            <w:iCs w:val="0"/>
            <w:color w:val="000000" w:themeColor="text1"/>
            <w:sz w:val="24"/>
            <w:szCs w:val="24"/>
          </w:rPr>
          <w:t xml:space="preserve">8 </w:t>
        </w:r>
      </w:ins>
      <w:ins w:id="4266" w:author="Euderlan Freire" w:date="2025-06-13T18:44:00Z">
        <w:r w:rsidRPr="22C3E53A">
          <w:rPr>
            <w:rFonts w:ascii="Times New Roman" w:hAnsi="Times New Roman" w:cs="Times New Roman"/>
            <w:i w:val="0"/>
            <w:color w:val="000000" w:themeColor="text1"/>
            <w:sz w:val="24"/>
            <w:szCs w:val="24"/>
          </w:rPr>
          <w:fldChar w:fldCharType="begin"/>
        </w:r>
        <w:r w:rsidRPr="22C3E53A">
          <w:rPr>
            <w:rFonts w:ascii="Times New Roman" w:hAnsi="Times New Roman" w:cs="Times New Roman"/>
            <w:i w:val="0"/>
            <w:color w:val="000000" w:themeColor="text1"/>
            <w:sz w:val="24"/>
            <w:szCs w:val="24"/>
          </w:rPr>
          <w:instrText xml:space="preserve"> SEQ Figura \* ARABIC </w:instrText>
        </w:r>
      </w:ins>
      <w:r w:rsidRPr="22C3E53A">
        <w:rPr>
          <w:rFonts w:ascii="Times New Roman" w:hAnsi="Times New Roman" w:cs="Times New Roman"/>
          <w:i w:val="0"/>
          <w:color w:val="000000" w:themeColor="text1"/>
          <w:sz w:val="24"/>
          <w:szCs w:val="24"/>
        </w:rPr>
        <w:fldChar w:fldCharType="separate"/>
      </w:r>
      <w:ins w:id="4267" w:author="EUDERLAN FREIRE DA SILVA ABREU" w:date="2025-07-19T22:58:00Z">
        <w:r w:rsidR="00660B60">
          <w:rPr>
            <w:rFonts w:ascii="Times New Roman" w:hAnsi="Times New Roman" w:cs="Times New Roman"/>
            <w:i w:val="0"/>
            <w:noProof/>
            <w:color w:val="000000" w:themeColor="text1"/>
            <w:sz w:val="24"/>
            <w:szCs w:val="24"/>
          </w:rPr>
          <w:t>7</w:t>
        </w:r>
      </w:ins>
      <w:ins w:id="4268" w:author="Euderlan Freire" w:date="2025-06-13T19:28:00Z">
        <w:del w:id="4269" w:author="EUDERLAN FREIRE DA SILVA ABREU" w:date="2025-06-13T21:24:00Z">
          <w:r w:rsidR="004B5B9F" w:rsidRPr="00B25BD6" w:rsidDel="00A04EA5">
            <w:rPr>
              <w:rFonts w:ascii="Times New Roman" w:hAnsi="Times New Roman" w:cs="Times New Roman"/>
              <w:i w:val="0"/>
              <w:noProof/>
              <w:color w:val="000000" w:themeColor="text1"/>
              <w:sz w:val="24"/>
              <w:szCs w:val="24"/>
            </w:rPr>
            <w:delText>7</w:delText>
          </w:r>
        </w:del>
      </w:ins>
      <w:ins w:id="4270" w:author="Euderlan Freire" w:date="2025-06-13T18:44:00Z">
        <w:r w:rsidRPr="22C3E53A">
          <w:rPr>
            <w:rFonts w:ascii="Times New Roman" w:hAnsi="Times New Roman" w:cs="Times New Roman"/>
            <w:i w:val="0"/>
            <w:color w:val="000000" w:themeColor="text1"/>
            <w:sz w:val="24"/>
            <w:szCs w:val="24"/>
          </w:rPr>
          <w:fldChar w:fldCharType="end"/>
        </w:r>
        <w:del w:id="4271" w:author="HISSA BARBARA OLIVEIRA" w:date="2025-07-18T19:42:00Z">
          <w:r w:rsidRPr="00B25BD6">
            <w:rPr>
              <w:rFonts w:ascii="Times New Roman" w:hAnsi="Times New Roman" w:cs="Times New Roman"/>
              <w:i w:val="0"/>
              <w:iCs w:val="0"/>
              <w:color w:val="000000" w:themeColor="text1"/>
              <w:sz w:val="24"/>
              <w:szCs w:val="24"/>
              <w:rPrChange w:id="4272" w:author="Euderlan Freire" w:date="2025-06-13T19:48:00Z">
                <w:rPr/>
              </w:rPrChange>
            </w:rPr>
            <w:delText xml:space="preserve"> </w:delText>
          </w:r>
        </w:del>
        <w:r w:rsidRPr="00B25BD6">
          <w:rPr>
            <w:rFonts w:ascii="Times New Roman" w:hAnsi="Times New Roman" w:cs="Times New Roman"/>
            <w:i w:val="0"/>
            <w:iCs w:val="0"/>
            <w:color w:val="000000" w:themeColor="text1"/>
            <w:sz w:val="24"/>
            <w:szCs w:val="24"/>
            <w:rPrChange w:id="4273" w:author="Euderlan Freire" w:date="2025-06-13T19:48:00Z">
              <w:rPr/>
            </w:rPrChange>
          </w:rPr>
          <w:t>- Diagramas de Sequência Cadastro e Login</w:t>
        </w:r>
      </w:ins>
    </w:p>
    <w:p w14:paraId="3EC1D4AA" w14:textId="7B867C4F" w:rsidR="008F77D2" w:rsidRPr="00B25BD6" w:rsidRDefault="6116D526">
      <w:pPr>
        <w:keepNext/>
        <w:spacing w:before="40" w:after="240" w:line="360" w:lineRule="auto"/>
        <w:ind w:firstLine="708"/>
        <w:jc w:val="center"/>
        <w:rPr>
          <w:ins w:id="4274" w:author="Euderlan Freire" w:date="2025-06-13T16:53:00Z"/>
          <w:rFonts w:ascii="Times New Roman" w:hAnsi="Times New Roman" w:cs="Times New Roman"/>
          <w:color w:val="000000" w:themeColor="text1"/>
          <w:sz w:val="24"/>
          <w:szCs w:val="24"/>
          <w:rPrChange w:id="4275" w:author="Euderlan Freire" w:date="2025-06-13T19:48:00Z">
            <w:rPr>
              <w:ins w:id="4276" w:author="Euderlan Freire" w:date="2025-06-13T16:53:00Z"/>
            </w:rPr>
          </w:rPrChange>
        </w:rPr>
        <w:pPrChange w:id="4277" w:author="Euderlan Freire" w:date="2025-06-13T19:23:00Z">
          <w:pPr>
            <w:ind w:firstLine="708"/>
            <w:jc w:val="both"/>
          </w:pPr>
        </w:pPrChange>
      </w:pPr>
      <w:ins w:id="4278" w:author="Hissa Bárbara Oliveira" w:date="2025-06-12T21:19:00Z">
        <w:r>
          <w:rPr>
            <w:noProof/>
          </w:rPr>
          <w:drawing>
            <wp:inline distT="0" distB="0" distL="0" distR="0" wp14:anchorId="2BA1DCD9" wp14:editId="6A863DBA">
              <wp:extent cx="3295650" cy="5400675"/>
              <wp:effectExtent l="0" t="0" r="0" b="0"/>
              <wp:docPr id="798072897" name="Imagem 798072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98072897"/>
                      <pic:cNvPicPr/>
                    </pic:nvPicPr>
                    <pic:blipFill>
                      <a:blip r:embed="rId21">
                        <a:extLst>
                          <a:ext uri="{28A0092B-C50C-407E-A947-70E740481C1C}">
                            <a14:useLocalDpi xmlns:a14="http://schemas.microsoft.com/office/drawing/2010/main" val="0"/>
                          </a:ext>
                        </a:extLst>
                      </a:blip>
                      <a:stretch>
                        <a:fillRect/>
                      </a:stretch>
                    </pic:blipFill>
                    <pic:spPr>
                      <a:xfrm>
                        <a:off x="0" y="0"/>
                        <a:ext cx="3295650" cy="5400675"/>
                      </a:xfrm>
                      <a:prstGeom prst="rect">
                        <a:avLst/>
                      </a:prstGeom>
                    </pic:spPr>
                  </pic:pic>
                </a:graphicData>
              </a:graphic>
            </wp:inline>
          </w:drawing>
        </w:r>
      </w:ins>
    </w:p>
    <w:p w14:paraId="2717CFF3" w14:textId="053921B7" w:rsidR="6116D526" w:rsidRPr="00EB46A4" w:rsidDel="008C0399" w:rsidRDefault="008F77D2">
      <w:pPr>
        <w:pStyle w:val="Legenda"/>
        <w:spacing w:before="40" w:after="240" w:line="360" w:lineRule="auto"/>
        <w:jc w:val="center"/>
        <w:rPr>
          <w:ins w:id="4279" w:author="HISSA BARBARA OLIVEIRA" w:date="2025-07-17T21:58:00Z"/>
          <w:del w:id="4280" w:author="EUDERLAN FREIRE DA SILVA ABREU" w:date="2025-07-17T21:21:00Z"/>
          <w:rFonts w:ascii="Times New Roman" w:eastAsia="Times New Roman" w:hAnsi="Times New Roman" w:cs="Times New Roman"/>
          <w:color w:val="000000" w:themeColor="text1"/>
          <w:sz w:val="24"/>
          <w:szCs w:val="24"/>
        </w:rPr>
        <w:pPrChange w:id="4281" w:author="Euderlan Freire" w:date="2025-06-13T19:23:00Z">
          <w:pPr>
            <w:ind w:firstLine="708"/>
          </w:pPr>
        </w:pPrChange>
      </w:pPr>
      <w:ins w:id="4282" w:author="Euderlan Freire" w:date="2025-06-13T16:53:00Z">
        <w:r w:rsidRPr="00EB46A4">
          <w:rPr>
            <w:rFonts w:ascii="Times New Roman" w:hAnsi="Times New Roman" w:cs="Times New Roman"/>
            <w:color w:val="000000" w:themeColor="text1"/>
            <w:sz w:val="24"/>
            <w:szCs w:val="24"/>
            <w:rPrChange w:id="4283" w:author="EUDERLAN FREIRE DA SILVA ABREU" w:date="2025-07-18T19:31:00Z">
              <w:rPr/>
            </w:rPrChange>
          </w:rPr>
          <w:t>Fonte: Autoria Própria (2025)</w:t>
        </w:r>
      </w:ins>
    </w:p>
    <w:p w14:paraId="1466C790" w14:textId="69E83975" w:rsidR="7E91A69D" w:rsidRDefault="7E91A69D">
      <w:pPr>
        <w:pStyle w:val="Legenda"/>
        <w:spacing w:before="40" w:after="240" w:line="360" w:lineRule="auto"/>
        <w:jc w:val="center"/>
        <w:rPr>
          <w:ins w:id="4284" w:author="Hissa Bárbara Oliveira" w:date="2025-06-12T18:41:00Z"/>
        </w:rPr>
      </w:pPr>
    </w:p>
    <w:p w14:paraId="2A85FA0B" w14:textId="055DC1D7" w:rsidR="231006E6" w:rsidRPr="00B25BD6" w:rsidRDefault="231006E6">
      <w:pPr>
        <w:pStyle w:val="Ttulo3"/>
        <w:rPr>
          <w:ins w:id="4285" w:author="Euderlan Freire" w:date="2025-06-13T19:47:00Z"/>
          <w:rFonts w:ascii="Times New Roman" w:hAnsi="Times New Roman" w:cs="Times New Roman"/>
          <w:color w:val="000000" w:themeColor="text1"/>
          <w:rPrChange w:id="4286" w:author="Euderlan Freire" w:date="2025-06-13T19:48:00Z">
            <w:rPr>
              <w:ins w:id="4287" w:author="Euderlan Freire" w:date="2025-06-13T19:47:00Z"/>
            </w:rPr>
          </w:rPrChange>
        </w:rPr>
        <w:pPrChange w:id="4288" w:author="Euderlan Freire" w:date="2025-06-13T19:47:00Z">
          <w:pPr>
            <w:pStyle w:val="Ttulo2"/>
            <w:numPr>
              <w:ilvl w:val="0"/>
              <w:numId w:val="0"/>
            </w:numPr>
            <w:spacing w:after="240" w:line="360" w:lineRule="auto"/>
            <w:ind w:left="0" w:firstLine="0"/>
            <w:jc w:val="both"/>
          </w:pPr>
        </w:pPrChange>
      </w:pPr>
      <w:ins w:id="4289" w:author="Hissa Bárbara Oliveira" w:date="2025-06-12T18:41:00Z">
        <w:del w:id="4290" w:author="Euderlan Freire" w:date="2025-06-13T19:47:00Z">
          <w:r w:rsidRPr="00B25BD6" w:rsidDel="00B25BD6">
            <w:rPr>
              <w:rFonts w:ascii="Times New Roman" w:hAnsi="Times New Roman" w:cs="Times New Roman"/>
              <w:color w:val="000000" w:themeColor="text1"/>
              <w:rPrChange w:id="4291" w:author="Euderlan Freire" w:date="2025-06-13T19:48:00Z">
                <w:rPr>
                  <w:rFonts w:ascii="Times New Roman" w:eastAsiaTheme="minorHAnsi" w:hAnsi="Times New Roman" w:cs="Times New Roman"/>
                  <w:color w:val="000000" w:themeColor="text1"/>
                </w:rPr>
              </w:rPrChange>
            </w:rPr>
            <w:lastRenderedPageBreak/>
            <w:delText>4.</w:delText>
          </w:r>
        </w:del>
      </w:ins>
      <w:ins w:id="4292" w:author="Hissa Bárbara Oliveira" w:date="2025-06-12T18:42:00Z">
        <w:del w:id="4293" w:author="Euderlan Freire" w:date="2025-06-13T19:47:00Z">
          <w:r w:rsidRPr="00B25BD6" w:rsidDel="00B25BD6">
            <w:rPr>
              <w:rFonts w:ascii="Times New Roman" w:hAnsi="Times New Roman" w:cs="Times New Roman"/>
              <w:color w:val="000000" w:themeColor="text1"/>
              <w:rPrChange w:id="4294" w:author="Euderlan Freire" w:date="2025-06-13T19:48:00Z">
                <w:rPr>
                  <w:rFonts w:ascii="Times New Roman" w:eastAsiaTheme="minorHAnsi" w:hAnsi="Times New Roman" w:cs="Times New Roman"/>
                  <w:color w:val="000000" w:themeColor="text1"/>
                </w:rPr>
              </w:rPrChange>
            </w:rPr>
            <w:delText>3.2</w:delText>
          </w:r>
          <w:r w:rsidRPr="00B25BD6" w:rsidDel="00B25BD6">
            <w:rPr>
              <w:rFonts w:ascii="Times New Roman" w:hAnsi="Times New Roman" w:cs="Times New Roman"/>
              <w:color w:val="000000" w:themeColor="text1"/>
              <w:rPrChange w:id="4295" w:author="Euderlan Freire" w:date="2025-06-13T19:48:00Z">
                <w:rPr/>
              </w:rPrChange>
            </w:rPr>
            <w:tab/>
          </w:r>
        </w:del>
        <w:bookmarkStart w:id="4296" w:name="_Hlk200732743"/>
        <w:bookmarkStart w:id="4297" w:name="_Toc203858365"/>
        <w:r w:rsidR="2D5C63AA" w:rsidRPr="00B25BD6">
          <w:rPr>
            <w:rFonts w:ascii="Times New Roman" w:hAnsi="Times New Roman" w:cs="Times New Roman"/>
            <w:color w:val="000000" w:themeColor="text1"/>
            <w:rPrChange w:id="4298" w:author="Euderlan Freire" w:date="2025-06-13T19:48:00Z">
              <w:rPr>
                <w:rFonts w:ascii="Times New Roman" w:eastAsiaTheme="minorHAnsi" w:hAnsi="Times New Roman" w:cs="Times New Roman"/>
                <w:color w:val="000000" w:themeColor="text1"/>
              </w:rPr>
            </w:rPrChange>
          </w:rPr>
          <w:t xml:space="preserve">Diagramas de </w:t>
        </w:r>
        <w:r w:rsidR="2D5C63AA" w:rsidRPr="00B25BD6">
          <w:rPr>
            <w:rFonts w:ascii="Times New Roman" w:hAnsi="Times New Roman" w:cs="Times New Roman"/>
            <w:color w:val="000000" w:themeColor="text1"/>
            <w:rPrChange w:id="4299" w:author="Euderlan Freire" w:date="2025-06-13T19:48:00Z">
              <w:rPr>
                <w:rFonts w:ascii="Times New Roman" w:eastAsia="Times New Roman" w:hAnsi="Times New Roman" w:cs="Times New Roman"/>
                <w:color w:val="auto"/>
              </w:rPr>
            </w:rPrChange>
          </w:rPr>
          <w:t>Sequência F</w:t>
        </w:r>
      </w:ins>
      <w:ins w:id="4300" w:author="Hissa Bárbara Oliveira" w:date="2025-06-12T18:43:00Z">
        <w:r w:rsidR="2D5C63AA" w:rsidRPr="00B25BD6">
          <w:rPr>
            <w:rFonts w:ascii="Times New Roman" w:hAnsi="Times New Roman" w:cs="Times New Roman"/>
            <w:color w:val="000000" w:themeColor="text1"/>
            <w:rPrChange w:id="4301" w:author="Euderlan Freire" w:date="2025-06-13T19:48:00Z">
              <w:rPr>
                <w:rFonts w:ascii="Times New Roman" w:eastAsia="Times New Roman" w:hAnsi="Times New Roman" w:cs="Times New Roman"/>
                <w:color w:val="auto"/>
              </w:rPr>
            </w:rPrChange>
          </w:rPr>
          <w:t xml:space="preserve">azer </w:t>
        </w:r>
      </w:ins>
      <w:ins w:id="4302" w:author="Hissa Bárbara Oliveira" w:date="2025-06-12T18:47:00Z">
        <w:r w:rsidR="1E98E073" w:rsidRPr="00B25BD6">
          <w:rPr>
            <w:rFonts w:ascii="Times New Roman" w:hAnsi="Times New Roman" w:cs="Times New Roman"/>
            <w:color w:val="000000" w:themeColor="text1"/>
            <w:rPrChange w:id="4303" w:author="Euderlan Freire" w:date="2025-06-13T19:48:00Z">
              <w:rPr>
                <w:rFonts w:ascii="Times New Roman" w:eastAsia="Times New Roman" w:hAnsi="Times New Roman" w:cs="Times New Roman"/>
                <w:color w:val="auto"/>
              </w:rPr>
            </w:rPrChange>
          </w:rPr>
          <w:t>P</w:t>
        </w:r>
      </w:ins>
      <w:ins w:id="4304" w:author="Hissa Bárbara Oliveira" w:date="2025-06-12T18:43:00Z">
        <w:r w:rsidR="2D5C63AA" w:rsidRPr="00B25BD6">
          <w:rPr>
            <w:rFonts w:ascii="Times New Roman" w:hAnsi="Times New Roman" w:cs="Times New Roman"/>
            <w:color w:val="000000" w:themeColor="text1"/>
            <w:rPrChange w:id="4305" w:author="Euderlan Freire" w:date="2025-06-13T19:48:00Z">
              <w:rPr>
                <w:rFonts w:ascii="Times New Roman" w:eastAsia="Times New Roman" w:hAnsi="Times New Roman" w:cs="Times New Roman"/>
                <w:color w:val="auto"/>
              </w:rPr>
            </w:rPrChange>
          </w:rPr>
          <w:t>ergunta</w:t>
        </w:r>
      </w:ins>
      <w:bookmarkEnd w:id="4296"/>
      <w:bookmarkEnd w:id="4297"/>
    </w:p>
    <w:p w14:paraId="70ECB064" w14:textId="77777777" w:rsidR="00B25BD6" w:rsidRPr="00B25BD6" w:rsidRDefault="00B25BD6">
      <w:pPr>
        <w:rPr>
          <w:ins w:id="4306" w:author="Hissa Bárbara Oliveira" w:date="2025-06-12T18:43:00Z"/>
          <w:del w:id="4307" w:author="HISSA BARBARA OLIVEIRA" w:date="2025-07-17T21:59:00Z"/>
          <w:rFonts w:ascii="Times New Roman" w:hAnsi="Times New Roman" w:cs="Times New Roman"/>
          <w:color w:val="000000" w:themeColor="text1"/>
          <w:rPrChange w:id="4308" w:author="Euderlan Freire" w:date="2025-06-13T19:48:00Z">
            <w:rPr>
              <w:ins w:id="4309" w:author="Hissa Bárbara Oliveira" w:date="2025-06-12T18:43:00Z"/>
              <w:del w:id="4310" w:author="HISSA BARBARA OLIVEIRA" w:date="2025-07-17T21:59:00Z"/>
              <w:rFonts w:ascii="Times New Roman" w:eastAsia="Times New Roman" w:hAnsi="Times New Roman" w:cs="Times New Roman"/>
            </w:rPr>
          </w:rPrChange>
        </w:rPr>
      </w:pPr>
    </w:p>
    <w:p w14:paraId="1AC46C1F" w14:textId="20A47502" w:rsidR="0AAAB5BB" w:rsidRDefault="0AAAB5BB">
      <w:pPr>
        <w:spacing w:before="240" w:after="240" w:line="360" w:lineRule="auto"/>
        <w:jc w:val="both"/>
        <w:rPr>
          <w:ins w:id="4311" w:author="HISSA BARBARA OLIVEIRA" w:date="2025-07-17T22:20:00Z"/>
          <w:rFonts w:ascii="Times New Roman" w:eastAsia="Times New Roman" w:hAnsi="Times New Roman" w:cs="Times New Roman"/>
          <w:sz w:val="24"/>
          <w:szCs w:val="24"/>
        </w:rPr>
        <w:pPrChange w:id="4312" w:author="EUDERLAN FREIRE DA SILVA ABREU" w:date="2025-07-18T19:47:00Z">
          <w:pPr>
            <w:ind w:firstLine="708"/>
          </w:pPr>
        </w:pPrChange>
      </w:pPr>
      <w:ins w:id="4313" w:author="Hissa Bárbara Oliveira" w:date="2025-06-12T18:43:00Z">
        <w:del w:id="4314" w:author="HISSA BARBARA OLIVEIRA" w:date="2025-07-17T20:25:00Z">
          <w:r w:rsidRPr="7E91A69D" w:rsidDel="0AAAB5BB">
            <w:rPr>
              <w:rFonts w:ascii="Times New Roman" w:eastAsia="Times New Roman" w:hAnsi="Times New Roman" w:cs="Times New Roman"/>
              <w:color w:val="000000" w:themeColor="text1"/>
              <w:sz w:val="24"/>
              <w:szCs w:val="24"/>
              <w:rPrChange w:id="4315" w:author="Euderlan Freire" w:date="2025-06-13T19:48:00Z">
                <w:rPr>
                  <w:rFonts w:ascii="Times New Roman" w:eastAsia="Times New Roman" w:hAnsi="Times New Roman" w:cs="Times New Roman"/>
                  <w:sz w:val="24"/>
                  <w:szCs w:val="24"/>
                </w:rPr>
              </w:rPrChange>
            </w:rPr>
            <w:delText>No diagrama de fazer pergunta, o usuário começa interagindo com a interface para digitar a pergunta. A interface então envia essa informação para o sistema, que processa a solicitação e encaminha para o banco de dados. Após o banco registrar a pergunta, o sistema retorna uma confirmação para a interface, que exibe ao usuário a mensagem de que a pergunta foi cadastrada com sucesso. O fluxo representa claramente o caminho da pergunta desde sua criação até o armazenamento</w:delText>
          </w:r>
        </w:del>
      </w:ins>
      <w:ins w:id="4316" w:author="HISSA BARBARA OLIVEIRA" w:date="2025-07-17T21:59:00Z">
        <w:r>
          <w:tab/>
        </w:r>
      </w:ins>
      <w:ins w:id="4317" w:author="HISSA BARBARA OLIVEIRA" w:date="2025-07-17T20:25:00Z">
        <w:r w:rsidR="2BD72B00" w:rsidRPr="7E91A69D">
          <w:rPr>
            <w:rFonts w:ascii="Times New Roman" w:eastAsia="Times New Roman" w:hAnsi="Times New Roman" w:cs="Times New Roman"/>
            <w:sz w:val="24"/>
            <w:szCs w:val="24"/>
          </w:rPr>
          <w:t xml:space="preserve">No diagrama de </w:t>
        </w:r>
      </w:ins>
      <w:ins w:id="4318" w:author="HISSA BARBARA OLIVEIRA" w:date="2025-07-17T20:26:00Z">
        <w:r w:rsidR="2BD72B00" w:rsidRPr="7E91A69D">
          <w:rPr>
            <w:rFonts w:ascii="Times New Roman" w:eastAsia="Times New Roman" w:hAnsi="Times New Roman" w:cs="Times New Roman"/>
            <w:sz w:val="24"/>
            <w:szCs w:val="24"/>
          </w:rPr>
          <w:t xml:space="preserve">fazer perguntas representado na figura </w:t>
        </w:r>
      </w:ins>
      <w:ins w:id="4319" w:author="HISSA BARBARA OLIVEIRA" w:date="2025-07-18T19:42:00Z">
        <w:r w:rsidR="6029752E" w:rsidRPr="03B4045C">
          <w:rPr>
            <w:rFonts w:ascii="Times New Roman" w:eastAsia="Times New Roman" w:hAnsi="Times New Roman" w:cs="Times New Roman"/>
            <w:sz w:val="24"/>
            <w:szCs w:val="24"/>
          </w:rPr>
          <w:t>9</w:t>
        </w:r>
      </w:ins>
      <w:ins w:id="4320" w:author="HISSA BARBARA OLIVEIRA" w:date="2025-07-17T20:25:00Z">
        <w:r w:rsidR="2BD72B00" w:rsidRPr="7E91A69D">
          <w:rPr>
            <w:rFonts w:ascii="Times New Roman" w:eastAsia="Times New Roman" w:hAnsi="Times New Roman" w:cs="Times New Roman"/>
            <w:sz w:val="24"/>
            <w:szCs w:val="24"/>
          </w:rPr>
          <w:t>, o usuário acessa a aba de pergunta, onde o sistema exibe opções para selecionar o documento desejado, podendo escolher um documento específico ou todos os documentos disponíveis. Após essa seleção, o usuário digita sua pergunta no campo apropriado e clica em “Enviar”. O sistema então processa a pergunta, identifica os trechos relevantes no documento selecionado e envia tanto a pergunta quanto esse contexto para o LLM. Com base nisso, o LLM retorna uma resposta contextualizada, que é exibida ao usuário. Além disso, o sistema armazena a pergunta e a resposta no histórico. O usuário ainda pode, se quiser, trocar o documento de referência mesmo depois da primeira pergunta, bastando selecionar outro arquivo e continuar fazendo novas consultas.</w:t>
        </w:r>
      </w:ins>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8490"/>
      </w:tblGrid>
      <w:tr w:rsidR="07E01AF7" w14:paraId="26A24423" w14:textId="77777777" w:rsidTr="46B79BD0">
        <w:trPr>
          <w:trHeight w:val="300"/>
          <w:jc w:val="center"/>
          <w:ins w:id="4321" w:author="HISSA BARBARA OLIVEIRA" w:date="2025-07-17T22:20:00Z"/>
        </w:trPr>
        <w:tc>
          <w:tcPr>
            <w:tcW w:w="8490" w:type="dxa"/>
          </w:tcPr>
          <w:p w14:paraId="36C0750C" w14:textId="2F834072" w:rsidR="07E01AF7" w:rsidRDefault="07E01AF7">
            <w:pPr>
              <w:pStyle w:val="Subttulo"/>
              <w:ind w:left="720"/>
              <w:jc w:val="center"/>
              <w:rPr>
                <w:rFonts w:ascii="Times New Roman" w:eastAsia="Times New Roman" w:hAnsi="Times New Roman" w:cs="Times New Roman"/>
                <w:color w:val="000000" w:themeColor="text1"/>
                <w:sz w:val="24"/>
                <w:szCs w:val="24"/>
              </w:rPr>
              <w:pPrChange w:id="4322" w:author="HISSA BARBARA OLIVEIRA" w:date="2025-07-17T22:20:00Z">
                <w:pPr>
                  <w:pStyle w:val="Subttulo"/>
                </w:pPr>
              </w:pPrChange>
            </w:pPr>
            <w:ins w:id="4323" w:author="HISSA BARBARA OLIVEIRA" w:date="2025-07-17T22:20:00Z">
              <w:r w:rsidRPr="07E01AF7">
                <w:rPr>
                  <w:rFonts w:ascii="Times New Roman" w:eastAsia="Times New Roman" w:hAnsi="Times New Roman" w:cs="Times New Roman"/>
                  <w:color w:val="000000" w:themeColor="text1"/>
                  <w:sz w:val="24"/>
                  <w:szCs w:val="24"/>
                </w:rPr>
                <w:t xml:space="preserve"> Figura</w:t>
              </w:r>
            </w:ins>
            <w:ins w:id="4324" w:author="HISSA BARBARA OLIVEIRA" w:date="2025-07-17T22:21:00Z">
              <w:r w:rsidR="5C9DF132" w:rsidRPr="07E01AF7">
                <w:rPr>
                  <w:rFonts w:ascii="Times New Roman" w:eastAsia="Times New Roman" w:hAnsi="Times New Roman" w:cs="Times New Roman"/>
                  <w:color w:val="000000" w:themeColor="text1"/>
                  <w:sz w:val="24"/>
                  <w:szCs w:val="24"/>
                </w:rPr>
                <w:t xml:space="preserve"> </w:t>
              </w:r>
            </w:ins>
            <w:ins w:id="4325" w:author="HISSA BARBARA OLIVEIRA" w:date="2025-07-18T19:42:00Z">
              <w:r w:rsidR="44B8E047" w:rsidRPr="03B4045C">
                <w:rPr>
                  <w:rFonts w:ascii="Times New Roman" w:eastAsia="Times New Roman" w:hAnsi="Times New Roman" w:cs="Times New Roman"/>
                  <w:color w:val="000000" w:themeColor="text1"/>
                  <w:sz w:val="24"/>
                  <w:szCs w:val="24"/>
                </w:rPr>
                <w:t>9</w:t>
              </w:r>
            </w:ins>
            <w:ins w:id="4326" w:author="HISSA BARBARA OLIVEIRA" w:date="2025-07-17T22:21:00Z">
              <w:r w:rsidR="5C9DF132" w:rsidRPr="07E01AF7">
                <w:rPr>
                  <w:rFonts w:ascii="Times New Roman" w:eastAsia="Times New Roman" w:hAnsi="Times New Roman" w:cs="Times New Roman"/>
                  <w:color w:val="000000" w:themeColor="text1"/>
                  <w:sz w:val="24"/>
                  <w:szCs w:val="24"/>
                </w:rPr>
                <w:t xml:space="preserve"> </w:t>
              </w:r>
            </w:ins>
            <w:ins w:id="4327" w:author="HISSA BARBARA OLIVEIRA" w:date="2025-07-17T22:20:00Z">
              <w:r w:rsidRPr="07E01AF7">
                <w:rPr>
                  <w:rFonts w:ascii="Times New Roman" w:eastAsia="Times New Roman" w:hAnsi="Times New Roman" w:cs="Times New Roman"/>
                  <w:color w:val="000000" w:themeColor="text1"/>
                  <w:sz w:val="24"/>
                  <w:szCs w:val="24"/>
                </w:rPr>
                <w:t xml:space="preserve">- Diagrama de Sequência </w:t>
              </w:r>
              <w:r w:rsidR="4D99BD28" w:rsidRPr="07E01AF7">
                <w:rPr>
                  <w:rFonts w:ascii="Times New Roman" w:eastAsia="Times New Roman" w:hAnsi="Times New Roman" w:cs="Times New Roman"/>
                  <w:color w:val="000000" w:themeColor="text1"/>
                  <w:sz w:val="24"/>
                  <w:szCs w:val="24"/>
                </w:rPr>
                <w:t>Fazer pergunta</w:t>
              </w:r>
            </w:ins>
          </w:p>
        </w:tc>
      </w:tr>
      <w:tr w:rsidR="07E01AF7" w14:paraId="3EF4393C" w14:textId="77777777" w:rsidTr="46B79BD0">
        <w:trPr>
          <w:trHeight w:val="8175"/>
          <w:jc w:val="center"/>
          <w:ins w:id="4328" w:author="HISSA BARBARA OLIVEIRA" w:date="2025-07-17T22:20:00Z"/>
        </w:trPr>
        <w:tc>
          <w:tcPr>
            <w:tcW w:w="8490" w:type="dxa"/>
          </w:tcPr>
          <w:p w14:paraId="3058B9D1" w14:textId="77777777" w:rsidR="006D08D2" w:rsidRDefault="4D99BD28">
            <w:pPr>
              <w:keepNext/>
              <w:jc w:val="center"/>
              <w:rPr>
                <w:ins w:id="4329" w:author="EUDERLAN FREIRE DA SILVA ABREU" w:date="2025-07-18T19:48:00Z"/>
              </w:rPr>
              <w:pPrChange w:id="4330" w:author="EUDERLAN FREIRE DA SILVA ABREU" w:date="2025-07-18T19:48:00Z">
                <w:pPr>
                  <w:jc w:val="center"/>
                </w:pPr>
              </w:pPrChange>
            </w:pPr>
            <w:ins w:id="4331" w:author="HISSA BARBARA OLIVEIRA" w:date="2025-07-17T22:21:00Z">
              <w:r>
                <w:rPr>
                  <w:noProof/>
                </w:rPr>
                <w:drawing>
                  <wp:inline distT="0" distB="0" distL="0" distR="0" wp14:anchorId="6D1F2042" wp14:editId="6D5F214F">
                    <wp:extent cx="4581524" cy="5257800"/>
                    <wp:effectExtent l="0" t="0" r="0" b="0"/>
                    <wp:docPr id="1049491444" name="Imagem 104949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a:stretch>
                              <a:fillRect/>
                            </a:stretch>
                          </pic:blipFill>
                          <pic:spPr>
                            <a:xfrm>
                              <a:off x="0" y="0"/>
                              <a:ext cx="4581524" cy="5257800"/>
                            </a:xfrm>
                            <a:prstGeom prst="rect">
                              <a:avLst/>
                            </a:prstGeom>
                          </pic:spPr>
                        </pic:pic>
                      </a:graphicData>
                    </a:graphic>
                  </wp:inline>
                </w:drawing>
              </w:r>
            </w:ins>
          </w:p>
          <w:p w14:paraId="4BABFAD1" w14:textId="3EB428E6" w:rsidR="4D99BD28" w:rsidRPr="006D08D2" w:rsidRDefault="006D08D2">
            <w:pPr>
              <w:pStyle w:val="Legenda"/>
              <w:jc w:val="center"/>
              <w:rPr>
                <w:rFonts w:ascii="Times New Roman" w:hAnsi="Times New Roman" w:cs="Times New Roman"/>
                <w:rPrChange w:id="4332" w:author="EUDERLAN FREIRE DA SILVA ABREU" w:date="2025-07-18T19:48:00Z">
                  <w:rPr/>
                </w:rPrChange>
              </w:rPr>
              <w:pPrChange w:id="4333" w:author="EUDERLAN FREIRE DA SILVA ABREU" w:date="2025-07-18T19:48:00Z">
                <w:pPr/>
              </w:pPrChange>
            </w:pPr>
            <w:ins w:id="4334" w:author="EUDERLAN FREIRE DA SILVA ABREU" w:date="2025-07-18T19:48:00Z">
              <w:r w:rsidRPr="006D08D2">
                <w:rPr>
                  <w:rFonts w:ascii="Times New Roman" w:hAnsi="Times New Roman" w:cs="Times New Roman"/>
                  <w:i w:val="0"/>
                  <w:iCs w:val="0"/>
                  <w:color w:val="000000" w:themeColor="text1"/>
                  <w:sz w:val="24"/>
                  <w:szCs w:val="24"/>
                  <w:rPrChange w:id="4335" w:author="EUDERLAN FREIRE DA SILVA ABREU" w:date="2025-07-18T19:48:00Z">
                    <w:rPr/>
                  </w:rPrChange>
                </w:rPr>
                <w:t xml:space="preserve">Fonte: Autoria Própria (2025) </w:t>
              </w:r>
            </w:ins>
          </w:p>
        </w:tc>
      </w:tr>
      <w:tr w:rsidR="07E01AF7" w:rsidDel="006D08D2" w14:paraId="18816A32" w14:textId="06479DF8" w:rsidTr="46B79BD0">
        <w:trPr>
          <w:trHeight w:val="300"/>
          <w:jc w:val="center"/>
          <w:ins w:id="4336" w:author="HISSA BARBARA OLIVEIRA" w:date="2025-07-17T22:20:00Z"/>
          <w:del w:id="4337" w:author="EUDERLAN FREIRE DA SILVA ABREU" w:date="2025-07-18T19:47:00Z"/>
        </w:trPr>
        <w:tc>
          <w:tcPr>
            <w:tcW w:w="8490" w:type="dxa"/>
          </w:tcPr>
          <w:p w14:paraId="0E7376F8" w14:textId="1EB2BF75" w:rsidR="07E01AF7" w:rsidDel="006D08D2" w:rsidRDefault="07E01AF7" w:rsidP="46B79BD0">
            <w:pPr>
              <w:jc w:val="center"/>
              <w:rPr>
                <w:ins w:id="4338" w:author="HISSA BARBARA OLIVEIRA" w:date="2025-07-17T22:22:00Z"/>
                <w:del w:id="4339" w:author="EUDERLAN FREIRE DA SILVA ABREU" w:date="2025-07-18T19:47:00Z"/>
                <w:rFonts w:ascii="Times New Roman" w:eastAsia="Times New Roman" w:hAnsi="Times New Roman" w:cs="Times New Roman"/>
                <w:sz w:val="24"/>
                <w:szCs w:val="24"/>
              </w:rPr>
            </w:pPr>
            <w:ins w:id="4340" w:author="HISSA BARBARA OLIVEIRA" w:date="2025-07-17T22:20:00Z">
              <w:del w:id="4341" w:author="EUDERLAN FREIRE DA SILVA ABREU" w:date="2025-07-18T19:47:00Z">
                <w:r w:rsidRPr="46B79BD0" w:rsidDel="006D08D2">
                  <w:rPr>
                    <w:rFonts w:ascii="Times New Roman" w:eastAsia="Times New Roman" w:hAnsi="Times New Roman" w:cs="Times New Roman"/>
                    <w:sz w:val="24"/>
                    <w:szCs w:val="24"/>
                  </w:rPr>
                  <w:delText>Fonte: Autoria Própria (2025)</w:delText>
                </w:r>
              </w:del>
            </w:ins>
          </w:p>
          <w:p w14:paraId="49049A75" w14:textId="4A67AC3E" w:rsidR="07E01AF7" w:rsidDel="006D08D2" w:rsidRDefault="07E01AF7" w:rsidP="46B79BD0">
            <w:pPr>
              <w:jc w:val="center"/>
              <w:rPr>
                <w:del w:id="4342" w:author="EUDERLAN FREIRE DA SILVA ABREU" w:date="2025-07-18T19:47:00Z"/>
                <w:rFonts w:ascii="Times New Roman" w:eastAsia="Times New Roman" w:hAnsi="Times New Roman" w:cs="Times New Roman"/>
                <w:sz w:val="24"/>
                <w:szCs w:val="24"/>
              </w:rPr>
            </w:pPr>
          </w:p>
        </w:tc>
      </w:tr>
    </w:tbl>
    <w:p w14:paraId="42EA7784" w14:textId="12A5FABE" w:rsidR="003F4376" w:rsidRDefault="003F4376">
      <w:pPr>
        <w:pStyle w:val="Legenda"/>
        <w:keepNext/>
        <w:spacing w:before="40" w:after="240" w:line="360" w:lineRule="auto"/>
        <w:jc w:val="center"/>
        <w:rPr>
          <w:ins w:id="4343" w:author="Euderlan Freire" w:date="2025-06-13T18:45:00Z"/>
          <w:del w:id="4344" w:author="HISSA BARBARA OLIVEIRA" w:date="2025-07-17T22:17:00Z"/>
          <w:rFonts w:ascii="Times New Roman" w:hAnsi="Times New Roman" w:cs="Times New Roman"/>
          <w:color w:val="000000" w:themeColor="text1"/>
          <w:sz w:val="24"/>
          <w:szCs w:val="24"/>
        </w:rPr>
        <w:pPrChange w:id="4345" w:author="Euderlan Freire" w:date="2025-06-13T19:23:00Z">
          <w:pPr/>
        </w:pPrChange>
      </w:pPr>
      <w:ins w:id="4346" w:author="Euderlan Freire" w:date="2025-06-13T18:45:00Z">
        <w:del w:id="4347" w:author="HISSA BARBARA OLIVEIRA" w:date="2025-07-17T22:17:00Z">
          <w:r w:rsidRPr="41D37CDC">
            <w:rPr>
              <w:rFonts w:ascii="Times New Roman" w:hAnsi="Times New Roman" w:cs="Times New Roman"/>
              <w:i w:val="0"/>
              <w:iCs w:val="0"/>
              <w:color w:val="000000" w:themeColor="text1"/>
              <w:sz w:val="24"/>
              <w:szCs w:val="24"/>
              <w:rPrChange w:id="4348" w:author="Euderlan Freire" w:date="2025-06-13T19:48:00Z">
                <w:rPr>
                  <w:i/>
                  <w:iCs/>
                </w:rPr>
              </w:rPrChange>
            </w:rPr>
            <w:lastRenderedPageBreak/>
            <w:delText xml:space="preserve">Figura </w:delText>
          </w:r>
        </w:del>
        <w:r w:rsidRPr="22C3E53A">
          <w:rPr>
            <w:rFonts w:ascii="Times New Roman" w:hAnsi="Times New Roman" w:cs="Times New Roman"/>
            <w:i w:val="0"/>
            <w:color w:val="000000" w:themeColor="text1"/>
            <w:sz w:val="24"/>
            <w:szCs w:val="24"/>
          </w:rPr>
          <w:fldChar w:fldCharType="begin"/>
        </w:r>
        <w:r w:rsidRPr="7E91A69D">
          <w:rPr>
            <w:rFonts w:ascii="Times New Roman" w:hAnsi="Times New Roman" w:cs="Times New Roman"/>
            <w:i w:val="0"/>
            <w:iCs w:val="0"/>
            <w:color w:val="000000" w:themeColor="text1"/>
            <w:sz w:val="24"/>
            <w:szCs w:val="24"/>
          </w:rPr>
          <w:instrText xml:space="preserve"> SEQ Figura \* ARABIC </w:instrText>
        </w:r>
      </w:ins>
      <w:r w:rsidRPr="22C3E53A">
        <w:rPr>
          <w:rFonts w:ascii="Times New Roman" w:hAnsi="Times New Roman" w:cs="Times New Roman"/>
          <w:i w:val="0"/>
          <w:color w:val="000000" w:themeColor="text1"/>
          <w:sz w:val="24"/>
          <w:szCs w:val="24"/>
        </w:rPr>
        <w:fldChar w:fldCharType="separate"/>
      </w:r>
      <w:ins w:id="4349" w:author="EUDERLAN FREIRE DA SILVA ABREU" w:date="2025-07-19T22:58:00Z">
        <w:r w:rsidR="00660B60">
          <w:rPr>
            <w:rFonts w:ascii="Times New Roman" w:hAnsi="Times New Roman" w:cs="Times New Roman"/>
            <w:noProof/>
            <w:color w:val="000000" w:themeColor="text1"/>
            <w:sz w:val="24"/>
            <w:szCs w:val="24"/>
          </w:rPr>
          <w:t>8</w:t>
        </w:r>
      </w:ins>
      <w:ins w:id="4350" w:author="Euderlan Freire" w:date="2025-06-13T19:28:00Z">
        <w:del w:id="4351" w:author="EUDERLAN FREIRE DA SILVA ABREU" w:date="2025-07-19T22:58:00Z">
          <w:r w:rsidRPr="7E91A69D" w:rsidDel="00660B60">
            <w:rPr>
              <w:rFonts w:ascii="Times New Roman" w:hAnsi="Times New Roman" w:cs="Times New Roman"/>
              <w:i w:val="0"/>
              <w:iCs w:val="0"/>
              <w:noProof/>
              <w:color w:val="000000" w:themeColor="text1"/>
              <w:sz w:val="24"/>
              <w:szCs w:val="24"/>
            </w:rPr>
            <w:delText>8</w:delText>
          </w:r>
        </w:del>
      </w:ins>
      <w:ins w:id="4352" w:author="Euderlan Freire" w:date="2025-06-13T18:45:00Z">
        <w:r w:rsidRPr="22C3E53A">
          <w:rPr>
            <w:rFonts w:ascii="Times New Roman" w:hAnsi="Times New Roman" w:cs="Times New Roman"/>
            <w:i w:val="0"/>
            <w:color w:val="000000" w:themeColor="text1"/>
            <w:sz w:val="24"/>
            <w:szCs w:val="24"/>
          </w:rPr>
          <w:fldChar w:fldCharType="end"/>
        </w:r>
        <w:del w:id="4353" w:author="HISSA BARBARA OLIVEIRA" w:date="2025-07-17T22:17:00Z">
          <w:r w:rsidRPr="41D37CDC">
            <w:rPr>
              <w:rFonts w:ascii="Times New Roman" w:hAnsi="Times New Roman" w:cs="Times New Roman"/>
              <w:i w:val="0"/>
              <w:iCs w:val="0"/>
              <w:color w:val="000000" w:themeColor="text1"/>
              <w:sz w:val="24"/>
              <w:szCs w:val="24"/>
              <w:rPrChange w:id="4354" w:author="Euderlan Freire" w:date="2025-06-13T19:48:00Z">
                <w:rPr>
                  <w:i/>
                  <w:iCs/>
                </w:rPr>
              </w:rPrChange>
            </w:rPr>
            <w:delText xml:space="preserve"> - Diagramas de Sequência Fazer Pergunta</w:delText>
          </w:r>
        </w:del>
      </w:ins>
    </w:p>
    <w:p w14:paraId="687CB1D7" w14:textId="48715A26" w:rsidR="00F01D21" w:rsidRDefault="11EFFF99">
      <w:pPr>
        <w:keepNext/>
        <w:spacing w:before="40" w:after="240" w:line="360" w:lineRule="auto"/>
        <w:ind w:firstLine="708"/>
        <w:jc w:val="center"/>
        <w:rPr>
          <w:ins w:id="4355" w:author="EUDERLAN FREIRE DA SILVA ABREU" w:date="2025-07-17T21:22:00Z"/>
          <w:del w:id="4356" w:author="HISSA BARBARA OLIVEIRA" w:date="2025-07-18T19:43:00Z"/>
        </w:rPr>
      </w:pPr>
      <w:ins w:id="4357" w:author="Hissa Bárbara Oliveira" w:date="2025-06-12T21:20:00Z">
        <w:del w:id="4358" w:author="HISSA BARBARA OLIVEIRA" w:date="2025-07-17T20:26:00Z">
          <w:r>
            <w:rPr>
              <w:noProof/>
            </w:rPr>
            <w:drawing>
              <wp:inline distT="0" distB="0" distL="0" distR="0" wp14:anchorId="0451B24B" wp14:editId="5959E4C8">
                <wp:extent cx="5400675" cy="4781548"/>
                <wp:effectExtent l="0" t="0" r="0" b="0"/>
                <wp:docPr id="1501818442" name="Imagem 150181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01818442"/>
                        <pic:cNvPicPr/>
                      </pic:nvPicPr>
                      <pic:blipFill>
                        <a:blip r:embed="rId23">
                          <a:extLst>
                            <a:ext uri="{28A0092B-C50C-407E-A947-70E740481C1C}">
                              <a14:useLocalDpi xmlns:a14="http://schemas.microsoft.com/office/drawing/2010/main" val="0"/>
                            </a:ext>
                          </a:extLst>
                        </a:blip>
                        <a:stretch>
                          <a:fillRect/>
                        </a:stretch>
                      </pic:blipFill>
                      <pic:spPr>
                        <a:xfrm>
                          <a:off x="0" y="0"/>
                          <a:ext cx="5400675" cy="4781548"/>
                        </a:xfrm>
                        <a:prstGeom prst="rect">
                          <a:avLst/>
                        </a:prstGeom>
                      </pic:spPr>
                    </pic:pic>
                  </a:graphicData>
                </a:graphic>
              </wp:inline>
            </w:drawing>
          </w:r>
        </w:del>
      </w:ins>
    </w:p>
    <w:p w14:paraId="205F88DB" w14:textId="0A8FDF0C" w:rsidR="008F77D2" w:rsidDel="00211E9C" w:rsidRDefault="00F01D21" w:rsidP="00211E9C">
      <w:pPr>
        <w:pStyle w:val="Legenda"/>
        <w:jc w:val="center"/>
        <w:rPr>
          <w:del w:id="4359" w:author="EUDERLAN FREIRE DA SILVA ABREU" w:date="2025-07-18T18:12:00Z"/>
          <w:rFonts w:ascii="Times New Roman" w:hAnsi="Times New Roman" w:cs="Times New Roman"/>
          <w:i w:val="0"/>
          <w:iCs w:val="0"/>
          <w:color w:val="000000" w:themeColor="text1"/>
          <w:sz w:val="24"/>
          <w:szCs w:val="24"/>
        </w:rPr>
      </w:pPr>
      <w:ins w:id="4360" w:author="EUDERLAN FREIRE DA SILVA ABREU" w:date="2025-07-17T21:22:00Z">
        <w:del w:id="4361" w:author="HISSA BARBARA OLIVEIRA" w:date="2025-07-18T19:43:00Z">
          <w:r w:rsidRPr="00F01D21">
            <w:rPr>
              <w:rFonts w:ascii="Times New Roman" w:hAnsi="Times New Roman" w:cs="Times New Roman"/>
              <w:i w:val="0"/>
              <w:iCs w:val="0"/>
              <w:color w:val="000000" w:themeColor="text1"/>
              <w:sz w:val="24"/>
              <w:szCs w:val="24"/>
              <w:rPrChange w:id="4362" w:author="EUDERLAN FREIRE DA SILVA ABREU" w:date="2025-07-17T21:22:00Z">
                <w:rPr>
                  <w:i w:val="0"/>
                  <w:iCs w:val="0"/>
                </w:rPr>
              </w:rPrChange>
            </w:rPr>
            <w:delText>Fonte: Autoria Própria (</w:delText>
          </w:r>
          <w:r w:rsidRPr="047FF45F" w:rsidDel="3321EF99">
            <w:rPr>
              <w:rFonts w:ascii="Times New Roman" w:hAnsi="Times New Roman" w:cs="Times New Roman"/>
              <w:color w:val="000000" w:themeColor="text1"/>
              <w:sz w:val="24"/>
              <w:szCs w:val="24"/>
              <w:rPrChange w:id="4363" w:author="EUDERLAN FREIRE DA SILVA ABREU" w:date="2025-07-17T21:22:00Z">
                <w:rPr/>
              </w:rPrChange>
            </w:rPr>
            <w:delText>2</w:delText>
          </w:r>
        </w:del>
      </w:ins>
    </w:p>
    <w:p w14:paraId="464E59BA" w14:textId="33B50A26" w:rsidR="008F77D2" w:rsidRPr="00F01D21" w:rsidDel="003239AE" w:rsidRDefault="00F01D21">
      <w:pPr>
        <w:pStyle w:val="Legenda"/>
        <w:rPr>
          <w:ins w:id="4364" w:author="Euderlan Freire" w:date="2025-06-13T16:53:00Z"/>
          <w:del w:id="4365" w:author="EUDERLAN FREIRE DA SILVA ABREU" w:date="2025-07-18T20:38:00Z"/>
          <w:rFonts w:ascii="Times New Roman" w:hAnsi="Times New Roman" w:cs="Times New Roman"/>
          <w:color w:val="000000" w:themeColor="text1"/>
          <w:sz w:val="36"/>
          <w:szCs w:val="36"/>
          <w:rPrChange w:id="4366" w:author="EUDERLAN FREIRE DA SILVA ABREU" w:date="2025-07-17T21:22:00Z">
            <w:rPr>
              <w:ins w:id="4367" w:author="Euderlan Freire" w:date="2025-06-13T16:53:00Z"/>
              <w:del w:id="4368" w:author="EUDERLAN FREIRE DA SILVA ABREU" w:date="2025-07-18T20:38:00Z"/>
            </w:rPr>
          </w:rPrChange>
        </w:rPr>
        <w:pPrChange w:id="4369" w:author="EUDERLAN FREIRE DA SILVA ABREU" w:date="2025-07-18T18:12:00Z">
          <w:pPr>
            <w:pStyle w:val="Legenda"/>
            <w:jc w:val="center"/>
          </w:pPr>
        </w:pPrChange>
      </w:pPr>
      <w:ins w:id="4370" w:author="EUDERLAN FREIRE DA SILVA ABREU" w:date="2025-07-17T21:22:00Z">
        <w:del w:id="4371" w:author="HISSA BARBARA OLIVEIRA" w:date="2025-07-18T19:43:00Z">
          <w:r w:rsidRPr="047FF45F" w:rsidDel="3321EF99">
            <w:rPr>
              <w:rFonts w:ascii="Times New Roman" w:hAnsi="Times New Roman" w:cs="Times New Roman"/>
              <w:color w:val="000000" w:themeColor="text1"/>
              <w:sz w:val="24"/>
              <w:szCs w:val="24"/>
              <w:rPrChange w:id="4372" w:author="EUDERLAN FREIRE DA SILVA ABREU" w:date="2025-07-17T21:22:00Z">
                <w:rPr/>
              </w:rPrChange>
            </w:rPr>
            <w:delText>2</w:delText>
          </w:r>
        </w:del>
      </w:ins>
    </w:p>
    <w:p w14:paraId="02931910" w14:textId="6F25B14B" w:rsidR="685815A8" w:rsidDel="003239AE" w:rsidRDefault="008F77D2" w:rsidP="006D08D2">
      <w:pPr>
        <w:pStyle w:val="Ttulo3"/>
        <w:spacing w:after="240"/>
        <w:rPr>
          <w:del w:id="4373" w:author="EUDERLAN FREIRE DA SILVA ABREU" w:date="2025-07-17T21:22:00Z"/>
          <w:rFonts w:ascii="Times New Roman" w:hAnsi="Times New Roman" w:cs="Times New Roman"/>
          <w:color w:val="000000" w:themeColor="text1"/>
        </w:rPr>
      </w:pPr>
      <w:ins w:id="4374" w:author="Euderlan Freire" w:date="2025-06-13T16:53:00Z">
        <w:del w:id="4375" w:author="EUDERLAN FREIRE DA SILVA ABREU" w:date="2025-07-17T21:22:00Z">
          <w:r w:rsidRPr="46B79BD0" w:rsidDel="00F01D21">
            <w:rPr>
              <w:rFonts w:ascii="Times New Roman" w:hAnsi="Times New Roman" w:cs="Times New Roman"/>
              <w:color w:val="000000" w:themeColor="text1"/>
              <w:rPrChange w:id="4376" w:author="Euderlan Freire" w:date="2025-06-13T19:48:00Z">
                <w:rPr>
                  <w:i/>
                  <w:iCs/>
                </w:rPr>
              </w:rPrChange>
            </w:rPr>
            <w:delText>Fonte: Autoria Própria (2025)</w:delText>
          </w:r>
        </w:del>
      </w:ins>
      <w:bookmarkStart w:id="4377" w:name="_Toc203763221"/>
      <w:bookmarkEnd w:id="4377"/>
    </w:p>
    <w:p w14:paraId="114E775F" w14:textId="224705D7" w:rsidR="0AAAB5BB" w:rsidDel="003239AE" w:rsidRDefault="0AAAB5BB" w:rsidP="006D08D2">
      <w:pPr>
        <w:pStyle w:val="Ttulo3"/>
        <w:spacing w:after="240"/>
        <w:rPr>
          <w:del w:id="4378" w:author="EUDERLAN FREIRE DA SILVA ABREU" w:date="2025-07-18T19:48:00Z"/>
          <w:rFonts w:ascii="Times New Roman" w:hAnsi="Times New Roman" w:cs="Times New Roman"/>
          <w:color w:val="000000" w:themeColor="text1"/>
        </w:rPr>
      </w:pPr>
      <w:ins w:id="4379" w:author="Hissa Bárbara Oliveira" w:date="2025-06-12T18:44:00Z">
        <w:del w:id="4380" w:author="EUDERLAN FREIRE DA SILVA ABREU" w:date="2025-07-18T20:33:00Z">
          <w:r w:rsidRPr="00B25BD6" w:rsidDel="005C36DC">
            <w:rPr>
              <w:rFonts w:ascii="Times New Roman" w:hAnsi="Times New Roman" w:cs="Times New Roman"/>
              <w:color w:val="000000" w:themeColor="text1"/>
              <w:rPrChange w:id="4381" w:author="Euderlan Freire" w:date="2025-06-13T19:48:00Z">
                <w:rPr>
                  <w:rFonts w:ascii="Times New Roman" w:eastAsia="Times New Roman" w:hAnsi="Times New Roman" w:cs="Times New Roman"/>
                  <w:sz w:val="26"/>
                  <w:szCs w:val="26"/>
                </w:rPr>
              </w:rPrChange>
            </w:rPr>
            <w:delText xml:space="preserve">4.3.3 </w:delText>
          </w:r>
        </w:del>
      </w:ins>
      <w:ins w:id="4382" w:author="Hissa Bárbara Oliveira" w:date="2025-06-12T18:46:00Z">
        <w:del w:id="4383" w:author="EUDERLAN FREIRE DA SILVA ABREU" w:date="2025-07-18T20:33:00Z">
          <w:r w:rsidRPr="00B25BD6" w:rsidDel="005C36DC">
            <w:rPr>
              <w:rFonts w:ascii="Times New Roman" w:hAnsi="Times New Roman" w:cs="Times New Roman"/>
              <w:color w:val="000000" w:themeColor="text1"/>
              <w:rPrChange w:id="4384" w:author="Euderlan Freire" w:date="2025-06-13T19:48:00Z">
                <w:rPr>
                  <w:color w:val="2F5496" w:themeColor="accent1" w:themeShade="BF"/>
                  <w:sz w:val="26"/>
                  <w:szCs w:val="26"/>
                </w:rPr>
              </w:rPrChange>
            </w:rPr>
            <w:tab/>
          </w:r>
        </w:del>
      </w:ins>
      <w:ins w:id="4385" w:author="Hissa Bárbara Oliveira" w:date="2025-06-12T18:44:00Z">
        <w:del w:id="4386" w:author="EUDERLAN FREIRE DA SILVA ABREU" w:date="2025-07-18T20:33:00Z">
          <w:r w:rsidRPr="00B25BD6" w:rsidDel="005C36DC">
            <w:rPr>
              <w:rFonts w:ascii="Times New Roman" w:hAnsi="Times New Roman" w:cs="Times New Roman"/>
              <w:color w:val="000000" w:themeColor="text1"/>
              <w:rPrChange w:id="4387" w:author="Euderlan Freire" w:date="2025-06-13T19:48:00Z">
                <w:rPr>
                  <w:rFonts w:ascii="Times New Roman" w:eastAsia="Times New Roman" w:hAnsi="Times New Roman" w:cs="Times New Roman"/>
                  <w:sz w:val="26"/>
                  <w:szCs w:val="26"/>
                </w:rPr>
              </w:rPrChange>
            </w:rPr>
            <w:delText>Diagrama de Sequência</w:delText>
          </w:r>
        </w:del>
      </w:ins>
      <w:ins w:id="4388" w:author="Hissa Bárbara Oliveira" w:date="2025-06-12T18:45:00Z">
        <w:del w:id="4389" w:author="EUDERLAN FREIRE DA SILVA ABREU" w:date="2025-07-18T20:33:00Z">
          <w:r w:rsidRPr="00B25BD6" w:rsidDel="005C36DC">
            <w:rPr>
              <w:rFonts w:ascii="Times New Roman" w:hAnsi="Times New Roman" w:cs="Times New Roman"/>
              <w:color w:val="000000" w:themeColor="text1"/>
              <w:rPrChange w:id="4390" w:author="Euderlan Freire" w:date="2025-06-13T19:48:00Z">
                <w:rPr>
                  <w:rFonts w:ascii="Times New Roman" w:eastAsia="Times New Roman" w:hAnsi="Times New Roman" w:cs="Times New Roman"/>
                  <w:sz w:val="26"/>
                  <w:szCs w:val="26"/>
                </w:rPr>
              </w:rPrChange>
            </w:rPr>
            <w:delText xml:space="preserve"> Avaliar </w:delText>
          </w:r>
        </w:del>
      </w:ins>
      <w:ins w:id="4391" w:author="Hissa Bárbara Oliveira" w:date="2025-06-12T18:47:00Z">
        <w:del w:id="4392" w:author="EUDERLAN FREIRE DA SILVA ABREU" w:date="2025-07-18T20:33:00Z">
          <w:r w:rsidR="5AFE9F4C" w:rsidRPr="00B25BD6" w:rsidDel="005C36DC">
            <w:rPr>
              <w:rFonts w:ascii="Times New Roman" w:hAnsi="Times New Roman" w:cs="Times New Roman"/>
              <w:color w:val="000000" w:themeColor="text1"/>
              <w:rPrChange w:id="4393" w:author="Euderlan Freire" w:date="2025-06-13T19:48:00Z">
                <w:rPr>
                  <w:rFonts w:ascii="Times New Roman" w:eastAsia="Times New Roman" w:hAnsi="Times New Roman" w:cs="Times New Roman"/>
                  <w:sz w:val="26"/>
                  <w:szCs w:val="26"/>
                </w:rPr>
              </w:rPrChange>
            </w:rPr>
            <w:delText>R</w:delText>
          </w:r>
        </w:del>
      </w:ins>
      <w:ins w:id="4394" w:author="Hissa Bárbara Oliveira" w:date="2025-06-12T18:45:00Z">
        <w:del w:id="4395" w:author="EUDERLAN FREIRE DA SILVA ABREU" w:date="2025-07-18T20:33:00Z">
          <w:r w:rsidRPr="00B25BD6" w:rsidDel="005C36DC">
            <w:rPr>
              <w:rFonts w:ascii="Times New Roman" w:hAnsi="Times New Roman" w:cs="Times New Roman"/>
              <w:color w:val="000000" w:themeColor="text1"/>
              <w:rPrChange w:id="4396" w:author="Euderlan Freire" w:date="2025-06-13T19:48:00Z">
                <w:rPr>
                  <w:rFonts w:ascii="Times New Roman" w:eastAsia="Times New Roman" w:hAnsi="Times New Roman" w:cs="Times New Roman"/>
                  <w:sz w:val="26"/>
                  <w:szCs w:val="26"/>
                </w:rPr>
              </w:rPrChange>
            </w:rPr>
            <w:delText>es</w:delText>
          </w:r>
          <w:r w:rsidR="1EE8B68D" w:rsidRPr="00B25BD6" w:rsidDel="005C36DC">
            <w:rPr>
              <w:rFonts w:ascii="Times New Roman" w:hAnsi="Times New Roman" w:cs="Times New Roman"/>
              <w:color w:val="000000" w:themeColor="text1"/>
              <w:rPrChange w:id="4397" w:author="Euderlan Freire" w:date="2025-06-13T19:48:00Z">
                <w:rPr>
                  <w:rFonts w:ascii="Times New Roman" w:eastAsia="Times New Roman" w:hAnsi="Times New Roman" w:cs="Times New Roman"/>
                  <w:sz w:val="26"/>
                  <w:szCs w:val="26"/>
                </w:rPr>
              </w:rPrChange>
            </w:rPr>
            <w:delText>posta</w:delText>
          </w:r>
        </w:del>
      </w:ins>
      <w:bookmarkStart w:id="4398" w:name="_Toc203763608"/>
      <w:bookmarkEnd w:id="4398"/>
    </w:p>
    <w:p w14:paraId="22797851" w14:textId="77777777" w:rsidR="003239AE" w:rsidRPr="003239AE" w:rsidRDefault="003239AE">
      <w:pPr>
        <w:rPr>
          <w:ins w:id="4399" w:author="EUDERLAN FREIRE DA SILVA ABREU" w:date="2025-07-18T20:39:00Z"/>
          <w:rPrChange w:id="4400" w:author="EUDERLAN FREIRE DA SILVA ABREU" w:date="2025-07-18T20:39:00Z">
            <w:rPr>
              <w:ins w:id="4401" w:author="EUDERLAN FREIRE DA SILVA ABREU" w:date="2025-07-18T20:39:00Z"/>
              <w:rFonts w:ascii="Times New Roman" w:hAnsi="Times New Roman" w:cs="Times New Roman"/>
              <w:color w:val="000000" w:themeColor="text1"/>
            </w:rPr>
          </w:rPrChange>
        </w:rPr>
        <w:pPrChange w:id="4402" w:author="EUDERLAN FREIRE DA SILVA ABREU" w:date="2025-07-18T20:39:00Z">
          <w:pPr>
            <w:pStyle w:val="Ttulo3"/>
            <w:spacing w:after="240"/>
          </w:pPr>
        </w:pPrChange>
      </w:pPr>
    </w:p>
    <w:p w14:paraId="5C7AE014" w14:textId="439442B6" w:rsidR="00B25BD6" w:rsidRPr="006D08D2" w:rsidRDefault="003239AE">
      <w:pPr>
        <w:pStyle w:val="Ttulo3"/>
        <w:spacing w:after="240"/>
        <w:rPr>
          <w:ins w:id="4403" w:author="Hissa Bárbara Oliveira" w:date="2025-06-12T18:44:00Z"/>
          <w:rFonts w:ascii="Times New Roman" w:hAnsi="Times New Roman" w:cs="Times New Roman"/>
          <w:color w:val="000000" w:themeColor="text1"/>
          <w:rPrChange w:id="4404" w:author="EUDERLAN FREIRE DA SILVA ABREU" w:date="2025-07-18T19:48:00Z">
            <w:rPr>
              <w:ins w:id="4405" w:author="Hissa Bárbara Oliveira" w:date="2025-06-12T18:44:00Z"/>
              <w:rFonts w:ascii="Times New Roman" w:eastAsia="Times New Roman" w:hAnsi="Times New Roman" w:cs="Times New Roman"/>
              <w:sz w:val="24"/>
              <w:szCs w:val="24"/>
            </w:rPr>
          </w:rPrChange>
        </w:rPr>
        <w:pPrChange w:id="4406" w:author="EUDERLAN FREIRE DA SILVA ABREU" w:date="2025-07-18T19:49:00Z">
          <w:pPr/>
        </w:pPrChange>
      </w:pPr>
      <w:bookmarkStart w:id="4407" w:name="_Toc203858366"/>
      <w:ins w:id="4408" w:author="EUDERLAN FREIRE DA SILVA ABREU" w:date="2025-07-18T20:39:00Z">
        <w:r>
          <w:rPr>
            <w:rFonts w:ascii="Times New Roman" w:hAnsi="Times New Roman" w:cs="Times New Roman"/>
            <w:color w:val="000000" w:themeColor="text1"/>
          </w:rPr>
          <w:t>Diagrama de Sequência Avaliar Resposta</w:t>
        </w:r>
      </w:ins>
      <w:bookmarkEnd w:id="4407"/>
    </w:p>
    <w:p w14:paraId="7796964A" w14:textId="09060E1E" w:rsidR="0AAAB5BB" w:rsidRPr="00B25BD6" w:rsidRDefault="0AAAB5BB">
      <w:pPr>
        <w:spacing w:before="40" w:after="240" w:line="360" w:lineRule="auto"/>
        <w:ind w:firstLine="708"/>
        <w:jc w:val="both"/>
        <w:rPr>
          <w:ins w:id="4409" w:author="HISSA BARBARA OLIVEIRA" w:date="2025-07-17T22:23:00Z"/>
          <w:rFonts w:ascii="Times New Roman" w:eastAsia="Times New Roman" w:hAnsi="Times New Roman" w:cs="Times New Roman"/>
          <w:color w:val="000000" w:themeColor="text1"/>
          <w:sz w:val="24"/>
          <w:szCs w:val="24"/>
        </w:rPr>
        <w:pPrChange w:id="4410" w:author="EUDERLAN FREIRE DA SILVA ABREU" w:date="2025-07-18T19:49:00Z">
          <w:pPr>
            <w:ind w:firstLine="708"/>
          </w:pPr>
        </w:pPrChange>
      </w:pPr>
      <w:ins w:id="4411" w:author="Hissa Bárbara Oliveira" w:date="2025-06-12T18:44:00Z">
        <w:r w:rsidRPr="7A5E98FD">
          <w:rPr>
            <w:rFonts w:ascii="Times New Roman" w:eastAsia="Times New Roman" w:hAnsi="Times New Roman" w:cs="Times New Roman"/>
            <w:color w:val="000000" w:themeColor="text1"/>
            <w:sz w:val="24"/>
            <w:szCs w:val="24"/>
            <w:rPrChange w:id="4412" w:author="Euderlan Freire" w:date="2025-06-13T19:48:00Z">
              <w:rPr>
                <w:rFonts w:ascii="Times New Roman" w:eastAsia="Times New Roman" w:hAnsi="Times New Roman" w:cs="Times New Roman"/>
                <w:sz w:val="24"/>
                <w:szCs w:val="24"/>
              </w:rPr>
            </w:rPrChange>
          </w:rPr>
          <w:t>O diagrama de avaliar resposta</w:t>
        </w:r>
      </w:ins>
      <w:ins w:id="4413" w:author="HISSA BARBARA OLIVEIRA" w:date="2025-07-17T22:23:00Z">
        <w:r w:rsidR="19575625" w:rsidRPr="7A5E98FD">
          <w:rPr>
            <w:rFonts w:ascii="Times New Roman" w:eastAsia="Times New Roman" w:hAnsi="Times New Roman" w:cs="Times New Roman"/>
            <w:color w:val="000000" w:themeColor="text1"/>
            <w:sz w:val="24"/>
            <w:szCs w:val="24"/>
          </w:rPr>
          <w:t xml:space="preserve"> (Figura </w:t>
        </w:r>
      </w:ins>
      <w:ins w:id="4414" w:author="HISSA BARBARA OLIVEIRA" w:date="2025-07-18T19:44:00Z">
        <w:r w:rsidR="20570543" w:rsidRPr="02307EF5">
          <w:rPr>
            <w:rFonts w:ascii="Times New Roman" w:eastAsia="Times New Roman" w:hAnsi="Times New Roman" w:cs="Times New Roman"/>
            <w:color w:val="000000" w:themeColor="text1"/>
            <w:sz w:val="24"/>
            <w:szCs w:val="24"/>
          </w:rPr>
          <w:t>10</w:t>
        </w:r>
      </w:ins>
      <w:ins w:id="4415" w:author="HISSA BARBARA OLIVEIRA" w:date="2025-07-17T22:24:00Z">
        <w:r w:rsidR="19575625" w:rsidRPr="7A5E98FD">
          <w:rPr>
            <w:rFonts w:ascii="Times New Roman" w:eastAsia="Times New Roman" w:hAnsi="Times New Roman" w:cs="Times New Roman"/>
            <w:color w:val="000000" w:themeColor="text1"/>
            <w:sz w:val="24"/>
            <w:szCs w:val="24"/>
          </w:rPr>
          <w:t>)</w:t>
        </w:r>
      </w:ins>
      <w:ins w:id="4416" w:author="Hissa Bárbara Oliveira" w:date="2025-06-12T18:44:00Z">
        <w:r w:rsidRPr="7A5E98FD">
          <w:rPr>
            <w:rFonts w:ascii="Times New Roman" w:eastAsia="Times New Roman" w:hAnsi="Times New Roman" w:cs="Times New Roman"/>
            <w:color w:val="000000" w:themeColor="text1"/>
            <w:sz w:val="24"/>
            <w:szCs w:val="24"/>
            <w:rPrChange w:id="4417" w:author="Euderlan Freire" w:date="2025-06-13T19:48:00Z">
              <w:rPr>
                <w:rFonts w:ascii="Times New Roman" w:eastAsia="Times New Roman" w:hAnsi="Times New Roman" w:cs="Times New Roman"/>
                <w:sz w:val="24"/>
                <w:szCs w:val="24"/>
              </w:rPr>
            </w:rPrChange>
          </w:rPr>
          <w:t xml:space="preserve"> mostra o processo iniciado quando o usuário acessa a resposta que deseja avaliar. A interface exibe a resposta e, ao receber a ação de avaliação do usuário, envia essa avaliação ao sistema. O sistema, por sua vez, atualiza a avaliação no banco de dados. Em seguida, uma confirmação da avaliação é enviada de volta pela cadeia até chegar ao usuário. O fluxo termina com o sistema retornando a nova média de avaliações, que é então mostrada pela interface.</w:t>
        </w:r>
      </w:ins>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8490"/>
      </w:tblGrid>
      <w:tr w:rsidR="7A5E98FD" w14:paraId="57BD0393" w14:textId="77777777" w:rsidTr="7A5E98FD">
        <w:trPr>
          <w:trHeight w:val="300"/>
          <w:jc w:val="center"/>
          <w:ins w:id="4418" w:author="HISSA BARBARA OLIVEIRA" w:date="2025-07-17T22:23:00Z"/>
        </w:trPr>
        <w:tc>
          <w:tcPr>
            <w:tcW w:w="8490" w:type="dxa"/>
          </w:tcPr>
          <w:p w14:paraId="55C44869" w14:textId="431AD0AD" w:rsidR="7A5E98FD" w:rsidRDefault="7A5E98FD" w:rsidP="7A5E98FD">
            <w:pPr>
              <w:pStyle w:val="Subttulo"/>
              <w:ind w:left="720"/>
              <w:jc w:val="center"/>
              <w:rPr>
                <w:rFonts w:ascii="Times New Roman" w:eastAsia="Times New Roman" w:hAnsi="Times New Roman" w:cs="Times New Roman"/>
                <w:color w:val="000000" w:themeColor="text1"/>
                <w:sz w:val="24"/>
                <w:szCs w:val="24"/>
              </w:rPr>
            </w:pPr>
            <w:ins w:id="4419" w:author="HISSA BARBARA OLIVEIRA" w:date="2025-07-17T22:23:00Z">
              <w:r w:rsidRPr="7A5E98FD">
                <w:rPr>
                  <w:rFonts w:ascii="Times New Roman" w:eastAsia="Times New Roman" w:hAnsi="Times New Roman" w:cs="Times New Roman"/>
                  <w:color w:val="000000" w:themeColor="text1"/>
                  <w:sz w:val="24"/>
                  <w:szCs w:val="24"/>
                </w:rPr>
                <w:t xml:space="preserve">Figura </w:t>
              </w:r>
            </w:ins>
            <w:ins w:id="4420" w:author="HISSA BARBARA OLIVEIRA" w:date="2025-07-18T19:44:00Z">
              <w:r w:rsidR="1B2314C1" w:rsidRPr="02307EF5">
                <w:rPr>
                  <w:rFonts w:ascii="Times New Roman" w:eastAsia="Times New Roman" w:hAnsi="Times New Roman" w:cs="Times New Roman"/>
                  <w:color w:val="000000" w:themeColor="text1"/>
                  <w:sz w:val="24"/>
                  <w:szCs w:val="24"/>
                </w:rPr>
                <w:t>10</w:t>
              </w:r>
            </w:ins>
            <w:ins w:id="4421" w:author="HISSA BARBARA OLIVEIRA" w:date="2025-07-17T22:23:00Z">
              <w:r w:rsidRPr="7A5E98FD">
                <w:rPr>
                  <w:rFonts w:ascii="Times New Roman" w:eastAsia="Times New Roman" w:hAnsi="Times New Roman" w:cs="Times New Roman"/>
                  <w:color w:val="000000" w:themeColor="text1"/>
                  <w:sz w:val="24"/>
                  <w:szCs w:val="24"/>
                </w:rPr>
                <w:t xml:space="preserve"> - Diagrama de Sequência </w:t>
              </w:r>
              <w:r w:rsidR="2B2FF397" w:rsidRPr="7A5E98FD">
                <w:rPr>
                  <w:rFonts w:ascii="Times New Roman" w:eastAsia="Times New Roman" w:hAnsi="Times New Roman" w:cs="Times New Roman"/>
                  <w:color w:val="000000" w:themeColor="text1"/>
                  <w:sz w:val="24"/>
                  <w:szCs w:val="24"/>
                </w:rPr>
                <w:t>Avaliar Resposta</w:t>
              </w:r>
            </w:ins>
          </w:p>
        </w:tc>
      </w:tr>
      <w:tr w:rsidR="7A5E98FD" w14:paraId="446734A1" w14:textId="77777777" w:rsidTr="7A5E98FD">
        <w:trPr>
          <w:trHeight w:val="8175"/>
          <w:jc w:val="center"/>
          <w:ins w:id="4422" w:author="HISSA BARBARA OLIVEIRA" w:date="2025-07-17T22:23:00Z"/>
        </w:trPr>
        <w:tc>
          <w:tcPr>
            <w:tcW w:w="8490" w:type="dxa"/>
          </w:tcPr>
          <w:p w14:paraId="0262F304" w14:textId="5EA22CED" w:rsidR="2B2FF397" w:rsidRDefault="2B2FF397">
            <w:pPr>
              <w:jc w:val="center"/>
              <w:pPrChange w:id="4423" w:author="HISSA BARBARA OLIVEIRA" w:date="2025-07-17T22:23:00Z">
                <w:pPr/>
              </w:pPrChange>
            </w:pPr>
            <w:ins w:id="4424" w:author="HISSA BARBARA OLIVEIRA" w:date="2025-07-17T22:23:00Z">
              <w:r>
                <w:rPr>
                  <w:noProof/>
                </w:rPr>
                <w:drawing>
                  <wp:inline distT="0" distB="0" distL="0" distR="0" wp14:anchorId="4DB124EF" wp14:editId="4624B0F9">
                    <wp:extent cx="4867274" cy="5029200"/>
                    <wp:effectExtent l="0" t="0" r="0" b="0"/>
                    <wp:docPr id="1487512695" name="Imagem 148751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67274" cy="5029200"/>
                            </a:xfrm>
                            <a:prstGeom prst="rect">
                              <a:avLst/>
                            </a:prstGeom>
                          </pic:spPr>
                        </pic:pic>
                      </a:graphicData>
                    </a:graphic>
                  </wp:inline>
                </w:drawing>
              </w:r>
            </w:ins>
          </w:p>
        </w:tc>
      </w:tr>
      <w:tr w:rsidR="7A5E98FD" w14:paraId="6B63A11C" w14:textId="77777777" w:rsidTr="7A5E98FD">
        <w:trPr>
          <w:trHeight w:val="300"/>
          <w:jc w:val="center"/>
          <w:ins w:id="4425" w:author="HISSA BARBARA OLIVEIRA" w:date="2025-07-17T22:23:00Z"/>
        </w:trPr>
        <w:tc>
          <w:tcPr>
            <w:tcW w:w="8490" w:type="dxa"/>
          </w:tcPr>
          <w:p w14:paraId="6AD286F8" w14:textId="77777777" w:rsidR="006268D5" w:rsidRDefault="7A5E98FD" w:rsidP="006268D5">
            <w:pPr>
              <w:jc w:val="center"/>
              <w:rPr>
                <w:ins w:id="4426" w:author="EUDERLAN FREIRE DA SILVA ABREU" w:date="2025-07-18T20:16:00Z"/>
                <w:rFonts w:ascii="Times New Roman" w:eastAsia="Times New Roman" w:hAnsi="Times New Roman" w:cs="Times New Roman"/>
                <w:sz w:val="24"/>
                <w:szCs w:val="24"/>
              </w:rPr>
            </w:pPr>
            <w:ins w:id="4427" w:author="HISSA BARBARA OLIVEIRA" w:date="2025-07-17T22:23:00Z">
              <w:r w:rsidRPr="7A5E98FD">
                <w:rPr>
                  <w:rFonts w:ascii="Times New Roman" w:eastAsia="Times New Roman" w:hAnsi="Times New Roman" w:cs="Times New Roman"/>
                  <w:sz w:val="24"/>
                  <w:szCs w:val="24"/>
                </w:rPr>
                <w:t>Fonte: Autoria Própria (2025)</w:t>
              </w:r>
            </w:ins>
          </w:p>
          <w:p w14:paraId="5DFE32D6" w14:textId="21844833" w:rsidR="008308A4" w:rsidRDefault="008308A4">
            <w:pPr>
              <w:jc w:val="center"/>
              <w:rPr>
                <w:rFonts w:ascii="Times New Roman" w:eastAsia="Times New Roman" w:hAnsi="Times New Roman" w:cs="Times New Roman"/>
                <w:sz w:val="24"/>
                <w:szCs w:val="24"/>
              </w:rPr>
            </w:pPr>
          </w:p>
        </w:tc>
      </w:tr>
    </w:tbl>
    <w:p w14:paraId="57C66443" w14:textId="673FB770" w:rsidR="7A5E98FD" w:rsidDel="006268D5" w:rsidRDefault="7A5E98FD">
      <w:pPr>
        <w:spacing w:before="40" w:after="240" w:line="360" w:lineRule="auto"/>
        <w:jc w:val="both"/>
        <w:rPr>
          <w:ins w:id="4428" w:author="Hissa Bárbara Oliveira" w:date="2025-06-12T21:21:00Z"/>
          <w:del w:id="4429" w:author="EUDERLAN FREIRE DA SILVA ABREU" w:date="2025-07-18T20:15:00Z"/>
          <w:rFonts w:ascii="Times New Roman" w:eastAsia="Times New Roman" w:hAnsi="Times New Roman" w:cs="Times New Roman"/>
          <w:color w:val="000000" w:themeColor="text1"/>
          <w:sz w:val="24"/>
          <w:szCs w:val="24"/>
          <w:rPrChange w:id="4430" w:author="Euderlan Freire" w:date="2025-06-13T19:48:00Z">
            <w:rPr>
              <w:ins w:id="4431" w:author="Hissa Bárbara Oliveira" w:date="2025-06-12T21:21:00Z"/>
              <w:del w:id="4432" w:author="EUDERLAN FREIRE DA SILVA ABREU" w:date="2025-07-18T20:15:00Z"/>
              <w:rFonts w:ascii="Times New Roman" w:eastAsia="Times New Roman" w:hAnsi="Times New Roman" w:cs="Times New Roman"/>
              <w:sz w:val="24"/>
              <w:szCs w:val="24"/>
            </w:rPr>
          </w:rPrChange>
        </w:rPr>
        <w:pPrChange w:id="4433" w:author="EUDERLAN FREIRE DA SILVA ABREU" w:date="2025-07-18T20:15:00Z">
          <w:pPr>
            <w:spacing w:before="40" w:after="240" w:line="360" w:lineRule="auto"/>
            <w:ind w:firstLine="708"/>
            <w:jc w:val="both"/>
          </w:pPr>
        </w:pPrChange>
      </w:pPr>
      <w:bookmarkStart w:id="4434" w:name="_Toc203763224"/>
      <w:bookmarkStart w:id="4435" w:name="_Toc203763375"/>
      <w:bookmarkStart w:id="4436" w:name="_Toc203763610"/>
      <w:bookmarkStart w:id="4437" w:name="_Toc203763760"/>
      <w:bookmarkStart w:id="4438" w:name="_Toc203763910"/>
      <w:bookmarkStart w:id="4439" w:name="_Toc203764060"/>
      <w:bookmarkEnd w:id="4434"/>
      <w:bookmarkEnd w:id="4435"/>
      <w:bookmarkEnd w:id="4436"/>
      <w:bookmarkEnd w:id="4437"/>
      <w:bookmarkEnd w:id="4438"/>
      <w:bookmarkEnd w:id="4439"/>
    </w:p>
    <w:p w14:paraId="5E176405" w14:textId="2A0F56F6" w:rsidR="003F4376" w:rsidRPr="00B25BD6" w:rsidRDefault="003F4376">
      <w:pPr>
        <w:pStyle w:val="Legenda"/>
        <w:keepNext/>
        <w:spacing w:before="40" w:after="240" w:line="360" w:lineRule="auto"/>
        <w:jc w:val="center"/>
        <w:rPr>
          <w:ins w:id="4440" w:author="Euderlan Freire" w:date="2025-06-13T18:45:00Z"/>
          <w:del w:id="4441" w:author="HISSA BARBARA OLIVEIRA" w:date="2025-07-17T22:24:00Z"/>
          <w:rFonts w:ascii="Times New Roman" w:hAnsi="Times New Roman" w:cs="Times New Roman"/>
          <w:i w:val="0"/>
          <w:iCs w:val="0"/>
          <w:color w:val="000000" w:themeColor="text1"/>
          <w:sz w:val="24"/>
          <w:szCs w:val="24"/>
          <w:rPrChange w:id="4442" w:author="Euderlan Freire" w:date="2025-06-13T19:48:00Z">
            <w:rPr>
              <w:ins w:id="4443" w:author="Euderlan Freire" w:date="2025-06-13T18:45:00Z"/>
              <w:del w:id="4444" w:author="HISSA BARBARA OLIVEIRA" w:date="2025-07-17T22:24:00Z"/>
            </w:rPr>
          </w:rPrChange>
        </w:rPr>
        <w:pPrChange w:id="4445" w:author="EUDERLAN FREIRE DA SILVA ABREU" w:date="2025-07-18T20:15:00Z">
          <w:pPr>
            <w:pStyle w:val="Legenda"/>
          </w:pPr>
        </w:pPrChange>
      </w:pPr>
      <w:ins w:id="4446" w:author="Euderlan Freire" w:date="2025-06-13T18:45:00Z">
        <w:del w:id="4447" w:author="HISSA BARBARA OLIVEIRA" w:date="2025-07-17T22:24:00Z">
          <w:r w:rsidRPr="7A5E98FD" w:rsidDel="003F4376">
            <w:rPr>
              <w:rFonts w:ascii="Times New Roman" w:hAnsi="Times New Roman" w:cs="Times New Roman"/>
              <w:color w:val="000000" w:themeColor="text1"/>
              <w:sz w:val="24"/>
              <w:szCs w:val="24"/>
              <w:rPrChange w:id="4448" w:author="Euderlan Freire" w:date="2025-06-13T19:48:00Z">
                <w:rPr/>
              </w:rPrChange>
            </w:rPr>
            <w:delText xml:space="preserve">Figura </w:delText>
          </w:r>
        </w:del>
        <w:r w:rsidRPr="22C3E53A">
          <w:rPr>
            <w:rFonts w:ascii="Times New Roman" w:hAnsi="Times New Roman" w:cs="Times New Roman"/>
            <w:color w:val="000000" w:themeColor="text1"/>
            <w:sz w:val="24"/>
            <w:szCs w:val="24"/>
          </w:rPr>
          <w:fldChar w:fldCharType="begin"/>
        </w:r>
        <w:r w:rsidRPr="7A5E98FD">
          <w:rPr>
            <w:rFonts w:ascii="Times New Roman" w:hAnsi="Times New Roman" w:cs="Times New Roman"/>
            <w:i w:val="0"/>
            <w:iCs w:val="0"/>
            <w:color w:val="000000" w:themeColor="text1"/>
            <w:sz w:val="24"/>
            <w:szCs w:val="24"/>
          </w:rPr>
          <w:instrText xml:space="preserve"> SEQ Figura \* ARABIC </w:instrText>
        </w:r>
      </w:ins>
      <w:r w:rsidRPr="22C3E53A">
        <w:rPr>
          <w:rFonts w:ascii="Times New Roman" w:hAnsi="Times New Roman" w:cs="Times New Roman"/>
          <w:color w:val="000000" w:themeColor="text1"/>
          <w:sz w:val="24"/>
          <w:szCs w:val="24"/>
        </w:rPr>
        <w:fldChar w:fldCharType="separate"/>
      </w:r>
      <w:ins w:id="4449" w:author="EUDERLAN FREIRE DA SILVA ABREU" w:date="2025-07-19T22:58:00Z">
        <w:r w:rsidR="00660B60">
          <w:rPr>
            <w:rFonts w:ascii="Times New Roman" w:hAnsi="Times New Roman" w:cs="Times New Roman"/>
            <w:noProof/>
            <w:color w:val="000000" w:themeColor="text1"/>
            <w:sz w:val="24"/>
            <w:szCs w:val="24"/>
          </w:rPr>
          <w:t>9</w:t>
        </w:r>
      </w:ins>
      <w:ins w:id="4450" w:author="Euderlan Freire" w:date="2025-06-13T19:28:00Z">
        <w:del w:id="4451" w:author="EUDERLAN FREIRE DA SILVA ABREU" w:date="2025-07-19T22:58:00Z">
          <w:r w:rsidRPr="7A5E98FD" w:rsidDel="00660B60">
            <w:rPr>
              <w:rFonts w:ascii="Times New Roman" w:hAnsi="Times New Roman" w:cs="Times New Roman"/>
              <w:i w:val="0"/>
              <w:iCs w:val="0"/>
              <w:noProof/>
              <w:color w:val="000000" w:themeColor="text1"/>
              <w:sz w:val="24"/>
              <w:szCs w:val="24"/>
            </w:rPr>
            <w:delText>9</w:delText>
          </w:r>
        </w:del>
      </w:ins>
      <w:ins w:id="4452" w:author="Euderlan Freire" w:date="2025-06-13T18:45:00Z">
        <w:r w:rsidRPr="22C3E53A">
          <w:rPr>
            <w:rFonts w:ascii="Times New Roman" w:hAnsi="Times New Roman" w:cs="Times New Roman"/>
            <w:color w:val="000000" w:themeColor="text1"/>
            <w:sz w:val="24"/>
            <w:szCs w:val="24"/>
          </w:rPr>
          <w:fldChar w:fldCharType="end"/>
        </w:r>
        <w:del w:id="4453" w:author="HISSA BARBARA OLIVEIRA" w:date="2025-07-17T22:24:00Z">
          <w:r w:rsidRPr="7A5E98FD" w:rsidDel="003F4376">
            <w:rPr>
              <w:rFonts w:ascii="Times New Roman" w:hAnsi="Times New Roman" w:cs="Times New Roman"/>
              <w:color w:val="000000" w:themeColor="text1"/>
              <w:sz w:val="24"/>
              <w:szCs w:val="24"/>
              <w:rPrChange w:id="4454" w:author="Euderlan Freire" w:date="2025-06-13T19:48:00Z">
                <w:rPr/>
              </w:rPrChange>
            </w:rPr>
            <w:delText xml:space="preserve"> - Diagrama de Sequência Avaliar Resposta</w:delText>
          </w:r>
          <w:bookmarkStart w:id="4455" w:name="_Toc203763225"/>
          <w:bookmarkStart w:id="4456" w:name="_Toc203763376"/>
          <w:bookmarkStart w:id="4457" w:name="_Toc203763611"/>
          <w:bookmarkStart w:id="4458" w:name="_Toc203763761"/>
          <w:bookmarkStart w:id="4459" w:name="_Toc203763911"/>
          <w:bookmarkStart w:id="4460" w:name="_Toc203764061"/>
          <w:bookmarkEnd w:id="4455"/>
          <w:bookmarkEnd w:id="4456"/>
          <w:bookmarkEnd w:id="4457"/>
          <w:bookmarkEnd w:id="4458"/>
          <w:bookmarkEnd w:id="4459"/>
          <w:bookmarkEnd w:id="4460"/>
        </w:del>
      </w:ins>
    </w:p>
    <w:p w14:paraId="1A40FF64" w14:textId="77777777" w:rsidR="008F77D2" w:rsidRPr="00B25BD6" w:rsidRDefault="4B42D2C4">
      <w:pPr>
        <w:keepNext/>
        <w:spacing w:before="40" w:after="240" w:line="360" w:lineRule="auto"/>
        <w:ind w:firstLine="708"/>
        <w:jc w:val="center"/>
        <w:rPr>
          <w:ins w:id="4461" w:author="Euderlan Freire" w:date="2025-06-13T16:53:00Z"/>
          <w:del w:id="4462" w:author="HISSA BARBARA OLIVEIRA" w:date="2025-07-17T22:24:00Z"/>
          <w:rFonts w:ascii="Times New Roman" w:hAnsi="Times New Roman" w:cs="Times New Roman"/>
          <w:color w:val="000000" w:themeColor="text1"/>
          <w:sz w:val="24"/>
          <w:szCs w:val="24"/>
          <w:rPrChange w:id="4463" w:author="Euderlan Freire" w:date="2025-06-13T19:48:00Z">
            <w:rPr>
              <w:ins w:id="4464" w:author="Euderlan Freire" w:date="2025-06-13T16:53:00Z"/>
              <w:del w:id="4465" w:author="HISSA BARBARA OLIVEIRA" w:date="2025-07-17T22:24:00Z"/>
            </w:rPr>
          </w:rPrChange>
        </w:rPr>
        <w:pPrChange w:id="4466" w:author="EUDERLAN FREIRE DA SILVA ABREU" w:date="2025-07-18T20:15:00Z">
          <w:pPr>
            <w:ind w:firstLine="708"/>
            <w:jc w:val="both"/>
          </w:pPr>
        </w:pPrChange>
      </w:pPr>
      <w:ins w:id="4467" w:author="Hissa Bárbara Oliveira" w:date="2025-06-12T21:21:00Z">
        <w:del w:id="4468" w:author="HISSA BARBARA OLIVEIRA" w:date="2025-07-17T22:24:00Z">
          <w:r>
            <w:rPr>
              <w:noProof/>
            </w:rPr>
            <w:drawing>
              <wp:inline distT="0" distB="0" distL="0" distR="0" wp14:anchorId="570A2F01" wp14:editId="39FC5E10">
                <wp:extent cx="4867274" cy="5029200"/>
                <wp:effectExtent l="0" t="0" r="0" b="0"/>
                <wp:docPr id="916696125" name="Imagem 91669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16696125"/>
                        <pic:cNvPicPr/>
                      </pic:nvPicPr>
                      <pic:blipFill>
                        <a:blip r:embed="rId24">
                          <a:extLst>
                            <a:ext uri="{28A0092B-C50C-407E-A947-70E740481C1C}">
                              <a14:useLocalDpi xmlns:a14="http://schemas.microsoft.com/office/drawing/2010/main" val="0"/>
                            </a:ext>
                          </a:extLst>
                        </a:blip>
                        <a:stretch>
                          <a:fillRect/>
                        </a:stretch>
                      </pic:blipFill>
                      <pic:spPr>
                        <a:xfrm>
                          <a:off x="0" y="0"/>
                          <a:ext cx="4867274" cy="5029200"/>
                        </a:xfrm>
                        <a:prstGeom prst="rect">
                          <a:avLst/>
                        </a:prstGeom>
                      </pic:spPr>
                    </pic:pic>
                  </a:graphicData>
                </a:graphic>
              </wp:inline>
            </w:drawing>
          </w:r>
        </w:del>
      </w:ins>
      <w:bookmarkStart w:id="4469" w:name="_Toc203763226"/>
      <w:bookmarkStart w:id="4470" w:name="_Toc203763377"/>
      <w:bookmarkStart w:id="4471" w:name="_Toc203763612"/>
      <w:bookmarkStart w:id="4472" w:name="_Toc203763762"/>
      <w:bookmarkStart w:id="4473" w:name="_Toc203763912"/>
      <w:bookmarkStart w:id="4474" w:name="_Toc203764062"/>
      <w:bookmarkEnd w:id="4469"/>
      <w:bookmarkEnd w:id="4470"/>
      <w:bookmarkEnd w:id="4471"/>
      <w:bookmarkEnd w:id="4472"/>
      <w:bookmarkEnd w:id="4473"/>
      <w:bookmarkEnd w:id="4474"/>
    </w:p>
    <w:p w14:paraId="540D9DDD" w14:textId="54B46ADA" w:rsidR="4B42D2C4" w:rsidRPr="00B25BD6" w:rsidRDefault="008F77D2">
      <w:pPr>
        <w:pStyle w:val="Legenda"/>
        <w:spacing w:before="40" w:after="240" w:line="360" w:lineRule="auto"/>
        <w:jc w:val="center"/>
        <w:rPr>
          <w:ins w:id="4475" w:author="Hissa Bárbara Oliveira" w:date="2025-06-12T18:40:00Z"/>
          <w:del w:id="4476" w:author="HISSA BARBARA OLIVEIRA" w:date="2025-07-17T22:24:00Z"/>
          <w:rFonts w:ascii="Times New Roman" w:eastAsia="Times New Roman" w:hAnsi="Times New Roman" w:cs="Times New Roman"/>
          <w:color w:val="000000" w:themeColor="text1"/>
          <w:sz w:val="24"/>
          <w:szCs w:val="24"/>
          <w:rPrChange w:id="4477" w:author="Euderlan Freire" w:date="2025-06-13T19:48:00Z">
            <w:rPr>
              <w:ins w:id="4478" w:author="Hissa Bárbara Oliveira" w:date="2025-06-12T18:40:00Z"/>
              <w:del w:id="4479" w:author="HISSA BARBARA OLIVEIRA" w:date="2025-07-17T22:24:00Z"/>
            </w:rPr>
          </w:rPrChange>
        </w:rPr>
        <w:pPrChange w:id="4480" w:author="EUDERLAN FREIRE DA SILVA ABREU" w:date="2025-07-18T20:15:00Z">
          <w:pPr>
            <w:ind w:firstLine="708"/>
          </w:pPr>
        </w:pPrChange>
      </w:pPr>
      <w:ins w:id="4481" w:author="Euderlan Freire" w:date="2025-06-13T16:53:00Z">
        <w:del w:id="4482" w:author="HISSA BARBARA OLIVEIRA" w:date="2025-07-17T22:24:00Z">
          <w:r w:rsidRPr="7A5E98FD" w:rsidDel="008F77D2">
            <w:rPr>
              <w:rFonts w:ascii="Times New Roman" w:hAnsi="Times New Roman" w:cs="Times New Roman"/>
              <w:i w:val="0"/>
              <w:iCs w:val="0"/>
              <w:color w:val="000000" w:themeColor="text1"/>
              <w:sz w:val="24"/>
              <w:szCs w:val="24"/>
              <w:rPrChange w:id="4483" w:author="Euderlan Freire" w:date="2025-06-13T19:48:00Z">
                <w:rPr>
                  <w:i/>
                  <w:iCs/>
                </w:rPr>
              </w:rPrChange>
            </w:rPr>
            <w:delText>Fonte: Autoria Própria (2025)</w:delText>
          </w:r>
        </w:del>
      </w:ins>
      <w:bookmarkStart w:id="4484" w:name="_Toc203763227"/>
      <w:bookmarkStart w:id="4485" w:name="_Toc203763378"/>
      <w:bookmarkStart w:id="4486" w:name="_Toc203763613"/>
      <w:bookmarkStart w:id="4487" w:name="_Toc203763763"/>
      <w:bookmarkStart w:id="4488" w:name="_Toc203763913"/>
      <w:bookmarkStart w:id="4489" w:name="_Toc203764063"/>
      <w:bookmarkEnd w:id="4484"/>
      <w:bookmarkEnd w:id="4485"/>
      <w:bookmarkEnd w:id="4486"/>
      <w:bookmarkEnd w:id="4487"/>
      <w:bookmarkEnd w:id="4488"/>
      <w:bookmarkEnd w:id="4489"/>
    </w:p>
    <w:p w14:paraId="1DD9B5E3" w14:textId="5C28A4B8" w:rsidR="27C8E673" w:rsidDel="003239AE" w:rsidRDefault="27C8E673" w:rsidP="006268D5">
      <w:pPr>
        <w:pStyle w:val="Ttulo3"/>
        <w:spacing w:after="240"/>
        <w:rPr>
          <w:del w:id="4490" w:author="EUDERLAN FREIRE DA SILVA ABREU" w:date="2025-07-18T20:15:00Z"/>
          <w:rFonts w:ascii="Times New Roman" w:hAnsi="Times New Roman" w:cs="Times New Roman"/>
          <w:color w:val="000000" w:themeColor="text1"/>
        </w:rPr>
      </w:pPr>
      <w:ins w:id="4491" w:author="Hissa Bárbara Oliveira" w:date="2025-06-12T18:45:00Z">
        <w:del w:id="4492" w:author="EUDERLAN FREIRE DA SILVA ABREU" w:date="2025-07-18T20:40:00Z">
          <w:r w:rsidRPr="00B25BD6" w:rsidDel="003239AE">
            <w:rPr>
              <w:rFonts w:ascii="Times New Roman" w:hAnsi="Times New Roman" w:cs="Times New Roman"/>
              <w:color w:val="000000" w:themeColor="text1"/>
              <w:rPrChange w:id="4493" w:author="Euderlan Freire" w:date="2025-06-13T19:48:00Z">
                <w:rPr>
                  <w:rFonts w:ascii="Times New Roman" w:eastAsia="Times New Roman" w:hAnsi="Times New Roman" w:cs="Times New Roman"/>
                  <w:sz w:val="26"/>
                  <w:szCs w:val="26"/>
                </w:rPr>
              </w:rPrChange>
            </w:rPr>
            <w:delText>4.3.4</w:delText>
          </w:r>
        </w:del>
      </w:ins>
      <w:ins w:id="4494" w:author="Hissa Bárbara Oliveira" w:date="2025-06-12T18:50:00Z">
        <w:del w:id="4495" w:author="EUDERLAN FREIRE DA SILVA ABREU" w:date="2025-07-18T20:40:00Z">
          <w:r w:rsidRPr="00B25BD6" w:rsidDel="003239AE">
            <w:rPr>
              <w:rFonts w:ascii="Times New Roman" w:hAnsi="Times New Roman" w:cs="Times New Roman"/>
              <w:color w:val="000000" w:themeColor="text1"/>
              <w:rPrChange w:id="4496" w:author="Euderlan Freire" w:date="2025-06-13T19:48:00Z">
                <w:rPr>
                  <w:color w:val="2F5496" w:themeColor="accent1" w:themeShade="BF"/>
                  <w:sz w:val="26"/>
                  <w:szCs w:val="26"/>
                </w:rPr>
              </w:rPrChange>
            </w:rPr>
            <w:tab/>
          </w:r>
        </w:del>
      </w:ins>
      <w:ins w:id="4497" w:author="Hissa Bárbara Oliveira" w:date="2025-06-12T18:45:00Z">
        <w:del w:id="4498" w:author="EUDERLAN FREIRE DA SILVA ABREU" w:date="2025-07-18T20:40:00Z">
          <w:r w:rsidRPr="00B25BD6" w:rsidDel="003239AE">
            <w:rPr>
              <w:rFonts w:ascii="Times New Roman" w:hAnsi="Times New Roman" w:cs="Times New Roman"/>
              <w:color w:val="000000" w:themeColor="text1"/>
              <w:rPrChange w:id="4499" w:author="Euderlan Freire" w:date="2025-06-13T19:48:00Z">
                <w:rPr>
                  <w:rFonts w:ascii="Times New Roman" w:eastAsia="Times New Roman" w:hAnsi="Times New Roman" w:cs="Times New Roman"/>
                  <w:sz w:val="26"/>
                  <w:szCs w:val="26"/>
                </w:rPr>
              </w:rPrChange>
            </w:rPr>
            <w:delText xml:space="preserve"> </w:delText>
          </w:r>
        </w:del>
      </w:ins>
      <w:ins w:id="4500" w:author="Hissa Bárbara Oliveira" w:date="2025-06-12T18:46:00Z">
        <w:del w:id="4501" w:author="EUDERLAN FREIRE DA SILVA ABREU" w:date="2025-07-18T20:40:00Z">
          <w:r w:rsidR="2478D835" w:rsidRPr="00B25BD6" w:rsidDel="003239AE">
            <w:rPr>
              <w:rFonts w:ascii="Times New Roman" w:hAnsi="Times New Roman" w:cs="Times New Roman"/>
              <w:color w:val="000000" w:themeColor="text1"/>
              <w:rPrChange w:id="4502" w:author="Euderlan Freire" w:date="2025-06-13T19:48:00Z">
                <w:rPr>
                  <w:rFonts w:ascii="Times New Roman" w:eastAsia="Times New Roman" w:hAnsi="Times New Roman" w:cs="Times New Roman"/>
                  <w:sz w:val="26"/>
                  <w:szCs w:val="26"/>
                </w:rPr>
              </w:rPrChange>
            </w:rPr>
            <w:delText>Diagrama de Sequência Ge</w:delText>
          </w:r>
        </w:del>
      </w:ins>
      <w:ins w:id="4503" w:author="Hissa Bárbara Oliveira" w:date="2025-06-12T18:47:00Z">
        <w:del w:id="4504" w:author="EUDERLAN FREIRE DA SILVA ABREU" w:date="2025-07-18T20:40:00Z">
          <w:r w:rsidR="6A33F5B2" w:rsidRPr="00B25BD6" w:rsidDel="003239AE">
            <w:rPr>
              <w:rFonts w:ascii="Times New Roman" w:hAnsi="Times New Roman" w:cs="Times New Roman"/>
              <w:color w:val="000000" w:themeColor="text1"/>
              <w:rPrChange w:id="4505" w:author="Euderlan Freire" w:date="2025-06-13T19:48:00Z">
                <w:rPr>
                  <w:rFonts w:ascii="Times New Roman" w:eastAsia="Times New Roman" w:hAnsi="Times New Roman" w:cs="Times New Roman"/>
                  <w:sz w:val="26"/>
                  <w:szCs w:val="26"/>
                </w:rPr>
              </w:rPrChange>
            </w:rPr>
            <w:delText>r</w:delText>
          </w:r>
        </w:del>
      </w:ins>
      <w:ins w:id="4506" w:author="Hissa Bárbara Oliveira" w:date="2025-06-12T18:46:00Z">
        <w:del w:id="4507" w:author="EUDERLAN FREIRE DA SILVA ABREU" w:date="2025-07-18T20:40:00Z">
          <w:r w:rsidR="2478D835" w:rsidRPr="00B25BD6" w:rsidDel="003239AE">
            <w:rPr>
              <w:rFonts w:ascii="Times New Roman" w:hAnsi="Times New Roman" w:cs="Times New Roman"/>
              <w:color w:val="000000" w:themeColor="text1"/>
              <w:rPrChange w:id="4508" w:author="Euderlan Freire" w:date="2025-06-13T19:48:00Z">
                <w:rPr>
                  <w:rFonts w:ascii="Times New Roman" w:eastAsia="Times New Roman" w:hAnsi="Times New Roman" w:cs="Times New Roman"/>
                  <w:sz w:val="26"/>
                  <w:szCs w:val="26"/>
                </w:rPr>
              </w:rPrChange>
            </w:rPr>
            <w:delText>enciar Resolução</w:delText>
          </w:r>
        </w:del>
      </w:ins>
    </w:p>
    <w:p w14:paraId="73DA0A06" w14:textId="77777777" w:rsidR="003239AE" w:rsidRPr="003239AE" w:rsidRDefault="003239AE">
      <w:pPr>
        <w:rPr>
          <w:ins w:id="4509" w:author="EUDERLAN FREIRE DA SILVA ABREU" w:date="2025-07-18T20:40:00Z"/>
          <w:rPrChange w:id="4510" w:author="EUDERLAN FREIRE DA SILVA ABREU" w:date="2025-07-18T20:40:00Z">
            <w:rPr>
              <w:ins w:id="4511" w:author="EUDERLAN FREIRE DA SILVA ABREU" w:date="2025-07-18T20:40:00Z"/>
            </w:rPr>
          </w:rPrChange>
        </w:rPr>
        <w:pPrChange w:id="4512" w:author="EUDERLAN FREIRE DA SILVA ABREU" w:date="2025-07-18T20:40:00Z">
          <w:pPr>
            <w:pStyle w:val="Ttulo2"/>
            <w:numPr>
              <w:ilvl w:val="0"/>
              <w:numId w:val="0"/>
            </w:numPr>
            <w:spacing w:after="240" w:line="360" w:lineRule="auto"/>
            <w:ind w:left="0" w:firstLine="0"/>
            <w:jc w:val="both"/>
          </w:pPr>
        </w:pPrChange>
      </w:pPr>
    </w:p>
    <w:p w14:paraId="7F984D21" w14:textId="26FE419C" w:rsidR="00B25BD6" w:rsidRPr="006268D5" w:rsidRDefault="003239AE">
      <w:pPr>
        <w:pStyle w:val="Ttulo3"/>
        <w:spacing w:after="240"/>
        <w:rPr>
          <w:ins w:id="4513" w:author="Hissa Bárbara Oliveira" w:date="2025-06-12T18:47:00Z"/>
          <w:rFonts w:ascii="Times New Roman" w:hAnsi="Times New Roman" w:cs="Times New Roman"/>
          <w:color w:val="000000" w:themeColor="text1"/>
          <w:rPrChange w:id="4514" w:author="EUDERLAN FREIRE DA SILVA ABREU" w:date="2025-07-18T20:15:00Z">
            <w:rPr>
              <w:ins w:id="4515" w:author="Hissa Bárbara Oliveira" w:date="2025-06-12T18:47:00Z"/>
              <w:rFonts w:ascii="Times New Roman" w:eastAsia="Times New Roman" w:hAnsi="Times New Roman" w:cs="Times New Roman"/>
            </w:rPr>
          </w:rPrChange>
        </w:rPr>
        <w:pPrChange w:id="4516" w:author="EUDERLAN FREIRE DA SILVA ABREU" w:date="2025-07-18T20:15:00Z">
          <w:pPr/>
        </w:pPrChange>
      </w:pPr>
      <w:bookmarkStart w:id="4517" w:name="_Toc203858367"/>
      <w:ins w:id="4518" w:author="EUDERLAN FREIRE DA SILVA ABREU" w:date="2025-07-18T20:40:00Z">
        <w:r>
          <w:rPr>
            <w:rFonts w:ascii="Times New Roman" w:hAnsi="Times New Roman" w:cs="Times New Roman"/>
            <w:color w:val="000000" w:themeColor="text1"/>
          </w:rPr>
          <w:lastRenderedPageBreak/>
          <w:t>Diagrama de Sequência Gerenciar Resolução</w:t>
        </w:r>
      </w:ins>
      <w:bookmarkEnd w:id="4517"/>
    </w:p>
    <w:p w14:paraId="6F1A5272" w14:textId="09FB32FC" w:rsidR="2E4FDC26" w:rsidRPr="00B25BD6" w:rsidRDefault="2E4FDC26">
      <w:pPr>
        <w:spacing w:before="40" w:after="240" w:line="360" w:lineRule="auto"/>
        <w:ind w:firstLine="576"/>
        <w:jc w:val="both"/>
        <w:rPr>
          <w:ins w:id="4519" w:author="HISSA BARBARA OLIVEIRA" w:date="2025-07-17T22:25:00Z"/>
          <w:rFonts w:ascii="Times New Roman" w:eastAsia="Times New Roman" w:hAnsi="Times New Roman" w:cs="Times New Roman"/>
          <w:color w:val="000000" w:themeColor="text1"/>
          <w:sz w:val="24"/>
          <w:szCs w:val="24"/>
        </w:rPr>
        <w:pPrChange w:id="4520" w:author="EUDERLAN FREIRE DA SILVA ABREU" w:date="2025-07-18T20:15:00Z">
          <w:pPr/>
        </w:pPrChange>
      </w:pPr>
      <w:ins w:id="4521" w:author="Hissa Bárbara Oliveira" w:date="2025-06-12T18:47:00Z">
        <w:r w:rsidRPr="7A5E98FD">
          <w:rPr>
            <w:rFonts w:ascii="Times New Roman" w:eastAsia="Times New Roman" w:hAnsi="Times New Roman" w:cs="Times New Roman"/>
            <w:color w:val="000000" w:themeColor="text1"/>
            <w:sz w:val="24"/>
            <w:szCs w:val="24"/>
            <w:rPrChange w:id="4522" w:author="Euderlan Freire" w:date="2025-06-13T19:48:00Z">
              <w:rPr>
                <w:rFonts w:ascii="Times New Roman" w:eastAsia="Times New Roman" w:hAnsi="Times New Roman" w:cs="Times New Roman"/>
                <w:sz w:val="24"/>
                <w:szCs w:val="24"/>
              </w:rPr>
            </w:rPrChange>
          </w:rPr>
          <w:t>No diagrama de gerenciar resoluções</w:t>
        </w:r>
      </w:ins>
      <w:ins w:id="4523" w:author="HISSA BARBARA OLIVEIRA" w:date="2025-07-18T19:44:00Z">
        <w:r w:rsidR="26F1B7A8" w:rsidRPr="02307EF5">
          <w:rPr>
            <w:rFonts w:ascii="Times New Roman" w:eastAsia="Times New Roman" w:hAnsi="Times New Roman" w:cs="Times New Roman"/>
            <w:color w:val="000000" w:themeColor="text1"/>
            <w:sz w:val="24"/>
            <w:szCs w:val="24"/>
          </w:rPr>
          <w:t xml:space="preserve"> apresentado na figura 11</w:t>
        </w:r>
      </w:ins>
      <w:ins w:id="4524" w:author="Hissa Bárbara Oliveira" w:date="2025-06-12T18:47:00Z">
        <w:r w:rsidRPr="7A5E98FD">
          <w:rPr>
            <w:rFonts w:ascii="Times New Roman" w:eastAsia="Times New Roman" w:hAnsi="Times New Roman" w:cs="Times New Roman"/>
            <w:color w:val="000000" w:themeColor="text1"/>
            <w:sz w:val="24"/>
            <w:szCs w:val="24"/>
            <w:rPrChange w:id="4525" w:author="Euderlan Freire" w:date="2025-06-13T19:48:00Z">
              <w:rPr>
                <w:rFonts w:ascii="Times New Roman" w:eastAsia="Times New Roman" w:hAnsi="Times New Roman" w:cs="Times New Roman"/>
                <w:sz w:val="24"/>
                <w:szCs w:val="24"/>
              </w:rPr>
            </w:rPrChange>
          </w:rPr>
          <w:t>, o processo começa com o usuário solicitando a lista de resoluções à interface. Esta envia a solicitação ao sistema, que consulta o banco e retorna os dados solicitados. Após exibir a lista, o usuário pode optar por excluir ou validar uma resolução. Cada ação é enviada da interface para o sistema, que realiza a operação correspondente no banco de dados. O sistema então retorna uma mensagem de sucesso, que a interface exibe para o usuário. Todo o fluxo é realizado com base em interações diretas e específicas entre os três elementos do sistema.</w:t>
        </w:r>
      </w:ins>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8490"/>
      </w:tblGrid>
      <w:tr w:rsidR="7A5E98FD" w14:paraId="2B57D979" w14:textId="77777777" w:rsidTr="7A5E98FD">
        <w:trPr>
          <w:trHeight w:val="300"/>
          <w:jc w:val="center"/>
          <w:ins w:id="4526" w:author="HISSA BARBARA OLIVEIRA" w:date="2025-07-17T22:25:00Z"/>
        </w:trPr>
        <w:tc>
          <w:tcPr>
            <w:tcW w:w="8490" w:type="dxa"/>
          </w:tcPr>
          <w:p w14:paraId="05B6F9CF" w14:textId="790E8A81" w:rsidR="7A5E98FD" w:rsidRDefault="7A5E98FD">
            <w:pPr>
              <w:pStyle w:val="Subttulo"/>
              <w:ind w:left="720"/>
              <w:jc w:val="center"/>
              <w:rPr>
                <w:rFonts w:ascii="Times New Roman" w:eastAsia="Times New Roman" w:hAnsi="Times New Roman" w:cs="Times New Roman"/>
                <w:color w:val="000000" w:themeColor="text1"/>
                <w:sz w:val="24"/>
                <w:szCs w:val="24"/>
              </w:rPr>
              <w:pPrChange w:id="4527" w:author="HISSA BARBARA OLIVEIRA" w:date="2025-07-17T22:25:00Z">
                <w:pPr>
                  <w:pStyle w:val="Subttulo"/>
                </w:pPr>
              </w:pPrChange>
            </w:pPr>
            <w:ins w:id="4528" w:author="HISSA BARBARA OLIVEIRA" w:date="2025-07-17T22:25:00Z">
              <w:r w:rsidRPr="7A5E98FD">
                <w:rPr>
                  <w:rFonts w:ascii="Times New Roman" w:eastAsia="Times New Roman" w:hAnsi="Times New Roman" w:cs="Times New Roman"/>
                  <w:color w:val="000000" w:themeColor="text1"/>
                  <w:sz w:val="24"/>
                  <w:szCs w:val="24"/>
                </w:rPr>
                <w:t xml:space="preserve"> Figura </w:t>
              </w:r>
              <w:r w:rsidR="1575FFAD" w:rsidRPr="02307EF5">
                <w:rPr>
                  <w:rFonts w:ascii="Times New Roman" w:eastAsia="Times New Roman" w:hAnsi="Times New Roman" w:cs="Times New Roman"/>
                  <w:color w:val="000000" w:themeColor="text1"/>
                  <w:sz w:val="24"/>
                  <w:szCs w:val="24"/>
                </w:rPr>
                <w:t>1</w:t>
              </w:r>
            </w:ins>
            <w:ins w:id="4529" w:author="HISSA BARBARA OLIVEIRA" w:date="2025-07-18T19:44:00Z">
              <w:r w:rsidR="309D65A6" w:rsidRPr="02307EF5">
                <w:rPr>
                  <w:rFonts w:ascii="Times New Roman" w:eastAsia="Times New Roman" w:hAnsi="Times New Roman" w:cs="Times New Roman"/>
                  <w:color w:val="000000" w:themeColor="text1"/>
                  <w:sz w:val="24"/>
                  <w:szCs w:val="24"/>
                </w:rPr>
                <w:t>1</w:t>
              </w:r>
            </w:ins>
            <w:ins w:id="4530" w:author="HISSA BARBARA OLIVEIRA" w:date="2025-07-17T22:25:00Z">
              <w:r w:rsidRPr="7A5E98FD">
                <w:rPr>
                  <w:rFonts w:ascii="Times New Roman" w:eastAsia="Times New Roman" w:hAnsi="Times New Roman" w:cs="Times New Roman"/>
                  <w:color w:val="000000" w:themeColor="text1"/>
                  <w:sz w:val="24"/>
                  <w:szCs w:val="24"/>
                </w:rPr>
                <w:t xml:space="preserve"> - Diagrama de Sequência </w:t>
              </w:r>
              <w:r w:rsidR="5CD4AC1D" w:rsidRPr="7A5E98FD">
                <w:rPr>
                  <w:rFonts w:ascii="Times New Roman" w:eastAsia="Times New Roman" w:hAnsi="Times New Roman" w:cs="Times New Roman"/>
                  <w:color w:val="000000" w:themeColor="text1"/>
                  <w:sz w:val="24"/>
                  <w:szCs w:val="24"/>
                </w:rPr>
                <w:t>Gerenciar Resolução</w:t>
              </w:r>
            </w:ins>
          </w:p>
        </w:tc>
      </w:tr>
      <w:tr w:rsidR="7A5E98FD" w14:paraId="05D410D2" w14:textId="77777777" w:rsidTr="7A5E98FD">
        <w:trPr>
          <w:trHeight w:val="8175"/>
          <w:jc w:val="center"/>
          <w:ins w:id="4531" w:author="HISSA BARBARA OLIVEIRA" w:date="2025-07-17T22:25:00Z"/>
        </w:trPr>
        <w:tc>
          <w:tcPr>
            <w:tcW w:w="8490" w:type="dxa"/>
          </w:tcPr>
          <w:p w14:paraId="06005FB3" w14:textId="2EA98F8F" w:rsidR="54B4DBA6" w:rsidRDefault="54B4DBA6">
            <w:pPr>
              <w:jc w:val="center"/>
              <w:pPrChange w:id="4532" w:author="HISSA BARBARA OLIVEIRA" w:date="2025-07-17T22:25:00Z">
                <w:pPr/>
              </w:pPrChange>
            </w:pPr>
            <w:ins w:id="4533" w:author="HISSA BARBARA OLIVEIRA" w:date="2025-07-17T22:25:00Z">
              <w:r>
                <w:rPr>
                  <w:noProof/>
                </w:rPr>
                <w:drawing>
                  <wp:inline distT="0" distB="0" distL="0" distR="0" wp14:anchorId="631FB8FF" wp14:editId="22B3D12B">
                    <wp:extent cx="3238500" cy="5257800"/>
                    <wp:effectExtent l="0" t="0" r="0" b="0"/>
                    <wp:docPr id="443692059" name="Imagem 44369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38500" cy="5257800"/>
                            </a:xfrm>
                            <a:prstGeom prst="rect">
                              <a:avLst/>
                            </a:prstGeom>
                          </pic:spPr>
                        </pic:pic>
                      </a:graphicData>
                    </a:graphic>
                  </wp:inline>
                </w:drawing>
              </w:r>
            </w:ins>
          </w:p>
        </w:tc>
      </w:tr>
      <w:tr w:rsidR="7A5E98FD" w14:paraId="48BC4EAD" w14:textId="77777777" w:rsidTr="7A5E98FD">
        <w:trPr>
          <w:trHeight w:val="300"/>
          <w:jc w:val="center"/>
          <w:ins w:id="4534" w:author="HISSA BARBARA OLIVEIRA" w:date="2025-07-17T22:25:00Z"/>
        </w:trPr>
        <w:tc>
          <w:tcPr>
            <w:tcW w:w="8490" w:type="dxa"/>
          </w:tcPr>
          <w:p w14:paraId="47698DD0" w14:textId="57CBF262" w:rsidR="7A5E98FD" w:rsidRDefault="7A5E98FD" w:rsidP="7A5E98FD">
            <w:pPr>
              <w:jc w:val="center"/>
              <w:rPr>
                <w:rFonts w:ascii="Times New Roman" w:eastAsia="Times New Roman" w:hAnsi="Times New Roman" w:cs="Times New Roman"/>
                <w:sz w:val="24"/>
                <w:szCs w:val="24"/>
              </w:rPr>
            </w:pPr>
            <w:ins w:id="4535" w:author="HISSA BARBARA OLIVEIRA" w:date="2025-07-17T22:25:00Z">
              <w:r w:rsidRPr="7A5E98FD">
                <w:rPr>
                  <w:rFonts w:ascii="Times New Roman" w:eastAsia="Times New Roman" w:hAnsi="Times New Roman" w:cs="Times New Roman"/>
                  <w:sz w:val="24"/>
                  <w:szCs w:val="24"/>
                </w:rPr>
                <w:t>Fonte: Autoria Própria (2025)</w:t>
              </w:r>
            </w:ins>
          </w:p>
        </w:tc>
      </w:tr>
    </w:tbl>
    <w:p w14:paraId="1CEF6E4A" w14:textId="2C9B5868" w:rsidR="2E4FDC26" w:rsidRPr="00B25BD6" w:rsidDel="008308A4" w:rsidRDefault="2E4FDC26">
      <w:pPr>
        <w:spacing w:before="40" w:after="240" w:line="360" w:lineRule="auto"/>
        <w:jc w:val="both"/>
        <w:rPr>
          <w:ins w:id="4536" w:author="Hissa Bárbara Oliveira" w:date="2025-06-12T21:26:00Z"/>
          <w:del w:id="4537" w:author="EUDERLAN FREIRE DA SILVA ABREU" w:date="2025-07-18T20:16:00Z"/>
          <w:rFonts w:ascii="Times New Roman" w:eastAsia="Times New Roman" w:hAnsi="Times New Roman" w:cs="Times New Roman"/>
          <w:color w:val="000000" w:themeColor="text1"/>
          <w:sz w:val="24"/>
          <w:szCs w:val="24"/>
          <w:rPrChange w:id="4538" w:author="Euderlan Freire" w:date="2025-06-13T19:48:00Z">
            <w:rPr>
              <w:ins w:id="4539" w:author="Hissa Bárbara Oliveira" w:date="2025-06-12T21:26:00Z"/>
              <w:del w:id="4540" w:author="EUDERLAN FREIRE DA SILVA ABREU" w:date="2025-07-18T20:16:00Z"/>
              <w:rFonts w:ascii="Times New Roman" w:eastAsia="Times New Roman" w:hAnsi="Times New Roman" w:cs="Times New Roman"/>
              <w:sz w:val="24"/>
              <w:szCs w:val="24"/>
            </w:rPr>
          </w:rPrChange>
        </w:rPr>
        <w:pPrChange w:id="4541" w:author="EUDERLAN FREIRE DA SILVA ABREU" w:date="2025-07-18T20:16:00Z">
          <w:pPr>
            <w:spacing w:before="40" w:after="240" w:line="360" w:lineRule="auto"/>
            <w:ind w:firstLine="576"/>
            <w:jc w:val="both"/>
          </w:pPr>
        </w:pPrChange>
      </w:pPr>
      <w:bookmarkStart w:id="4542" w:name="_Toc203763230"/>
      <w:bookmarkStart w:id="4543" w:name="_Toc203763381"/>
      <w:bookmarkStart w:id="4544" w:name="_Toc203763616"/>
      <w:bookmarkStart w:id="4545" w:name="_Toc203763766"/>
      <w:bookmarkStart w:id="4546" w:name="_Toc203763916"/>
      <w:bookmarkStart w:id="4547" w:name="_Toc203764066"/>
      <w:bookmarkStart w:id="4548" w:name="_Toc203764211"/>
      <w:bookmarkEnd w:id="4542"/>
      <w:bookmarkEnd w:id="4543"/>
      <w:bookmarkEnd w:id="4544"/>
      <w:bookmarkEnd w:id="4545"/>
      <w:bookmarkEnd w:id="4546"/>
      <w:bookmarkEnd w:id="4547"/>
      <w:bookmarkEnd w:id="4548"/>
    </w:p>
    <w:p w14:paraId="6F78C699" w14:textId="7D105FC0" w:rsidR="00AD4BB4" w:rsidRPr="00B25BD6" w:rsidRDefault="00AD4BB4">
      <w:pPr>
        <w:pStyle w:val="Legenda"/>
        <w:keepNext/>
        <w:spacing w:before="40" w:after="240" w:line="360" w:lineRule="auto"/>
        <w:jc w:val="center"/>
        <w:rPr>
          <w:ins w:id="4549" w:author="Euderlan Freire" w:date="2025-06-13T18:46:00Z"/>
          <w:del w:id="4550" w:author="HISSA BARBARA OLIVEIRA" w:date="2025-07-17T22:26:00Z"/>
          <w:rFonts w:ascii="Times New Roman" w:hAnsi="Times New Roman" w:cs="Times New Roman"/>
          <w:i w:val="0"/>
          <w:iCs w:val="0"/>
          <w:color w:val="000000" w:themeColor="text1"/>
          <w:sz w:val="24"/>
          <w:szCs w:val="24"/>
          <w:rPrChange w:id="4551" w:author="Euderlan Freire" w:date="2025-06-13T19:48:00Z">
            <w:rPr>
              <w:ins w:id="4552" w:author="Euderlan Freire" w:date="2025-06-13T18:46:00Z"/>
              <w:del w:id="4553" w:author="HISSA BARBARA OLIVEIRA" w:date="2025-07-17T22:26:00Z"/>
            </w:rPr>
          </w:rPrChange>
        </w:rPr>
        <w:pPrChange w:id="4554" w:author="EUDERLAN FREIRE DA SILVA ABREU" w:date="2025-07-18T19:50:00Z">
          <w:pPr>
            <w:pStyle w:val="Legenda"/>
          </w:pPr>
        </w:pPrChange>
      </w:pPr>
      <w:ins w:id="4555" w:author="Euderlan Freire" w:date="2025-06-13T18:46:00Z">
        <w:del w:id="4556" w:author="HISSA BARBARA OLIVEIRA" w:date="2025-07-17T22:26:00Z">
          <w:r w:rsidRPr="7A5E98FD" w:rsidDel="00AD4BB4">
            <w:rPr>
              <w:rFonts w:ascii="Times New Roman" w:hAnsi="Times New Roman" w:cs="Times New Roman"/>
              <w:color w:val="000000" w:themeColor="text1"/>
              <w:sz w:val="24"/>
              <w:szCs w:val="24"/>
              <w:rPrChange w:id="4557" w:author="Euderlan Freire" w:date="2025-06-13T19:48:00Z">
                <w:rPr/>
              </w:rPrChange>
            </w:rPr>
            <w:delText xml:space="preserve">Figura </w:delText>
          </w:r>
        </w:del>
        <w:r w:rsidRPr="22C3E53A">
          <w:rPr>
            <w:rFonts w:ascii="Times New Roman" w:hAnsi="Times New Roman" w:cs="Times New Roman"/>
            <w:color w:val="000000" w:themeColor="text1"/>
            <w:sz w:val="24"/>
            <w:szCs w:val="24"/>
          </w:rPr>
          <w:fldChar w:fldCharType="begin"/>
        </w:r>
        <w:r w:rsidRPr="7A5E98FD">
          <w:rPr>
            <w:rFonts w:ascii="Times New Roman" w:hAnsi="Times New Roman" w:cs="Times New Roman"/>
            <w:i w:val="0"/>
            <w:iCs w:val="0"/>
            <w:color w:val="000000" w:themeColor="text1"/>
            <w:sz w:val="24"/>
            <w:szCs w:val="24"/>
          </w:rPr>
          <w:instrText xml:space="preserve"> SEQ Figura \* ARABIC </w:instrText>
        </w:r>
      </w:ins>
      <w:r w:rsidRPr="22C3E53A">
        <w:rPr>
          <w:rFonts w:ascii="Times New Roman" w:hAnsi="Times New Roman" w:cs="Times New Roman"/>
          <w:color w:val="000000" w:themeColor="text1"/>
          <w:sz w:val="24"/>
          <w:szCs w:val="24"/>
        </w:rPr>
        <w:fldChar w:fldCharType="separate"/>
      </w:r>
      <w:ins w:id="4558" w:author="EUDERLAN FREIRE DA SILVA ABREU" w:date="2025-07-19T22:58:00Z">
        <w:r w:rsidR="00660B60">
          <w:rPr>
            <w:rFonts w:ascii="Times New Roman" w:hAnsi="Times New Roman" w:cs="Times New Roman"/>
            <w:noProof/>
            <w:color w:val="000000" w:themeColor="text1"/>
            <w:sz w:val="24"/>
            <w:szCs w:val="24"/>
          </w:rPr>
          <w:t>10</w:t>
        </w:r>
      </w:ins>
      <w:ins w:id="4559" w:author="Euderlan Freire" w:date="2025-06-13T19:28:00Z">
        <w:del w:id="4560" w:author="EUDERLAN FREIRE DA SILVA ABREU" w:date="2025-07-17T22:06:00Z">
          <w:r w:rsidRPr="7A5E98FD" w:rsidDel="00B14718">
            <w:rPr>
              <w:rFonts w:ascii="Times New Roman" w:hAnsi="Times New Roman" w:cs="Times New Roman"/>
              <w:i w:val="0"/>
              <w:iCs w:val="0"/>
              <w:noProof/>
              <w:color w:val="000000" w:themeColor="text1"/>
              <w:sz w:val="24"/>
              <w:szCs w:val="24"/>
            </w:rPr>
            <w:delText>10</w:delText>
          </w:r>
        </w:del>
      </w:ins>
      <w:ins w:id="4561" w:author="Euderlan Freire" w:date="2025-06-13T18:46:00Z">
        <w:r w:rsidRPr="22C3E53A">
          <w:rPr>
            <w:rFonts w:ascii="Times New Roman" w:hAnsi="Times New Roman" w:cs="Times New Roman"/>
            <w:color w:val="000000" w:themeColor="text1"/>
            <w:sz w:val="24"/>
            <w:szCs w:val="24"/>
          </w:rPr>
          <w:fldChar w:fldCharType="end"/>
        </w:r>
        <w:del w:id="4562" w:author="HISSA BARBARA OLIVEIRA" w:date="2025-07-17T22:26:00Z">
          <w:r w:rsidRPr="7A5E98FD" w:rsidDel="00AD4BB4">
            <w:rPr>
              <w:rFonts w:ascii="Times New Roman" w:hAnsi="Times New Roman" w:cs="Times New Roman"/>
              <w:color w:val="000000" w:themeColor="text1"/>
              <w:sz w:val="24"/>
              <w:szCs w:val="24"/>
              <w:rPrChange w:id="4563" w:author="Euderlan Freire" w:date="2025-06-13T19:48:00Z">
                <w:rPr/>
              </w:rPrChange>
            </w:rPr>
            <w:delText xml:space="preserve"> - Diagrama de Sequência Gerenciar Resolução</w:delText>
          </w:r>
          <w:bookmarkStart w:id="4564" w:name="_Toc203763231"/>
          <w:bookmarkStart w:id="4565" w:name="_Toc203763382"/>
          <w:bookmarkStart w:id="4566" w:name="_Toc203763617"/>
          <w:bookmarkStart w:id="4567" w:name="_Toc203763767"/>
          <w:bookmarkStart w:id="4568" w:name="_Toc203763917"/>
          <w:bookmarkStart w:id="4569" w:name="_Toc203764067"/>
          <w:bookmarkStart w:id="4570" w:name="_Toc203764212"/>
          <w:bookmarkEnd w:id="4564"/>
          <w:bookmarkEnd w:id="4565"/>
          <w:bookmarkEnd w:id="4566"/>
          <w:bookmarkEnd w:id="4567"/>
          <w:bookmarkEnd w:id="4568"/>
          <w:bookmarkEnd w:id="4569"/>
          <w:bookmarkEnd w:id="4570"/>
        </w:del>
      </w:ins>
    </w:p>
    <w:p w14:paraId="1285EF52" w14:textId="77777777" w:rsidR="008F77D2" w:rsidRPr="00B25BD6" w:rsidRDefault="3C6BDECD">
      <w:pPr>
        <w:keepNext/>
        <w:spacing w:before="40" w:after="240" w:line="360" w:lineRule="auto"/>
        <w:ind w:firstLine="576"/>
        <w:jc w:val="center"/>
        <w:rPr>
          <w:ins w:id="4571" w:author="Euderlan Freire" w:date="2025-06-13T16:52:00Z"/>
          <w:del w:id="4572" w:author="HISSA BARBARA OLIVEIRA" w:date="2025-07-17T22:26:00Z"/>
          <w:rFonts w:ascii="Times New Roman" w:hAnsi="Times New Roman" w:cs="Times New Roman"/>
          <w:color w:val="000000" w:themeColor="text1"/>
          <w:sz w:val="24"/>
          <w:szCs w:val="24"/>
          <w:rPrChange w:id="4573" w:author="Euderlan Freire" w:date="2025-06-13T19:48:00Z">
            <w:rPr>
              <w:ins w:id="4574" w:author="Euderlan Freire" w:date="2025-06-13T16:52:00Z"/>
              <w:del w:id="4575" w:author="HISSA BARBARA OLIVEIRA" w:date="2025-07-17T22:26:00Z"/>
            </w:rPr>
          </w:rPrChange>
        </w:rPr>
        <w:pPrChange w:id="4576" w:author="EUDERLAN FREIRE DA SILVA ABREU" w:date="2025-07-18T19:50:00Z">
          <w:pPr>
            <w:spacing w:before="240" w:after="240"/>
            <w:ind w:firstLine="576"/>
            <w:jc w:val="both"/>
          </w:pPr>
        </w:pPrChange>
      </w:pPr>
      <w:ins w:id="4577" w:author="Hissa Bárbara Oliveira" w:date="2025-06-12T21:26:00Z">
        <w:del w:id="4578" w:author="HISSA BARBARA OLIVEIRA" w:date="2025-07-17T22:26:00Z">
          <w:r>
            <w:rPr>
              <w:noProof/>
            </w:rPr>
            <w:drawing>
              <wp:inline distT="0" distB="0" distL="0" distR="0" wp14:anchorId="20D7A167" wp14:editId="2CBF969B">
                <wp:extent cx="3324225" cy="5400675"/>
                <wp:effectExtent l="0" t="0" r="0" b="0"/>
                <wp:docPr id="262981543" name="Imagem 26298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2981543"/>
                        <pic:cNvPicPr/>
                      </pic:nvPicPr>
                      <pic:blipFill>
                        <a:blip r:embed="rId25">
                          <a:extLst>
                            <a:ext uri="{28A0092B-C50C-407E-A947-70E740481C1C}">
                              <a14:useLocalDpi xmlns:a14="http://schemas.microsoft.com/office/drawing/2010/main" val="0"/>
                            </a:ext>
                          </a:extLst>
                        </a:blip>
                        <a:stretch>
                          <a:fillRect/>
                        </a:stretch>
                      </pic:blipFill>
                      <pic:spPr>
                        <a:xfrm>
                          <a:off x="0" y="0"/>
                          <a:ext cx="3324225" cy="5400675"/>
                        </a:xfrm>
                        <a:prstGeom prst="rect">
                          <a:avLst/>
                        </a:prstGeom>
                      </pic:spPr>
                    </pic:pic>
                  </a:graphicData>
                </a:graphic>
              </wp:inline>
            </w:drawing>
          </w:r>
        </w:del>
      </w:ins>
      <w:bookmarkStart w:id="4579" w:name="_Toc203763232"/>
      <w:bookmarkStart w:id="4580" w:name="_Toc203763383"/>
      <w:bookmarkStart w:id="4581" w:name="_Toc203763618"/>
      <w:bookmarkStart w:id="4582" w:name="_Toc203763768"/>
      <w:bookmarkStart w:id="4583" w:name="_Toc203763918"/>
      <w:bookmarkStart w:id="4584" w:name="_Toc203764068"/>
      <w:bookmarkStart w:id="4585" w:name="_Toc203764213"/>
      <w:bookmarkEnd w:id="4579"/>
      <w:bookmarkEnd w:id="4580"/>
      <w:bookmarkEnd w:id="4581"/>
      <w:bookmarkEnd w:id="4582"/>
      <w:bookmarkEnd w:id="4583"/>
      <w:bookmarkEnd w:id="4584"/>
      <w:bookmarkEnd w:id="4585"/>
    </w:p>
    <w:p w14:paraId="55B06CC1" w14:textId="3EDE7FBA" w:rsidR="7E91A69D" w:rsidRPr="00A456D9" w:rsidDel="007A2A37" w:rsidRDefault="7E91A69D">
      <w:pPr>
        <w:pStyle w:val="Legenda"/>
        <w:numPr>
          <w:ilvl w:val="0"/>
          <w:numId w:val="1"/>
        </w:numPr>
        <w:spacing w:before="40" w:after="240" w:line="360" w:lineRule="auto"/>
        <w:jc w:val="center"/>
        <w:rPr>
          <w:ins w:id="4586" w:author="HISSA BARBARA OLIVEIRA" w:date="2025-07-17T20:39:00Z"/>
          <w:del w:id="4587" w:author="EUDERLAN FREIRE DA SILVA ABREU" w:date="2025-07-18T19:49:00Z"/>
          <w:rFonts w:ascii="Times New Roman" w:eastAsia="Times New Roman" w:hAnsi="Times New Roman" w:cs="Times New Roman"/>
          <w:color w:val="000000" w:themeColor="text1"/>
        </w:rPr>
        <w:pPrChange w:id="4588" w:author="EUDERLAN FREIRE DA SILVA ABREU" w:date="2025-07-18T19:50:00Z">
          <w:pPr>
            <w:pStyle w:val="Ttulo3"/>
            <w:spacing w:before="240" w:after="240"/>
            <w:ind w:firstLine="576"/>
          </w:pPr>
        </w:pPrChange>
      </w:pPr>
      <w:ins w:id="4589" w:author="Euderlan Freire" w:date="2025-06-13T16:52:00Z">
        <w:del w:id="4590" w:author="EUDERLAN FREIRE DA SILVA ABREU" w:date="2025-07-18T19:49:00Z">
          <w:r w:rsidRPr="7A5E98FD" w:rsidDel="007A2A37">
            <w:rPr>
              <w:rFonts w:ascii="Times New Roman" w:hAnsi="Times New Roman" w:cs="Times New Roman"/>
              <w:i w:val="0"/>
              <w:iCs w:val="0"/>
              <w:color w:val="000000" w:themeColor="text1"/>
              <w:sz w:val="24"/>
              <w:szCs w:val="24"/>
              <w:rPrChange w:id="4591" w:author="Euderlan Freire" w:date="2025-06-13T19:48:00Z">
                <w:rPr>
                  <w:i/>
                  <w:iCs/>
                </w:rPr>
              </w:rPrChange>
            </w:rPr>
            <w:delText>Fonte: Autoria Própria (2025)</w:delText>
          </w:r>
        </w:del>
      </w:ins>
      <w:bookmarkStart w:id="4592" w:name="_Toc203763233"/>
      <w:bookmarkStart w:id="4593" w:name="_Toc203763384"/>
      <w:bookmarkStart w:id="4594" w:name="_Toc203763619"/>
      <w:bookmarkStart w:id="4595" w:name="_Toc203763769"/>
      <w:bookmarkStart w:id="4596" w:name="_Toc203763919"/>
      <w:bookmarkStart w:id="4597" w:name="_Toc203764069"/>
      <w:bookmarkStart w:id="4598" w:name="_Toc203764214"/>
      <w:bookmarkEnd w:id="4592"/>
      <w:bookmarkEnd w:id="4593"/>
      <w:bookmarkEnd w:id="4594"/>
      <w:bookmarkEnd w:id="4595"/>
      <w:bookmarkEnd w:id="4596"/>
      <w:bookmarkEnd w:id="4597"/>
      <w:bookmarkEnd w:id="4598"/>
    </w:p>
    <w:p w14:paraId="494B0CFC" w14:textId="1DEA2B38" w:rsidR="2BACEDBE" w:rsidDel="00737785" w:rsidRDefault="2BACEDBE" w:rsidP="00324A97">
      <w:pPr>
        <w:pStyle w:val="Ttulo3"/>
        <w:spacing w:after="240"/>
        <w:rPr>
          <w:del w:id="4599" w:author="EUDERLAN FREIRE DA SILVA ABREU" w:date="2025-07-18T19:50:00Z"/>
          <w:rFonts w:ascii="Times New Roman" w:eastAsia="Times New Roman" w:hAnsi="Times New Roman" w:cs="Times New Roman"/>
          <w:color w:val="000000" w:themeColor="text1"/>
        </w:rPr>
      </w:pPr>
      <w:ins w:id="4600" w:author="HISSA BARBARA OLIVEIRA" w:date="2025-07-17T22:26:00Z">
        <w:del w:id="4601" w:author="EUDERLAN FREIRE DA SILVA ABREU" w:date="2025-07-18T20:42:00Z">
          <w:r w:rsidRPr="7A5E98FD" w:rsidDel="00737785">
            <w:rPr>
              <w:rFonts w:ascii="Times New Roman" w:eastAsia="Times New Roman" w:hAnsi="Times New Roman" w:cs="Times New Roman"/>
              <w:color w:val="000000" w:themeColor="text1"/>
              <w:rPrChange w:id="4602" w:author="HISSA BARBARA OLIVEIRA" w:date="2025-07-17T22:27:00Z">
                <w:rPr/>
              </w:rPrChange>
            </w:rPr>
            <w:delText>Diagrama de Seq</w:delText>
          </w:r>
        </w:del>
      </w:ins>
      <w:ins w:id="4603" w:author="HISSA BARBARA OLIVEIRA" w:date="2025-07-17T22:27:00Z">
        <w:del w:id="4604" w:author="EUDERLAN FREIRE DA SILVA ABREU" w:date="2025-07-18T20:42:00Z">
          <w:r w:rsidRPr="7A5E98FD" w:rsidDel="00737785">
            <w:rPr>
              <w:rFonts w:ascii="Times New Roman" w:eastAsia="Times New Roman" w:hAnsi="Times New Roman" w:cs="Times New Roman"/>
              <w:color w:val="000000" w:themeColor="text1"/>
              <w:rPrChange w:id="4605" w:author="HISSA BARBARA OLIVEIRA" w:date="2025-07-17T22:27:00Z">
                <w:rPr/>
              </w:rPrChange>
            </w:rPr>
            <w:delText>uência Painel Administrativo Admin</w:delText>
          </w:r>
        </w:del>
      </w:ins>
    </w:p>
    <w:p w14:paraId="4F0D2391" w14:textId="77777777" w:rsidR="00737785" w:rsidRPr="00737785" w:rsidRDefault="00737785">
      <w:pPr>
        <w:rPr>
          <w:ins w:id="4606" w:author="EUDERLAN FREIRE DA SILVA ABREU" w:date="2025-07-18T20:41:00Z"/>
          <w:rPrChange w:id="4607" w:author="EUDERLAN FREIRE DA SILVA ABREU" w:date="2025-07-18T20:41:00Z">
            <w:rPr>
              <w:ins w:id="4608" w:author="EUDERLAN FREIRE DA SILVA ABREU" w:date="2025-07-18T20:41:00Z"/>
              <w:rFonts w:ascii="Times New Roman" w:eastAsia="Times New Roman" w:hAnsi="Times New Roman" w:cs="Times New Roman"/>
              <w:color w:val="000000" w:themeColor="text1"/>
            </w:rPr>
          </w:rPrChange>
        </w:rPr>
        <w:pPrChange w:id="4609" w:author="EUDERLAN FREIRE DA SILVA ABREU" w:date="2025-07-18T20:41:00Z">
          <w:pPr>
            <w:ind w:firstLine="708"/>
          </w:pPr>
        </w:pPrChange>
      </w:pPr>
    </w:p>
    <w:p w14:paraId="22F3B8E1" w14:textId="6CC4B479" w:rsidR="7A5E98FD" w:rsidRPr="00737785" w:rsidRDefault="00737785">
      <w:pPr>
        <w:pStyle w:val="Ttulo3"/>
        <w:spacing w:after="240"/>
        <w:rPr>
          <w:ins w:id="4610" w:author="HISSA BARBARA OLIVEIRA" w:date="2025-07-17T22:26:00Z"/>
          <w:rFonts w:ascii="Times New Roman" w:hAnsi="Times New Roman" w:cs="Times New Roman"/>
          <w:color w:val="000000" w:themeColor="text1"/>
          <w:rPrChange w:id="4611" w:author="EUDERLAN FREIRE DA SILVA ABREU" w:date="2025-07-18T20:42:00Z">
            <w:rPr>
              <w:ins w:id="4612" w:author="HISSA BARBARA OLIVEIRA" w:date="2025-07-17T22:26:00Z"/>
              <w:rFonts w:ascii="Times New Roman" w:eastAsia="Times New Roman" w:hAnsi="Times New Roman" w:cs="Times New Roman"/>
            </w:rPr>
          </w:rPrChange>
        </w:rPr>
        <w:pPrChange w:id="4613" w:author="EUDERLAN FREIRE DA SILVA ABREU" w:date="2025-07-18T19:50:00Z">
          <w:pPr>
            <w:pStyle w:val="Ttulo3"/>
          </w:pPr>
        </w:pPrChange>
      </w:pPr>
      <w:bookmarkStart w:id="4614" w:name="_Toc203858368"/>
      <w:ins w:id="4615" w:author="EUDERLAN FREIRE DA SILVA ABREU" w:date="2025-07-18T20:41:00Z">
        <w:r w:rsidRPr="00737785">
          <w:rPr>
            <w:rFonts w:ascii="Times New Roman" w:hAnsi="Times New Roman" w:cs="Times New Roman"/>
            <w:color w:val="000000" w:themeColor="text1"/>
            <w:rPrChange w:id="4616" w:author="EUDERLAN FREIRE DA SILVA ABREU" w:date="2025-07-18T20:42:00Z">
              <w:rPr/>
            </w:rPrChange>
          </w:rPr>
          <w:lastRenderedPageBreak/>
          <w:t>Diagrama de Sequência P</w:t>
        </w:r>
      </w:ins>
      <w:ins w:id="4617" w:author="EUDERLAN FREIRE DA SILVA ABREU" w:date="2025-07-18T20:42:00Z">
        <w:r w:rsidRPr="00737785">
          <w:rPr>
            <w:rFonts w:ascii="Times New Roman" w:hAnsi="Times New Roman" w:cs="Times New Roman"/>
            <w:color w:val="000000" w:themeColor="text1"/>
            <w:rPrChange w:id="4618" w:author="EUDERLAN FREIRE DA SILVA ABREU" w:date="2025-07-18T20:42:00Z">
              <w:rPr/>
            </w:rPrChange>
          </w:rPr>
          <w:t>a</w:t>
        </w:r>
      </w:ins>
      <w:ins w:id="4619" w:author="EUDERLAN FREIRE DA SILVA ABREU" w:date="2025-07-18T20:41:00Z">
        <w:r w:rsidRPr="00737785">
          <w:rPr>
            <w:rFonts w:ascii="Times New Roman" w:hAnsi="Times New Roman" w:cs="Times New Roman"/>
            <w:color w:val="000000" w:themeColor="text1"/>
            <w:rPrChange w:id="4620" w:author="EUDERLAN FREIRE DA SILVA ABREU" w:date="2025-07-18T20:42:00Z">
              <w:rPr/>
            </w:rPrChange>
          </w:rPr>
          <w:t>inel Administrati</w:t>
        </w:r>
      </w:ins>
      <w:ins w:id="4621" w:author="EUDERLAN FREIRE DA SILVA ABREU" w:date="2025-07-18T20:42:00Z">
        <w:r w:rsidRPr="00737785">
          <w:rPr>
            <w:rFonts w:ascii="Times New Roman" w:hAnsi="Times New Roman" w:cs="Times New Roman"/>
            <w:color w:val="000000" w:themeColor="text1"/>
            <w:rPrChange w:id="4622" w:author="EUDERLAN FREIRE DA SILVA ABREU" w:date="2025-07-18T20:42:00Z">
              <w:rPr/>
            </w:rPrChange>
          </w:rPr>
          <w:t>vo Admin</w:t>
        </w:r>
      </w:ins>
      <w:bookmarkEnd w:id="4614"/>
    </w:p>
    <w:p w14:paraId="30DCF19C" w14:textId="24B98D92" w:rsidR="31AD8CC5" w:rsidRDefault="31AD8CC5">
      <w:pPr>
        <w:spacing w:after="240" w:line="360" w:lineRule="auto"/>
        <w:ind w:firstLine="708"/>
        <w:jc w:val="both"/>
        <w:rPr>
          <w:ins w:id="4623" w:author="HISSA BARBARA OLIVEIRA" w:date="2025-07-17T21:06:00Z"/>
          <w:rFonts w:ascii="Times New Roman" w:eastAsia="Times New Roman" w:hAnsi="Times New Roman" w:cs="Times New Roman"/>
          <w:sz w:val="24"/>
          <w:szCs w:val="24"/>
        </w:rPr>
        <w:pPrChange w:id="4624" w:author="EUDERLAN FREIRE DA SILVA ABREU" w:date="2025-07-18T19:50:00Z">
          <w:pPr>
            <w:ind w:firstLine="708"/>
          </w:pPr>
        </w:pPrChange>
      </w:pPr>
      <w:ins w:id="4625" w:author="HISSA BARBARA OLIVEIRA" w:date="2025-07-17T20:57:00Z">
        <w:r w:rsidRPr="7E91A69D">
          <w:rPr>
            <w:rFonts w:ascii="Times New Roman" w:eastAsia="Times New Roman" w:hAnsi="Times New Roman" w:cs="Times New Roman"/>
            <w:sz w:val="24"/>
            <w:szCs w:val="24"/>
          </w:rPr>
          <w:t xml:space="preserve">No diagrama presente na imagem </w:t>
        </w:r>
        <w:r w:rsidR="1C7BC89E" w:rsidRPr="54DC1B43">
          <w:rPr>
            <w:rFonts w:ascii="Times New Roman" w:eastAsia="Times New Roman" w:hAnsi="Times New Roman" w:cs="Times New Roman"/>
            <w:sz w:val="24"/>
            <w:szCs w:val="24"/>
          </w:rPr>
          <w:t>1</w:t>
        </w:r>
      </w:ins>
      <w:ins w:id="4626" w:author="HISSA BARBARA OLIVEIRA" w:date="2025-07-18T19:45:00Z">
        <w:r w:rsidR="4AFCE408" w:rsidRPr="54DC1B43">
          <w:rPr>
            <w:rFonts w:ascii="Times New Roman" w:eastAsia="Times New Roman" w:hAnsi="Times New Roman" w:cs="Times New Roman"/>
            <w:sz w:val="24"/>
            <w:szCs w:val="24"/>
          </w:rPr>
          <w:t>2</w:t>
        </w:r>
      </w:ins>
      <w:ins w:id="4627" w:author="HISSA BARBARA OLIVEIRA" w:date="2025-07-17T20:57:00Z">
        <w:r w:rsidRPr="7E91A69D">
          <w:rPr>
            <w:rFonts w:ascii="Times New Roman" w:eastAsia="Times New Roman" w:hAnsi="Times New Roman" w:cs="Times New Roman"/>
            <w:sz w:val="24"/>
            <w:szCs w:val="24"/>
          </w:rPr>
          <w:t>, o usuário acessa o menu superior do painel e clica em "</w:t>
        </w:r>
        <w:proofErr w:type="spellStart"/>
        <w:r w:rsidRPr="7E91A69D">
          <w:rPr>
            <w:rFonts w:ascii="Times New Roman" w:eastAsia="Times New Roman" w:hAnsi="Times New Roman" w:cs="Times New Roman"/>
            <w:sz w:val="24"/>
            <w:szCs w:val="24"/>
          </w:rPr>
          <w:t>Admins</w:t>
        </w:r>
        <w:proofErr w:type="spellEnd"/>
        <w:r w:rsidRPr="7E91A69D">
          <w:rPr>
            <w:rFonts w:ascii="Times New Roman" w:eastAsia="Times New Roman" w:hAnsi="Times New Roman" w:cs="Times New Roman"/>
            <w:sz w:val="24"/>
            <w:szCs w:val="24"/>
          </w:rPr>
          <w:t>". O sistema verifica se ele possui o perfil de Super Admin e, se confirmado, exibe a aba com três botões principais. Ao visualizar os administradores, o sistema busca e exibe a lista com informações como nome, e-mail, status e tipo. Para suspender um admin, o Super Admin seleciona o usuário, insere uma justificativa obrigatória e confirma a ação. O sistema atualiza o status para suspenso e registra a atividade no log. Para reativar, basta selecionar o admin suspenso e clicar em "Reativar", e o sistema altera o status para ativo. Na remoção, o Super Admin seleciona o admin, digita a justificativa e confirma a exclusão definitiva dos privilégios. Para promover um novo admin, o Super Admin clica em "Promover Usuários", o sistema busca usuários não administradores, exibe nome e e-mail, e após a seleção, é exibido o campo de justificativa. Ao confirmar, o sistema atualiza os privilégios do usuário. O botão "Log de Atividades" permite visualizar o histórico completo de ações administrativas, com todos os detalhes de cada operação.</w:t>
        </w:r>
      </w:ins>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Change w:id="4628" w:author="HISSA BARBARA OLIVEIRA" w:date="2025-07-17T21:07:00Z">
          <w:tblPr>
            <w:tblStyle w:val="Tabelacomgrade"/>
            <w:tblW w:w="0" w:type="nil"/>
            <w:tblLook w:val="06A0" w:firstRow="1" w:lastRow="0" w:firstColumn="1" w:lastColumn="0" w:noHBand="1" w:noVBand="1"/>
          </w:tblPr>
        </w:tblPrChange>
      </w:tblPr>
      <w:tblGrid>
        <w:gridCol w:w="8490"/>
        <w:tblGridChange w:id="4629">
          <w:tblGrid>
            <w:gridCol w:w="360"/>
          </w:tblGrid>
        </w:tblGridChange>
      </w:tblGrid>
      <w:tr w:rsidR="1228A8BB" w14:paraId="7E3699E9" w14:textId="77777777" w:rsidTr="7E91A69D">
        <w:trPr>
          <w:trHeight w:val="300"/>
          <w:jc w:val="center"/>
          <w:ins w:id="4630" w:author="HISSA BARBARA OLIVEIRA" w:date="2025-07-17T21:06:00Z"/>
          <w:trPrChange w:id="4631" w:author="HISSA BARBARA OLIVEIRA" w:date="2025-07-17T21:07:00Z">
            <w:trPr>
              <w:trHeight w:val="300"/>
            </w:trPr>
          </w:trPrChange>
        </w:trPr>
        <w:tc>
          <w:tcPr>
            <w:tcW w:w="8490" w:type="dxa"/>
            <w:tcPrChange w:id="4632" w:author="HISSA BARBARA OLIVEIRA" w:date="2025-07-17T21:07:00Z">
              <w:tcPr>
                <w:tcW w:w="8490" w:type="dxa"/>
              </w:tcPr>
            </w:tcPrChange>
          </w:tcPr>
          <w:p w14:paraId="5C85CAD6" w14:textId="0514B581" w:rsidR="2FF67A40" w:rsidRDefault="3644BECA">
            <w:pPr>
              <w:pStyle w:val="Subttulo"/>
              <w:ind w:left="720"/>
              <w:jc w:val="center"/>
              <w:rPr>
                <w:rFonts w:ascii="Times New Roman" w:eastAsia="Times New Roman" w:hAnsi="Times New Roman" w:cs="Times New Roman"/>
                <w:color w:val="000000" w:themeColor="text1"/>
                <w:rPrChange w:id="4633" w:author="HISSA BARBARA OLIVEIRA" w:date="2025-07-17T21:23:00Z">
                  <w:rPr>
                    <w:rFonts w:ascii="Times New Roman" w:eastAsia="Times New Roman" w:hAnsi="Times New Roman" w:cs="Times New Roman"/>
                    <w:sz w:val="24"/>
                    <w:szCs w:val="24"/>
                  </w:rPr>
                </w:rPrChange>
              </w:rPr>
              <w:pPrChange w:id="4634" w:author="HISSA BARBARA OLIVEIRA" w:date="2025-07-17T21:23:00Z">
                <w:pPr>
                  <w:pStyle w:val="Subttulo"/>
                  <w:jc w:val="center"/>
                </w:pPr>
              </w:pPrChange>
            </w:pPr>
            <w:ins w:id="4635" w:author="HISSA BARBARA OLIVEIRA" w:date="2025-07-17T21:06:00Z">
              <w:r w:rsidRPr="7E91A69D">
                <w:rPr>
                  <w:rFonts w:ascii="Times New Roman" w:eastAsia="Times New Roman" w:hAnsi="Times New Roman" w:cs="Times New Roman"/>
                  <w:color w:val="000000" w:themeColor="text1"/>
                  <w:sz w:val="24"/>
                  <w:szCs w:val="24"/>
                  <w:rPrChange w:id="4636" w:author="HISSA BARBARA OLIVEIRA" w:date="2025-07-17T21:22:00Z">
                    <w:rPr>
                      <w:rFonts w:ascii="Times New Roman" w:eastAsia="Times New Roman" w:hAnsi="Times New Roman" w:cs="Times New Roman"/>
                      <w:sz w:val="24"/>
                      <w:szCs w:val="24"/>
                    </w:rPr>
                  </w:rPrChange>
                </w:rPr>
                <w:t xml:space="preserve">Figura </w:t>
              </w:r>
              <w:r w:rsidR="47E7F992" w:rsidRPr="54DC1B43">
                <w:rPr>
                  <w:rFonts w:ascii="Times New Roman" w:eastAsia="Times New Roman" w:hAnsi="Times New Roman" w:cs="Times New Roman"/>
                  <w:color w:val="000000" w:themeColor="text1"/>
                  <w:sz w:val="24"/>
                  <w:szCs w:val="24"/>
                  <w:rPrChange w:id="4637" w:author="HISSA BARBARA OLIVEIRA" w:date="2025-07-17T21:22:00Z">
                    <w:rPr>
                      <w:rFonts w:ascii="Times New Roman" w:eastAsia="Times New Roman" w:hAnsi="Times New Roman" w:cs="Times New Roman"/>
                      <w:sz w:val="24"/>
                      <w:szCs w:val="24"/>
                    </w:rPr>
                  </w:rPrChange>
                </w:rPr>
                <w:t>1</w:t>
              </w:r>
            </w:ins>
            <w:ins w:id="4638" w:author="HISSA BARBARA OLIVEIRA" w:date="2025-07-18T19:45:00Z">
              <w:r w:rsidR="428A47CA" w:rsidRPr="54DC1B43">
                <w:rPr>
                  <w:rFonts w:ascii="Times New Roman" w:eastAsia="Times New Roman" w:hAnsi="Times New Roman" w:cs="Times New Roman"/>
                  <w:color w:val="000000" w:themeColor="text1"/>
                  <w:sz w:val="24"/>
                  <w:szCs w:val="24"/>
                </w:rPr>
                <w:t>2</w:t>
              </w:r>
            </w:ins>
            <w:ins w:id="4639" w:author="HISSA BARBARA OLIVEIRA" w:date="2025-07-17T21:23:00Z">
              <w:r w:rsidR="3881E074" w:rsidRPr="7E91A69D">
                <w:rPr>
                  <w:rFonts w:ascii="Times New Roman" w:eastAsia="Times New Roman" w:hAnsi="Times New Roman" w:cs="Times New Roman"/>
                  <w:color w:val="000000" w:themeColor="text1"/>
                  <w:sz w:val="24"/>
                  <w:szCs w:val="24"/>
                </w:rPr>
                <w:t xml:space="preserve"> - </w:t>
              </w:r>
              <w:r w:rsidR="3881E074" w:rsidRPr="7E91A69D">
                <w:rPr>
                  <w:rFonts w:ascii="Times New Roman" w:eastAsia="Times New Roman" w:hAnsi="Times New Roman" w:cs="Times New Roman"/>
                  <w:color w:val="000000" w:themeColor="text1"/>
                  <w:sz w:val="24"/>
                  <w:szCs w:val="24"/>
                  <w:rPrChange w:id="4640" w:author="HISSA BARBARA OLIVEIRA" w:date="2025-07-17T21:23:00Z">
                    <w:rPr>
                      <w:rFonts w:ascii="Times New Roman" w:eastAsia="Times New Roman" w:hAnsi="Times New Roman" w:cs="Times New Roman"/>
                      <w:color w:val="000000" w:themeColor="text1"/>
                    </w:rPr>
                  </w:rPrChange>
                </w:rPr>
                <w:t>Diagrama de Sequência Painel Administrativo Admin</w:t>
              </w:r>
            </w:ins>
          </w:p>
        </w:tc>
      </w:tr>
      <w:tr w:rsidR="1228A8BB" w14:paraId="383B0087" w14:textId="77777777" w:rsidTr="7E91A69D">
        <w:trPr>
          <w:trHeight w:val="8175"/>
          <w:jc w:val="center"/>
          <w:ins w:id="4641" w:author="HISSA BARBARA OLIVEIRA" w:date="2025-07-17T21:06:00Z"/>
          <w:trPrChange w:id="4642" w:author="HISSA BARBARA OLIVEIRA" w:date="2025-07-17T21:07:00Z">
            <w:trPr>
              <w:trHeight w:val="300"/>
            </w:trPr>
          </w:trPrChange>
        </w:trPr>
        <w:tc>
          <w:tcPr>
            <w:tcW w:w="8490" w:type="dxa"/>
            <w:tcPrChange w:id="4643" w:author="HISSA BARBARA OLIVEIRA" w:date="2025-07-17T21:07:00Z">
              <w:tcPr>
                <w:tcW w:w="8490" w:type="dxa"/>
              </w:tcPr>
            </w:tcPrChange>
          </w:tcPr>
          <w:p w14:paraId="4D197C2A" w14:textId="2FFDE48A" w:rsidR="2FF67A40" w:rsidRDefault="2DE48154">
            <w:pPr>
              <w:jc w:val="center"/>
              <w:pPrChange w:id="4644" w:author="HISSA BARBARA OLIVEIRA" w:date="2025-07-17T21:26:00Z">
                <w:pPr/>
              </w:pPrChange>
            </w:pPr>
            <w:ins w:id="4645" w:author="HISSA BARBARA OLIVEIRA" w:date="2025-07-17T21:26:00Z">
              <w:r>
                <w:rPr>
                  <w:noProof/>
                </w:rPr>
                <w:lastRenderedPageBreak/>
                <w:drawing>
                  <wp:inline distT="0" distB="0" distL="0" distR="0" wp14:anchorId="0C04E65A" wp14:editId="57C7B9DC">
                    <wp:extent cx="2257425" cy="5257800"/>
                    <wp:effectExtent l="0" t="0" r="0" b="0"/>
                    <wp:docPr id="1130100519" name="Imagem 113010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7425" cy="5257800"/>
                            </a:xfrm>
                            <a:prstGeom prst="rect">
                              <a:avLst/>
                            </a:prstGeom>
                          </pic:spPr>
                        </pic:pic>
                      </a:graphicData>
                    </a:graphic>
                  </wp:inline>
                </w:drawing>
              </w:r>
            </w:ins>
          </w:p>
        </w:tc>
      </w:tr>
      <w:tr w:rsidR="1228A8BB" w14:paraId="0E5A8191" w14:textId="77777777" w:rsidTr="7E91A69D">
        <w:trPr>
          <w:trHeight w:val="300"/>
          <w:jc w:val="center"/>
          <w:ins w:id="4646" w:author="HISSA BARBARA OLIVEIRA" w:date="2025-07-17T21:06:00Z"/>
          <w:trPrChange w:id="4647" w:author="HISSA BARBARA OLIVEIRA" w:date="2025-07-17T21:07:00Z">
            <w:trPr>
              <w:trHeight w:val="300"/>
            </w:trPr>
          </w:trPrChange>
        </w:trPr>
        <w:tc>
          <w:tcPr>
            <w:tcW w:w="8490" w:type="dxa"/>
            <w:tcPrChange w:id="4648" w:author="HISSA BARBARA OLIVEIRA" w:date="2025-07-17T21:07:00Z">
              <w:tcPr>
                <w:tcW w:w="8490" w:type="dxa"/>
              </w:tcPr>
            </w:tcPrChange>
          </w:tcPr>
          <w:p w14:paraId="7707D278" w14:textId="57CBF262" w:rsidR="2FF67A40" w:rsidRDefault="2FF67A40">
            <w:pPr>
              <w:jc w:val="center"/>
              <w:rPr>
                <w:rFonts w:ascii="Times New Roman" w:eastAsia="Times New Roman" w:hAnsi="Times New Roman" w:cs="Times New Roman"/>
                <w:sz w:val="24"/>
                <w:szCs w:val="24"/>
              </w:rPr>
              <w:pPrChange w:id="4649" w:author="HISSA BARBARA OLIVEIRA" w:date="2025-07-17T21:18:00Z">
                <w:pPr/>
              </w:pPrChange>
            </w:pPr>
            <w:ins w:id="4650" w:author="HISSA BARBARA OLIVEIRA" w:date="2025-07-17T21:06:00Z">
              <w:r w:rsidRPr="47FE78D8">
                <w:rPr>
                  <w:rFonts w:ascii="Times New Roman" w:eastAsia="Times New Roman" w:hAnsi="Times New Roman" w:cs="Times New Roman"/>
                  <w:sz w:val="24"/>
                  <w:szCs w:val="24"/>
                </w:rPr>
                <w:t>Fonte: Autoria Própria (2025</w:t>
              </w:r>
            </w:ins>
            <w:ins w:id="4651" w:author="HISSA BARBARA OLIVEIRA" w:date="2025-07-17T21:07:00Z">
              <w:r w:rsidRPr="47FE78D8">
                <w:rPr>
                  <w:rFonts w:ascii="Times New Roman" w:eastAsia="Times New Roman" w:hAnsi="Times New Roman" w:cs="Times New Roman"/>
                  <w:sz w:val="24"/>
                  <w:szCs w:val="24"/>
                </w:rPr>
                <w:t>)</w:t>
              </w:r>
            </w:ins>
          </w:p>
        </w:tc>
      </w:tr>
    </w:tbl>
    <w:p w14:paraId="6E7EBF76" w14:textId="2AF5B13D" w:rsidR="1228A8BB" w:rsidRDefault="1228A8BB">
      <w:pPr>
        <w:spacing w:after="240"/>
        <w:rPr>
          <w:del w:id="4652" w:author="HISSA BARBARA OLIVEIRA" w:date="2025-07-17T21:05:00Z"/>
        </w:rPr>
        <w:pPrChange w:id="4653" w:author="EUDERLAN FREIRE DA SILVA ABREU" w:date="2025-07-18T19:50:00Z">
          <w:pPr/>
        </w:pPrChange>
      </w:pPr>
      <w:bookmarkStart w:id="4654" w:name="_Toc203763236"/>
      <w:bookmarkStart w:id="4655" w:name="_Toc203763387"/>
      <w:bookmarkStart w:id="4656" w:name="_Toc203763622"/>
      <w:bookmarkStart w:id="4657" w:name="_Toc203763772"/>
      <w:bookmarkStart w:id="4658" w:name="_Toc203763922"/>
      <w:bookmarkStart w:id="4659" w:name="_Toc203764072"/>
      <w:bookmarkStart w:id="4660" w:name="_Toc203764217"/>
      <w:bookmarkEnd w:id="4654"/>
      <w:bookmarkEnd w:id="4655"/>
      <w:bookmarkEnd w:id="4656"/>
      <w:bookmarkEnd w:id="4657"/>
      <w:bookmarkEnd w:id="4658"/>
      <w:bookmarkEnd w:id="4659"/>
      <w:bookmarkEnd w:id="4660"/>
    </w:p>
    <w:p w14:paraId="5A473445" w14:textId="7F57E50D" w:rsidR="77D518D1" w:rsidDel="00737785" w:rsidRDefault="77D518D1" w:rsidP="00324A97">
      <w:pPr>
        <w:pStyle w:val="Ttulo3"/>
        <w:spacing w:after="240"/>
        <w:rPr>
          <w:del w:id="4661" w:author="EUDERLAN FREIRE DA SILVA ABREU" w:date="2025-07-18T19:32:00Z"/>
          <w:rFonts w:ascii="Times New Roman" w:eastAsia="Times New Roman" w:hAnsi="Times New Roman" w:cs="Times New Roman"/>
          <w:color w:val="000000" w:themeColor="text1"/>
        </w:rPr>
      </w:pPr>
      <w:ins w:id="4662" w:author="HISSA BARBARA OLIVEIRA" w:date="2025-07-17T21:19:00Z">
        <w:del w:id="4663" w:author="EUDERLAN FREIRE DA SILVA ABREU" w:date="2025-07-18T20:42:00Z">
          <w:r w:rsidRPr="47FE78D8" w:rsidDel="00737785">
            <w:rPr>
              <w:rFonts w:ascii="Times New Roman" w:eastAsia="Times New Roman" w:hAnsi="Times New Roman" w:cs="Times New Roman"/>
              <w:color w:val="000000" w:themeColor="text1"/>
              <w:rPrChange w:id="4664" w:author="HISSA BARBARA OLIVEIRA" w:date="2025-07-17T21:20:00Z">
                <w:rPr/>
              </w:rPrChange>
            </w:rPr>
            <w:delText xml:space="preserve">Diagrama de </w:delText>
          </w:r>
        </w:del>
      </w:ins>
      <w:ins w:id="4665" w:author="HISSA BARBARA OLIVEIRA" w:date="2025-07-17T21:20:00Z">
        <w:del w:id="4666" w:author="EUDERLAN FREIRE DA SILVA ABREU" w:date="2025-07-18T20:42:00Z">
          <w:r w:rsidRPr="47FE78D8" w:rsidDel="00737785">
            <w:rPr>
              <w:rFonts w:ascii="Times New Roman" w:eastAsia="Times New Roman" w:hAnsi="Times New Roman" w:cs="Times New Roman"/>
              <w:color w:val="000000" w:themeColor="text1"/>
              <w:rPrChange w:id="4667" w:author="HISSA BARBARA OLIVEIRA" w:date="2025-07-17T21:20:00Z">
                <w:rPr/>
              </w:rPrChange>
            </w:rPr>
            <w:delText>S</w:delText>
          </w:r>
        </w:del>
      </w:ins>
      <w:ins w:id="4668" w:author="HISSA BARBARA OLIVEIRA" w:date="2025-07-17T21:19:00Z">
        <w:del w:id="4669" w:author="EUDERLAN FREIRE DA SILVA ABREU" w:date="2025-07-18T20:42:00Z">
          <w:r w:rsidRPr="47FE78D8" w:rsidDel="00737785">
            <w:rPr>
              <w:rFonts w:ascii="Times New Roman" w:eastAsia="Times New Roman" w:hAnsi="Times New Roman" w:cs="Times New Roman"/>
              <w:color w:val="000000" w:themeColor="text1"/>
              <w:rPrChange w:id="4670" w:author="HISSA BARBARA OLIVEIRA" w:date="2025-07-17T21:20:00Z">
                <w:rPr/>
              </w:rPrChange>
            </w:rPr>
            <w:delText xml:space="preserve">equência </w:delText>
          </w:r>
        </w:del>
      </w:ins>
      <w:ins w:id="4671" w:author="HISSA BARBARA OLIVEIRA" w:date="2025-07-17T21:20:00Z">
        <w:del w:id="4672" w:author="EUDERLAN FREIRE DA SILVA ABREU" w:date="2025-07-18T20:42:00Z">
          <w:r w:rsidRPr="47FE78D8" w:rsidDel="00737785">
            <w:rPr>
              <w:rFonts w:ascii="Times New Roman" w:eastAsia="Times New Roman" w:hAnsi="Times New Roman" w:cs="Times New Roman"/>
              <w:color w:val="000000" w:themeColor="text1"/>
              <w:rPrChange w:id="4673" w:author="HISSA BARBARA OLIVEIRA" w:date="2025-07-17T21:20:00Z">
                <w:rPr/>
              </w:rPrChange>
            </w:rPr>
            <w:delText xml:space="preserve">Painel Administrativo Solicitações </w:delText>
          </w:r>
        </w:del>
      </w:ins>
    </w:p>
    <w:p w14:paraId="063C4F14" w14:textId="77777777" w:rsidR="00737785" w:rsidRPr="00737785" w:rsidRDefault="00737785">
      <w:pPr>
        <w:rPr>
          <w:ins w:id="4674" w:author="EUDERLAN FREIRE DA SILVA ABREU" w:date="2025-07-18T20:42:00Z"/>
          <w:rPrChange w:id="4675" w:author="EUDERLAN FREIRE DA SILVA ABREU" w:date="2025-07-18T20:42:00Z">
            <w:rPr>
              <w:ins w:id="4676" w:author="EUDERLAN FREIRE DA SILVA ABREU" w:date="2025-07-18T20:42:00Z"/>
              <w:rFonts w:ascii="Times New Roman" w:eastAsia="Times New Roman" w:hAnsi="Times New Roman" w:cs="Times New Roman"/>
              <w:color w:val="000000" w:themeColor="text1"/>
            </w:rPr>
          </w:rPrChange>
        </w:rPr>
      </w:pPr>
    </w:p>
    <w:p w14:paraId="3FA4A6C5" w14:textId="4C764730" w:rsidR="47FE78D8" w:rsidRPr="00737785" w:rsidRDefault="00737785">
      <w:pPr>
        <w:pStyle w:val="Ttulo3"/>
        <w:spacing w:after="240"/>
        <w:rPr>
          <w:ins w:id="4677" w:author="HISSA BARBARA OLIVEIRA" w:date="2025-07-17T21:20:00Z"/>
          <w:rFonts w:ascii="Times New Roman" w:hAnsi="Times New Roman" w:cs="Times New Roman"/>
          <w:color w:val="000000" w:themeColor="text1"/>
          <w:rPrChange w:id="4678" w:author="EUDERLAN FREIRE DA SILVA ABREU" w:date="2025-07-18T20:42:00Z">
            <w:rPr>
              <w:ins w:id="4679" w:author="HISSA BARBARA OLIVEIRA" w:date="2025-07-17T21:20:00Z"/>
              <w:rFonts w:ascii="Times New Roman" w:eastAsia="Times New Roman" w:hAnsi="Times New Roman" w:cs="Times New Roman"/>
              <w:color w:val="000000" w:themeColor="text1"/>
            </w:rPr>
          </w:rPrChange>
        </w:rPr>
        <w:pPrChange w:id="4680" w:author="EUDERLAN FREIRE DA SILVA ABREU" w:date="2025-07-18T19:50:00Z">
          <w:pPr>
            <w:pStyle w:val="Ttulo3"/>
          </w:pPr>
        </w:pPrChange>
      </w:pPr>
      <w:bookmarkStart w:id="4681" w:name="_Toc203858369"/>
      <w:ins w:id="4682" w:author="EUDERLAN FREIRE DA SILVA ABREU" w:date="2025-07-18T20:42:00Z">
        <w:r w:rsidRPr="00737785">
          <w:rPr>
            <w:rFonts w:ascii="Times New Roman" w:hAnsi="Times New Roman" w:cs="Times New Roman"/>
            <w:color w:val="000000" w:themeColor="text1"/>
            <w:rPrChange w:id="4683" w:author="EUDERLAN FREIRE DA SILVA ABREU" w:date="2025-07-18T20:42:00Z">
              <w:rPr/>
            </w:rPrChange>
          </w:rPr>
          <w:t>Diagrama de Sequência Painel Administrativo Solicitações</w:t>
        </w:r>
      </w:ins>
      <w:bookmarkEnd w:id="4681"/>
    </w:p>
    <w:p w14:paraId="2FEE8B67" w14:textId="77777777" w:rsidR="7ABBCAF8" w:rsidDel="00DA338A" w:rsidRDefault="7ABBCAF8">
      <w:pPr>
        <w:spacing w:after="240" w:line="360" w:lineRule="auto"/>
        <w:ind w:firstLine="708"/>
        <w:jc w:val="both"/>
        <w:rPr>
          <w:ins w:id="4684" w:author="HISSA BARBARA OLIVEIRA" w:date="2025-07-17T21:42:00Z"/>
          <w:del w:id="4685" w:author="EUDERLAN FREIRE DA SILVA ABREU" w:date="2025-07-18T19:32:00Z"/>
          <w:rFonts w:ascii="Times New Roman" w:eastAsia="Times New Roman" w:hAnsi="Times New Roman" w:cs="Times New Roman"/>
        </w:rPr>
        <w:pPrChange w:id="4686" w:author="EUDERLAN FREIRE DA SILVA ABREU" w:date="2025-07-18T19:50:00Z">
          <w:pPr/>
        </w:pPrChange>
      </w:pPr>
      <w:ins w:id="4687" w:author="HISSA BARBARA OLIVEIRA" w:date="2025-07-17T21:22:00Z">
        <w:r w:rsidRPr="7E91A69D">
          <w:rPr>
            <w:rFonts w:ascii="Times New Roman" w:eastAsia="Times New Roman" w:hAnsi="Times New Roman" w:cs="Times New Roman"/>
            <w:sz w:val="24"/>
            <w:szCs w:val="24"/>
          </w:rPr>
          <w:t xml:space="preserve">No diagrama presente na figura </w:t>
        </w:r>
        <w:r w:rsidR="3DB7638D" w:rsidRPr="54DC1B43">
          <w:rPr>
            <w:rFonts w:ascii="Times New Roman" w:eastAsia="Times New Roman" w:hAnsi="Times New Roman" w:cs="Times New Roman"/>
            <w:sz w:val="24"/>
            <w:szCs w:val="24"/>
          </w:rPr>
          <w:t>1</w:t>
        </w:r>
      </w:ins>
      <w:ins w:id="4688" w:author="HISSA BARBARA OLIVEIRA" w:date="2025-07-18T19:45:00Z">
        <w:r w:rsidR="3B4A3995" w:rsidRPr="54DC1B43">
          <w:rPr>
            <w:rFonts w:ascii="Times New Roman" w:eastAsia="Times New Roman" w:hAnsi="Times New Roman" w:cs="Times New Roman"/>
            <w:sz w:val="24"/>
            <w:szCs w:val="24"/>
          </w:rPr>
          <w:t>3</w:t>
        </w:r>
      </w:ins>
      <w:ins w:id="4689" w:author="HISSA BARBARA OLIVEIRA" w:date="2025-07-17T21:22:00Z">
        <w:r w:rsidRPr="7E91A69D">
          <w:rPr>
            <w:rFonts w:ascii="Times New Roman" w:eastAsia="Times New Roman" w:hAnsi="Times New Roman" w:cs="Times New Roman"/>
            <w:sz w:val="24"/>
            <w:szCs w:val="24"/>
          </w:rPr>
          <w:t xml:space="preserve">, </w:t>
        </w:r>
      </w:ins>
      <w:ins w:id="4690" w:author="HISSA BARBARA OLIVEIRA" w:date="2025-07-17T21:21:00Z">
        <w:r w:rsidRPr="7E91A69D">
          <w:rPr>
            <w:rFonts w:ascii="Times New Roman" w:eastAsia="Times New Roman" w:hAnsi="Times New Roman" w:cs="Times New Roman"/>
            <w:sz w:val="24"/>
            <w:szCs w:val="24"/>
            <w:rPrChange w:id="4691" w:author="HISSA BARBARA OLIVEIRA" w:date="2025-07-17T21:21:00Z">
              <w:rPr>
                <w:rFonts w:ascii="Calibri" w:eastAsia="Calibri" w:hAnsi="Calibri" w:cs="Calibri"/>
              </w:rPr>
            </w:rPrChange>
          </w:rPr>
          <w:t>o usuário acessa o menu superior e clica em "Solicitações". O sistema busca na base os pedidos pendentes e retorna uma lista com nome e e-mail do solicitante, data e hora, justificativa e contador de solicitações. Ao selecionar uma solicitação, o sistema exibe os detalhes e o Admin inicia a análise, lendo a justificativa e avaliando a necessidade. Para aprovar, o Admin clica em "Aprovar", o sistema atualiza o status, promove o usuário, confirma a ação e envia uma notificação tanto da aprovação quanto ao usuário. Em caso de rejeição, o Admin clica em "Negar", o sistema atualiza o status, confirma a rejeição e envia a notificação correspondente. O contador e a visualização em tempo real são atualizados ao final.</w:t>
        </w:r>
      </w:ins>
    </w:p>
    <w:p w14:paraId="462D6ABB" w14:textId="228E365F" w:rsidR="7E91A69D" w:rsidRDefault="7E91A69D">
      <w:pPr>
        <w:spacing w:line="360" w:lineRule="auto"/>
        <w:ind w:firstLine="708"/>
        <w:jc w:val="both"/>
        <w:rPr>
          <w:ins w:id="4692" w:author="HISSA BARBARA OLIVEIRA" w:date="2025-07-17T21:23:00Z"/>
          <w:rFonts w:ascii="Times New Roman" w:eastAsia="Times New Roman" w:hAnsi="Times New Roman" w:cs="Times New Roman"/>
          <w:sz w:val="24"/>
          <w:szCs w:val="24"/>
        </w:rPr>
        <w:pPrChange w:id="4693" w:author="EUDERLAN FREIRE DA SILVA ABREU" w:date="2025-07-18T19:32:00Z">
          <w:pPr>
            <w:ind w:firstLine="708"/>
          </w:pPr>
        </w:pPrChange>
      </w:pPr>
    </w:p>
    <w:tbl>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Change w:id="4694" w:author="HISSA BARBARA OLIVEIRA" w:date="2025-07-17T21:39: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0"/>
        <w:tblGridChange w:id="4695">
          <w:tblGrid>
            <w:gridCol w:w="8490"/>
          </w:tblGrid>
        </w:tblGridChange>
      </w:tblGrid>
      <w:tr w:rsidR="47FE78D8" w14:paraId="34199CDE" w14:textId="77777777" w:rsidTr="7E91A69D">
        <w:trPr>
          <w:trHeight w:val="300"/>
          <w:jc w:val="center"/>
          <w:ins w:id="4696" w:author="HISSA BARBARA OLIVEIRA" w:date="2025-07-17T21:24:00Z"/>
          <w:trPrChange w:id="4697" w:author="HISSA BARBARA OLIVEIRA" w:date="2025-07-17T21:39:00Z">
            <w:trPr>
              <w:trHeight w:val="300"/>
              <w:jc w:val="center"/>
            </w:trPr>
          </w:trPrChange>
        </w:trPr>
        <w:tc>
          <w:tcPr>
            <w:tcW w:w="8490" w:type="dxa"/>
            <w:tcPrChange w:id="4698" w:author="HISSA BARBARA OLIVEIRA" w:date="2025-07-17T21:39:00Z">
              <w:tcPr>
                <w:tcW w:w="8490" w:type="dxa"/>
              </w:tcPr>
            </w:tcPrChange>
          </w:tcPr>
          <w:p w14:paraId="27AFD830" w14:textId="4D1D3B58" w:rsidR="47FE78D8" w:rsidRDefault="47FE78D8" w:rsidP="7E91A69D">
            <w:pPr>
              <w:pStyle w:val="Subttulo"/>
              <w:ind w:left="720"/>
              <w:jc w:val="center"/>
              <w:rPr>
                <w:rFonts w:ascii="Times New Roman" w:eastAsia="Times New Roman" w:hAnsi="Times New Roman" w:cs="Times New Roman"/>
                <w:color w:val="000000" w:themeColor="text1"/>
              </w:rPr>
            </w:pPr>
            <w:ins w:id="4699" w:author="HISSA BARBARA OLIVEIRA" w:date="2025-07-17T21:24:00Z">
              <w:r w:rsidRPr="7E91A69D">
                <w:rPr>
                  <w:rFonts w:ascii="Times New Roman" w:eastAsia="Times New Roman" w:hAnsi="Times New Roman" w:cs="Times New Roman"/>
                  <w:color w:val="000000" w:themeColor="text1"/>
                  <w:sz w:val="24"/>
                  <w:szCs w:val="24"/>
                </w:rPr>
                <w:t xml:space="preserve">Figura </w:t>
              </w:r>
              <w:r w:rsidR="01B4E358" w:rsidRPr="54DC1B43">
                <w:rPr>
                  <w:rFonts w:ascii="Times New Roman" w:eastAsia="Times New Roman" w:hAnsi="Times New Roman" w:cs="Times New Roman"/>
                  <w:color w:val="000000" w:themeColor="text1"/>
                  <w:sz w:val="24"/>
                  <w:szCs w:val="24"/>
                </w:rPr>
                <w:t>1</w:t>
              </w:r>
            </w:ins>
            <w:ins w:id="4700" w:author="HISSA BARBARA OLIVEIRA" w:date="2025-07-18T19:45:00Z">
              <w:r w:rsidR="2B2F2EF4" w:rsidRPr="54DC1B43">
                <w:rPr>
                  <w:rFonts w:ascii="Times New Roman" w:eastAsia="Times New Roman" w:hAnsi="Times New Roman" w:cs="Times New Roman"/>
                  <w:color w:val="000000" w:themeColor="text1"/>
                  <w:sz w:val="24"/>
                  <w:szCs w:val="24"/>
                </w:rPr>
                <w:t>3</w:t>
              </w:r>
            </w:ins>
            <w:ins w:id="4701" w:author="HISSA BARBARA OLIVEIRA" w:date="2025-07-17T21:24:00Z">
              <w:r w:rsidRPr="7E91A69D">
                <w:rPr>
                  <w:rFonts w:ascii="Times New Roman" w:eastAsia="Times New Roman" w:hAnsi="Times New Roman" w:cs="Times New Roman"/>
                  <w:color w:val="000000" w:themeColor="text1"/>
                  <w:sz w:val="24"/>
                  <w:szCs w:val="24"/>
                </w:rPr>
                <w:t xml:space="preserve"> - Diagrama de Sequência Painel </w:t>
              </w:r>
            </w:ins>
            <w:ins w:id="4702" w:author="HISSA BARBARA OLIVEIRA" w:date="2025-07-17T21:25:00Z">
              <w:r w:rsidR="2C7A9444" w:rsidRPr="7E91A69D">
                <w:rPr>
                  <w:rFonts w:ascii="Times New Roman" w:eastAsia="Times New Roman" w:hAnsi="Times New Roman" w:cs="Times New Roman"/>
                  <w:color w:val="000000" w:themeColor="text1"/>
                  <w:sz w:val="24"/>
                  <w:szCs w:val="24"/>
                  <w:rPrChange w:id="4703" w:author="HISSA BARBARA OLIVEIRA" w:date="2025-07-17T21:25:00Z">
                    <w:rPr>
                      <w:rFonts w:ascii="Times New Roman" w:eastAsia="Times New Roman" w:hAnsi="Times New Roman" w:cs="Times New Roman"/>
                      <w:color w:val="000000" w:themeColor="text1"/>
                    </w:rPr>
                  </w:rPrChange>
                </w:rPr>
                <w:t>Solicitações</w:t>
              </w:r>
            </w:ins>
          </w:p>
        </w:tc>
      </w:tr>
      <w:tr w:rsidR="47FE78D8" w14:paraId="07543782" w14:textId="77777777" w:rsidTr="7E91A69D">
        <w:trPr>
          <w:trHeight w:val="300"/>
          <w:jc w:val="center"/>
          <w:ins w:id="4704" w:author="HISSA BARBARA OLIVEIRA" w:date="2025-07-17T21:24:00Z"/>
        </w:trPr>
        <w:tc>
          <w:tcPr>
            <w:tcW w:w="8490" w:type="dxa"/>
          </w:tcPr>
          <w:p w14:paraId="13FC638C" w14:textId="4726A707" w:rsidR="2C7A9444" w:rsidRDefault="2C7A9444">
            <w:pPr>
              <w:jc w:val="center"/>
              <w:pPrChange w:id="4705" w:author="HISSA BARBARA OLIVEIRA" w:date="2025-07-17T21:58:00Z">
                <w:pPr/>
              </w:pPrChange>
            </w:pPr>
            <w:ins w:id="4706" w:author="HISSA BARBARA OLIVEIRA" w:date="2025-07-17T21:25:00Z">
              <w:r>
                <w:rPr>
                  <w:noProof/>
                </w:rPr>
                <w:lastRenderedPageBreak/>
                <w:drawing>
                  <wp:inline distT="0" distB="0" distL="0" distR="0" wp14:anchorId="2C581AA5" wp14:editId="78EFF839">
                    <wp:extent cx="4959860" cy="4870008"/>
                    <wp:effectExtent l="0" t="0" r="0" b="0"/>
                    <wp:docPr id="384400076" name="Imagem 38440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959860" cy="4870008"/>
                            </a:xfrm>
                            <a:prstGeom prst="rect">
                              <a:avLst/>
                            </a:prstGeom>
                          </pic:spPr>
                        </pic:pic>
                      </a:graphicData>
                    </a:graphic>
                  </wp:inline>
                </w:drawing>
              </w:r>
            </w:ins>
          </w:p>
        </w:tc>
      </w:tr>
      <w:tr w:rsidR="47FE78D8" w14:paraId="2708B1D5" w14:textId="77777777" w:rsidTr="7E91A69D">
        <w:trPr>
          <w:trHeight w:val="300"/>
          <w:jc w:val="center"/>
          <w:ins w:id="4707" w:author="HISSA BARBARA OLIVEIRA" w:date="2025-07-17T21:24:00Z"/>
        </w:trPr>
        <w:tc>
          <w:tcPr>
            <w:tcW w:w="8490" w:type="dxa"/>
          </w:tcPr>
          <w:p w14:paraId="32A0CD7B" w14:textId="3093C23B" w:rsidR="47FE78D8" w:rsidRDefault="47FE78D8" w:rsidP="7E91A69D">
            <w:pPr>
              <w:jc w:val="center"/>
              <w:rPr>
                <w:ins w:id="4708" w:author="HISSA BARBARA OLIVEIRA" w:date="2025-07-17T21:49:00Z"/>
                <w:rFonts w:ascii="Times New Roman" w:eastAsia="Times New Roman" w:hAnsi="Times New Roman" w:cs="Times New Roman"/>
                <w:sz w:val="24"/>
                <w:szCs w:val="24"/>
              </w:rPr>
            </w:pPr>
            <w:ins w:id="4709" w:author="HISSA BARBARA OLIVEIRA" w:date="2025-07-17T21:24:00Z">
              <w:r w:rsidRPr="7E91A69D">
                <w:rPr>
                  <w:rFonts w:ascii="Times New Roman" w:eastAsia="Times New Roman" w:hAnsi="Times New Roman" w:cs="Times New Roman"/>
                  <w:sz w:val="24"/>
                  <w:szCs w:val="24"/>
                </w:rPr>
                <w:t>Fonte: Autoria Própria (2025)</w:t>
              </w:r>
            </w:ins>
          </w:p>
          <w:p w14:paraId="17BD442E" w14:textId="2040FC2E" w:rsidR="47FE78D8" w:rsidRDefault="47FE78D8">
            <w:pPr>
              <w:rPr>
                <w:ins w:id="4710" w:author="HISSA BARBARA OLIVEIRA" w:date="2025-07-17T21:49:00Z"/>
                <w:rFonts w:ascii="Times New Roman" w:eastAsia="Times New Roman" w:hAnsi="Times New Roman" w:cs="Times New Roman"/>
                <w:sz w:val="24"/>
                <w:szCs w:val="24"/>
              </w:rPr>
              <w:pPrChange w:id="4711" w:author="EUDERLAN FREIRE DA SILVA ABREU" w:date="2025-07-17T21:23:00Z">
                <w:pPr>
                  <w:jc w:val="center"/>
                </w:pPr>
              </w:pPrChange>
            </w:pPr>
          </w:p>
          <w:p w14:paraId="1D8750FB" w14:textId="2105BABB" w:rsidR="47FE78D8" w:rsidRDefault="47FE78D8" w:rsidP="47FE78D8">
            <w:pPr>
              <w:jc w:val="center"/>
              <w:rPr>
                <w:rFonts w:ascii="Times New Roman" w:eastAsia="Times New Roman" w:hAnsi="Times New Roman" w:cs="Times New Roman"/>
                <w:sz w:val="24"/>
                <w:szCs w:val="24"/>
              </w:rPr>
            </w:pPr>
          </w:p>
        </w:tc>
      </w:tr>
    </w:tbl>
    <w:p w14:paraId="2A3BFB74" w14:textId="65F8C659" w:rsidR="1228A8BB" w:rsidRDefault="1228A8BB">
      <w:pPr>
        <w:pStyle w:val="Ttulo3"/>
        <w:numPr>
          <w:ilvl w:val="0"/>
          <w:numId w:val="0"/>
        </w:numPr>
        <w:spacing w:after="240"/>
        <w:rPr>
          <w:ins w:id="4712" w:author="Hissa Bárbara Oliveira" w:date="2025-06-12T18:47:00Z"/>
          <w:del w:id="4713" w:author="HISSA BARBARA OLIVEIRA" w:date="2025-07-17T20:28:00Z"/>
          <w:rPrChange w:id="4714" w:author="HISSA BARBARA OLIVEIRA" w:date="2025-07-17T20:27:00Z">
            <w:rPr>
              <w:ins w:id="4715" w:author="Hissa Bárbara Oliveira" w:date="2025-06-12T18:47:00Z"/>
              <w:del w:id="4716" w:author="HISSA BARBARA OLIVEIRA" w:date="2025-07-17T20:28:00Z"/>
              <w:rFonts w:ascii="Times New Roman" w:eastAsia="Times New Roman" w:hAnsi="Times New Roman" w:cs="Times New Roman"/>
            </w:rPr>
          </w:rPrChange>
        </w:rPr>
        <w:pPrChange w:id="4717" w:author="EUDERLAN FREIRE DA SILVA ABREU" w:date="2025-07-18T18:20:00Z">
          <w:pPr>
            <w:pStyle w:val="Ttulo3"/>
            <w:numPr>
              <w:ilvl w:val="0"/>
              <w:numId w:val="0"/>
            </w:numPr>
            <w:ind w:left="0" w:firstLine="0"/>
          </w:pPr>
        </w:pPrChange>
      </w:pPr>
      <w:bookmarkStart w:id="4718" w:name="_Toc203763239"/>
      <w:bookmarkStart w:id="4719" w:name="_Toc203763390"/>
      <w:bookmarkStart w:id="4720" w:name="_Toc203763625"/>
      <w:bookmarkStart w:id="4721" w:name="_Toc203763775"/>
      <w:bookmarkStart w:id="4722" w:name="_Toc203763925"/>
      <w:bookmarkStart w:id="4723" w:name="_Toc203764075"/>
      <w:bookmarkStart w:id="4724" w:name="_Toc203764220"/>
      <w:bookmarkStart w:id="4725" w:name="_Toc203764358"/>
      <w:bookmarkStart w:id="4726" w:name="_Toc203858370"/>
      <w:bookmarkEnd w:id="4718"/>
      <w:bookmarkEnd w:id="4719"/>
      <w:bookmarkEnd w:id="4720"/>
      <w:bookmarkEnd w:id="4721"/>
      <w:bookmarkEnd w:id="4722"/>
      <w:bookmarkEnd w:id="4723"/>
      <w:bookmarkEnd w:id="4724"/>
      <w:bookmarkEnd w:id="4725"/>
      <w:bookmarkEnd w:id="4726"/>
    </w:p>
    <w:p w14:paraId="6239714B" w14:textId="74F061F7" w:rsidR="00737785" w:rsidRPr="00737785" w:rsidRDefault="46C94C01">
      <w:pPr>
        <w:pStyle w:val="Ttulo3"/>
        <w:spacing w:after="240"/>
        <w:rPr>
          <w:ins w:id="4727" w:author="HISSA BARBARA OLIVEIRA" w:date="2025-07-17T21:49:00Z"/>
          <w:rFonts w:ascii="Times New Roman" w:eastAsia="Times New Roman" w:hAnsi="Times New Roman" w:cs="Times New Roman"/>
          <w:color w:val="000000" w:themeColor="text1"/>
          <w:rPrChange w:id="4728" w:author="EUDERLAN FREIRE DA SILVA ABREU" w:date="2025-07-18T20:43:00Z">
            <w:rPr>
              <w:ins w:id="4729" w:author="HISSA BARBARA OLIVEIRA" w:date="2025-07-17T21:49:00Z"/>
              <w:rFonts w:ascii="Times New Roman" w:eastAsia="Times New Roman" w:hAnsi="Times New Roman" w:cs="Times New Roman"/>
            </w:rPr>
          </w:rPrChange>
        </w:rPr>
        <w:pPrChange w:id="4730" w:author="EUDERLAN FREIRE DA SILVA ABREU" w:date="2025-07-18T20:43:00Z">
          <w:pPr>
            <w:pStyle w:val="Ttulo2"/>
            <w:numPr>
              <w:ilvl w:val="0"/>
              <w:numId w:val="0"/>
            </w:numPr>
            <w:spacing w:after="240" w:line="360" w:lineRule="auto"/>
            <w:ind w:left="0" w:firstLine="0"/>
            <w:jc w:val="both"/>
          </w:pPr>
        </w:pPrChange>
      </w:pPr>
      <w:ins w:id="4731" w:author="Hissa Bárbara Oliveira" w:date="2025-06-12T18:50:00Z">
        <w:del w:id="4732" w:author="Euderlan Freire" w:date="2025-06-13T19:47:00Z">
          <w:r w:rsidRPr="7E91A69D" w:rsidDel="46C94C01">
            <w:rPr>
              <w:rFonts w:ascii="Times New Roman" w:hAnsi="Times New Roman" w:cs="Times New Roman"/>
              <w:color w:val="000000" w:themeColor="text1"/>
              <w:rPrChange w:id="4733" w:author="Euderlan Freire" w:date="2025-06-13T19:48:00Z">
                <w:rPr>
                  <w:rFonts w:asciiTheme="minorHAnsi" w:eastAsiaTheme="minorEastAsia" w:hAnsiTheme="minorHAnsi" w:cstheme="minorBidi"/>
                  <w:color w:val="auto"/>
                  <w:sz w:val="22"/>
                  <w:szCs w:val="22"/>
                </w:rPr>
              </w:rPrChange>
            </w:rPr>
            <w:delText>4.3.5</w:delText>
          </w:r>
          <w:r>
            <w:tab/>
          </w:r>
        </w:del>
      </w:ins>
      <w:bookmarkStart w:id="4734" w:name="_Toc203858371"/>
      <w:ins w:id="4735" w:author="HISSA BARBARA OLIVEIRA" w:date="2025-07-17T21:46:00Z">
        <w:r w:rsidR="3D227E2C" w:rsidRPr="7E91A69D">
          <w:rPr>
            <w:rFonts w:ascii="Times New Roman" w:eastAsia="Times New Roman" w:hAnsi="Times New Roman" w:cs="Times New Roman"/>
            <w:color w:val="000000" w:themeColor="text1"/>
          </w:rPr>
          <w:t>Diagrama de Sequência</w:t>
        </w:r>
      </w:ins>
      <w:ins w:id="4736" w:author="HISSA BARBARA OLIVEIRA" w:date="2025-07-17T21:47:00Z">
        <w:r w:rsidR="3D227E2C" w:rsidRPr="7E91A69D">
          <w:rPr>
            <w:rFonts w:ascii="Times New Roman" w:eastAsia="Times New Roman" w:hAnsi="Times New Roman" w:cs="Times New Roman"/>
            <w:color w:val="000000" w:themeColor="text1"/>
          </w:rPr>
          <w:t xml:space="preserve"> Solicitar Admin</w:t>
        </w:r>
      </w:ins>
      <w:bookmarkStart w:id="4737" w:name="_Hlk200733263"/>
      <w:bookmarkEnd w:id="4734"/>
    </w:p>
    <w:p w14:paraId="3680FCDA" w14:textId="0BB15EC1" w:rsidR="001D632D" w:rsidRDefault="67ADACAB" w:rsidP="001F64A2">
      <w:pPr>
        <w:spacing w:after="240" w:line="360" w:lineRule="auto"/>
        <w:ind w:firstLine="708"/>
        <w:jc w:val="both"/>
        <w:rPr>
          <w:ins w:id="4738" w:author="EUDERLAN FREIRE DA SILVA ABREU" w:date="2025-07-18T19:41:00Z"/>
          <w:rFonts w:ascii="Times New Roman" w:hAnsi="Times New Roman" w:cs="Times New Roman"/>
          <w:sz w:val="24"/>
          <w:szCs w:val="24"/>
        </w:rPr>
      </w:pPr>
      <w:ins w:id="4739" w:author="HISSA BARBARA OLIVEIRA" w:date="2025-07-17T21:47:00Z">
        <w:r w:rsidRPr="004C06D5">
          <w:rPr>
            <w:rFonts w:ascii="Times New Roman" w:hAnsi="Times New Roman" w:cs="Times New Roman"/>
            <w:sz w:val="24"/>
            <w:szCs w:val="24"/>
            <w:rPrChange w:id="4740" w:author="EUDERLAN FREIRE DA SILVA ABREU" w:date="2025-07-18T18:20:00Z">
              <w:rPr>
                <w:rFonts w:ascii="Calibri" w:eastAsia="Calibri" w:hAnsi="Calibri" w:cs="Calibri"/>
              </w:rPr>
            </w:rPrChange>
          </w:rPr>
          <w:t>No diagrama de solicitação de admin</w:t>
        </w:r>
      </w:ins>
      <w:ins w:id="4741" w:author="HISSA BARBARA OLIVEIRA" w:date="2025-07-17T22:30:00Z">
        <w:r w:rsidR="02A29701" w:rsidRPr="004C06D5">
          <w:rPr>
            <w:rFonts w:ascii="Times New Roman" w:hAnsi="Times New Roman" w:cs="Times New Roman"/>
            <w:sz w:val="24"/>
            <w:szCs w:val="24"/>
            <w:rPrChange w:id="4742" w:author="EUDERLAN FREIRE DA SILVA ABREU" w:date="2025-07-18T18:20:00Z">
              <w:rPr/>
            </w:rPrChange>
          </w:rPr>
          <w:t xml:space="preserve">, representado na Figura </w:t>
        </w:r>
        <w:r w:rsidR="7A768840" w:rsidRPr="004C06D5">
          <w:rPr>
            <w:rFonts w:ascii="Times New Roman" w:hAnsi="Times New Roman" w:cs="Times New Roman"/>
            <w:sz w:val="24"/>
            <w:szCs w:val="24"/>
            <w:rPrChange w:id="4743" w:author="EUDERLAN FREIRE DA SILVA ABREU" w:date="2025-07-18T18:20:00Z">
              <w:rPr/>
            </w:rPrChange>
          </w:rPr>
          <w:t>1</w:t>
        </w:r>
      </w:ins>
      <w:ins w:id="4744" w:author="HISSA BARBARA OLIVEIRA" w:date="2025-07-18T19:45:00Z">
        <w:r w:rsidR="21D6CC27" w:rsidRPr="004C06D5">
          <w:rPr>
            <w:rFonts w:ascii="Times New Roman" w:hAnsi="Times New Roman" w:cs="Times New Roman"/>
            <w:sz w:val="24"/>
            <w:szCs w:val="24"/>
            <w:rPrChange w:id="4745" w:author="EUDERLAN FREIRE DA SILVA ABREU" w:date="2025-07-18T18:20:00Z">
              <w:rPr/>
            </w:rPrChange>
          </w:rPr>
          <w:t>4</w:t>
        </w:r>
      </w:ins>
      <w:ins w:id="4746" w:author="HISSA BARBARA OLIVEIRA" w:date="2025-07-17T21:47:00Z">
        <w:r w:rsidRPr="004C06D5">
          <w:rPr>
            <w:rFonts w:ascii="Times New Roman" w:hAnsi="Times New Roman" w:cs="Times New Roman"/>
            <w:sz w:val="24"/>
            <w:szCs w:val="24"/>
            <w:rPrChange w:id="4747" w:author="EUDERLAN FREIRE DA SILVA ABREU" w:date="2025-07-18T18:20:00Z">
              <w:rPr>
                <w:rFonts w:ascii="Calibri" w:eastAsia="Calibri" w:hAnsi="Calibri" w:cs="Calibri"/>
              </w:rPr>
            </w:rPrChange>
          </w:rPr>
          <w:t xml:space="preserve"> o usuário acessa o menu superior e clica em "Solicitar Admin". O sistema exibe a aba com o campo de justificativa, onde o usuário escreve o motivo do pedido e clica em "Enviar Solicitação". A solicitação é registrada e enviada ao Admin, e o sistema exibe uma confirmação de envio. O Admin pode aprovar a solicitação, promovendo o usuário e notificando a decisão, ou rejeitar e notificar a recusa</w:t>
        </w:r>
      </w:ins>
      <w:ins w:id="4748" w:author="EUDERLAN FREIRE DA SILVA ABREU" w:date="2025-07-18T19:33:00Z">
        <w:r w:rsidR="00F91265">
          <w:rPr>
            <w:rFonts w:ascii="Times New Roman" w:hAnsi="Times New Roman" w:cs="Times New Roman"/>
            <w:sz w:val="24"/>
            <w:szCs w:val="24"/>
          </w:rPr>
          <w:t>.</w:t>
        </w:r>
      </w:ins>
      <w:ins w:id="4749" w:author="HISSA BARBARA OLIVEIRA" w:date="2025-07-17T21:47:00Z">
        <w:del w:id="4750" w:author="EUDERLAN FREIRE DA SILVA ABREU" w:date="2025-07-18T19:33:00Z">
          <w:r w:rsidRPr="004C06D5" w:rsidDel="00336E27">
            <w:rPr>
              <w:rFonts w:ascii="Times New Roman" w:hAnsi="Times New Roman" w:cs="Times New Roman"/>
              <w:sz w:val="24"/>
              <w:szCs w:val="24"/>
              <w:rPrChange w:id="4751" w:author="EUDERLAN FREIRE DA SILVA ABREU" w:date="2025-07-18T18:20:00Z">
                <w:rPr>
                  <w:rFonts w:ascii="Calibri" w:eastAsia="Calibri" w:hAnsi="Calibri" w:cs="Calibri"/>
                </w:rPr>
              </w:rPrChange>
            </w:rPr>
            <w:delText>.</w:delText>
          </w:r>
        </w:del>
      </w:ins>
    </w:p>
    <w:p w14:paraId="0391A72E" w14:textId="0829A0E6" w:rsidR="001F64A2" w:rsidRPr="001F64A2" w:rsidRDefault="001F64A2">
      <w:pPr>
        <w:pStyle w:val="Legenda"/>
        <w:keepNext/>
        <w:jc w:val="center"/>
        <w:rPr>
          <w:ins w:id="4752" w:author="EUDERLAN FREIRE DA SILVA ABREU" w:date="2025-07-18T19:41:00Z"/>
          <w:i w:val="0"/>
          <w:iCs w:val="0"/>
          <w:color w:val="000000" w:themeColor="text1"/>
          <w:sz w:val="24"/>
          <w:szCs w:val="24"/>
          <w:rPrChange w:id="4753" w:author="EUDERLAN FREIRE DA SILVA ABREU" w:date="2025-07-18T19:41:00Z">
            <w:rPr>
              <w:ins w:id="4754" w:author="EUDERLAN FREIRE DA SILVA ABREU" w:date="2025-07-18T19:41:00Z"/>
            </w:rPr>
          </w:rPrChange>
        </w:rPr>
        <w:pPrChange w:id="4755" w:author="EUDERLAN FREIRE DA SILVA ABREU" w:date="2025-07-18T19:42:00Z">
          <w:pPr>
            <w:pStyle w:val="Legenda"/>
          </w:pPr>
        </w:pPrChange>
      </w:pPr>
      <w:ins w:id="4756" w:author="EUDERLAN FREIRE DA SILVA ABREU" w:date="2025-07-18T19:41:00Z">
        <w:r w:rsidRPr="001F64A2">
          <w:rPr>
            <w:i w:val="0"/>
            <w:iCs w:val="0"/>
            <w:color w:val="000000" w:themeColor="text1"/>
            <w:sz w:val="24"/>
            <w:szCs w:val="24"/>
            <w:rPrChange w:id="4757" w:author="EUDERLAN FREIRE DA SILVA ABREU" w:date="2025-07-18T19:41:00Z">
              <w:rPr/>
            </w:rPrChange>
          </w:rPr>
          <w:lastRenderedPageBreak/>
          <w:t xml:space="preserve">Figura </w:t>
        </w:r>
      </w:ins>
      <w:ins w:id="4758" w:author="EUDERLAN FREIRE DA SILVA ABREU" w:date="2025-07-18T19:50:00Z">
        <w:r w:rsidR="00305312">
          <w:rPr>
            <w:i w:val="0"/>
            <w:iCs w:val="0"/>
            <w:color w:val="000000" w:themeColor="text1"/>
            <w:sz w:val="24"/>
            <w:szCs w:val="24"/>
          </w:rPr>
          <w:t>14</w:t>
        </w:r>
      </w:ins>
      <w:ins w:id="4759" w:author="EUDERLAN FREIRE DA SILVA ABREU" w:date="2025-07-18T19:41:00Z">
        <w:r w:rsidRPr="001F64A2">
          <w:rPr>
            <w:i w:val="0"/>
            <w:iCs w:val="0"/>
            <w:color w:val="000000" w:themeColor="text1"/>
            <w:sz w:val="24"/>
            <w:szCs w:val="24"/>
            <w:rPrChange w:id="4760" w:author="EUDERLAN FREIRE DA SILVA ABREU" w:date="2025-07-18T19:41:00Z">
              <w:rPr/>
            </w:rPrChange>
          </w:rPr>
          <w:t xml:space="preserve"> - </w:t>
        </w:r>
        <w:r w:rsidRPr="001F64A2">
          <w:rPr>
            <w:rFonts w:ascii="Times New Roman" w:eastAsia="Times New Roman" w:hAnsi="Times New Roman" w:cs="Times New Roman"/>
            <w:i w:val="0"/>
            <w:iCs w:val="0"/>
            <w:color w:val="000000" w:themeColor="text1"/>
            <w:sz w:val="24"/>
            <w:szCs w:val="24"/>
            <w:rPrChange w:id="4761" w:author="EUDERLAN FREIRE DA SILVA ABREU" w:date="2025-07-18T19:41:00Z">
              <w:rPr>
                <w:rFonts w:ascii="Times New Roman" w:eastAsia="Times New Roman" w:hAnsi="Times New Roman" w:cs="Times New Roman"/>
                <w:color w:val="000000" w:themeColor="text1"/>
                <w:sz w:val="24"/>
                <w:szCs w:val="24"/>
              </w:rPr>
            </w:rPrChange>
          </w:rPr>
          <w:t>Diagrama de Sequência Solicitar Admin</w:t>
        </w:r>
      </w:ins>
    </w:p>
    <w:p w14:paraId="5DB53453" w14:textId="77777777" w:rsidR="001F64A2" w:rsidRPr="001F64A2" w:rsidRDefault="001F64A2">
      <w:pPr>
        <w:keepNext/>
        <w:spacing w:after="240" w:line="360" w:lineRule="auto"/>
        <w:jc w:val="center"/>
        <w:rPr>
          <w:ins w:id="4762" w:author="EUDERLAN FREIRE DA SILVA ABREU" w:date="2025-07-18T19:41:00Z"/>
          <w:rFonts w:ascii="Times New Roman" w:hAnsi="Times New Roman" w:cs="Times New Roman"/>
          <w:color w:val="000000" w:themeColor="text1"/>
          <w:sz w:val="32"/>
          <w:szCs w:val="32"/>
          <w:rPrChange w:id="4763" w:author="EUDERLAN FREIRE DA SILVA ABREU" w:date="2025-07-18T19:42:00Z">
            <w:rPr>
              <w:ins w:id="4764" w:author="EUDERLAN FREIRE DA SILVA ABREU" w:date="2025-07-18T19:41:00Z"/>
            </w:rPr>
          </w:rPrChange>
        </w:rPr>
        <w:pPrChange w:id="4765" w:author="EUDERLAN FREIRE DA SILVA ABREU" w:date="2025-07-18T19:42:00Z">
          <w:pPr>
            <w:spacing w:after="240" w:line="360" w:lineRule="auto"/>
            <w:jc w:val="both"/>
          </w:pPr>
        </w:pPrChange>
      </w:pPr>
      <w:ins w:id="4766" w:author="EUDERLAN FREIRE DA SILVA ABREU" w:date="2025-07-18T19:41:00Z">
        <w:r w:rsidRPr="001F64A2">
          <w:rPr>
            <w:rFonts w:ascii="Times New Roman" w:hAnsi="Times New Roman" w:cs="Times New Roman"/>
            <w:noProof/>
            <w:color w:val="000000" w:themeColor="text1"/>
            <w:sz w:val="32"/>
            <w:szCs w:val="32"/>
            <w:rPrChange w:id="4767" w:author="EUDERLAN FREIRE DA SILVA ABREU" w:date="2025-07-18T19:42:00Z">
              <w:rPr>
                <w:noProof/>
              </w:rPr>
            </w:rPrChange>
          </w:rPr>
          <w:drawing>
            <wp:inline distT="0" distB="0" distL="0" distR="0" wp14:anchorId="5AE4915E" wp14:editId="0DA9A77B">
              <wp:extent cx="3680715" cy="353402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80715" cy="3534021"/>
                      </a:xfrm>
                      <a:prstGeom prst="rect">
                        <a:avLst/>
                      </a:prstGeom>
                    </pic:spPr>
                  </pic:pic>
                </a:graphicData>
              </a:graphic>
            </wp:inline>
          </w:drawing>
        </w:r>
      </w:ins>
    </w:p>
    <w:p w14:paraId="0A0848C4" w14:textId="1C6674C9" w:rsidR="001F64A2" w:rsidRPr="001F64A2" w:rsidRDefault="001F64A2">
      <w:pPr>
        <w:pStyle w:val="Legenda"/>
        <w:jc w:val="center"/>
        <w:rPr>
          <w:ins w:id="4768" w:author="EUDERLAN FREIRE DA SILVA ABREU" w:date="2025-07-18T19:39:00Z"/>
          <w:rFonts w:ascii="Times New Roman" w:hAnsi="Times New Roman" w:cs="Times New Roman"/>
          <w:color w:val="000000" w:themeColor="text1"/>
          <w:sz w:val="36"/>
          <w:szCs w:val="36"/>
          <w:rPrChange w:id="4769" w:author="EUDERLAN FREIRE DA SILVA ABREU" w:date="2025-07-18T19:42:00Z">
            <w:rPr>
              <w:ins w:id="4770" w:author="EUDERLAN FREIRE DA SILVA ABREU" w:date="2025-07-18T19:39:00Z"/>
              <w:rFonts w:ascii="Times New Roman" w:hAnsi="Times New Roman" w:cs="Times New Roman"/>
              <w:sz w:val="24"/>
              <w:szCs w:val="24"/>
            </w:rPr>
          </w:rPrChange>
        </w:rPr>
        <w:pPrChange w:id="4771" w:author="EUDERLAN FREIRE DA SILVA ABREU" w:date="2025-07-18T19:42:00Z">
          <w:pPr>
            <w:spacing w:after="240" w:line="360" w:lineRule="auto"/>
            <w:ind w:firstLine="708"/>
            <w:jc w:val="both"/>
          </w:pPr>
        </w:pPrChange>
      </w:pPr>
      <w:ins w:id="4772" w:author="EUDERLAN FREIRE DA SILVA ABREU" w:date="2025-07-18T19:41:00Z">
        <w:r w:rsidRPr="001F64A2">
          <w:rPr>
            <w:rFonts w:ascii="Times New Roman" w:hAnsi="Times New Roman" w:cs="Times New Roman"/>
            <w:i w:val="0"/>
            <w:iCs w:val="0"/>
            <w:color w:val="000000" w:themeColor="text1"/>
            <w:sz w:val="24"/>
            <w:szCs w:val="24"/>
            <w:rPrChange w:id="4773" w:author="EUDERLAN FREIRE DA SILVA ABREU" w:date="2025-07-18T19:42:00Z">
              <w:rPr/>
            </w:rPrChange>
          </w:rPr>
          <w:t>Fonte: Autoria Própria (2025)</w:t>
        </w:r>
      </w:ins>
    </w:p>
    <w:tbl>
      <w:tblPr>
        <w:tblStyle w:val="Tabelacomgrade"/>
        <w:tblpPr w:leftFromText="141" w:rightFromText="141" w:horzAnchor="margin" w:tblpY="-11745"/>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Grid>
        <w:gridCol w:w="8490"/>
      </w:tblGrid>
      <w:tr w:rsidR="00C27DFC" w:rsidDel="00336E27" w14:paraId="43F80029" w14:textId="59E7C426" w:rsidTr="00F04862">
        <w:trPr>
          <w:trHeight w:val="300"/>
          <w:del w:id="4774" w:author="EUDERLAN FREIRE DA SILVA ABREU" w:date="2025-07-18T19:33:00Z"/>
        </w:trPr>
        <w:tc>
          <w:tcPr>
            <w:tcW w:w="8490" w:type="dxa"/>
          </w:tcPr>
          <w:p w14:paraId="1A36D0E1" w14:textId="36FE6EA7" w:rsidR="00C27DFC" w:rsidDel="00336E27" w:rsidRDefault="00C27DFC" w:rsidP="00F04862">
            <w:pPr>
              <w:pStyle w:val="Subttulo"/>
              <w:ind w:left="720"/>
              <w:jc w:val="center"/>
              <w:rPr>
                <w:ins w:id="4775" w:author="EUDERLAN FREIRE DA SILVA ABREU" w:date="2025-07-18T18:18:00Z"/>
                <w:del w:id="4776" w:author="EUDERLAN FREIRE DA SILVA ABREU" w:date="2025-07-18T19:33:00Z"/>
                <w:rFonts w:ascii="Times New Roman" w:eastAsia="Times New Roman" w:hAnsi="Times New Roman" w:cs="Times New Roman"/>
                <w:color w:val="000000" w:themeColor="text1"/>
                <w:sz w:val="24"/>
                <w:szCs w:val="24"/>
              </w:rPr>
            </w:pPr>
            <w:ins w:id="4777" w:author="EUDERLAN FREIRE DA SILVA ABREU" w:date="2025-07-18T18:18:00Z">
              <w:del w:id="4778" w:author="EUDERLAN FREIRE DA SILVA ABREU" w:date="2025-07-18T19:33:00Z">
                <w:r w:rsidRPr="7E91A69D" w:rsidDel="00336E27">
                  <w:rPr>
                    <w:rFonts w:ascii="Times New Roman" w:eastAsia="Times New Roman" w:hAnsi="Times New Roman" w:cs="Times New Roman"/>
                    <w:color w:val="000000" w:themeColor="text1"/>
                    <w:sz w:val="24"/>
                    <w:szCs w:val="24"/>
                  </w:rPr>
                  <w:delText xml:space="preserve">Figura </w:delText>
                </w:r>
                <w:r w:rsidRPr="54DC1B43" w:rsidDel="00336E27">
                  <w:rPr>
                    <w:rFonts w:ascii="Times New Roman" w:eastAsia="Times New Roman" w:hAnsi="Times New Roman" w:cs="Times New Roman"/>
                    <w:color w:val="000000" w:themeColor="text1"/>
                    <w:sz w:val="24"/>
                    <w:szCs w:val="24"/>
                  </w:rPr>
                  <w:delText>14</w:delText>
                </w:r>
                <w:r w:rsidRPr="7E91A69D" w:rsidDel="00336E27">
                  <w:rPr>
                    <w:rFonts w:ascii="Times New Roman" w:eastAsia="Times New Roman" w:hAnsi="Times New Roman" w:cs="Times New Roman"/>
                    <w:color w:val="000000" w:themeColor="text1"/>
                    <w:sz w:val="24"/>
                    <w:szCs w:val="24"/>
                  </w:rPr>
                  <w:delText xml:space="preserve"> - Diagrama de Sequência Solicitar Admin</w:delText>
                </w:r>
              </w:del>
            </w:ins>
          </w:p>
        </w:tc>
      </w:tr>
      <w:tr w:rsidR="00C27DFC" w:rsidDel="00336E27" w14:paraId="38E9EEF4" w14:textId="5EB339B0" w:rsidTr="00F04862">
        <w:trPr>
          <w:trHeight w:val="300"/>
          <w:del w:id="4779" w:author="EUDERLAN FREIRE DA SILVA ABREU" w:date="2025-07-18T19:33:00Z"/>
        </w:trPr>
        <w:tc>
          <w:tcPr>
            <w:tcW w:w="8490" w:type="dxa"/>
          </w:tcPr>
          <w:p w14:paraId="1C2B019F" w14:textId="107474D8" w:rsidR="00C27DFC" w:rsidDel="00336E27" w:rsidRDefault="00C27DFC" w:rsidP="00F04862">
            <w:pPr>
              <w:jc w:val="center"/>
              <w:rPr>
                <w:ins w:id="4780" w:author="EUDERLAN FREIRE DA SILVA ABREU" w:date="2025-07-18T18:18:00Z"/>
                <w:del w:id="4781" w:author="EUDERLAN FREIRE DA SILVA ABREU" w:date="2025-07-18T19:33:00Z"/>
              </w:rPr>
            </w:pPr>
            <w:ins w:id="4782" w:author="EUDERLAN FREIRE DA SILVA ABREU" w:date="2025-07-18T18:18:00Z">
              <w:del w:id="4783" w:author="EUDERLAN FREIRE DA SILVA ABREU" w:date="2025-07-18T19:33:00Z">
                <w:r w:rsidDel="00336E27">
                  <w:rPr>
                    <w:noProof/>
                  </w:rPr>
                  <w:drawing>
                    <wp:inline distT="0" distB="0" distL="0" distR="0" wp14:anchorId="62CE3962" wp14:editId="388213AB">
                      <wp:extent cx="3680715" cy="35340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80715" cy="3534021"/>
                              </a:xfrm>
                              <a:prstGeom prst="rect">
                                <a:avLst/>
                              </a:prstGeom>
                            </pic:spPr>
                          </pic:pic>
                        </a:graphicData>
                      </a:graphic>
                    </wp:inline>
                  </w:drawing>
                </w:r>
              </w:del>
            </w:ins>
          </w:p>
        </w:tc>
      </w:tr>
      <w:tr w:rsidR="00C27DFC" w:rsidDel="00336E27" w14:paraId="441488BB" w14:textId="780EF1D5" w:rsidTr="00F04862">
        <w:trPr>
          <w:trHeight w:val="300"/>
          <w:del w:id="4784" w:author="EUDERLAN FREIRE DA SILVA ABREU" w:date="2025-07-18T19:33:00Z"/>
        </w:trPr>
        <w:tc>
          <w:tcPr>
            <w:tcW w:w="8490" w:type="dxa"/>
          </w:tcPr>
          <w:p w14:paraId="0180D758" w14:textId="25300378" w:rsidR="00C27DFC" w:rsidDel="00336E27" w:rsidRDefault="00C27DFC" w:rsidP="00F04862">
            <w:pPr>
              <w:jc w:val="center"/>
              <w:rPr>
                <w:ins w:id="4785" w:author="EUDERLAN FREIRE DA SILVA ABREU" w:date="2025-07-18T18:18:00Z"/>
                <w:del w:id="4786" w:author="EUDERLAN FREIRE DA SILVA ABREU" w:date="2025-07-18T19:33:00Z"/>
                <w:rFonts w:ascii="Times New Roman" w:eastAsia="Times New Roman" w:hAnsi="Times New Roman" w:cs="Times New Roman"/>
                <w:sz w:val="24"/>
                <w:szCs w:val="24"/>
              </w:rPr>
            </w:pPr>
            <w:ins w:id="4787" w:author="EUDERLAN FREIRE DA SILVA ABREU" w:date="2025-07-18T18:18:00Z">
              <w:del w:id="4788" w:author="EUDERLAN FREIRE DA SILVA ABREU" w:date="2025-07-18T19:33:00Z">
                <w:r w:rsidRPr="7E91A69D" w:rsidDel="00336E27">
                  <w:rPr>
                    <w:rFonts w:ascii="Times New Roman" w:eastAsia="Times New Roman" w:hAnsi="Times New Roman" w:cs="Times New Roman"/>
                    <w:sz w:val="24"/>
                    <w:szCs w:val="24"/>
                  </w:rPr>
                  <w:delText>Fonte: Autoria Própria (2025)</w:delText>
                </w:r>
              </w:del>
            </w:ins>
          </w:p>
          <w:p w14:paraId="46D1F022" w14:textId="3E01C7B8" w:rsidR="00C27DFC" w:rsidDel="00336E27" w:rsidRDefault="00C27DFC" w:rsidP="00F04862">
            <w:pPr>
              <w:jc w:val="center"/>
              <w:rPr>
                <w:ins w:id="4789" w:author="EUDERLAN FREIRE DA SILVA ABREU" w:date="2025-07-18T18:18:00Z"/>
                <w:del w:id="4790" w:author="EUDERLAN FREIRE DA SILVA ABREU" w:date="2025-07-18T19:33:00Z"/>
                <w:rFonts w:ascii="Times New Roman" w:eastAsia="Times New Roman" w:hAnsi="Times New Roman" w:cs="Times New Roman"/>
                <w:sz w:val="24"/>
                <w:szCs w:val="24"/>
              </w:rPr>
            </w:pPr>
          </w:p>
          <w:p w14:paraId="7EF625C9" w14:textId="6557C65E" w:rsidR="00C27DFC" w:rsidDel="00336E27" w:rsidRDefault="00C27DFC" w:rsidP="00F04862">
            <w:pPr>
              <w:jc w:val="center"/>
              <w:rPr>
                <w:ins w:id="4791" w:author="EUDERLAN FREIRE DA SILVA ABREU" w:date="2025-07-18T18:18:00Z"/>
                <w:del w:id="4792" w:author="EUDERLAN FREIRE DA SILVA ABREU" w:date="2025-07-18T19:33:00Z"/>
                <w:rFonts w:ascii="Times New Roman" w:eastAsia="Times New Roman" w:hAnsi="Times New Roman" w:cs="Times New Roman"/>
                <w:sz w:val="24"/>
                <w:szCs w:val="24"/>
              </w:rPr>
            </w:pPr>
          </w:p>
        </w:tc>
      </w:tr>
    </w:tbl>
    <w:p w14:paraId="0100E3FB" w14:textId="77777777" w:rsidR="00C27DFC" w:rsidRPr="00C27DFC" w:rsidDel="0047703D" w:rsidRDefault="00C27DFC">
      <w:pPr>
        <w:rPr>
          <w:ins w:id="4793" w:author="HISSA BARBARA OLIVEIRA" w:date="2025-07-17T21:51:00Z"/>
          <w:del w:id="4794" w:author="EUDERLAN FREIRE DA SILVA ABREU" w:date="2025-07-18T19:39:00Z"/>
          <w:rPrChange w:id="4795" w:author="EUDERLAN FREIRE DA SILVA ABREU" w:date="2025-07-18T18:18:00Z">
            <w:rPr>
              <w:ins w:id="4796" w:author="HISSA BARBARA OLIVEIRA" w:date="2025-07-17T21:51:00Z"/>
              <w:del w:id="4797" w:author="EUDERLAN FREIRE DA SILVA ABREU" w:date="2025-07-18T19:39:00Z"/>
              <w:rFonts w:ascii="Times New Roman" w:eastAsia="Times New Roman" w:hAnsi="Times New Roman" w:cs="Times New Roman"/>
              <w:color w:val="000000" w:themeColor="text1"/>
            </w:rPr>
          </w:rPrChange>
        </w:rPr>
        <w:pPrChange w:id="4798" w:author="EUDERLAN FREIRE DA SILVA ABREU" w:date="2025-07-18T18:18:00Z">
          <w:pPr>
            <w:pStyle w:val="Ttulo3"/>
            <w:numPr>
              <w:ilvl w:val="0"/>
              <w:numId w:val="0"/>
            </w:numPr>
            <w:spacing w:after="240" w:line="360" w:lineRule="auto"/>
            <w:ind w:left="0" w:firstLine="0"/>
          </w:pPr>
        </w:pPrChange>
      </w:pPr>
    </w:p>
    <w:p w14:paraId="0B34F577" w14:textId="675E5801" w:rsidR="00B25BD6" w:rsidRPr="00B25BD6" w:rsidRDefault="00B25BD6">
      <w:pPr>
        <w:rPr>
          <w:ins w:id="4799" w:author="HISSA BARBARA OLIVEIRA" w:date="2025-07-17T21:50:00Z"/>
          <w:rPrChange w:id="4800" w:author="HISSA BARBARA OLIVEIRA" w:date="2025-07-17T21:51:00Z">
            <w:rPr>
              <w:ins w:id="4801" w:author="HISSA BARBARA OLIVEIRA" w:date="2025-07-17T21:50:00Z"/>
              <w:rFonts w:ascii="Times New Roman" w:eastAsia="Times New Roman" w:hAnsi="Times New Roman" w:cs="Times New Roman"/>
              <w:color w:val="000000" w:themeColor="text1"/>
            </w:rPr>
          </w:rPrChange>
        </w:rPr>
        <w:pPrChange w:id="4802" w:author="HISSA BARBARA OLIVEIRA" w:date="2025-07-17T21:51:00Z">
          <w:pPr>
            <w:pStyle w:val="Ttulo3"/>
            <w:numPr>
              <w:ilvl w:val="0"/>
              <w:numId w:val="0"/>
            </w:numPr>
            <w:spacing w:after="240" w:line="360" w:lineRule="auto"/>
            <w:ind w:left="0" w:firstLine="708"/>
          </w:pPr>
        </w:pPrChange>
      </w:pPr>
    </w:p>
    <w:tbl>
      <w:tblPr>
        <w:tblStyle w:val="Tabelacomgrade"/>
        <w:tblpPr w:leftFromText="141" w:rightFromText="141" w:horzAnchor="margin" w:tblpY="-11745"/>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Change w:id="4803" w:author="HISSA BARBARA OLIVEIRA" w:date="2025-07-18T17:40: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0"/>
        <w:tblGridChange w:id="4804">
          <w:tblGrid>
            <w:gridCol w:w="8490"/>
          </w:tblGrid>
        </w:tblGridChange>
      </w:tblGrid>
      <w:tr w:rsidR="7E91A69D" w:rsidDel="00336E27" w14:paraId="3E91541A" w14:textId="7DEF43F2" w:rsidTr="00124DB4">
        <w:trPr>
          <w:trHeight w:val="300"/>
          <w:ins w:id="4805" w:author="HISSA BARBARA OLIVEIRA" w:date="2025-07-17T21:50:00Z"/>
          <w:del w:id="4806" w:author="EUDERLAN FREIRE DA SILVA ABREU" w:date="2025-07-18T19:33:00Z"/>
          <w:trPrChange w:id="4807" w:author="HISSA BARBARA OLIVEIRA" w:date="2025-07-18T17:40:00Z">
            <w:trPr>
              <w:trHeight w:val="300"/>
              <w:jc w:val="center"/>
            </w:trPr>
          </w:trPrChange>
        </w:trPr>
        <w:tc>
          <w:tcPr>
            <w:tcW w:w="8490" w:type="dxa"/>
            <w:tcPrChange w:id="4808" w:author="HISSA BARBARA OLIVEIRA" w:date="2025-07-18T17:40:00Z">
              <w:tcPr>
                <w:tcW w:w="8490" w:type="dxa"/>
              </w:tcPr>
            </w:tcPrChange>
          </w:tcPr>
          <w:p w14:paraId="29A196D4" w14:textId="2B8DE74D" w:rsidR="7E91A69D" w:rsidDel="00336E27" w:rsidRDefault="7E91A69D" w:rsidP="7E91A69D">
            <w:pPr>
              <w:pStyle w:val="Subttulo"/>
              <w:ind w:left="720"/>
              <w:jc w:val="center"/>
              <w:rPr>
                <w:del w:id="4809" w:author="EUDERLAN FREIRE DA SILVA ABREU" w:date="2025-07-18T18:18:00Z"/>
                <w:rFonts w:ascii="Times New Roman" w:eastAsia="Times New Roman" w:hAnsi="Times New Roman" w:cs="Times New Roman"/>
                <w:color w:val="000000" w:themeColor="text1"/>
                <w:sz w:val="24"/>
                <w:szCs w:val="24"/>
              </w:rPr>
            </w:pPr>
            <w:ins w:id="4810" w:author="HISSA BARBARA OLIVEIRA" w:date="2025-07-17T21:50:00Z">
              <w:del w:id="4811" w:author="EUDERLAN FREIRE DA SILVA ABREU" w:date="2025-07-18T19:33:00Z">
                <w:r w:rsidRPr="7E91A69D" w:rsidDel="00336E27">
                  <w:rPr>
                    <w:rFonts w:ascii="Times New Roman" w:eastAsia="Times New Roman" w:hAnsi="Times New Roman" w:cs="Times New Roman"/>
                    <w:color w:val="000000" w:themeColor="text1"/>
                    <w:sz w:val="24"/>
                    <w:szCs w:val="24"/>
                  </w:rPr>
                  <w:delText xml:space="preserve">Figura </w:delText>
                </w:r>
                <w:r w:rsidR="4BC08624" w:rsidRPr="54DC1B43" w:rsidDel="00336E27">
                  <w:rPr>
                    <w:rFonts w:ascii="Times New Roman" w:eastAsia="Times New Roman" w:hAnsi="Times New Roman" w:cs="Times New Roman"/>
                    <w:color w:val="000000" w:themeColor="text1"/>
                    <w:sz w:val="24"/>
                    <w:szCs w:val="24"/>
                  </w:rPr>
                  <w:delText>1</w:delText>
                </w:r>
              </w:del>
            </w:ins>
            <w:ins w:id="4812" w:author="HISSA BARBARA OLIVEIRA" w:date="2025-07-18T19:45:00Z">
              <w:del w:id="4813" w:author="EUDERLAN FREIRE DA SILVA ABREU" w:date="2025-07-18T19:33:00Z">
                <w:r w:rsidR="7F3135EA" w:rsidRPr="54DC1B43" w:rsidDel="00336E27">
                  <w:rPr>
                    <w:rFonts w:ascii="Times New Roman" w:eastAsia="Times New Roman" w:hAnsi="Times New Roman" w:cs="Times New Roman"/>
                    <w:color w:val="000000" w:themeColor="text1"/>
                    <w:sz w:val="24"/>
                    <w:szCs w:val="24"/>
                  </w:rPr>
                  <w:delText>4</w:delText>
                </w:r>
              </w:del>
            </w:ins>
            <w:ins w:id="4814" w:author="HISSA BARBARA OLIVEIRA" w:date="2025-07-17T21:50:00Z">
              <w:del w:id="4815" w:author="EUDERLAN FREIRE DA SILVA ABREU" w:date="2025-07-18T19:33:00Z">
                <w:r w:rsidRPr="7E91A69D" w:rsidDel="00336E27">
                  <w:rPr>
                    <w:rFonts w:ascii="Times New Roman" w:eastAsia="Times New Roman" w:hAnsi="Times New Roman" w:cs="Times New Roman"/>
                    <w:color w:val="000000" w:themeColor="text1"/>
                    <w:sz w:val="24"/>
                    <w:szCs w:val="24"/>
                  </w:rPr>
                  <w:delText xml:space="preserve"> - Diagrama de Sequência </w:delText>
                </w:r>
              </w:del>
            </w:ins>
            <w:ins w:id="4816" w:author="HISSA BARBARA OLIVEIRA" w:date="2025-07-17T21:51:00Z">
              <w:del w:id="4817" w:author="EUDERLAN FREIRE DA SILVA ABREU" w:date="2025-07-18T19:33:00Z">
                <w:r w:rsidR="404DD56F" w:rsidRPr="7E91A69D" w:rsidDel="00336E27">
                  <w:rPr>
                    <w:rFonts w:ascii="Times New Roman" w:eastAsia="Times New Roman" w:hAnsi="Times New Roman" w:cs="Times New Roman"/>
                    <w:color w:val="000000" w:themeColor="text1"/>
                    <w:sz w:val="24"/>
                    <w:szCs w:val="24"/>
                  </w:rPr>
                  <w:delText>Solicitar Admin</w:delText>
                </w:r>
              </w:del>
            </w:ins>
            <w:bookmarkStart w:id="4818" w:name="_Toc203763241"/>
            <w:bookmarkStart w:id="4819" w:name="_Toc203763392"/>
            <w:bookmarkStart w:id="4820" w:name="_Toc203763627"/>
            <w:bookmarkStart w:id="4821" w:name="_Toc203763777"/>
            <w:bookmarkStart w:id="4822" w:name="_Toc203763927"/>
            <w:bookmarkStart w:id="4823" w:name="_Toc203764077"/>
            <w:bookmarkStart w:id="4824" w:name="_Toc203764222"/>
            <w:bookmarkStart w:id="4825" w:name="_Toc203858372"/>
            <w:bookmarkEnd w:id="4818"/>
            <w:bookmarkEnd w:id="4819"/>
            <w:bookmarkEnd w:id="4820"/>
            <w:bookmarkEnd w:id="4821"/>
            <w:bookmarkEnd w:id="4822"/>
            <w:bookmarkEnd w:id="4823"/>
            <w:bookmarkEnd w:id="4824"/>
            <w:bookmarkEnd w:id="4825"/>
          </w:p>
        </w:tc>
        <w:bookmarkStart w:id="4826" w:name="_Toc203763242"/>
        <w:bookmarkStart w:id="4827" w:name="_Toc203763393"/>
        <w:bookmarkStart w:id="4828" w:name="_Toc203763628"/>
        <w:bookmarkStart w:id="4829" w:name="_Toc203763778"/>
        <w:bookmarkStart w:id="4830" w:name="_Toc203763928"/>
        <w:bookmarkStart w:id="4831" w:name="_Toc203764078"/>
        <w:bookmarkStart w:id="4832" w:name="_Toc203764223"/>
        <w:bookmarkStart w:id="4833" w:name="_Toc203764360"/>
        <w:bookmarkStart w:id="4834" w:name="_Toc203858373"/>
        <w:bookmarkEnd w:id="4826"/>
        <w:bookmarkEnd w:id="4827"/>
        <w:bookmarkEnd w:id="4828"/>
        <w:bookmarkEnd w:id="4829"/>
        <w:bookmarkEnd w:id="4830"/>
        <w:bookmarkEnd w:id="4831"/>
        <w:bookmarkEnd w:id="4832"/>
        <w:bookmarkEnd w:id="4833"/>
        <w:bookmarkEnd w:id="4834"/>
      </w:tr>
      <w:tr w:rsidR="7E91A69D" w:rsidDel="00336E27" w14:paraId="06C92E69" w14:textId="18A5B823" w:rsidTr="00124DB4">
        <w:trPr>
          <w:trHeight w:val="300"/>
          <w:ins w:id="4835" w:author="HISSA BARBARA OLIVEIRA" w:date="2025-07-17T21:50:00Z"/>
          <w:del w:id="4836" w:author="EUDERLAN FREIRE DA SILVA ABREU" w:date="2025-07-18T19:33:00Z"/>
          <w:trPrChange w:id="4837" w:author="HISSA BARBARA OLIVEIRA" w:date="2025-07-18T17:40:00Z">
            <w:trPr>
              <w:trHeight w:val="300"/>
              <w:jc w:val="center"/>
            </w:trPr>
          </w:trPrChange>
        </w:trPr>
        <w:tc>
          <w:tcPr>
            <w:tcW w:w="8490" w:type="dxa"/>
            <w:tcPrChange w:id="4838" w:author="HISSA BARBARA OLIVEIRA" w:date="2025-07-18T17:40:00Z">
              <w:tcPr>
                <w:tcW w:w="8490" w:type="dxa"/>
              </w:tcPr>
            </w:tcPrChange>
          </w:tcPr>
          <w:p w14:paraId="54F0BD83" w14:textId="4B37041D" w:rsidR="63280566" w:rsidDel="00336E27" w:rsidRDefault="63280566">
            <w:pPr>
              <w:jc w:val="center"/>
              <w:rPr>
                <w:del w:id="4839" w:author="EUDERLAN FREIRE DA SILVA ABREU" w:date="2025-07-18T18:18:00Z"/>
              </w:rPr>
              <w:pPrChange w:id="4840" w:author="HISSA BARBARA OLIVEIRA" w:date="2025-07-17T21:55:00Z">
                <w:pPr/>
              </w:pPrChange>
            </w:pPr>
            <w:ins w:id="4841" w:author="HISSA BARBARA OLIVEIRA" w:date="2025-07-17T21:55:00Z">
              <w:del w:id="4842" w:author="EUDERLAN FREIRE DA SILVA ABREU" w:date="2025-07-18T19:33:00Z">
                <w:r w:rsidDel="00336E27">
                  <w:rPr>
                    <w:noProof/>
                  </w:rPr>
                  <w:drawing>
                    <wp:inline distT="0" distB="0" distL="0" distR="0" wp14:anchorId="30A4AE84" wp14:editId="10BB2184">
                      <wp:extent cx="3680715" cy="3534021"/>
                      <wp:effectExtent l="0" t="0" r="0" b="0"/>
                      <wp:docPr id="1374657039" name="Imagem 1374657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80715" cy="3534021"/>
                              </a:xfrm>
                              <a:prstGeom prst="rect">
                                <a:avLst/>
                              </a:prstGeom>
                            </pic:spPr>
                          </pic:pic>
                        </a:graphicData>
                      </a:graphic>
                    </wp:inline>
                  </w:drawing>
                </w:r>
              </w:del>
            </w:ins>
            <w:bookmarkStart w:id="4843" w:name="_Toc203763243"/>
            <w:bookmarkStart w:id="4844" w:name="_Toc203763394"/>
            <w:bookmarkStart w:id="4845" w:name="_Toc203763629"/>
            <w:bookmarkStart w:id="4846" w:name="_Toc203763779"/>
            <w:bookmarkStart w:id="4847" w:name="_Toc203763929"/>
            <w:bookmarkStart w:id="4848" w:name="_Toc203764079"/>
            <w:bookmarkStart w:id="4849" w:name="_Toc203764224"/>
            <w:bookmarkStart w:id="4850" w:name="_Toc203764361"/>
            <w:bookmarkStart w:id="4851" w:name="_Toc203858374"/>
            <w:bookmarkEnd w:id="4843"/>
            <w:bookmarkEnd w:id="4844"/>
            <w:bookmarkEnd w:id="4845"/>
            <w:bookmarkEnd w:id="4846"/>
            <w:bookmarkEnd w:id="4847"/>
            <w:bookmarkEnd w:id="4848"/>
            <w:bookmarkEnd w:id="4849"/>
            <w:bookmarkEnd w:id="4850"/>
            <w:bookmarkEnd w:id="4851"/>
          </w:p>
        </w:tc>
        <w:bookmarkStart w:id="4852" w:name="_Toc203763244"/>
        <w:bookmarkStart w:id="4853" w:name="_Toc203763395"/>
        <w:bookmarkStart w:id="4854" w:name="_Toc203763630"/>
        <w:bookmarkStart w:id="4855" w:name="_Toc203763780"/>
        <w:bookmarkStart w:id="4856" w:name="_Toc203763930"/>
        <w:bookmarkStart w:id="4857" w:name="_Toc203764080"/>
        <w:bookmarkStart w:id="4858" w:name="_Toc203764225"/>
        <w:bookmarkStart w:id="4859" w:name="_Toc203764362"/>
        <w:bookmarkStart w:id="4860" w:name="_Toc203858375"/>
        <w:bookmarkEnd w:id="4852"/>
        <w:bookmarkEnd w:id="4853"/>
        <w:bookmarkEnd w:id="4854"/>
        <w:bookmarkEnd w:id="4855"/>
        <w:bookmarkEnd w:id="4856"/>
        <w:bookmarkEnd w:id="4857"/>
        <w:bookmarkEnd w:id="4858"/>
        <w:bookmarkEnd w:id="4859"/>
        <w:bookmarkEnd w:id="4860"/>
      </w:tr>
      <w:tr w:rsidR="7E91A69D" w:rsidDel="00336E27" w14:paraId="1BAEF682" w14:textId="50D16CB5" w:rsidTr="00124DB4">
        <w:trPr>
          <w:trHeight w:val="300"/>
          <w:ins w:id="4861" w:author="HISSA BARBARA OLIVEIRA" w:date="2025-07-17T21:50:00Z"/>
          <w:del w:id="4862" w:author="EUDERLAN FREIRE DA SILVA ABREU" w:date="2025-07-18T19:33:00Z"/>
          <w:trPrChange w:id="4863" w:author="HISSA BARBARA OLIVEIRA" w:date="2025-07-18T17:40:00Z">
            <w:trPr>
              <w:trHeight w:val="300"/>
              <w:jc w:val="center"/>
            </w:trPr>
          </w:trPrChange>
        </w:trPr>
        <w:tc>
          <w:tcPr>
            <w:tcW w:w="8490" w:type="dxa"/>
            <w:tcPrChange w:id="4864" w:author="HISSA BARBARA OLIVEIRA" w:date="2025-07-18T17:40:00Z">
              <w:tcPr>
                <w:tcW w:w="8490" w:type="dxa"/>
              </w:tcPr>
            </w:tcPrChange>
          </w:tcPr>
          <w:p w14:paraId="5F438177" w14:textId="14891657" w:rsidR="7E91A69D" w:rsidDel="00336E27" w:rsidRDefault="7E91A69D" w:rsidP="7E91A69D">
            <w:pPr>
              <w:jc w:val="center"/>
              <w:rPr>
                <w:ins w:id="4865" w:author="HISSA BARBARA OLIVEIRA" w:date="2025-07-17T21:50:00Z"/>
                <w:del w:id="4866" w:author="EUDERLAN FREIRE DA SILVA ABREU" w:date="2025-07-18T18:18:00Z"/>
                <w:rFonts w:ascii="Times New Roman" w:eastAsia="Times New Roman" w:hAnsi="Times New Roman" w:cs="Times New Roman"/>
                <w:sz w:val="24"/>
                <w:szCs w:val="24"/>
              </w:rPr>
            </w:pPr>
            <w:ins w:id="4867" w:author="HISSA BARBARA OLIVEIRA" w:date="2025-07-17T21:50:00Z">
              <w:del w:id="4868" w:author="EUDERLAN FREIRE DA SILVA ABREU" w:date="2025-07-18T19:33:00Z">
                <w:r w:rsidRPr="7E91A69D" w:rsidDel="00336E27">
                  <w:rPr>
                    <w:rFonts w:ascii="Times New Roman" w:eastAsia="Times New Roman" w:hAnsi="Times New Roman" w:cs="Times New Roman"/>
                    <w:sz w:val="24"/>
                    <w:szCs w:val="24"/>
                  </w:rPr>
                  <w:delText>Fonte: Autoria Própria (2025)</w:delText>
                </w:r>
              </w:del>
              <w:bookmarkStart w:id="4869" w:name="_Toc203763245"/>
              <w:bookmarkStart w:id="4870" w:name="_Toc203763396"/>
              <w:bookmarkStart w:id="4871" w:name="_Toc203763631"/>
              <w:bookmarkStart w:id="4872" w:name="_Toc203763781"/>
              <w:bookmarkStart w:id="4873" w:name="_Toc203763931"/>
              <w:bookmarkStart w:id="4874" w:name="_Toc203764081"/>
              <w:bookmarkStart w:id="4875" w:name="_Toc203764226"/>
              <w:bookmarkStart w:id="4876" w:name="_Toc203764363"/>
              <w:bookmarkStart w:id="4877" w:name="_Toc203858376"/>
              <w:bookmarkEnd w:id="4869"/>
              <w:bookmarkEnd w:id="4870"/>
              <w:bookmarkEnd w:id="4871"/>
              <w:bookmarkEnd w:id="4872"/>
              <w:bookmarkEnd w:id="4873"/>
              <w:bookmarkEnd w:id="4874"/>
              <w:bookmarkEnd w:id="4875"/>
              <w:bookmarkEnd w:id="4876"/>
              <w:bookmarkEnd w:id="4877"/>
            </w:ins>
          </w:p>
          <w:p w14:paraId="676E2FD9" w14:textId="6A2ABB87" w:rsidR="7E91A69D" w:rsidDel="00336E27" w:rsidRDefault="7E91A69D" w:rsidP="7E91A69D">
            <w:pPr>
              <w:jc w:val="center"/>
              <w:rPr>
                <w:ins w:id="4878" w:author="HISSA BARBARA OLIVEIRA" w:date="2025-07-17T21:50:00Z"/>
                <w:del w:id="4879" w:author="EUDERLAN FREIRE DA SILVA ABREU" w:date="2025-07-18T18:18:00Z"/>
                <w:rFonts w:ascii="Times New Roman" w:eastAsia="Times New Roman" w:hAnsi="Times New Roman" w:cs="Times New Roman"/>
                <w:sz w:val="24"/>
                <w:szCs w:val="24"/>
              </w:rPr>
            </w:pPr>
            <w:bookmarkStart w:id="4880" w:name="_Toc203763246"/>
            <w:bookmarkStart w:id="4881" w:name="_Toc203763397"/>
            <w:bookmarkStart w:id="4882" w:name="_Toc203763632"/>
            <w:bookmarkStart w:id="4883" w:name="_Toc203763782"/>
            <w:bookmarkStart w:id="4884" w:name="_Toc203763932"/>
            <w:bookmarkStart w:id="4885" w:name="_Toc203764082"/>
            <w:bookmarkStart w:id="4886" w:name="_Toc203764227"/>
            <w:bookmarkStart w:id="4887" w:name="_Toc203764364"/>
            <w:bookmarkStart w:id="4888" w:name="_Toc203858377"/>
            <w:bookmarkEnd w:id="4880"/>
            <w:bookmarkEnd w:id="4881"/>
            <w:bookmarkEnd w:id="4882"/>
            <w:bookmarkEnd w:id="4883"/>
            <w:bookmarkEnd w:id="4884"/>
            <w:bookmarkEnd w:id="4885"/>
            <w:bookmarkEnd w:id="4886"/>
            <w:bookmarkEnd w:id="4887"/>
            <w:bookmarkEnd w:id="4888"/>
          </w:p>
          <w:p w14:paraId="768A8A96" w14:textId="04692587" w:rsidR="7E91A69D" w:rsidDel="00336E27" w:rsidRDefault="7E91A69D" w:rsidP="7E91A69D">
            <w:pPr>
              <w:jc w:val="center"/>
              <w:rPr>
                <w:del w:id="4889" w:author="EUDERLAN FREIRE DA SILVA ABREU" w:date="2025-07-18T18:18:00Z"/>
                <w:rFonts w:ascii="Times New Roman" w:eastAsia="Times New Roman" w:hAnsi="Times New Roman" w:cs="Times New Roman"/>
                <w:sz w:val="24"/>
                <w:szCs w:val="24"/>
              </w:rPr>
            </w:pPr>
            <w:bookmarkStart w:id="4890" w:name="_Toc203763247"/>
            <w:bookmarkStart w:id="4891" w:name="_Toc203763398"/>
            <w:bookmarkStart w:id="4892" w:name="_Toc203763633"/>
            <w:bookmarkStart w:id="4893" w:name="_Toc203763783"/>
            <w:bookmarkStart w:id="4894" w:name="_Toc203763933"/>
            <w:bookmarkStart w:id="4895" w:name="_Toc203764083"/>
            <w:bookmarkStart w:id="4896" w:name="_Toc203764228"/>
            <w:bookmarkStart w:id="4897" w:name="_Toc203764365"/>
            <w:bookmarkStart w:id="4898" w:name="_Toc203858378"/>
            <w:bookmarkEnd w:id="4890"/>
            <w:bookmarkEnd w:id="4891"/>
            <w:bookmarkEnd w:id="4892"/>
            <w:bookmarkEnd w:id="4893"/>
            <w:bookmarkEnd w:id="4894"/>
            <w:bookmarkEnd w:id="4895"/>
            <w:bookmarkEnd w:id="4896"/>
            <w:bookmarkEnd w:id="4897"/>
            <w:bookmarkEnd w:id="4898"/>
          </w:p>
        </w:tc>
        <w:bookmarkStart w:id="4899" w:name="_Toc203763248"/>
        <w:bookmarkStart w:id="4900" w:name="_Toc203763399"/>
        <w:bookmarkStart w:id="4901" w:name="_Toc203763634"/>
        <w:bookmarkStart w:id="4902" w:name="_Toc203763784"/>
        <w:bookmarkStart w:id="4903" w:name="_Toc203763934"/>
        <w:bookmarkStart w:id="4904" w:name="_Toc203764084"/>
        <w:bookmarkStart w:id="4905" w:name="_Toc203764229"/>
        <w:bookmarkStart w:id="4906" w:name="_Toc203764366"/>
        <w:bookmarkStart w:id="4907" w:name="_Toc203858379"/>
        <w:bookmarkEnd w:id="4899"/>
        <w:bookmarkEnd w:id="4900"/>
        <w:bookmarkEnd w:id="4901"/>
        <w:bookmarkEnd w:id="4902"/>
        <w:bookmarkEnd w:id="4903"/>
        <w:bookmarkEnd w:id="4904"/>
        <w:bookmarkEnd w:id="4905"/>
        <w:bookmarkEnd w:id="4906"/>
        <w:bookmarkEnd w:id="4907"/>
      </w:tr>
    </w:tbl>
    <w:p w14:paraId="5AD07536" w14:textId="2DE9C808" w:rsidR="00B25BD6" w:rsidRPr="00B25BD6" w:rsidDel="001F64A2" w:rsidRDefault="00B25BD6" w:rsidP="7E91A69D">
      <w:pPr>
        <w:rPr>
          <w:ins w:id="4908" w:author="HISSA BARBARA OLIVEIRA" w:date="2025-07-17T21:43:00Z"/>
          <w:del w:id="4909" w:author="EUDERLAN FREIRE DA SILVA ABREU" w:date="2025-07-18T19:42:00Z"/>
          <w:rPrChange w:id="4910" w:author="HISSA BARBARA OLIVEIRA" w:date="2025-07-17T21:50:00Z">
            <w:rPr>
              <w:ins w:id="4911" w:author="HISSA BARBARA OLIVEIRA" w:date="2025-07-17T21:43:00Z"/>
              <w:del w:id="4912" w:author="EUDERLAN FREIRE DA SILVA ABREU" w:date="2025-07-18T19:42:00Z"/>
              <w:rFonts w:ascii="Times New Roman" w:hAnsi="Times New Roman" w:cs="Times New Roman"/>
              <w:color w:val="000000" w:themeColor="text1"/>
            </w:rPr>
          </w:rPrChange>
        </w:rPr>
      </w:pPr>
      <w:bookmarkStart w:id="4913" w:name="_Toc203763249"/>
      <w:bookmarkStart w:id="4914" w:name="_Toc203763400"/>
      <w:bookmarkStart w:id="4915" w:name="_Toc203763635"/>
      <w:bookmarkStart w:id="4916" w:name="_Toc203763785"/>
      <w:bookmarkStart w:id="4917" w:name="_Toc203763935"/>
      <w:bookmarkStart w:id="4918" w:name="_Toc203764085"/>
      <w:bookmarkStart w:id="4919" w:name="_Toc203764230"/>
      <w:bookmarkStart w:id="4920" w:name="_Toc203764367"/>
      <w:bookmarkStart w:id="4921" w:name="_Toc203858380"/>
      <w:bookmarkEnd w:id="4913"/>
      <w:bookmarkEnd w:id="4914"/>
      <w:bookmarkEnd w:id="4915"/>
      <w:bookmarkEnd w:id="4916"/>
      <w:bookmarkEnd w:id="4917"/>
      <w:bookmarkEnd w:id="4918"/>
      <w:bookmarkEnd w:id="4919"/>
      <w:bookmarkEnd w:id="4920"/>
      <w:bookmarkEnd w:id="4921"/>
    </w:p>
    <w:p w14:paraId="7E12BAF4" w14:textId="456F9ED8" w:rsidR="00B25BD6" w:rsidDel="00737785" w:rsidRDefault="15BE58D3" w:rsidP="001D632D">
      <w:pPr>
        <w:pStyle w:val="Ttulo3"/>
        <w:spacing w:after="240"/>
        <w:rPr>
          <w:del w:id="4922" w:author="EUDERLAN FREIRE DA SILVA ABREU" w:date="2025-07-18T19:39:00Z"/>
          <w:rFonts w:ascii="Times New Roman" w:hAnsi="Times New Roman" w:cs="Times New Roman"/>
          <w:color w:val="000000" w:themeColor="text1"/>
        </w:rPr>
      </w:pPr>
      <w:ins w:id="4923" w:author="Hissa Bárbara Oliveira" w:date="2025-06-12T18:50:00Z">
        <w:del w:id="4924" w:author="EUDERLAN FREIRE DA SILVA ABREU" w:date="2025-07-18T20:43:00Z">
          <w:r w:rsidRPr="7E91A69D" w:rsidDel="00123AAA">
            <w:rPr>
              <w:rFonts w:ascii="Times New Roman" w:hAnsi="Times New Roman" w:cs="Times New Roman"/>
              <w:color w:val="000000" w:themeColor="text1"/>
              <w:rPrChange w:id="4925" w:author="Euderlan Freire" w:date="2025-06-13T19:48:00Z">
                <w:rPr>
                  <w:rFonts w:eastAsiaTheme="minorEastAsia"/>
                </w:rPr>
              </w:rPrChange>
            </w:rPr>
            <w:delText>Diagrama de Seq</w:delText>
          </w:r>
        </w:del>
      </w:ins>
      <w:ins w:id="4926" w:author="Hissa Bárbara Oliveira" w:date="2025-06-12T18:51:00Z">
        <w:del w:id="4927" w:author="EUDERLAN FREIRE DA SILVA ABREU" w:date="2025-07-18T20:43:00Z">
          <w:r w:rsidRPr="7E91A69D" w:rsidDel="00123AAA">
            <w:rPr>
              <w:rFonts w:ascii="Times New Roman" w:hAnsi="Times New Roman" w:cs="Times New Roman"/>
              <w:color w:val="000000" w:themeColor="text1"/>
              <w:rPrChange w:id="4928" w:author="Euderlan Freire" w:date="2025-06-13T19:48:00Z">
                <w:rPr>
                  <w:rFonts w:eastAsiaTheme="minorEastAsia"/>
                </w:rPr>
              </w:rPrChange>
            </w:rPr>
            <w:delText>uência Histórico</w:delText>
          </w:r>
        </w:del>
      </w:ins>
      <w:bookmarkStart w:id="4929" w:name="_Toc203764368"/>
      <w:bookmarkStart w:id="4930" w:name="_Toc203858381"/>
      <w:bookmarkEnd w:id="4929"/>
      <w:bookmarkEnd w:id="4930"/>
    </w:p>
    <w:p w14:paraId="79510865" w14:textId="6CF656CE" w:rsidR="46C94C01" w:rsidRPr="001D632D" w:rsidRDefault="00737785">
      <w:pPr>
        <w:pStyle w:val="Ttulo3"/>
        <w:spacing w:after="240"/>
        <w:rPr>
          <w:ins w:id="4931" w:author="Hissa Bárbara Oliveira" w:date="2025-06-12T18:51:00Z"/>
          <w:rFonts w:ascii="Times New Roman" w:eastAsia="Times New Roman" w:hAnsi="Times New Roman" w:cs="Times New Roman"/>
          <w:color w:val="000000" w:themeColor="text1"/>
          <w:rPrChange w:id="4932" w:author="EUDERLAN FREIRE DA SILVA ABREU" w:date="2025-07-18T19:39:00Z">
            <w:rPr>
              <w:ins w:id="4933" w:author="Hissa Bárbara Oliveira" w:date="2025-06-12T18:51:00Z"/>
              <w:rFonts w:ascii="Times New Roman" w:eastAsia="Times New Roman" w:hAnsi="Times New Roman" w:cs="Times New Roman"/>
            </w:rPr>
          </w:rPrChange>
        </w:rPr>
        <w:pPrChange w:id="4934" w:author="EUDERLAN FREIRE DA SILVA ABREU" w:date="2025-07-18T19:40:00Z">
          <w:pPr/>
        </w:pPrChange>
      </w:pPr>
      <w:bookmarkStart w:id="4935" w:name="_Toc203858382"/>
      <w:ins w:id="4936" w:author="EUDERLAN FREIRE DA SILVA ABREU" w:date="2025-07-18T20:43:00Z">
        <w:r>
          <w:rPr>
            <w:rFonts w:ascii="Times New Roman" w:eastAsia="Times New Roman" w:hAnsi="Times New Roman" w:cs="Times New Roman"/>
            <w:color w:val="000000" w:themeColor="text1"/>
          </w:rPr>
          <w:t>Diagrama de Sequência Histórico</w:t>
        </w:r>
      </w:ins>
      <w:bookmarkEnd w:id="4935"/>
      <w:ins w:id="4937" w:author="Hissa Bárbara Oliveira" w:date="2025-06-12T18:51:00Z">
        <w:del w:id="4938" w:author="HISSA BARBARA OLIVEIRA" w:date="2025-07-17T20:39:00Z">
          <w:r w:rsidR="15BE58D3" w:rsidRPr="001D632D" w:rsidDel="15BE58D3">
            <w:rPr>
              <w:rFonts w:ascii="Times New Roman" w:eastAsia="Times New Roman" w:hAnsi="Times New Roman" w:cs="Times New Roman"/>
              <w:color w:val="000000" w:themeColor="text1"/>
              <w:rPrChange w:id="4939" w:author="EUDERLAN FREIRE DA SILVA ABREU" w:date="2025-07-18T19:39:00Z">
                <w:rPr/>
              </w:rPrChange>
            </w:rPr>
            <w:delText xml:space="preserve"> </w:delText>
          </w:r>
        </w:del>
        <w:bookmarkEnd w:id="4737"/>
      </w:ins>
    </w:p>
    <w:p w14:paraId="2D8896FE" w14:textId="55880AA7" w:rsidR="15BE58D3" w:rsidRDefault="15BE58D3">
      <w:pPr>
        <w:spacing w:before="40" w:after="240" w:line="360" w:lineRule="auto"/>
        <w:ind w:firstLine="576"/>
        <w:jc w:val="both"/>
        <w:rPr>
          <w:ins w:id="4940" w:author="EUDERLAN FREIRE DA SILVA ABREU" w:date="2025-07-18T18:13:00Z"/>
          <w:rFonts w:ascii="Times New Roman" w:eastAsia="Times New Roman" w:hAnsi="Times New Roman" w:cs="Times New Roman"/>
          <w:color w:val="000000" w:themeColor="text1"/>
          <w:sz w:val="24"/>
          <w:szCs w:val="24"/>
        </w:rPr>
      </w:pPr>
      <w:ins w:id="4941" w:author="Hissa Bárbara Oliveira" w:date="2025-06-12T18:51:00Z">
        <w:r w:rsidRPr="7A5E98FD">
          <w:rPr>
            <w:rFonts w:ascii="Times New Roman" w:eastAsia="Times New Roman" w:hAnsi="Times New Roman" w:cs="Times New Roman"/>
            <w:color w:val="000000" w:themeColor="text1"/>
            <w:sz w:val="24"/>
            <w:szCs w:val="24"/>
            <w:rPrChange w:id="4942" w:author="Euderlan Freire" w:date="2025-06-13T19:48:00Z">
              <w:rPr>
                <w:rFonts w:ascii="Calibri" w:eastAsia="Calibri" w:hAnsi="Calibri" w:cs="Calibri"/>
              </w:rPr>
            </w:rPrChange>
          </w:rPr>
          <w:t xml:space="preserve">O diagrama de histórico </w:t>
        </w:r>
      </w:ins>
      <w:ins w:id="4943" w:author="HISSA BARBARA OLIVEIRA" w:date="2025-07-17T22:30:00Z">
        <w:r w:rsidR="14EBED07" w:rsidRPr="7A5E98FD">
          <w:rPr>
            <w:rFonts w:ascii="Times New Roman" w:eastAsia="Times New Roman" w:hAnsi="Times New Roman" w:cs="Times New Roman"/>
            <w:color w:val="000000" w:themeColor="text1"/>
            <w:sz w:val="24"/>
            <w:szCs w:val="24"/>
          </w:rPr>
          <w:t xml:space="preserve">(Figura </w:t>
        </w:r>
        <w:r w:rsidR="1A6DFBE1" w:rsidRPr="39D0A100">
          <w:rPr>
            <w:rFonts w:ascii="Times New Roman" w:eastAsia="Times New Roman" w:hAnsi="Times New Roman" w:cs="Times New Roman"/>
            <w:color w:val="000000" w:themeColor="text1"/>
            <w:sz w:val="24"/>
            <w:szCs w:val="24"/>
          </w:rPr>
          <w:t>1</w:t>
        </w:r>
      </w:ins>
      <w:ins w:id="4944" w:author="HISSA BARBARA OLIVEIRA" w:date="2025-07-18T19:45:00Z">
        <w:r w:rsidR="17C57A78" w:rsidRPr="39D0A100">
          <w:rPr>
            <w:rFonts w:ascii="Times New Roman" w:eastAsia="Times New Roman" w:hAnsi="Times New Roman" w:cs="Times New Roman"/>
            <w:color w:val="000000" w:themeColor="text1"/>
            <w:sz w:val="24"/>
            <w:szCs w:val="24"/>
          </w:rPr>
          <w:t>5</w:t>
        </w:r>
      </w:ins>
      <w:ins w:id="4945" w:author="HISSA BARBARA OLIVEIRA" w:date="2025-07-17T22:30:00Z">
        <w:r w:rsidR="14EBED07" w:rsidRPr="7A5E98FD">
          <w:rPr>
            <w:rFonts w:ascii="Times New Roman" w:eastAsia="Times New Roman" w:hAnsi="Times New Roman" w:cs="Times New Roman"/>
            <w:color w:val="000000" w:themeColor="text1"/>
            <w:sz w:val="24"/>
            <w:szCs w:val="24"/>
          </w:rPr>
          <w:t xml:space="preserve">) </w:t>
        </w:r>
      </w:ins>
      <w:ins w:id="4946" w:author="Hissa Bárbara Oliveira" w:date="2025-06-12T18:51:00Z">
        <w:r w:rsidRPr="7A5E98FD">
          <w:rPr>
            <w:rFonts w:ascii="Times New Roman" w:eastAsia="Times New Roman" w:hAnsi="Times New Roman" w:cs="Times New Roman"/>
            <w:color w:val="000000" w:themeColor="text1"/>
            <w:sz w:val="24"/>
            <w:szCs w:val="24"/>
            <w:rPrChange w:id="4947" w:author="Euderlan Freire" w:date="2025-06-13T19:48:00Z">
              <w:rPr>
                <w:rFonts w:ascii="Calibri" w:eastAsia="Calibri" w:hAnsi="Calibri" w:cs="Calibri"/>
              </w:rPr>
            </w:rPrChange>
          </w:rPr>
          <w:t>inicia com a solicitação do usuário à interface para visualizar suas atividades. A interface repassa essa solicitação ao sistema, que realiza uma busca no banco de dados. Ao obter os registros, o sistema os envia para a interface, que então apresenta os dados ao usuário. O processo é linear e mostra a interação de consulta ao histórico sem a necessidade de envio de dados adicionais por parte do usuário.</w:t>
        </w:r>
      </w:ins>
      <w:ins w:id="4948" w:author="Hissa Bárbara Oliveira" w:date="2025-06-12T21:15:00Z">
        <w:r w:rsidR="5C50ADF8" w:rsidRPr="7A5E98FD">
          <w:rPr>
            <w:rFonts w:ascii="Times New Roman" w:eastAsia="Times New Roman" w:hAnsi="Times New Roman" w:cs="Times New Roman"/>
            <w:color w:val="000000" w:themeColor="text1"/>
            <w:sz w:val="24"/>
            <w:szCs w:val="24"/>
            <w:rPrChange w:id="4949" w:author="Euderlan Freire" w:date="2025-06-13T19:48:00Z">
              <w:rPr>
                <w:rFonts w:ascii="Calibri" w:eastAsia="Calibri" w:hAnsi="Calibri" w:cs="Calibri"/>
              </w:rPr>
            </w:rPrChange>
          </w:rPr>
          <w:t xml:space="preserve"> </w:t>
        </w:r>
      </w:ins>
    </w:p>
    <w:p w14:paraId="57B9DAFC" w14:textId="14623384" w:rsidR="00B173D5" w:rsidRPr="00B173D5" w:rsidRDefault="00B173D5">
      <w:pPr>
        <w:pStyle w:val="Legenda"/>
        <w:keepNext/>
        <w:jc w:val="center"/>
        <w:rPr>
          <w:ins w:id="4950" w:author="EUDERLAN FREIRE DA SILVA ABREU" w:date="2025-07-18T18:15:00Z"/>
          <w:rFonts w:ascii="Times New Roman" w:hAnsi="Times New Roman" w:cs="Times New Roman"/>
          <w:i w:val="0"/>
          <w:iCs w:val="0"/>
          <w:color w:val="auto"/>
          <w:sz w:val="24"/>
          <w:szCs w:val="24"/>
          <w:rPrChange w:id="4951" w:author="EUDERLAN FREIRE DA SILVA ABREU" w:date="2025-07-18T18:15:00Z">
            <w:rPr>
              <w:ins w:id="4952" w:author="EUDERLAN FREIRE DA SILVA ABREU" w:date="2025-07-18T18:15:00Z"/>
            </w:rPr>
          </w:rPrChange>
        </w:rPr>
        <w:pPrChange w:id="4953" w:author="EUDERLAN FREIRE DA SILVA ABREU" w:date="2025-07-18T18:15:00Z">
          <w:pPr>
            <w:pStyle w:val="Legenda"/>
          </w:pPr>
        </w:pPrChange>
      </w:pPr>
      <w:ins w:id="4954" w:author="EUDERLAN FREIRE DA SILVA ABREU" w:date="2025-07-18T18:15:00Z">
        <w:r w:rsidRPr="00B173D5">
          <w:rPr>
            <w:rFonts w:ascii="Times New Roman" w:hAnsi="Times New Roman" w:cs="Times New Roman"/>
            <w:i w:val="0"/>
            <w:iCs w:val="0"/>
            <w:color w:val="auto"/>
            <w:sz w:val="24"/>
            <w:szCs w:val="24"/>
            <w:rPrChange w:id="4955" w:author="EUDERLAN FREIRE DA SILVA ABREU" w:date="2025-07-18T18:15:00Z">
              <w:rPr/>
            </w:rPrChange>
          </w:rPr>
          <w:lastRenderedPageBreak/>
          <w:t>Figura 15 - Diagrama de Sequência Histórico</w:t>
        </w:r>
      </w:ins>
    </w:p>
    <w:p w14:paraId="04664A79" w14:textId="77777777" w:rsidR="00B173D5" w:rsidRPr="00B173D5" w:rsidRDefault="00214974">
      <w:pPr>
        <w:keepNext/>
        <w:spacing w:before="40" w:after="240" w:line="360" w:lineRule="auto"/>
        <w:jc w:val="center"/>
        <w:rPr>
          <w:ins w:id="4956" w:author="EUDERLAN FREIRE DA SILVA ABREU" w:date="2025-07-18T18:15:00Z"/>
          <w:rFonts w:ascii="Times New Roman" w:hAnsi="Times New Roman" w:cs="Times New Roman"/>
          <w:sz w:val="32"/>
          <w:szCs w:val="32"/>
          <w:rPrChange w:id="4957" w:author="EUDERLAN FREIRE DA SILVA ABREU" w:date="2025-07-18T18:15:00Z">
            <w:rPr>
              <w:ins w:id="4958" w:author="EUDERLAN FREIRE DA SILVA ABREU" w:date="2025-07-18T18:15:00Z"/>
            </w:rPr>
          </w:rPrChange>
        </w:rPr>
        <w:pPrChange w:id="4959" w:author="EUDERLAN FREIRE DA SILVA ABREU" w:date="2025-07-18T18:15:00Z">
          <w:pPr>
            <w:spacing w:before="40" w:after="240" w:line="360" w:lineRule="auto"/>
            <w:jc w:val="both"/>
          </w:pPr>
        </w:pPrChange>
      </w:pPr>
      <w:ins w:id="4960" w:author="EUDERLAN FREIRE DA SILVA ABREU" w:date="2025-07-18T18:13:00Z">
        <w:r w:rsidRPr="00B173D5">
          <w:rPr>
            <w:rFonts w:ascii="Times New Roman" w:hAnsi="Times New Roman" w:cs="Times New Roman"/>
            <w:noProof/>
            <w:sz w:val="32"/>
            <w:szCs w:val="32"/>
            <w:rPrChange w:id="4961" w:author="EUDERLAN FREIRE DA SILVA ABREU" w:date="2025-07-18T18:15:00Z">
              <w:rPr>
                <w:noProof/>
              </w:rPr>
            </w:rPrChange>
          </w:rPr>
          <w:drawing>
            <wp:inline distT="0" distB="0" distL="0" distR="0" wp14:anchorId="0188166E" wp14:editId="5CD12F9C">
              <wp:extent cx="3857625" cy="52578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57625" cy="5257800"/>
                      </a:xfrm>
                      <a:prstGeom prst="rect">
                        <a:avLst/>
                      </a:prstGeom>
                    </pic:spPr>
                  </pic:pic>
                </a:graphicData>
              </a:graphic>
            </wp:inline>
          </w:drawing>
        </w:r>
      </w:ins>
    </w:p>
    <w:p w14:paraId="0252D2C0" w14:textId="643E3BA5" w:rsidR="00214974" w:rsidRPr="00B173D5" w:rsidRDefault="00B173D5">
      <w:pPr>
        <w:pStyle w:val="Legenda"/>
        <w:jc w:val="center"/>
        <w:rPr>
          <w:ins w:id="4962" w:author="HISSA BARBARA OLIVEIRA" w:date="2025-07-17T22:28:00Z"/>
          <w:rFonts w:ascii="Times New Roman" w:eastAsia="Times New Roman" w:hAnsi="Times New Roman" w:cs="Times New Roman"/>
          <w:color w:val="auto"/>
          <w:sz w:val="36"/>
          <w:szCs w:val="36"/>
          <w:rPrChange w:id="4963" w:author="EUDERLAN FREIRE DA SILVA ABREU" w:date="2025-07-18T18:15:00Z">
            <w:rPr>
              <w:ins w:id="4964" w:author="HISSA BARBARA OLIVEIRA" w:date="2025-07-17T22:28:00Z"/>
              <w:rFonts w:ascii="Times New Roman" w:eastAsia="Times New Roman" w:hAnsi="Times New Roman" w:cs="Times New Roman"/>
              <w:color w:val="000000" w:themeColor="text1"/>
              <w:sz w:val="24"/>
              <w:szCs w:val="24"/>
            </w:rPr>
          </w:rPrChange>
        </w:rPr>
        <w:pPrChange w:id="4965" w:author="EUDERLAN FREIRE DA SILVA ABREU" w:date="2025-07-18T18:15:00Z">
          <w:pPr>
            <w:ind w:firstLine="576"/>
          </w:pPr>
        </w:pPrChange>
      </w:pPr>
      <w:ins w:id="4966" w:author="EUDERLAN FREIRE DA SILVA ABREU" w:date="2025-07-18T18:15:00Z">
        <w:r w:rsidRPr="00B173D5">
          <w:rPr>
            <w:rFonts w:ascii="Times New Roman" w:hAnsi="Times New Roman" w:cs="Times New Roman"/>
            <w:i w:val="0"/>
            <w:iCs w:val="0"/>
            <w:color w:val="auto"/>
            <w:sz w:val="24"/>
            <w:szCs w:val="24"/>
            <w:rPrChange w:id="4967" w:author="EUDERLAN FREIRE DA SILVA ABREU" w:date="2025-07-18T18:15:00Z">
              <w:rPr>
                <w:i/>
                <w:iCs/>
              </w:rPr>
            </w:rPrChange>
          </w:rPr>
          <w:t>Fonte: Autoria Própria (2025)</w:t>
        </w:r>
      </w:ins>
    </w:p>
    <w:tbl>
      <w:tblPr>
        <w:tblStyle w:val="Tabelacomgrade"/>
        <w:tblpPr w:leftFromText="141" w:rightFromText="141" w:horzAnchor="margin" w:tblpXSpec="center" w:tblpY="-6630"/>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Change w:id="4968" w:author="HISSA BARBARA OLIVEIRA" w:date="2025-07-17T22:28: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0"/>
        <w:tblGridChange w:id="4969">
          <w:tblGrid>
            <w:gridCol w:w="8490"/>
          </w:tblGrid>
        </w:tblGridChange>
      </w:tblGrid>
      <w:tr w:rsidR="7A5E98FD" w:rsidDel="00C0501C" w14:paraId="5D7FF0FE" w14:textId="442F52DB" w:rsidTr="00124DB4">
        <w:trPr>
          <w:trHeight w:val="300"/>
          <w:ins w:id="4970" w:author="HISSA BARBARA OLIVEIRA" w:date="2025-07-17T22:28:00Z"/>
          <w:del w:id="4971" w:author="EUDERLAN FREIRE DA SILVA ABREU" w:date="2025-07-18T18:15:00Z"/>
          <w:trPrChange w:id="4972" w:author="HISSA BARBARA OLIVEIRA" w:date="2025-07-17T22:28:00Z">
            <w:trPr>
              <w:trHeight w:val="300"/>
              <w:jc w:val="center"/>
            </w:trPr>
          </w:trPrChange>
        </w:trPr>
        <w:tc>
          <w:tcPr>
            <w:tcW w:w="8490" w:type="dxa"/>
            <w:tcPrChange w:id="4973" w:author="HISSA BARBARA OLIVEIRA" w:date="2025-07-17T22:28:00Z">
              <w:tcPr>
                <w:tcW w:w="8490" w:type="dxa"/>
              </w:tcPr>
            </w:tcPrChange>
          </w:tcPr>
          <w:p w14:paraId="0BF10241" w14:textId="26E5425B" w:rsidR="7A5E98FD" w:rsidDel="00C0501C" w:rsidRDefault="7A5E98FD">
            <w:pPr>
              <w:pStyle w:val="Subttulo"/>
              <w:ind w:left="720"/>
              <w:jc w:val="center"/>
              <w:rPr>
                <w:del w:id="4974" w:author="EUDERLAN FREIRE DA SILVA ABREU" w:date="2025-07-18T18:15:00Z"/>
                <w:rFonts w:ascii="Times New Roman" w:eastAsia="Times New Roman" w:hAnsi="Times New Roman" w:cs="Times New Roman"/>
                <w:color w:val="000000" w:themeColor="text1"/>
                <w:sz w:val="24"/>
                <w:szCs w:val="24"/>
              </w:rPr>
              <w:pPrChange w:id="4975" w:author="HISSA BARBARA OLIVEIRA" w:date="2025-07-17T22:28:00Z">
                <w:pPr>
                  <w:pStyle w:val="Subttulo"/>
                </w:pPr>
              </w:pPrChange>
            </w:pPr>
            <w:ins w:id="4976" w:author="HISSA BARBARA OLIVEIRA" w:date="2025-07-17T22:28:00Z">
              <w:del w:id="4977" w:author="EUDERLAN FREIRE DA SILVA ABREU" w:date="2025-07-18T18:15:00Z">
                <w:r w:rsidRPr="7A5E98FD" w:rsidDel="00C0501C">
                  <w:rPr>
                    <w:rFonts w:ascii="Times New Roman" w:eastAsia="Times New Roman" w:hAnsi="Times New Roman" w:cs="Times New Roman"/>
                    <w:color w:val="000000" w:themeColor="text1"/>
                    <w:sz w:val="24"/>
                    <w:szCs w:val="24"/>
                  </w:rPr>
                  <w:delText xml:space="preserve">Figura </w:delText>
                </w:r>
                <w:r w:rsidR="1575FFAD" w:rsidRPr="39D0A100" w:rsidDel="00C0501C">
                  <w:rPr>
                    <w:rFonts w:ascii="Times New Roman" w:eastAsia="Times New Roman" w:hAnsi="Times New Roman" w:cs="Times New Roman"/>
                    <w:color w:val="000000" w:themeColor="text1"/>
                    <w:sz w:val="24"/>
                    <w:szCs w:val="24"/>
                  </w:rPr>
                  <w:delText>1</w:delText>
                </w:r>
              </w:del>
            </w:ins>
            <w:ins w:id="4978" w:author="HISSA BARBARA OLIVEIRA" w:date="2025-07-18T19:45:00Z">
              <w:del w:id="4979" w:author="EUDERLAN FREIRE DA SILVA ABREU" w:date="2025-07-18T18:15:00Z">
                <w:r w:rsidR="0C5A7283" w:rsidRPr="39D0A100" w:rsidDel="00C0501C">
                  <w:rPr>
                    <w:rFonts w:ascii="Times New Roman" w:eastAsia="Times New Roman" w:hAnsi="Times New Roman" w:cs="Times New Roman"/>
                    <w:color w:val="000000" w:themeColor="text1"/>
                    <w:sz w:val="24"/>
                    <w:szCs w:val="24"/>
                  </w:rPr>
                  <w:delText>5</w:delText>
                </w:r>
              </w:del>
            </w:ins>
            <w:ins w:id="4980" w:author="HISSA BARBARA OLIVEIRA" w:date="2025-07-17T22:28:00Z">
              <w:del w:id="4981" w:author="EUDERLAN FREIRE DA SILVA ABREU" w:date="2025-07-18T18:15:00Z">
                <w:r w:rsidRPr="7A5E98FD" w:rsidDel="00C0501C">
                  <w:rPr>
                    <w:rFonts w:ascii="Times New Roman" w:eastAsia="Times New Roman" w:hAnsi="Times New Roman" w:cs="Times New Roman"/>
                    <w:color w:val="000000" w:themeColor="text1"/>
                    <w:sz w:val="24"/>
                    <w:szCs w:val="24"/>
                  </w:rPr>
                  <w:delText xml:space="preserve"> - </w:delText>
                </w:r>
                <w:bookmarkStart w:id="4982" w:name="_Hlk203754926"/>
                <w:r w:rsidRPr="7A5E98FD" w:rsidDel="00C0501C">
                  <w:rPr>
                    <w:rFonts w:ascii="Times New Roman" w:eastAsia="Times New Roman" w:hAnsi="Times New Roman" w:cs="Times New Roman"/>
                    <w:color w:val="000000" w:themeColor="text1"/>
                    <w:sz w:val="24"/>
                    <w:szCs w:val="24"/>
                  </w:rPr>
                  <w:delText>Diagrama de Sequência</w:delText>
                </w:r>
                <w:r w:rsidR="55F1D5BC" w:rsidRPr="7A5E98FD" w:rsidDel="00C0501C">
                  <w:rPr>
                    <w:rFonts w:ascii="Times New Roman" w:eastAsia="Times New Roman" w:hAnsi="Times New Roman" w:cs="Times New Roman"/>
                    <w:color w:val="000000" w:themeColor="text1"/>
                    <w:sz w:val="24"/>
                    <w:szCs w:val="24"/>
                  </w:rPr>
                  <w:delText xml:space="preserve"> Histórico</w:delText>
                </w:r>
              </w:del>
            </w:ins>
            <w:bookmarkStart w:id="4983" w:name="_Toc203763252"/>
            <w:bookmarkStart w:id="4984" w:name="_Toc203763403"/>
            <w:bookmarkStart w:id="4985" w:name="_Toc203763638"/>
            <w:bookmarkStart w:id="4986" w:name="_Toc203763788"/>
            <w:bookmarkStart w:id="4987" w:name="_Toc203763938"/>
            <w:bookmarkStart w:id="4988" w:name="_Toc203764088"/>
            <w:bookmarkStart w:id="4989" w:name="_Toc203764233"/>
            <w:bookmarkEnd w:id="4982"/>
            <w:bookmarkEnd w:id="4983"/>
            <w:bookmarkEnd w:id="4984"/>
            <w:bookmarkEnd w:id="4985"/>
            <w:bookmarkEnd w:id="4986"/>
            <w:bookmarkEnd w:id="4987"/>
            <w:bookmarkEnd w:id="4988"/>
            <w:bookmarkEnd w:id="4989"/>
          </w:p>
        </w:tc>
        <w:bookmarkStart w:id="4990" w:name="_Toc203763253"/>
        <w:bookmarkStart w:id="4991" w:name="_Toc203763404"/>
        <w:bookmarkStart w:id="4992" w:name="_Toc203763639"/>
        <w:bookmarkStart w:id="4993" w:name="_Toc203763789"/>
        <w:bookmarkStart w:id="4994" w:name="_Toc203763939"/>
        <w:bookmarkStart w:id="4995" w:name="_Toc203764089"/>
        <w:bookmarkStart w:id="4996" w:name="_Toc203764234"/>
        <w:bookmarkEnd w:id="4990"/>
        <w:bookmarkEnd w:id="4991"/>
        <w:bookmarkEnd w:id="4992"/>
        <w:bookmarkEnd w:id="4993"/>
        <w:bookmarkEnd w:id="4994"/>
        <w:bookmarkEnd w:id="4995"/>
        <w:bookmarkEnd w:id="4996"/>
      </w:tr>
      <w:tr w:rsidR="7A5E98FD" w:rsidDel="00C0501C" w14:paraId="57E411AD" w14:textId="6B2DC00C" w:rsidTr="00124DB4">
        <w:trPr>
          <w:trHeight w:val="8175"/>
          <w:ins w:id="4997" w:author="HISSA BARBARA OLIVEIRA" w:date="2025-07-17T22:28:00Z"/>
          <w:del w:id="4998" w:author="EUDERLAN FREIRE DA SILVA ABREU" w:date="2025-07-18T18:15:00Z"/>
          <w:trPrChange w:id="4999" w:author="HISSA BARBARA OLIVEIRA" w:date="2025-07-18T17:40:00Z">
            <w:trPr>
              <w:trHeight w:val="8175"/>
              <w:jc w:val="center"/>
            </w:trPr>
          </w:trPrChange>
        </w:trPr>
        <w:tc>
          <w:tcPr>
            <w:tcW w:w="8490" w:type="dxa"/>
            <w:tcPrChange w:id="5000" w:author="HISSA BARBARA OLIVEIRA" w:date="2025-07-18T17:40:00Z">
              <w:tcPr>
                <w:tcW w:w="8490" w:type="dxa"/>
              </w:tcPr>
            </w:tcPrChange>
          </w:tcPr>
          <w:p w14:paraId="586A016D" w14:textId="668A856E" w:rsidR="55F1D5BC" w:rsidDel="00C0501C" w:rsidRDefault="55F1D5BC">
            <w:pPr>
              <w:jc w:val="center"/>
              <w:rPr>
                <w:del w:id="5001" w:author="EUDERLAN FREIRE DA SILVA ABREU" w:date="2025-07-18T18:15:00Z"/>
              </w:rPr>
              <w:pPrChange w:id="5002" w:author="HISSA BARBARA OLIVEIRA" w:date="2025-07-17T22:29:00Z">
                <w:pPr/>
              </w:pPrChange>
            </w:pPr>
            <w:ins w:id="5003" w:author="HISSA BARBARA OLIVEIRA" w:date="2025-07-17T22:29:00Z">
              <w:del w:id="5004" w:author="EUDERLAN FREIRE DA SILVA ABREU" w:date="2025-07-18T18:13:00Z">
                <w:r w:rsidDel="00214974">
                  <w:rPr>
                    <w:noProof/>
                  </w:rPr>
                  <w:drawing>
                    <wp:inline distT="0" distB="0" distL="0" distR="0" wp14:anchorId="24976390" wp14:editId="3D3E938F">
                      <wp:extent cx="3857625" cy="5257800"/>
                      <wp:effectExtent l="0" t="0" r="0" b="0"/>
                      <wp:docPr id="2065988045" name="Imagem 2065988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857625" cy="5257800"/>
                              </a:xfrm>
                              <a:prstGeom prst="rect">
                                <a:avLst/>
                              </a:prstGeom>
                            </pic:spPr>
                          </pic:pic>
                        </a:graphicData>
                      </a:graphic>
                    </wp:inline>
                  </w:drawing>
                </w:r>
              </w:del>
            </w:ins>
            <w:bookmarkStart w:id="5005" w:name="_Toc203763254"/>
            <w:bookmarkStart w:id="5006" w:name="_Toc203763405"/>
            <w:bookmarkStart w:id="5007" w:name="_Toc203763640"/>
            <w:bookmarkStart w:id="5008" w:name="_Toc203763790"/>
            <w:bookmarkStart w:id="5009" w:name="_Toc203763940"/>
            <w:bookmarkStart w:id="5010" w:name="_Toc203764090"/>
            <w:bookmarkStart w:id="5011" w:name="_Toc203764235"/>
            <w:bookmarkEnd w:id="5005"/>
            <w:bookmarkEnd w:id="5006"/>
            <w:bookmarkEnd w:id="5007"/>
            <w:bookmarkEnd w:id="5008"/>
            <w:bookmarkEnd w:id="5009"/>
            <w:bookmarkEnd w:id="5010"/>
            <w:bookmarkEnd w:id="5011"/>
          </w:p>
        </w:tc>
        <w:bookmarkStart w:id="5012" w:name="_Toc203763255"/>
        <w:bookmarkStart w:id="5013" w:name="_Toc203763406"/>
        <w:bookmarkStart w:id="5014" w:name="_Toc203763641"/>
        <w:bookmarkStart w:id="5015" w:name="_Toc203763791"/>
        <w:bookmarkStart w:id="5016" w:name="_Toc203763941"/>
        <w:bookmarkStart w:id="5017" w:name="_Toc203764091"/>
        <w:bookmarkStart w:id="5018" w:name="_Toc203764236"/>
        <w:bookmarkEnd w:id="5012"/>
        <w:bookmarkEnd w:id="5013"/>
        <w:bookmarkEnd w:id="5014"/>
        <w:bookmarkEnd w:id="5015"/>
        <w:bookmarkEnd w:id="5016"/>
        <w:bookmarkEnd w:id="5017"/>
        <w:bookmarkEnd w:id="5018"/>
      </w:tr>
      <w:tr w:rsidR="7A5E98FD" w:rsidDel="00C0501C" w14:paraId="791A1E9A" w14:textId="06D119D0" w:rsidTr="00124DB4">
        <w:trPr>
          <w:trHeight w:val="300"/>
          <w:ins w:id="5019" w:author="HISSA BARBARA OLIVEIRA" w:date="2025-07-17T22:28:00Z"/>
          <w:del w:id="5020" w:author="EUDERLAN FREIRE DA SILVA ABREU" w:date="2025-07-18T18:15:00Z"/>
          <w:trPrChange w:id="5021" w:author="HISSA BARBARA OLIVEIRA" w:date="2025-07-18T17:40:00Z">
            <w:trPr>
              <w:trHeight w:val="300"/>
              <w:jc w:val="center"/>
            </w:trPr>
          </w:trPrChange>
        </w:trPr>
        <w:tc>
          <w:tcPr>
            <w:tcW w:w="8490" w:type="dxa"/>
            <w:tcPrChange w:id="5022" w:author="HISSA BARBARA OLIVEIRA" w:date="2025-07-18T17:40:00Z">
              <w:tcPr>
                <w:tcW w:w="8490" w:type="dxa"/>
              </w:tcPr>
            </w:tcPrChange>
          </w:tcPr>
          <w:p w14:paraId="78B809E5" w14:textId="4F76420F" w:rsidR="7A5E98FD" w:rsidDel="00C0501C" w:rsidRDefault="7A5E98FD" w:rsidP="7A5E98FD">
            <w:pPr>
              <w:jc w:val="center"/>
              <w:rPr>
                <w:del w:id="5023" w:author="EUDERLAN FREIRE DA SILVA ABREU" w:date="2025-07-18T18:15:00Z"/>
                <w:rFonts w:ascii="Times New Roman" w:eastAsia="Times New Roman" w:hAnsi="Times New Roman" w:cs="Times New Roman"/>
                <w:sz w:val="24"/>
                <w:szCs w:val="24"/>
              </w:rPr>
            </w:pPr>
            <w:ins w:id="5024" w:author="HISSA BARBARA OLIVEIRA" w:date="2025-07-17T22:28:00Z">
              <w:del w:id="5025" w:author="EUDERLAN FREIRE DA SILVA ABREU" w:date="2025-07-18T18:15:00Z">
                <w:r w:rsidRPr="7A5E98FD" w:rsidDel="00C0501C">
                  <w:rPr>
                    <w:rFonts w:ascii="Times New Roman" w:eastAsia="Times New Roman" w:hAnsi="Times New Roman" w:cs="Times New Roman"/>
                    <w:sz w:val="24"/>
                    <w:szCs w:val="24"/>
                  </w:rPr>
                  <w:delText>Fonte: Autoria Própria (2025)</w:delText>
                </w:r>
              </w:del>
            </w:ins>
            <w:bookmarkStart w:id="5026" w:name="_Toc203763256"/>
            <w:bookmarkStart w:id="5027" w:name="_Toc203763407"/>
            <w:bookmarkStart w:id="5028" w:name="_Toc203763642"/>
            <w:bookmarkStart w:id="5029" w:name="_Toc203763792"/>
            <w:bookmarkStart w:id="5030" w:name="_Toc203763942"/>
            <w:bookmarkStart w:id="5031" w:name="_Toc203764092"/>
            <w:bookmarkStart w:id="5032" w:name="_Toc203764237"/>
            <w:bookmarkEnd w:id="5026"/>
            <w:bookmarkEnd w:id="5027"/>
            <w:bookmarkEnd w:id="5028"/>
            <w:bookmarkEnd w:id="5029"/>
            <w:bookmarkEnd w:id="5030"/>
            <w:bookmarkEnd w:id="5031"/>
            <w:bookmarkEnd w:id="5032"/>
          </w:p>
        </w:tc>
        <w:bookmarkStart w:id="5033" w:name="_Toc203763257"/>
        <w:bookmarkStart w:id="5034" w:name="_Toc203763408"/>
        <w:bookmarkStart w:id="5035" w:name="_Toc203763643"/>
        <w:bookmarkStart w:id="5036" w:name="_Toc203763793"/>
        <w:bookmarkStart w:id="5037" w:name="_Toc203763943"/>
        <w:bookmarkStart w:id="5038" w:name="_Toc203764093"/>
        <w:bookmarkStart w:id="5039" w:name="_Toc203764238"/>
        <w:bookmarkEnd w:id="5033"/>
        <w:bookmarkEnd w:id="5034"/>
        <w:bookmarkEnd w:id="5035"/>
        <w:bookmarkEnd w:id="5036"/>
        <w:bookmarkEnd w:id="5037"/>
        <w:bookmarkEnd w:id="5038"/>
        <w:bookmarkEnd w:id="5039"/>
      </w:tr>
    </w:tbl>
    <w:p w14:paraId="6D18DDA5" w14:textId="332487F8" w:rsidR="7A5E98FD" w:rsidDel="00305312" w:rsidRDefault="7A5E98FD">
      <w:pPr>
        <w:spacing w:before="40" w:after="240" w:line="360" w:lineRule="auto"/>
        <w:jc w:val="both"/>
        <w:rPr>
          <w:ins w:id="5040" w:author="Hissa Bárbara Oliveira" w:date="2025-06-12T21:15:00Z"/>
          <w:del w:id="5041" w:author="EUDERLAN FREIRE DA SILVA ABREU" w:date="2025-07-18T19:50:00Z"/>
          <w:rFonts w:ascii="Times New Roman" w:eastAsia="Times New Roman" w:hAnsi="Times New Roman" w:cs="Times New Roman"/>
          <w:color w:val="000000" w:themeColor="text1"/>
          <w:sz w:val="24"/>
          <w:szCs w:val="24"/>
          <w:rPrChange w:id="5042" w:author="Euderlan Freire" w:date="2025-06-13T19:48:00Z">
            <w:rPr>
              <w:ins w:id="5043" w:author="Hissa Bárbara Oliveira" w:date="2025-06-12T21:15:00Z"/>
              <w:del w:id="5044" w:author="EUDERLAN FREIRE DA SILVA ABREU" w:date="2025-07-18T19:50:00Z"/>
              <w:rFonts w:ascii="Times New Roman" w:hAnsi="Times New Roman" w:cs="Times New Roman"/>
              <w:sz w:val="28"/>
              <w:szCs w:val="28"/>
            </w:rPr>
          </w:rPrChange>
        </w:rPr>
      </w:pPr>
      <w:bookmarkStart w:id="5045" w:name="_Toc203763258"/>
      <w:bookmarkStart w:id="5046" w:name="_Toc203763409"/>
      <w:bookmarkStart w:id="5047" w:name="_Toc203763644"/>
      <w:bookmarkStart w:id="5048" w:name="_Toc203763794"/>
      <w:bookmarkStart w:id="5049" w:name="_Toc203763944"/>
      <w:bookmarkStart w:id="5050" w:name="_Toc203764094"/>
      <w:bookmarkStart w:id="5051" w:name="_Toc203764239"/>
      <w:bookmarkEnd w:id="5045"/>
      <w:bookmarkEnd w:id="5046"/>
      <w:bookmarkEnd w:id="5047"/>
      <w:bookmarkEnd w:id="5048"/>
      <w:bookmarkEnd w:id="5049"/>
      <w:bookmarkEnd w:id="5050"/>
      <w:bookmarkEnd w:id="5051"/>
    </w:p>
    <w:p w14:paraId="2D1728F3" w14:textId="0CEBC63B" w:rsidR="00773970" w:rsidRPr="00B25BD6" w:rsidRDefault="00773970">
      <w:pPr>
        <w:pStyle w:val="Legenda"/>
        <w:keepNext/>
        <w:spacing w:before="40" w:after="240" w:line="360" w:lineRule="auto"/>
        <w:jc w:val="center"/>
        <w:rPr>
          <w:ins w:id="5052" w:author="Euderlan Freire" w:date="2025-06-13T18:53:00Z"/>
          <w:del w:id="5053" w:author="HISSA BARBARA OLIVEIRA" w:date="2025-07-17T22:29:00Z"/>
          <w:rFonts w:ascii="Times New Roman" w:hAnsi="Times New Roman" w:cs="Times New Roman"/>
          <w:i w:val="0"/>
          <w:iCs w:val="0"/>
          <w:color w:val="000000" w:themeColor="text1"/>
          <w:sz w:val="24"/>
          <w:szCs w:val="24"/>
          <w:rPrChange w:id="5054" w:author="Euderlan Freire" w:date="2025-06-13T19:48:00Z">
            <w:rPr>
              <w:ins w:id="5055" w:author="Euderlan Freire" w:date="2025-06-13T18:53:00Z"/>
              <w:del w:id="5056" w:author="HISSA BARBARA OLIVEIRA" w:date="2025-07-17T22:29:00Z"/>
            </w:rPr>
          </w:rPrChange>
        </w:rPr>
        <w:pPrChange w:id="5057" w:author="EUDERLAN FREIRE DA SILVA ABREU" w:date="2025-07-18T19:51:00Z">
          <w:pPr>
            <w:pStyle w:val="Legenda"/>
          </w:pPr>
        </w:pPrChange>
      </w:pPr>
      <w:ins w:id="5058" w:author="Euderlan Freire" w:date="2025-06-13T18:53:00Z">
        <w:del w:id="5059" w:author="HISSA BARBARA OLIVEIRA" w:date="2025-07-17T22:29:00Z">
          <w:r w:rsidRPr="7A5E98FD" w:rsidDel="00773970">
            <w:rPr>
              <w:rFonts w:ascii="Times New Roman" w:hAnsi="Times New Roman" w:cs="Times New Roman"/>
              <w:color w:val="000000" w:themeColor="text1"/>
              <w:sz w:val="24"/>
              <w:szCs w:val="24"/>
              <w:rPrChange w:id="5060" w:author="Euderlan Freire" w:date="2025-06-13T19:48:00Z">
                <w:rPr/>
              </w:rPrChange>
            </w:rPr>
            <w:delText xml:space="preserve">Figura </w:delText>
          </w:r>
        </w:del>
        <w:r w:rsidRPr="22C3E53A">
          <w:rPr>
            <w:rFonts w:ascii="Times New Roman" w:hAnsi="Times New Roman" w:cs="Times New Roman"/>
            <w:color w:val="000000" w:themeColor="text1"/>
            <w:sz w:val="24"/>
            <w:szCs w:val="24"/>
          </w:rPr>
          <w:fldChar w:fldCharType="begin"/>
        </w:r>
        <w:r w:rsidRPr="7A5E98FD">
          <w:rPr>
            <w:rFonts w:ascii="Times New Roman" w:hAnsi="Times New Roman" w:cs="Times New Roman"/>
            <w:i w:val="0"/>
            <w:iCs w:val="0"/>
            <w:color w:val="000000" w:themeColor="text1"/>
            <w:sz w:val="24"/>
            <w:szCs w:val="24"/>
          </w:rPr>
          <w:instrText xml:space="preserve"> SEQ Figura \* ARABIC </w:instrText>
        </w:r>
      </w:ins>
      <w:r w:rsidRPr="22C3E53A">
        <w:rPr>
          <w:rFonts w:ascii="Times New Roman" w:hAnsi="Times New Roman" w:cs="Times New Roman"/>
          <w:color w:val="000000" w:themeColor="text1"/>
          <w:sz w:val="24"/>
          <w:szCs w:val="24"/>
        </w:rPr>
        <w:fldChar w:fldCharType="separate"/>
      </w:r>
      <w:ins w:id="5061" w:author="EUDERLAN FREIRE DA SILVA ABREU" w:date="2025-07-19T22:58:00Z">
        <w:r w:rsidR="00660B60">
          <w:rPr>
            <w:rFonts w:ascii="Times New Roman" w:hAnsi="Times New Roman" w:cs="Times New Roman"/>
            <w:noProof/>
            <w:color w:val="000000" w:themeColor="text1"/>
            <w:sz w:val="24"/>
            <w:szCs w:val="24"/>
          </w:rPr>
          <w:t>11</w:t>
        </w:r>
      </w:ins>
      <w:ins w:id="5062" w:author="Euderlan Freire" w:date="2025-06-13T18:53:00Z">
        <w:r w:rsidRPr="22C3E53A">
          <w:rPr>
            <w:rFonts w:ascii="Times New Roman" w:hAnsi="Times New Roman" w:cs="Times New Roman"/>
            <w:color w:val="000000" w:themeColor="text1"/>
            <w:sz w:val="24"/>
            <w:szCs w:val="24"/>
          </w:rPr>
          <w:fldChar w:fldCharType="end"/>
        </w:r>
        <w:del w:id="5063" w:author="HISSA BARBARA OLIVEIRA" w:date="2025-07-17T22:29:00Z">
          <w:r w:rsidRPr="7A5E98FD" w:rsidDel="00773970">
            <w:rPr>
              <w:rFonts w:ascii="Times New Roman" w:hAnsi="Times New Roman" w:cs="Times New Roman"/>
              <w:color w:val="000000" w:themeColor="text1"/>
              <w:sz w:val="24"/>
              <w:szCs w:val="24"/>
              <w:rPrChange w:id="5064" w:author="Euderlan Freire" w:date="2025-06-13T19:48:00Z">
                <w:rPr/>
              </w:rPrChange>
            </w:rPr>
            <w:delText xml:space="preserve"> - Diagrama de Sequência Histórico</w:delText>
          </w:r>
          <w:bookmarkStart w:id="5065" w:name="_Toc203763259"/>
          <w:bookmarkStart w:id="5066" w:name="_Toc203763410"/>
          <w:bookmarkStart w:id="5067" w:name="_Toc203763645"/>
          <w:bookmarkStart w:id="5068" w:name="_Toc203763795"/>
          <w:bookmarkStart w:id="5069" w:name="_Toc203763945"/>
          <w:bookmarkStart w:id="5070" w:name="_Toc203764095"/>
          <w:bookmarkStart w:id="5071" w:name="_Toc203764240"/>
          <w:bookmarkEnd w:id="5065"/>
          <w:bookmarkEnd w:id="5066"/>
          <w:bookmarkEnd w:id="5067"/>
          <w:bookmarkEnd w:id="5068"/>
          <w:bookmarkEnd w:id="5069"/>
          <w:bookmarkEnd w:id="5070"/>
          <w:bookmarkEnd w:id="5071"/>
        </w:del>
      </w:ins>
    </w:p>
    <w:p w14:paraId="10A61ABB" w14:textId="6AE7ED11" w:rsidR="008914FD" w:rsidRPr="00B25BD6" w:rsidRDefault="58D19900">
      <w:pPr>
        <w:keepNext/>
        <w:spacing w:before="40" w:after="240" w:line="360" w:lineRule="auto"/>
        <w:ind w:firstLine="576"/>
        <w:jc w:val="center"/>
        <w:rPr>
          <w:ins w:id="5072" w:author="Euderlan Freire" w:date="2025-06-13T18:53:00Z"/>
          <w:del w:id="5073" w:author="HISSA BARBARA OLIVEIRA" w:date="2025-07-17T22:29:00Z"/>
          <w:rFonts w:ascii="Times New Roman" w:hAnsi="Times New Roman" w:cs="Times New Roman"/>
          <w:color w:val="000000" w:themeColor="text1"/>
          <w:sz w:val="24"/>
          <w:szCs w:val="24"/>
          <w:rPrChange w:id="5074" w:author="Euderlan Freire" w:date="2025-06-13T19:48:00Z">
            <w:rPr>
              <w:ins w:id="5075" w:author="Euderlan Freire" w:date="2025-06-13T18:53:00Z"/>
              <w:del w:id="5076" w:author="HISSA BARBARA OLIVEIRA" w:date="2025-07-17T22:29:00Z"/>
            </w:rPr>
          </w:rPrChange>
        </w:rPr>
        <w:pPrChange w:id="5077" w:author="EUDERLAN FREIRE DA SILVA ABREU" w:date="2025-07-18T19:51:00Z">
          <w:pPr>
            <w:ind w:firstLine="576"/>
            <w:jc w:val="both"/>
          </w:pPr>
        </w:pPrChange>
      </w:pPr>
      <w:ins w:id="5078" w:author="Hissa Bárbara Oliveira" w:date="2025-06-13T21:52:00Z">
        <w:del w:id="5079" w:author="HISSA BARBARA OLIVEIRA" w:date="2025-07-17T22:29:00Z">
          <w:r>
            <w:rPr>
              <w:noProof/>
            </w:rPr>
            <w:drawing>
              <wp:inline distT="0" distB="0" distL="0" distR="0" wp14:anchorId="5688BB30" wp14:editId="3A771163">
                <wp:extent cx="3515145" cy="4791075"/>
                <wp:effectExtent l="0" t="0" r="0" b="0"/>
                <wp:docPr id="1054205464" name="Imagem 105420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54205464"/>
                        <pic:cNvPicPr/>
                      </pic:nvPicPr>
                      <pic:blipFill>
                        <a:blip r:embed="rId29">
                          <a:extLst>
                            <a:ext uri="{28A0092B-C50C-407E-A947-70E740481C1C}">
                              <a14:useLocalDpi xmlns:a14="http://schemas.microsoft.com/office/drawing/2010/main" val="0"/>
                            </a:ext>
                          </a:extLst>
                        </a:blip>
                        <a:stretch>
                          <a:fillRect/>
                        </a:stretch>
                      </pic:blipFill>
                      <pic:spPr>
                        <a:xfrm>
                          <a:off x="0" y="0"/>
                          <a:ext cx="3515145" cy="4791075"/>
                        </a:xfrm>
                        <a:prstGeom prst="rect">
                          <a:avLst/>
                        </a:prstGeom>
                      </pic:spPr>
                    </pic:pic>
                  </a:graphicData>
                </a:graphic>
              </wp:inline>
            </w:drawing>
          </w:r>
        </w:del>
      </w:ins>
      <w:bookmarkStart w:id="5080" w:name="_Toc203763260"/>
      <w:bookmarkStart w:id="5081" w:name="_Toc203763411"/>
      <w:bookmarkStart w:id="5082" w:name="_Toc203763646"/>
      <w:bookmarkStart w:id="5083" w:name="_Toc203763796"/>
      <w:bookmarkStart w:id="5084" w:name="_Toc203763946"/>
      <w:bookmarkStart w:id="5085" w:name="_Toc203764096"/>
      <w:bookmarkStart w:id="5086" w:name="_Toc203764241"/>
      <w:bookmarkEnd w:id="5080"/>
      <w:bookmarkEnd w:id="5081"/>
      <w:bookmarkEnd w:id="5082"/>
      <w:bookmarkEnd w:id="5083"/>
      <w:bookmarkEnd w:id="5084"/>
      <w:bookmarkEnd w:id="5085"/>
      <w:bookmarkEnd w:id="5086"/>
    </w:p>
    <w:p w14:paraId="2D08F4DF" w14:textId="365B19FA" w:rsidR="58D19900" w:rsidRPr="00B25BD6" w:rsidRDefault="008914FD">
      <w:pPr>
        <w:pStyle w:val="Legenda"/>
        <w:spacing w:before="40" w:after="240" w:line="360" w:lineRule="auto"/>
        <w:jc w:val="center"/>
        <w:rPr>
          <w:ins w:id="5087" w:author="Hissa Bárbara Oliveira" w:date="2025-06-12T21:15:00Z"/>
          <w:del w:id="5088" w:author="HISSA BARBARA OLIVEIRA" w:date="2025-07-17T22:29:00Z"/>
          <w:rFonts w:ascii="Times New Roman" w:hAnsi="Times New Roman" w:cs="Times New Roman"/>
          <w:color w:val="000000" w:themeColor="text1"/>
          <w:sz w:val="24"/>
          <w:szCs w:val="24"/>
          <w:rPrChange w:id="5089" w:author="Euderlan Freire" w:date="2025-06-13T19:48:00Z">
            <w:rPr>
              <w:ins w:id="5090" w:author="Hissa Bárbara Oliveira" w:date="2025-06-12T21:15:00Z"/>
              <w:del w:id="5091" w:author="HISSA BARBARA OLIVEIRA" w:date="2025-07-17T22:29:00Z"/>
              <w:rFonts w:ascii="Times New Roman" w:hAnsi="Times New Roman" w:cs="Times New Roman"/>
              <w:sz w:val="28"/>
              <w:szCs w:val="28"/>
            </w:rPr>
          </w:rPrChange>
        </w:rPr>
        <w:pPrChange w:id="5092" w:author="EUDERLAN FREIRE DA SILVA ABREU" w:date="2025-07-18T19:51:00Z">
          <w:pPr/>
        </w:pPrChange>
      </w:pPr>
      <w:ins w:id="5093" w:author="Euderlan Freire" w:date="2025-06-13T18:53:00Z">
        <w:del w:id="5094" w:author="HISSA BARBARA OLIVEIRA" w:date="2025-07-17T22:29:00Z">
          <w:r w:rsidRPr="7A5E98FD" w:rsidDel="008914FD">
            <w:rPr>
              <w:rFonts w:ascii="Times New Roman" w:hAnsi="Times New Roman" w:cs="Times New Roman"/>
              <w:color w:val="000000" w:themeColor="text1"/>
              <w:sz w:val="24"/>
              <w:szCs w:val="24"/>
              <w:rPrChange w:id="5095" w:author="Euderlan Freire" w:date="2025-06-13T19:48:00Z">
                <w:rPr/>
              </w:rPrChange>
            </w:rPr>
            <w:delText>Fonte: Autoria Própria (2025)</w:delText>
          </w:r>
        </w:del>
      </w:ins>
      <w:bookmarkStart w:id="5096" w:name="_Toc203763261"/>
      <w:bookmarkStart w:id="5097" w:name="_Toc203763412"/>
      <w:bookmarkStart w:id="5098" w:name="_Toc203763647"/>
      <w:bookmarkStart w:id="5099" w:name="_Toc203763797"/>
      <w:bookmarkStart w:id="5100" w:name="_Toc203763947"/>
      <w:bookmarkStart w:id="5101" w:name="_Toc203764097"/>
      <w:bookmarkStart w:id="5102" w:name="_Toc203764242"/>
      <w:bookmarkEnd w:id="5096"/>
      <w:bookmarkEnd w:id="5097"/>
      <w:bookmarkEnd w:id="5098"/>
      <w:bookmarkEnd w:id="5099"/>
      <w:bookmarkEnd w:id="5100"/>
      <w:bookmarkEnd w:id="5101"/>
      <w:bookmarkEnd w:id="5102"/>
    </w:p>
    <w:p w14:paraId="2947411C" w14:textId="4B3727B7" w:rsidR="5C50ADF8" w:rsidDel="00123AAA" w:rsidRDefault="5C50ADF8" w:rsidP="00305312">
      <w:pPr>
        <w:pStyle w:val="Ttulo3"/>
        <w:spacing w:after="240"/>
        <w:rPr>
          <w:del w:id="5103" w:author="EUDERLAN FREIRE DA SILVA ABREU" w:date="2025-07-18T19:50:00Z"/>
          <w:rFonts w:ascii="Times New Roman" w:hAnsi="Times New Roman" w:cs="Times New Roman"/>
          <w:color w:val="000000" w:themeColor="text1"/>
        </w:rPr>
      </w:pPr>
      <w:ins w:id="5104" w:author="Hissa Bárbara Oliveira" w:date="2025-06-12T21:15:00Z">
        <w:del w:id="5105" w:author="EUDERLAN FREIRE DA SILVA ABREU" w:date="2025-07-18T20:44:00Z">
          <w:r w:rsidRPr="00B25BD6" w:rsidDel="00123AAA">
            <w:rPr>
              <w:rFonts w:ascii="Times New Roman" w:hAnsi="Times New Roman" w:cs="Times New Roman"/>
              <w:color w:val="000000" w:themeColor="text1"/>
              <w:rPrChange w:id="5106" w:author="Euderlan Freire" w:date="2025-06-13T19:48:00Z">
                <w:rPr/>
              </w:rPrChange>
            </w:rPr>
            <w:delText>4.3.</w:delText>
          </w:r>
        </w:del>
      </w:ins>
      <w:ins w:id="5107" w:author="Hissa Bárbara Oliveira" w:date="2025-06-12T21:16:00Z">
        <w:del w:id="5108" w:author="EUDERLAN FREIRE DA SILVA ABREU" w:date="2025-07-18T20:44:00Z">
          <w:r w:rsidRPr="00B25BD6" w:rsidDel="00123AAA">
            <w:rPr>
              <w:rFonts w:ascii="Times New Roman" w:hAnsi="Times New Roman" w:cs="Times New Roman"/>
              <w:color w:val="000000" w:themeColor="text1"/>
              <w:rPrChange w:id="5109" w:author="Euderlan Freire" w:date="2025-06-13T19:48:00Z">
                <w:rPr/>
              </w:rPrChange>
            </w:rPr>
            <w:delText>6</w:delText>
          </w:r>
          <w:r w:rsidRPr="00B25BD6" w:rsidDel="00123AAA">
            <w:rPr>
              <w:rFonts w:ascii="Times New Roman" w:hAnsi="Times New Roman" w:cs="Times New Roman"/>
              <w:color w:val="000000" w:themeColor="text1"/>
              <w:rPrChange w:id="5110" w:author="Euderlan Freire" w:date="2025-06-13T19:48:00Z">
                <w:rPr>
                  <w:color w:val="2F5496" w:themeColor="accent1" w:themeShade="BF"/>
                  <w:sz w:val="26"/>
                  <w:szCs w:val="26"/>
                </w:rPr>
              </w:rPrChange>
            </w:rPr>
            <w:tab/>
          </w:r>
          <w:r w:rsidRPr="00B25BD6" w:rsidDel="00123AAA">
            <w:rPr>
              <w:rFonts w:ascii="Times New Roman" w:hAnsi="Times New Roman" w:cs="Times New Roman"/>
              <w:color w:val="000000" w:themeColor="text1"/>
              <w:rPrChange w:id="5111" w:author="Euderlan Freire" w:date="2025-06-13T19:48:00Z">
                <w:rPr/>
              </w:rPrChange>
            </w:rPr>
            <w:delText>Diagrama de Sequência Logout</w:delText>
          </w:r>
        </w:del>
      </w:ins>
    </w:p>
    <w:p w14:paraId="71D69828" w14:textId="77777777" w:rsidR="00123AAA" w:rsidRPr="00123AAA" w:rsidRDefault="00123AAA">
      <w:pPr>
        <w:rPr>
          <w:ins w:id="5112" w:author="EUDERLAN FREIRE DA SILVA ABREU" w:date="2025-07-18T20:43:00Z"/>
          <w:rPrChange w:id="5113" w:author="EUDERLAN FREIRE DA SILVA ABREU" w:date="2025-07-18T20:43:00Z">
            <w:rPr>
              <w:ins w:id="5114" w:author="EUDERLAN FREIRE DA SILVA ABREU" w:date="2025-07-18T20:43:00Z"/>
            </w:rPr>
          </w:rPrChange>
        </w:rPr>
        <w:pPrChange w:id="5115" w:author="EUDERLAN FREIRE DA SILVA ABREU" w:date="2025-07-18T20:43:00Z">
          <w:pPr>
            <w:pStyle w:val="Ttulo2"/>
            <w:numPr>
              <w:ilvl w:val="0"/>
              <w:numId w:val="0"/>
            </w:numPr>
            <w:spacing w:after="240" w:line="360" w:lineRule="auto"/>
            <w:ind w:left="0" w:firstLine="0"/>
            <w:jc w:val="both"/>
          </w:pPr>
        </w:pPrChange>
      </w:pPr>
    </w:p>
    <w:p w14:paraId="2F32A0BE" w14:textId="54B2F70D" w:rsidR="00B25BD6" w:rsidRPr="00305312" w:rsidRDefault="00123AAA">
      <w:pPr>
        <w:pStyle w:val="Ttulo3"/>
        <w:spacing w:after="240"/>
        <w:rPr>
          <w:ins w:id="5116" w:author="Hissa Bárbara Oliveira" w:date="2025-06-12T21:17:00Z"/>
          <w:rFonts w:ascii="Times New Roman" w:hAnsi="Times New Roman" w:cs="Times New Roman"/>
          <w:color w:val="000000" w:themeColor="text1"/>
          <w:rPrChange w:id="5117" w:author="EUDERLAN FREIRE DA SILVA ABREU" w:date="2025-07-18T19:50:00Z">
            <w:rPr>
              <w:ins w:id="5118" w:author="Hissa Bárbara Oliveira" w:date="2025-06-12T21:17:00Z"/>
              <w:rFonts w:ascii="Times New Roman" w:eastAsia="Times New Roman" w:hAnsi="Times New Roman" w:cs="Times New Roman"/>
            </w:rPr>
          </w:rPrChange>
        </w:rPr>
        <w:pPrChange w:id="5119" w:author="EUDERLAN FREIRE DA SILVA ABREU" w:date="2025-07-18T19:51:00Z">
          <w:pPr/>
        </w:pPrChange>
      </w:pPr>
      <w:bookmarkStart w:id="5120" w:name="_Toc203858383"/>
      <w:ins w:id="5121" w:author="EUDERLAN FREIRE DA SILVA ABREU" w:date="2025-07-18T20:43:00Z">
        <w:r>
          <w:rPr>
            <w:rFonts w:ascii="Times New Roman" w:hAnsi="Times New Roman" w:cs="Times New Roman"/>
            <w:color w:val="000000" w:themeColor="text1"/>
          </w:rPr>
          <w:t>Diagrama de Sequência Logout</w:t>
        </w:r>
      </w:ins>
      <w:bookmarkEnd w:id="5120"/>
    </w:p>
    <w:p w14:paraId="658FD735" w14:textId="332DBF80" w:rsidR="4CED5C6E" w:rsidRPr="00B25BD6" w:rsidRDefault="4CED5C6E">
      <w:pPr>
        <w:spacing w:after="240" w:line="360" w:lineRule="auto"/>
        <w:ind w:firstLine="708"/>
        <w:jc w:val="both"/>
        <w:rPr>
          <w:ins w:id="5122" w:author="HISSA BARBARA OLIVEIRA" w:date="2025-07-17T22:31:00Z"/>
          <w:rFonts w:ascii="Times New Roman" w:hAnsi="Times New Roman" w:cs="Times New Roman"/>
          <w:color w:val="000000" w:themeColor="text1"/>
          <w:sz w:val="24"/>
          <w:szCs w:val="24"/>
        </w:rPr>
        <w:pPrChange w:id="5123" w:author="EUDERLAN FREIRE DA SILVA ABREU" w:date="2025-07-18T19:51:00Z">
          <w:pPr>
            <w:pStyle w:val="Ttulo2"/>
            <w:numPr>
              <w:ilvl w:val="0"/>
              <w:numId w:val="0"/>
            </w:numPr>
            <w:ind w:left="0" w:firstLine="708"/>
          </w:pPr>
        </w:pPrChange>
      </w:pPr>
      <w:ins w:id="5124" w:author="Hissa Bárbara Oliveira" w:date="2025-06-12T21:17:00Z">
        <w:r w:rsidRPr="7A5E98FD">
          <w:rPr>
            <w:rFonts w:ascii="Times New Roman" w:hAnsi="Times New Roman" w:cs="Times New Roman"/>
            <w:color w:val="000000" w:themeColor="text1"/>
            <w:sz w:val="24"/>
            <w:szCs w:val="24"/>
            <w:rPrChange w:id="5125" w:author="Euderlan Freire" w:date="2025-06-13T19:48:00Z">
              <w:rPr>
                <w:rFonts w:ascii="Calibri" w:eastAsia="Calibri" w:hAnsi="Calibri" w:cs="Calibri"/>
              </w:rPr>
            </w:rPrChange>
          </w:rPr>
          <w:t>O último diagrama ret</w:t>
        </w:r>
      </w:ins>
      <w:ins w:id="5126" w:author="HISSA BARBARA OLIVEIRA" w:date="2025-07-17T22:34:00Z">
        <w:r w:rsidR="07D80BFB" w:rsidRPr="7A5E98FD">
          <w:rPr>
            <w:rFonts w:ascii="Times New Roman" w:hAnsi="Times New Roman" w:cs="Times New Roman"/>
            <w:color w:val="000000" w:themeColor="text1"/>
            <w:sz w:val="24"/>
            <w:szCs w:val="24"/>
          </w:rPr>
          <w:t xml:space="preserve">ratado na figura </w:t>
        </w:r>
        <w:r w:rsidR="3A46EF0A" w:rsidRPr="39D0A100">
          <w:rPr>
            <w:rFonts w:ascii="Times New Roman" w:hAnsi="Times New Roman" w:cs="Times New Roman"/>
            <w:color w:val="000000" w:themeColor="text1"/>
            <w:sz w:val="24"/>
            <w:szCs w:val="24"/>
          </w:rPr>
          <w:t>1</w:t>
        </w:r>
      </w:ins>
      <w:ins w:id="5127" w:author="HISSA BARBARA OLIVEIRA" w:date="2025-07-18T19:45:00Z">
        <w:r w:rsidR="339BDAF8" w:rsidRPr="39D0A100">
          <w:rPr>
            <w:rFonts w:ascii="Times New Roman" w:hAnsi="Times New Roman" w:cs="Times New Roman"/>
            <w:color w:val="000000" w:themeColor="text1"/>
            <w:sz w:val="24"/>
            <w:szCs w:val="24"/>
          </w:rPr>
          <w:t>6</w:t>
        </w:r>
      </w:ins>
      <w:ins w:id="5128" w:author="HISSA BARBARA OLIVEIRA" w:date="2025-07-17T22:34:00Z">
        <w:r w:rsidR="07D80BFB" w:rsidRPr="7A5E98FD">
          <w:rPr>
            <w:rFonts w:ascii="Times New Roman" w:hAnsi="Times New Roman" w:cs="Times New Roman"/>
            <w:color w:val="000000" w:themeColor="text1"/>
            <w:sz w:val="24"/>
            <w:szCs w:val="24"/>
          </w:rPr>
          <w:t>, mostra</w:t>
        </w:r>
      </w:ins>
      <w:ins w:id="5129" w:author="Hissa Bárbara Oliveira" w:date="2025-06-12T21:17:00Z">
        <w:del w:id="5130" w:author="HISSA BARBARA OLIVEIRA" w:date="2025-07-17T22:33:00Z">
          <w:r w:rsidRPr="7A5E98FD" w:rsidDel="4CED5C6E">
            <w:rPr>
              <w:rFonts w:ascii="Times New Roman" w:hAnsi="Times New Roman" w:cs="Times New Roman"/>
              <w:color w:val="000000" w:themeColor="text1"/>
              <w:sz w:val="24"/>
              <w:szCs w:val="24"/>
              <w:rPrChange w:id="5131" w:author="Euderlan Freire" w:date="2025-06-13T19:48:00Z">
                <w:rPr>
                  <w:rFonts w:ascii="Calibri" w:eastAsia="Calibri" w:hAnsi="Calibri" w:cs="Calibri"/>
                </w:rPr>
              </w:rPrChange>
            </w:rPr>
            <w:delText>rata</w:delText>
          </w:r>
        </w:del>
        <w:r w:rsidRPr="7A5E98FD">
          <w:rPr>
            <w:rFonts w:ascii="Times New Roman" w:hAnsi="Times New Roman" w:cs="Times New Roman"/>
            <w:color w:val="000000" w:themeColor="text1"/>
            <w:sz w:val="24"/>
            <w:szCs w:val="24"/>
            <w:rPrChange w:id="5132" w:author="Euderlan Freire" w:date="2025-06-13T19:48:00Z">
              <w:rPr>
                <w:rFonts w:ascii="Calibri" w:eastAsia="Calibri" w:hAnsi="Calibri" w:cs="Calibri"/>
              </w:rPr>
            </w:rPrChange>
          </w:rPr>
          <w:t xml:space="preserve"> o encerramento da sessão de uso, processo comum em plataformas que exigem autenticação. Ao optar por sair do sistema, o usuário aciona a funcionalidade de logout, que é processada pela interface e encaminhada ao sistema, que por sua vez invalida a sessão ativa. Essa ação garante que o acesso seja encerrado com segurança e que os dados do usuário permaneçam protegidos. Por fim, o sistema redireciona o usuário à tela inicial ou de login, concluindo o ciclo de uso. Esse fluxo, embora simples, é fundamental para assegurar a integridade das sessões e preservar a segurança da aplicação.</w:t>
        </w:r>
      </w:ins>
    </w:p>
    <w:p w14:paraId="4DCD0505" w14:textId="3255F189" w:rsidR="00BD5829" w:rsidRPr="00BD5829" w:rsidRDefault="00BD5829">
      <w:pPr>
        <w:pStyle w:val="Legenda"/>
        <w:keepNext/>
        <w:jc w:val="center"/>
        <w:rPr>
          <w:ins w:id="5133" w:author="EUDERLAN FREIRE DA SILVA ABREU" w:date="2025-07-18T18:16:00Z"/>
          <w:rFonts w:ascii="Times New Roman" w:hAnsi="Times New Roman" w:cs="Times New Roman"/>
          <w:i w:val="0"/>
          <w:iCs w:val="0"/>
          <w:color w:val="auto"/>
          <w:sz w:val="24"/>
          <w:szCs w:val="24"/>
          <w:rPrChange w:id="5134" w:author="EUDERLAN FREIRE DA SILVA ABREU" w:date="2025-07-18T18:17:00Z">
            <w:rPr>
              <w:ins w:id="5135" w:author="EUDERLAN FREIRE DA SILVA ABREU" w:date="2025-07-18T18:16:00Z"/>
            </w:rPr>
          </w:rPrChange>
        </w:rPr>
        <w:pPrChange w:id="5136" w:author="EUDERLAN FREIRE DA SILVA ABREU" w:date="2025-07-18T18:17:00Z">
          <w:pPr>
            <w:pStyle w:val="Legenda"/>
          </w:pPr>
        </w:pPrChange>
      </w:pPr>
      <w:ins w:id="5137" w:author="EUDERLAN FREIRE DA SILVA ABREU" w:date="2025-07-18T18:16:00Z">
        <w:r w:rsidRPr="00BD5829">
          <w:rPr>
            <w:rFonts w:ascii="Times New Roman" w:hAnsi="Times New Roman" w:cs="Times New Roman"/>
            <w:i w:val="0"/>
            <w:iCs w:val="0"/>
            <w:color w:val="auto"/>
            <w:sz w:val="24"/>
            <w:szCs w:val="24"/>
            <w:rPrChange w:id="5138" w:author="EUDERLAN FREIRE DA SILVA ABREU" w:date="2025-07-18T18:17:00Z">
              <w:rPr/>
            </w:rPrChange>
          </w:rPr>
          <w:lastRenderedPageBreak/>
          <w:t xml:space="preserve">Figura </w:t>
        </w:r>
      </w:ins>
      <w:ins w:id="5139" w:author="EUDERLAN FREIRE DA SILVA ABREU" w:date="2025-07-18T18:17:00Z">
        <w:r w:rsidRPr="00BD5829">
          <w:rPr>
            <w:rFonts w:ascii="Times New Roman" w:hAnsi="Times New Roman" w:cs="Times New Roman"/>
            <w:i w:val="0"/>
            <w:iCs w:val="0"/>
            <w:color w:val="auto"/>
            <w:sz w:val="24"/>
            <w:szCs w:val="24"/>
            <w:rPrChange w:id="5140" w:author="EUDERLAN FREIRE DA SILVA ABREU" w:date="2025-07-18T18:17:00Z">
              <w:rPr/>
            </w:rPrChange>
          </w:rPr>
          <w:t>16</w:t>
        </w:r>
      </w:ins>
      <w:ins w:id="5141" w:author="EUDERLAN FREIRE DA SILVA ABREU" w:date="2025-07-18T18:16:00Z">
        <w:r w:rsidRPr="00BD5829">
          <w:rPr>
            <w:rFonts w:ascii="Times New Roman" w:hAnsi="Times New Roman" w:cs="Times New Roman"/>
            <w:i w:val="0"/>
            <w:iCs w:val="0"/>
            <w:color w:val="auto"/>
            <w:sz w:val="24"/>
            <w:szCs w:val="24"/>
            <w:rPrChange w:id="5142" w:author="EUDERLAN FREIRE DA SILVA ABREU" w:date="2025-07-18T18:17:00Z">
              <w:rPr/>
            </w:rPrChange>
          </w:rPr>
          <w:t xml:space="preserve"> - Diagrama de Sequência Logout</w:t>
        </w:r>
      </w:ins>
    </w:p>
    <w:p w14:paraId="396718DA" w14:textId="77777777" w:rsidR="00BD5829" w:rsidRPr="00BD5829" w:rsidRDefault="00BD5829">
      <w:pPr>
        <w:keepNext/>
        <w:jc w:val="center"/>
        <w:rPr>
          <w:ins w:id="5143" w:author="EUDERLAN FREIRE DA SILVA ABREU" w:date="2025-07-18T18:17:00Z"/>
          <w:rFonts w:ascii="Times New Roman" w:hAnsi="Times New Roman" w:cs="Times New Roman"/>
          <w:sz w:val="32"/>
          <w:szCs w:val="32"/>
          <w:rPrChange w:id="5144" w:author="EUDERLAN FREIRE DA SILVA ABREU" w:date="2025-07-18T18:17:00Z">
            <w:rPr>
              <w:ins w:id="5145" w:author="EUDERLAN FREIRE DA SILVA ABREU" w:date="2025-07-18T18:17:00Z"/>
            </w:rPr>
          </w:rPrChange>
        </w:rPr>
        <w:pPrChange w:id="5146" w:author="EUDERLAN FREIRE DA SILVA ABREU" w:date="2025-07-18T18:17:00Z">
          <w:pPr/>
        </w:pPrChange>
      </w:pPr>
      <w:ins w:id="5147" w:author="EUDERLAN FREIRE DA SILVA ABREU" w:date="2025-07-18T18:16:00Z">
        <w:r w:rsidRPr="00BD5829">
          <w:rPr>
            <w:rFonts w:ascii="Times New Roman" w:hAnsi="Times New Roman" w:cs="Times New Roman"/>
            <w:noProof/>
            <w:sz w:val="32"/>
            <w:szCs w:val="32"/>
            <w:rPrChange w:id="5148" w:author="EUDERLAN FREIRE DA SILVA ABREU" w:date="2025-07-18T18:17:00Z">
              <w:rPr>
                <w:noProof/>
              </w:rPr>
            </w:rPrChange>
          </w:rPr>
          <w:drawing>
            <wp:inline distT="0" distB="0" distL="0" distR="0" wp14:anchorId="1B8EB555" wp14:editId="4CCF45E2">
              <wp:extent cx="4410075" cy="36480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10075" cy="3648075"/>
                      </a:xfrm>
                      <a:prstGeom prst="rect">
                        <a:avLst/>
                      </a:prstGeom>
                    </pic:spPr>
                  </pic:pic>
                </a:graphicData>
              </a:graphic>
            </wp:inline>
          </w:drawing>
        </w:r>
      </w:ins>
    </w:p>
    <w:p w14:paraId="3B8F51CA" w14:textId="7D8255B0" w:rsidR="7A5E98FD" w:rsidRPr="00BD5829" w:rsidRDefault="00BD5829">
      <w:pPr>
        <w:pStyle w:val="Legenda"/>
        <w:jc w:val="center"/>
        <w:rPr>
          <w:ins w:id="5149" w:author="HISSA BARBARA OLIVEIRA" w:date="2025-07-17T22:33:00Z"/>
          <w:rFonts w:ascii="Times New Roman" w:hAnsi="Times New Roman" w:cs="Times New Roman"/>
          <w:sz w:val="24"/>
          <w:szCs w:val="24"/>
          <w:rPrChange w:id="5150" w:author="EUDERLAN FREIRE DA SILVA ABREU" w:date="2025-07-18T18:17:00Z">
            <w:rPr>
              <w:ins w:id="5151" w:author="HISSA BARBARA OLIVEIRA" w:date="2025-07-17T22:33:00Z"/>
            </w:rPr>
          </w:rPrChange>
        </w:rPr>
        <w:pPrChange w:id="5152" w:author="EUDERLAN FREIRE DA SILVA ABREU" w:date="2025-07-18T18:17:00Z">
          <w:pPr/>
        </w:pPrChange>
      </w:pPr>
      <w:ins w:id="5153" w:author="EUDERLAN FREIRE DA SILVA ABREU" w:date="2025-07-18T18:17:00Z">
        <w:r w:rsidRPr="00BD5829">
          <w:rPr>
            <w:rFonts w:ascii="Times New Roman" w:hAnsi="Times New Roman" w:cs="Times New Roman"/>
            <w:i w:val="0"/>
            <w:iCs w:val="0"/>
            <w:color w:val="auto"/>
            <w:sz w:val="24"/>
            <w:szCs w:val="24"/>
            <w:rPrChange w:id="5154" w:author="EUDERLAN FREIRE DA SILVA ABREU" w:date="2025-07-18T18:17:00Z">
              <w:rPr>
                <w:i/>
                <w:iCs/>
              </w:rPr>
            </w:rPrChange>
          </w:rPr>
          <w:t>Fonte: Autoria Própria (2025)</w:t>
        </w:r>
      </w:ins>
    </w:p>
    <w:tbl>
      <w:tblPr>
        <w:tblStyle w:val="Tabelacomgrade"/>
        <w:tblpPr w:leftFromText="141" w:rightFromText="141" w:horzAnchor="margin" w:tblpXSpec="right" w:tblpY="-13560"/>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Change w:id="5155" w:author="HISSA BARBARA OLIVEIRA" w:date="2025-07-18T17:40:00Z">
          <w:tblPr>
            <w:tblStyle w:val="Tabelacomgrade"/>
            <w:tblW w:w="0" w:type="auto"/>
            <w:jc w:val="center"/>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ook w:val="06A0" w:firstRow="1" w:lastRow="0" w:firstColumn="1" w:lastColumn="0" w:noHBand="1" w:noVBand="1"/>
          </w:tblPr>
        </w:tblPrChange>
      </w:tblPr>
      <w:tblGrid>
        <w:gridCol w:w="8490"/>
        <w:tblGridChange w:id="5156">
          <w:tblGrid>
            <w:gridCol w:w="8490"/>
          </w:tblGrid>
        </w:tblGridChange>
      </w:tblGrid>
      <w:tr w:rsidR="7A5E98FD" w:rsidDel="00BD5829" w14:paraId="34EAD02E" w14:textId="3B0772DF" w:rsidTr="00124DB4">
        <w:trPr>
          <w:trHeight w:val="300"/>
          <w:ins w:id="5157" w:author="HISSA BARBARA OLIVEIRA" w:date="2025-07-17T22:31:00Z"/>
          <w:del w:id="5158" w:author="EUDERLAN FREIRE DA SILVA ABREU" w:date="2025-07-18T18:17:00Z"/>
          <w:trPrChange w:id="5159" w:author="HISSA BARBARA OLIVEIRA" w:date="2025-07-18T17:40:00Z">
            <w:trPr>
              <w:trHeight w:val="300"/>
              <w:jc w:val="center"/>
            </w:trPr>
          </w:trPrChange>
        </w:trPr>
        <w:tc>
          <w:tcPr>
            <w:tcW w:w="8490" w:type="dxa"/>
            <w:tcPrChange w:id="5160" w:author="HISSA BARBARA OLIVEIRA" w:date="2025-07-18T17:40:00Z">
              <w:tcPr>
                <w:tcW w:w="8490" w:type="dxa"/>
              </w:tcPr>
            </w:tcPrChange>
          </w:tcPr>
          <w:p w14:paraId="5318592C" w14:textId="5D4F01DD" w:rsidR="7A5E98FD" w:rsidDel="00BD5829" w:rsidRDefault="7A5E98FD">
            <w:pPr>
              <w:pStyle w:val="Subttulo"/>
              <w:ind w:left="720"/>
              <w:jc w:val="center"/>
              <w:rPr>
                <w:del w:id="5161" w:author="EUDERLAN FREIRE DA SILVA ABREU" w:date="2025-07-18T18:17:00Z"/>
                <w:rFonts w:ascii="Times New Roman" w:eastAsia="Times New Roman" w:hAnsi="Times New Roman" w:cs="Times New Roman"/>
                <w:color w:val="000000" w:themeColor="text1"/>
                <w:sz w:val="24"/>
                <w:szCs w:val="24"/>
              </w:rPr>
              <w:pPrChange w:id="5162" w:author="HISSA BARBARA OLIVEIRA" w:date="2025-07-17T22:33:00Z">
                <w:pPr>
                  <w:pStyle w:val="Subttulo"/>
                </w:pPr>
              </w:pPrChange>
            </w:pPr>
            <w:ins w:id="5163" w:author="HISSA BARBARA OLIVEIRA" w:date="2025-07-17T22:31:00Z">
              <w:del w:id="5164" w:author="EUDERLAN FREIRE DA SILVA ABREU" w:date="2025-07-18T18:17:00Z">
                <w:r w:rsidRPr="7A5E98FD" w:rsidDel="00BD5829">
                  <w:rPr>
                    <w:rFonts w:ascii="Times New Roman" w:eastAsia="Times New Roman" w:hAnsi="Times New Roman" w:cs="Times New Roman"/>
                    <w:color w:val="000000" w:themeColor="text1"/>
                    <w:sz w:val="24"/>
                    <w:szCs w:val="24"/>
                  </w:rPr>
                  <w:delText xml:space="preserve">Figura </w:delText>
                </w:r>
                <w:r w:rsidR="1575FFAD" w:rsidRPr="39D0A100" w:rsidDel="00BD5829">
                  <w:rPr>
                    <w:rFonts w:ascii="Times New Roman" w:eastAsia="Times New Roman" w:hAnsi="Times New Roman" w:cs="Times New Roman"/>
                    <w:color w:val="000000" w:themeColor="text1"/>
                    <w:sz w:val="24"/>
                    <w:szCs w:val="24"/>
                  </w:rPr>
                  <w:delText>1</w:delText>
                </w:r>
              </w:del>
            </w:ins>
            <w:ins w:id="5165" w:author="HISSA BARBARA OLIVEIRA" w:date="2025-07-18T19:45:00Z">
              <w:del w:id="5166" w:author="EUDERLAN FREIRE DA SILVA ABREU" w:date="2025-07-18T18:17:00Z">
                <w:r w:rsidR="266758DC" w:rsidRPr="39D0A100" w:rsidDel="00BD5829">
                  <w:rPr>
                    <w:rFonts w:ascii="Times New Roman" w:eastAsia="Times New Roman" w:hAnsi="Times New Roman" w:cs="Times New Roman"/>
                    <w:color w:val="000000" w:themeColor="text1"/>
                    <w:sz w:val="24"/>
                    <w:szCs w:val="24"/>
                  </w:rPr>
                  <w:delText>6</w:delText>
                </w:r>
              </w:del>
            </w:ins>
            <w:ins w:id="5167" w:author="HISSA BARBARA OLIVEIRA" w:date="2025-07-17T22:31:00Z">
              <w:del w:id="5168" w:author="EUDERLAN FREIRE DA SILVA ABREU" w:date="2025-07-18T18:17:00Z">
                <w:r w:rsidRPr="7A5E98FD" w:rsidDel="00BD5829">
                  <w:rPr>
                    <w:rFonts w:ascii="Times New Roman" w:eastAsia="Times New Roman" w:hAnsi="Times New Roman" w:cs="Times New Roman"/>
                    <w:color w:val="000000" w:themeColor="text1"/>
                    <w:sz w:val="24"/>
                    <w:szCs w:val="24"/>
                  </w:rPr>
                  <w:delText xml:space="preserve"> - Diagrama de Sequência </w:delText>
                </w:r>
              </w:del>
            </w:ins>
            <w:ins w:id="5169" w:author="HISSA BARBARA OLIVEIRA" w:date="2025-07-17T22:32:00Z">
              <w:del w:id="5170" w:author="EUDERLAN FREIRE DA SILVA ABREU" w:date="2025-07-18T18:17:00Z">
                <w:r w:rsidR="445012FD" w:rsidRPr="7A5E98FD" w:rsidDel="00BD5829">
                  <w:rPr>
                    <w:rFonts w:ascii="Times New Roman" w:eastAsia="Times New Roman" w:hAnsi="Times New Roman" w:cs="Times New Roman"/>
                    <w:color w:val="000000" w:themeColor="text1"/>
                    <w:sz w:val="24"/>
                    <w:szCs w:val="24"/>
                  </w:rPr>
                  <w:delText>Logout</w:delText>
                </w:r>
              </w:del>
            </w:ins>
            <w:bookmarkStart w:id="5171" w:name="_Toc203764371"/>
            <w:bookmarkStart w:id="5172" w:name="_Toc203858384"/>
            <w:bookmarkEnd w:id="5171"/>
            <w:bookmarkEnd w:id="5172"/>
          </w:p>
        </w:tc>
        <w:bookmarkStart w:id="5173" w:name="_Toc203764372"/>
        <w:bookmarkStart w:id="5174" w:name="_Toc203858385"/>
        <w:bookmarkEnd w:id="5173"/>
        <w:bookmarkEnd w:id="5174"/>
      </w:tr>
      <w:tr w:rsidR="7A5E98FD" w:rsidDel="00BD5829" w14:paraId="5E38FB1C" w14:textId="3E813998" w:rsidTr="00124DB4">
        <w:trPr>
          <w:trHeight w:val="5893"/>
          <w:ins w:id="5175" w:author="HISSA BARBARA OLIVEIRA" w:date="2025-07-17T22:31:00Z"/>
          <w:del w:id="5176" w:author="EUDERLAN FREIRE DA SILVA ABREU" w:date="2025-07-18T18:17:00Z"/>
          <w:trPrChange w:id="5177" w:author="HISSA BARBARA OLIVEIRA" w:date="2025-07-17T22:32:00Z">
            <w:trPr>
              <w:trHeight w:val="8175"/>
              <w:jc w:val="center"/>
            </w:trPr>
          </w:trPrChange>
        </w:trPr>
        <w:tc>
          <w:tcPr>
            <w:tcW w:w="8490" w:type="dxa"/>
            <w:tcBorders>
              <w:top w:val="none" w:sz="12" w:space="0" w:color="000000" w:themeColor="text1"/>
              <w:left w:val="none" w:sz="12" w:space="0" w:color="000000" w:themeColor="text1"/>
              <w:bottom w:val="none" w:sz="12" w:space="0" w:color="000000" w:themeColor="text1"/>
              <w:right w:val="none" w:sz="12" w:space="0" w:color="000000" w:themeColor="text1"/>
            </w:tcBorders>
            <w:tcPrChange w:id="5178" w:author="HISSA BARBARA OLIVEIRA" w:date="2025-07-17T22:32:00Z">
              <w:tcPr>
                <w:tcW w:w="8490" w:type="dxa"/>
              </w:tcPr>
            </w:tcPrChange>
          </w:tcPr>
          <w:p w14:paraId="602EFFF2" w14:textId="27CEAAF5" w:rsidR="445012FD" w:rsidDel="00BD5829" w:rsidRDefault="445012FD">
            <w:pPr>
              <w:jc w:val="center"/>
              <w:rPr>
                <w:del w:id="5179" w:author="EUDERLAN FREIRE DA SILVA ABREU" w:date="2025-07-18T18:17:00Z"/>
              </w:rPr>
              <w:pPrChange w:id="5180" w:author="HISSA BARBARA OLIVEIRA" w:date="2025-07-17T22:32:00Z">
                <w:pPr/>
              </w:pPrChange>
            </w:pPr>
            <w:ins w:id="5181" w:author="HISSA BARBARA OLIVEIRA" w:date="2025-07-17T22:32:00Z">
              <w:del w:id="5182" w:author="EUDERLAN FREIRE DA SILVA ABREU" w:date="2025-07-18T18:16:00Z">
                <w:r w:rsidDel="00BD5829">
                  <w:rPr>
                    <w:noProof/>
                  </w:rPr>
                  <w:drawing>
                    <wp:inline distT="0" distB="0" distL="0" distR="0" wp14:anchorId="26D0A628" wp14:editId="38E41DF7">
                      <wp:extent cx="4410075" cy="3648075"/>
                      <wp:effectExtent l="0" t="0" r="0" b="0"/>
                      <wp:docPr id="125761792" name="Imagem 12576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10075" cy="3648075"/>
                              </a:xfrm>
                              <a:prstGeom prst="rect">
                                <a:avLst/>
                              </a:prstGeom>
                            </pic:spPr>
                          </pic:pic>
                        </a:graphicData>
                      </a:graphic>
                    </wp:inline>
                  </w:drawing>
                </w:r>
              </w:del>
            </w:ins>
            <w:bookmarkStart w:id="5183" w:name="_Toc203764373"/>
            <w:bookmarkStart w:id="5184" w:name="_Toc203858386"/>
            <w:bookmarkEnd w:id="5183"/>
            <w:bookmarkEnd w:id="5184"/>
          </w:p>
        </w:tc>
        <w:bookmarkStart w:id="5185" w:name="_Toc203764374"/>
        <w:bookmarkStart w:id="5186" w:name="_Toc203858387"/>
        <w:bookmarkEnd w:id="5185"/>
        <w:bookmarkEnd w:id="5186"/>
      </w:tr>
      <w:tr w:rsidR="7A5E98FD" w:rsidDel="00BD5829" w14:paraId="0100DC0B" w14:textId="27FF057D" w:rsidTr="00124DB4">
        <w:trPr>
          <w:trHeight w:val="300"/>
          <w:ins w:id="5187" w:author="HISSA BARBARA OLIVEIRA" w:date="2025-07-17T22:31:00Z"/>
          <w:del w:id="5188" w:author="EUDERLAN FREIRE DA SILVA ABREU" w:date="2025-07-18T18:17:00Z"/>
          <w:trPrChange w:id="5189" w:author="HISSA BARBARA OLIVEIRA" w:date="2025-07-18T17:40:00Z">
            <w:trPr>
              <w:trHeight w:val="300"/>
              <w:jc w:val="center"/>
            </w:trPr>
          </w:trPrChange>
        </w:trPr>
        <w:tc>
          <w:tcPr>
            <w:tcW w:w="8490" w:type="dxa"/>
            <w:tcPrChange w:id="5190" w:author="HISSA BARBARA OLIVEIRA" w:date="2025-07-18T17:40:00Z">
              <w:tcPr>
                <w:tcW w:w="8490" w:type="dxa"/>
              </w:tcPr>
            </w:tcPrChange>
          </w:tcPr>
          <w:p w14:paraId="62E8B349" w14:textId="3FFEAB50" w:rsidR="7A5E98FD" w:rsidDel="00BD5829" w:rsidRDefault="7A5E98FD" w:rsidP="7A5E98FD">
            <w:pPr>
              <w:jc w:val="center"/>
              <w:rPr>
                <w:del w:id="5191" w:author="EUDERLAN FREIRE DA SILVA ABREU" w:date="2025-07-18T18:17:00Z"/>
                <w:rFonts w:ascii="Times New Roman" w:eastAsia="Times New Roman" w:hAnsi="Times New Roman" w:cs="Times New Roman"/>
                <w:sz w:val="24"/>
                <w:szCs w:val="24"/>
              </w:rPr>
            </w:pPr>
            <w:ins w:id="5192" w:author="HISSA BARBARA OLIVEIRA" w:date="2025-07-17T22:31:00Z">
              <w:del w:id="5193" w:author="EUDERLAN FREIRE DA SILVA ABREU" w:date="2025-07-18T18:17:00Z">
                <w:r w:rsidRPr="7A5E98FD" w:rsidDel="00BD5829">
                  <w:rPr>
                    <w:rFonts w:ascii="Times New Roman" w:eastAsia="Times New Roman" w:hAnsi="Times New Roman" w:cs="Times New Roman"/>
                    <w:sz w:val="24"/>
                    <w:szCs w:val="24"/>
                  </w:rPr>
                  <w:delText>Fonte: Autoria Própria (2025)</w:delText>
                </w:r>
              </w:del>
            </w:ins>
            <w:bookmarkStart w:id="5194" w:name="_Toc203764375"/>
            <w:bookmarkStart w:id="5195" w:name="_Toc203858388"/>
            <w:bookmarkEnd w:id="5194"/>
            <w:bookmarkEnd w:id="5195"/>
          </w:p>
        </w:tc>
        <w:bookmarkStart w:id="5196" w:name="_Toc203764376"/>
        <w:bookmarkStart w:id="5197" w:name="_Toc203858389"/>
        <w:bookmarkEnd w:id="5196"/>
        <w:bookmarkEnd w:id="5197"/>
      </w:tr>
    </w:tbl>
    <w:p w14:paraId="15F51187" w14:textId="2AB03FA8" w:rsidR="7A5E98FD" w:rsidRPr="00123AAA" w:rsidDel="001D560D" w:rsidRDefault="7A5E98FD" w:rsidP="7A5E98FD">
      <w:pPr>
        <w:spacing w:line="360" w:lineRule="auto"/>
        <w:ind w:firstLine="708"/>
        <w:jc w:val="both"/>
        <w:rPr>
          <w:ins w:id="5198" w:author="Hissa Bárbara Oliveira" w:date="2025-06-12T21:17:00Z"/>
          <w:del w:id="5199" w:author="EUDERLAN FREIRE DA SILVA ABREU" w:date="2025-07-17T21:23:00Z"/>
          <w:rFonts w:ascii="Times New Roman" w:hAnsi="Times New Roman" w:cs="Times New Roman"/>
          <w:color w:val="000000" w:themeColor="text1"/>
          <w:sz w:val="24"/>
          <w:szCs w:val="24"/>
          <w:rPrChange w:id="5200" w:author="EUDERLAN FREIRE DA SILVA ABREU" w:date="2025-07-18T20:44:00Z">
            <w:rPr>
              <w:ins w:id="5201" w:author="Hissa Bárbara Oliveira" w:date="2025-06-12T21:17:00Z"/>
              <w:del w:id="5202" w:author="EUDERLAN FREIRE DA SILVA ABREU" w:date="2025-07-17T21:23:00Z"/>
              <w:rFonts w:ascii="Calibri" w:eastAsia="Calibri" w:hAnsi="Calibri" w:cs="Calibri"/>
            </w:rPr>
          </w:rPrChange>
        </w:rPr>
      </w:pPr>
      <w:bookmarkStart w:id="5203" w:name="_Toc203764377"/>
      <w:bookmarkStart w:id="5204" w:name="_Toc203858390"/>
      <w:bookmarkEnd w:id="5203"/>
      <w:bookmarkEnd w:id="5204"/>
    </w:p>
    <w:p w14:paraId="32FCD714" w14:textId="7B484B7C" w:rsidR="00132724" w:rsidRPr="00E203A3" w:rsidRDefault="00132724">
      <w:pPr>
        <w:pStyle w:val="Legenda"/>
        <w:keepNext/>
        <w:spacing w:before="40" w:after="240" w:line="360" w:lineRule="auto"/>
        <w:rPr>
          <w:ins w:id="5205" w:author="Euderlan Freire" w:date="2025-06-13T18:47:00Z"/>
          <w:del w:id="5206" w:author="HISSA BARBARA OLIVEIRA" w:date="2025-07-17T22:32:00Z"/>
          <w:rFonts w:ascii="Times New Roman" w:hAnsi="Times New Roman" w:cs="Times New Roman"/>
          <w:i w:val="0"/>
          <w:iCs w:val="0"/>
          <w:color w:val="000000" w:themeColor="text1"/>
          <w:sz w:val="24"/>
          <w:szCs w:val="24"/>
          <w:rPrChange w:id="5207" w:author="Euderlan Freire" w:date="2025-06-13T19:10:00Z">
            <w:rPr>
              <w:ins w:id="5208" w:author="Euderlan Freire" w:date="2025-06-13T18:47:00Z"/>
              <w:del w:id="5209" w:author="HISSA BARBARA OLIVEIRA" w:date="2025-07-17T22:32:00Z"/>
            </w:rPr>
          </w:rPrChange>
        </w:rPr>
        <w:pPrChange w:id="5210" w:author="EUDERLAN FREIRE DA SILVA ABREU" w:date="2025-07-17T21:23:00Z">
          <w:pPr>
            <w:pStyle w:val="Legenda"/>
          </w:pPr>
        </w:pPrChange>
      </w:pPr>
      <w:ins w:id="5211" w:author="Euderlan Freire" w:date="2025-06-13T18:47:00Z">
        <w:del w:id="5212" w:author="HISSA BARBARA OLIVEIRA" w:date="2025-07-17T22:32:00Z">
          <w:r w:rsidRPr="7A5E98FD" w:rsidDel="00132724">
            <w:rPr>
              <w:rFonts w:ascii="Times New Roman" w:hAnsi="Times New Roman" w:cs="Times New Roman"/>
              <w:color w:val="000000" w:themeColor="text1"/>
              <w:sz w:val="24"/>
              <w:szCs w:val="24"/>
              <w:rPrChange w:id="5213" w:author="Euderlan Freire" w:date="2025-06-13T19:10:00Z">
                <w:rPr/>
              </w:rPrChange>
            </w:rPr>
            <w:delText xml:space="preserve">Figura </w:delText>
          </w:r>
        </w:del>
        <w:del w:id="5214" w:author="HISSA BARBARA OLIVEIRA" w:date="2025-07-18T17:03:00Z">
          <w:r w:rsidRPr="7A5E98FD">
            <w:rPr>
              <w:rFonts w:ascii="Times New Roman" w:hAnsi="Times New Roman" w:cs="Times New Roman"/>
              <w:color w:val="000000" w:themeColor="text1"/>
              <w:sz w:val="24"/>
              <w:szCs w:val="24"/>
            </w:rPr>
            <w:fldChar w:fldCharType="begin"/>
          </w:r>
          <w:r w:rsidRPr="7A5E98FD">
            <w:rPr>
              <w:rFonts w:ascii="Times New Roman" w:hAnsi="Times New Roman" w:cs="Times New Roman"/>
              <w:i w:val="0"/>
              <w:iCs w:val="0"/>
              <w:color w:val="000000" w:themeColor="text1"/>
              <w:sz w:val="24"/>
              <w:szCs w:val="24"/>
            </w:rPr>
            <w:delInstrText xml:space="preserve"> SEQ Figura \* ARABIC </w:delInstrText>
          </w:r>
        </w:del>
      </w:ins>
      <w:del w:id="5215" w:author="HISSA BARBARA OLIVEIRA" w:date="2025-07-18T17:03:00Z">
        <w:r w:rsidRPr="7A5E98FD">
          <w:rPr>
            <w:rFonts w:ascii="Times New Roman" w:hAnsi="Times New Roman" w:cs="Times New Roman"/>
            <w:color w:val="000000" w:themeColor="text1"/>
            <w:sz w:val="24"/>
            <w:szCs w:val="24"/>
          </w:rPr>
          <w:fldChar w:fldCharType="separate"/>
        </w:r>
      </w:del>
      <w:ins w:id="5216" w:author="EUDERLAN FREIRE DA SILVA ABREU" w:date="2025-07-17T22:15:00Z">
        <w:del w:id="5217" w:author="HISSA BARBARA OLIVEIRA" w:date="2025-07-18T17:03:00Z">
          <w:r w:rsidR="005232A2">
            <w:rPr>
              <w:rFonts w:ascii="Times New Roman" w:hAnsi="Times New Roman" w:cs="Times New Roman"/>
              <w:i w:val="0"/>
              <w:iCs w:val="0"/>
              <w:noProof/>
              <w:color w:val="000000" w:themeColor="text1"/>
              <w:sz w:val="24"/>
              <w:szCs w:val="24"/>
            </w:rPr>
            <w:delText>12</w:delText>
          </w:r>
        </w:del>
      </w:ins>
      <w:ins w:id="5218" w:author="Euderlan Freire" w:date="2025-06-13T18:47:00Z">
        <w:del w:id="5219" w:author="HISSA BARBARA OLIVEIRA" w:date="2025-07-18T17:03:00Z">
          <w:r w:rsidRPr="7A5E98FD">
            <w:rPr>
              <w:rFonts w:ascii="Times New Roman" w:hAnsi="Times New Roman" w:cs="Times New Roman"/>
              <w:color w:val="000000" w:themeColor="text1"/>
              <w:sz w:val="24"/>
              <w:szCs w:val="24"/>
            </w:rPr>
            <w:fldChar w:fldCharType="end"/>
          </w:r>
        </w:del>
        <w:del w:id="5220" w:author="HISSA BARBARA OLIVEIRA" w:date="2025-07-17T22:32:00Z">
          <w:r w:rsidRPr="7A5E98FD" w:rsidDel="00132724">
            <w:rPr>
              <w:rFonts w:ascii="Times New Roman" w:hAnsi="Times New Roman" w:cs="Times New Roman"/>
              <w:color w:val="000000" w:themeColor="text1"/>
              <w:sz w:val="24"/>
              <w:szCs w:val="24"/>
              <w:rPrChange w:id="5221" w:author="Euderlan Freire" w:date="2025-06-13T19:10:00Z">
                <w:rPr/>
              </w:rPrChange>
            </w:rPr>
            <w:delText xml:space="preserve"> - Diagrama de Sequência Logout</w:delText>
          </w:r>
          <w:bookmarkStart w:id="5222" w:name="_Toc203764378"/>
          <w:bookmarkStart w:id="5223" w:name="_Toc203858391"/>
          <w:bookmarkEnd w:id="5222"/>
          <w:bookmarkEnd w:id="5223"/>
        </w:del>
      </w:ins>
    </w:p>
    <w:p w14:paraId="11291C25" w14:textId="77777777" w:rsidR="00A62501" w:rsidRPr="00E203A3" w:rsidRDefault="7F023C5F">
      <w:pPr>
        <w:keepNext/>
        <w:spacing w:before="40" w:after="240" w:line="360" w:lineRule="auto"/>
        <w:rPr>
          <w:ins w:id="5224" w:author="Euderlan Freire" w:date="2025-06-13T16:52:00Z"/>
          <w:del w:id="5225" w:author="HISSA BARBARA OLIVEIRA" w:date="2025-07-17T22:32:00Z"/>
          <w:rFonts w:ascii="Times New Roman" w:hAnsi="Times New Roman" w:cs="Times New Roman"/>
          <w:color w:val="000000" w:themeColor="text1"/>
          <w:sz w:val="24"/>
          <w:szCs w:val="24"/>
          <w:rPrChange w:id="5226" w:author="Euderlan Freire" w:date="2025-06-13T19:10:00Z">
            <w:rPr>
              <w:ins w:id="5227" w:author="Euderlan Freire" w:date="2025-06-13T16:52:00Z"/>
              <w:del w:id="5228" w:author="HISSA BARBARA OLIVEIRA" w:date="2025-07-17T22:32:00Z"/>
            </w:rPr>
          </w:rPrChange>
        </w:rPr>
        <w:pPrChange w:id="5229" w:author="EUDERLAN FREIRE DA SILVA ABREU" w:date="2025-07-17T21:23:00Z">
          <w:pPr>
            <w:jc w:val="both"/>
          </w:pPr>
        </w:pPrChange>
      </w:pPr>
      <w:ins w:id="5230" w:author="Hissa Bárbara Oliveira" w:date="2025-06-12T21:26:00Z">
        <w:del w:id="5231" w:author="HISSA BARBARA OLIVEIRA" w:date="2025-07-17T22:32:00Z">
          <w:r>
            <w:rPr>
              <w:noProof/>
            </w:rPr>
            <w:drawing>
              <wp:inline distT="0" distB="0" distL="0" distR="0" wp14:anchorId="1884EE60" wp14:editId="2341D584">
                <wp:extent cx="4410075" cy="3648075"/>
                <wp:effectExtent l="0" t="0" r="0" b="0"/>
                <wp:docPr id="73197155" name="Imagem 73197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197155"/>
                        <pic:cNvPicPr/>
                      </pic:nvPicPr>
                      <pic:blipFill>
                        <a:blip r:embed="rId30">
                          <a:extLst>
                            <a:ext uri="{28A0092B-C50C-407E-A947-70E740481C1C}">
                              <a14:useLocalDpi xmlns:a14="http://schemas.microsoft.com/office/drawing/2010/main" val="0"/>
                            </a:ext>
                          </a:extLst>
                        </a:blip>
                        <a:stretch>
                          <a:fillRect/>
                        </a:stretch>
                      </pic:blipFill>
                      <pic:spPr>
                        <a:xfrm>
                          <a:off x="0" y="0"/>
                          <a:ext cx="4410075" cy="3648075"/>
                        </a:xfrm>
                        <a:prstGeom prst="rect">
                          <a:avLst/>
                        </a:prstGeom>
                      </pic:spPr>
                    </pic:pic>
                  </a:graphicData>
                </a:graphic>
              </wp:inline>
            </w:drawing>
          </w:r>
        </w:del>
      </w:ins>
      <w:bookmarkStart w:id="5232" w:name="_Toc203764379"/>
      <w:bookmarkStart w:id="5233" w:name="_Toc203858392"/>
      <w:bookmarkEnd w:id="5232"/>
      <w:bookmarkEnd w:id="5233"/>
    </w:p>
    <w:p w14:paraId="329DB636" w14:textId="5CC3C892" w:rsidR="00F7700F" w:rsidRPr="00A75945" w:rsidRDefault="00A62501">
      <w:pPr>
        <w:pStyle w:val="Ttulo2"/>
        <w:spacing w:after="240" w:line="360" w:lineRule="auto"/>
        <w:jc w:val="both"/>
        <w:rPr>
          <w:ins w:id="5234" w:author="Euderlan Freire" w:date="2025-06-11T19:09:00Z"/>
          <w:rFonts w:ascii="Times New Roman" w:hAnsi="Times New Roman" w:cs="Times New Roman"/>
          <w:b/>
          <w:bCs/>
          <w:color w:val="000000" w:themeColor="text1"/>
          <w:sz w:val="24"/>
          <w:szCs w:val="24"/>
          <w:rPrChange w:id="5235" w:author="EUDERLAN FREIRE DA SILVA ABREU" w:date="2025-07-15T22:30:00Z">
            <w:rPr>
              <w:ins w:id="5236" w:author="Euderlan Freire" w:date="2025-06-11T19:09:00Z"/>
            </w:rPr>
          </w:rPrChange>
        </w:rPr>
        <w:pPrChange w:id="5237" w:author="Euderlan Freire" w:date="2025-06-13T19:23:00Z">
          <w:pPr>
            <w:pStyle w:val="Ttulo2"/>
          </w:pPr>
        </w:pPrChange>
      </w:pPr>
      <w:ins w:id="5238" w:author="Euderlan Freire" w:date="2025-06-13T16:52:00Z">
        <w:del w:id="5239" w:author="EUDERLAN FREIRE DA SILVA ABREU" w:date="2025-07-18T20:44:00Z">
          <w:r w:rsidRPr="7A5E98FD" w:rsidDel="00123AAA">
            <w:rPr>
              <w:rFonts w:ascii="Times New Roman" w:hAnsi="Times New Roman" w:cs="Times New Roman"/>
              <w:i/>
              <w:iCs/>
              <w:color w:val="000000" w:themeColor="text1"/>
              <w:sz w:val="24"/>
              <w:szCs w:val="24"/>
              <w:rPrChange w:id="5240" w:author="Euderlan Freire" w:date="2025-06-13T19:10:00Z">
                <w:rPr>
                  <w:i/>
                  <w:iCs/>
                  <w:color w:val="auto"/>
                  <w:sz w:val="22"/>
                  <w:szCs w:val="22"/>
                </w:rPr>
              </w:rPrChange>
            </w:rPr>
            <w:delText>Fonte: Autoria Própria (2025)</w:delText>
          </w:r>
        </w:del>
      </w:ins>
      <w:bookmarkStart w:id="5241" w:name="_Toc203858393"/>
      <w:ins w:id="5242" w:author="EUDERLAN FREIRE DA SILVA ABREU" w:date="2025-05-28T18:01:00Z">
        <w:r w:rsidR="00F7700F" w:rsidRPr="00A75945">
          <w:rPr>
            <w:rFonts w:ascii="Times New Roman" w:hAnsi="Times New Roman" w:cs="Times New Roman"/>
            <w:b/>
            <w:bCs/>
            <w:color w:val="000000" w:themeColor="text1"/>
            <w:sz w:val="24"/>
            <w:szCs w:val="24"/>
            <w:rPrChange w:id="5243" w:author="EUDERLAN FREIRE DA SILVA ABREU" w:date="2025-07-15T22:30:00Z">
              <w:rPr>
                <w:rFonts w:ascii="Times New Roman" w:hAnsi="Times New Roman" w:cs="Times New Roman"/>
                <w:sz w:val="28"/>
                <w:szCs w:val="28"/>
              </w:rPr>
            </w:rPrChange>
          </w:rPr>
          <w:t>Diagramas de</w:t>
        </w:r>
      </w:ins>
      <w:ins w:id="5244" w:author="EUDERLAN FREIRE DA SILVA ABREU" w:date="2025-05-28T18:02:00Z">
        <w:r w:rsidR="00F7700F" w:rsidRPr="00A75945">
          <w:rPr>
            <w:rFonts w:ascii="Times New Roman" w:hAnsi="Times New Roman" w:cs="Times New Roman"/>
            <w:b/>
            <w:bCs/>
            <w:color w:val="000000" w:themeColor="text1"/>
            <w:sz w:val="24"/>
            <w:szCs w:val="24"/>
            <w:rPrChange w:id="5245" w:author="EUDERLAN FREIRE DA SILVA ABREU" w:date="2025-07-15T22:30:00Z">
              <w:rPr>
                <w:rFonts w:ascii="Times New Roman" w:hAnsi="Times New Roman" w:cs="Times New Roman"/>
                <w:sz w:val="28"/>
                <w:szCs w:val="28"/>
              </w:rPr>
            </w:rPrChange>
          </w:rPr>
          <w:t xml:space="preserve"> Atividade</w:t>
        </w:r>
      </w:ins>
      <w:bookmarkEnd w:id="5241"/>
    </w:p>
    <w:p w14:paraId="322BD663" w14:textId="15366066" w:rsidR="00EC1D8A" w:rsidRPr="00A456D9" w:rsidRDefault="00EC1D8A">
      <w:pPr>
        <w:spacing w:before="40" w:after="240" w:line="360" w:lineRule="auto"/>
        <w:ind w:firstLine="576"/>
        <w:jc w:val="both"/>
        <w:rPr>
          <w:ins w:id="5246" w:author="Euderlan Freire" w:date="2025-06-11T18:30:00Z"/>
          <w:rFonts w:ascii="Times New Roman" w:hAnsi="Times New Roman" w:cs="Times New Roman"/>
          <w:color w:val="000000" w:themeColor="text1"/>
          <w:sz w:val="24"/>
          <w:szCs w:val="24"/>
        </w:rPr>
        <w:pPrChange w:id="5247" w:author="Euderlan Freire" w:date="2025-06-13T19:23:00Z">
          <w:pPr>
            <w:pStyle w:val="Ttulo2"/>
          </w:pPr>
        </w:pPrChange>
      </w:pPr>
      <w:ins w:id="5248" w:author="Euderlan Freire" w:date="2025-06-11T19:09:00Z">
        <w:r w:rsidRPr="00E203A3">
          <w:rPr>
            <w:rFonts w:ascii="Times New Roman" w:hAnsi="Times New Roman" w:cs="Times New Roman"/>
            <w:color w:val="000000" w:themeColor="text1"/>
            <w:sz w:val="24"/>
            <w:szCs w:val="24"/>
            <w:rPrChange w:id="5249" w:author="Euderlan Freire" w:date="2025-06-13T19:10:00Z">
              <w:rPr/>
            </w:rPrChange>
          </w:rPr>
          <w:t>Os diagramas de atividade apresentados representam os principais fluxos funcionais de um sistema de perguntas e respostas com recursos de autenticação, gerenciamento de conteúdo e avaliação colaborativa. Cada diagrama ilustra uma funcionalidade específica do sistema, demonstrando o fluxo de ações desde a iniciação até a conclusão de cada processo.</w:t>
        </w:r>
      </w:ins>
    </w:p>
    <w:p w14:paraId="61B218E8" w14:textId="4D00DF4A" w:rsidR="00255027" w:rsidRPr="00E203A3" w:rsidRDefault="00255027">
      <w:pPr>
        <w:pStyle w:val="Ttulo3"/>
        <w:spacing w:after="240" w:line="360" w:lineRule="auto"/>
        <w:jc w:val="both"/>
        <w:rPr>
          <w:ins w:id="5250" w:author="Euderlan Freire" w:date="2025-06-11T19:10:00Z"/>
          <w:rFonts w:ascii="Times New Roman" w:hAnsi="Times New Roman" w:cs="Times New Roman"/>
          <w:color w:val="000000" w:themeColor="text1"/>
        </w:rPr>
        <w:pPrChange w:id="5251" w:author="Euderlan Freire" w:date="2025-06-13T19:23:00Z">
          <w:pPr>
            <w:pStyle w:val="Ttulo3"/>
          </w:pPr>
        </w:pPrChange>
      </w:pPr>
      <w:bookmarkStart w:id="5252" w:name="_Toc203858394"/>
      <w:ins w:id="5253" w:author="Euderlan Freire" w:date="2025-06-11T18:36:00Z">
        <w:r w:rsidRPr="00E203A3">
          <w:rPr>
            <w:rFonts w:ascii="Times New Roman" w:hAnsi="Times New Roman" w:cs="Times New Roman"/>
            <w:color w:val="000000" w:themeColor="text1"/>
            <w:rPrChange w:id="5254" w:author="Euderlan Freire" w:date="2025-06-13T19:10:00Z">
              <w:rPr/>
            </w:rPrChange>
          </w:rPr>
          <w:t xml:space="preserve">Diagramas de Atividade Cadastro e </w:t>
        </w:r>
      </w:ins>
      <w:ins w:id="5255" w:author="Euderlan Freire" w:date="2025-06-11T18:37:00Z">
        <w:r w:rsidRPr="00E203A3">
          <w:rPr>
            <w:rFonts w:ascii="Times New Roman" w:hAnsi="Times New Roman" w:cs="Times New Roman"/>
            <w:color w:val="000000" w:themeColor="text1"/>
            <w:rPrChange w:id="5256" w:author="Euderlan Freire" w:date="2025-06-13T19:10:00Z">
              <w:rPr/>
            </w:rPrChange>
          </w:rPr>
          <w:t>Login</w:t>
        </w:r>
      </w:ins>
      <w:bookmarkEnd w:id="5252"/>
    </w:p>
    <w:p w14:paraId="7CBB6724" w14:textId="2B59A428" w:rsidR="003D1028" w:rsidRPr="00A456D9" w:rsidRDefault="003D1028">
      <w:pPr>
        <w:spacing w:before="40" w:after="240" w:line="360" w:lineRule="auto"/>
        <w:ind w:firstLine="708"/>
        <w:jc w:val="both"/>
        <w:rPr>
          <w:ins w:id="5257" w:author="Euderlan Freire" w:date="2025-06-11T18:47:00Z"/>
          <w:rFonts w:ascii="Times New Roman" w:hAnsi="Times New Roman" w:cs="Times New Roman"/>
          <w:color w:val="000000" w:themeColor="text1"/>
        </w:rPr>
        <w:pPrChange w:id="5258" w:author="Euderlan Freire" w:date="2025-06-13T19:23:00Z">
          <w:pPr>
            <w:pStyle w:val="Ttulo3"/>
          </w:pPr>
        </w:pPrChange>
      </w:pPr>
      <w:ins w:id="5259" w:author="Euderlan Freire" w:date="2025-06-11T19:10:00Z">
        <w:r w:rsidRPr="00E203A3">
          <w:rPr>
            <w:rFonts w:ascii="Times New Roman" w:hAnsi="Times New Roman" w:cs="Times New Roman"/>
            <w:color w:val="000000" w:themeColor="text1"/>
            <w:sz w:val="24"/>
            <w:szCs w:val="24"/>
            <w:rPrChange w:id="5260" w:author="Euderlan Freire" w:date="2025-06-13T19:10:00Z">
              <w:rPr/>
            </w:rPrChange>
          </w:rPr>
          <w:t xml:space="preserve">O diagrama de cadastro e login apresenta um fluxo bifurcado que contempla tanto novos usuários quanto usuários existentes. </w:t>
        </w:r>
      </w:ins>
      <w:ins w:id="5261" w:author="EUDERLAN FREIRE DA SILVA ABREU" w:date="2025-07-15T22:31:00Z">
        <w:r w:rsidR="00B6745A">
          <w:rPr>
            <w:rFonts w:ascii="Times New Roman" w:hAnsi="Times New Roman" w:cs="Times New Roman"/>
            <w:color w:val="000000" w:themeColor="text1"/>
            <w:sz w:val="24"/>
            <w:szCs w:val="24"/>
          </w:rPr>
          <w:t>Na Figura 1</w:t>
        </w:r>
      </w:ins>
      <w:ins w:id="5262" w:author="EUDERLAN FREIRE DA SILVA ABREU" w:date="2025-07-18T19:58:00Z">
        <w:r w:rsidR="00BB3575">
          <w:rPr>
            <w:rFonts w:ascii="Times New Roman" w:hAnsi="Times New Roman" w:cs="Times New Roman"/>
            <w:color w:val="000000" w:themeColor="text1"/>
            <w:sz w:val="24"/>
            <w:szCs w:val="24"/>
          </w:rPr>
          <w:t>7</w:t>
        </w:r>
      </w:ins>
      <w:ins w:id="5263" w:author="EUDERLAN FREIRE DA SILVA ABREU" w:date="2025-07-15T22:31:00Z">
        <w:r w:rsidR="00B6745A">
          <w:rPr>
            <w:rFonts w:ascii="Times New Roman" w:hAnsi="Times New Roman" w:cs="Times New Roman"/>
            <w:color w:val="000000" w:themeColor="text1"/>
            <w:sz w:val="24"/>
            <w:szCs w:val="24"/>
          </w:rPr>
          <w:t xml:space="preserve"> o</w:t>
        </w:r>
      </w:ins>
      <w:ins w:id="5264" w:author="Euderlan Freire" w:date="2025-06-11T19:10:00Z">
        <w:del w:id="5265" w:author="EUDERLAN FREIRE DA SILVA ABREU" w:date="2025-07-15T22:31:00Z">
          <w:r w:rsidRPr="00E203A3" w:rsidDel="00B6745A">
            <w:rPr>
              <w:rFonts w:ascii="Times New Roman" w:hAnsi="Times New Roman" w:cs="Times New Roman"/>
              <w:color w:val="000000" w:themeColor="text1"/>
              <w:sz w:val="24"/>
              <w:szCs w:val="24"/>
              <w:rPrChange w:id="5266" w:author="Euderlan Freire" w:date="2025-06-13T19:10:00Z">
                <w:rPr/>
              </w:rPrChange>
            </w:rPr>
            <w:delText>O</w:delText>
          </w:r>
        </w:del>
        <w:r w:rsidRPr="00E203A3">
          <w:rPr>
            <w:rFonts w:ascii="Times New Roman" w:hAnsi="Times New Roman" w:cs="Times New Roman"/>
            <w:color w:val="000000" w:themeColor="text1"/>
            <w:sz w:val="24"/>
            <w:szCs w:val="24"/>
            <w:rPrChange w:id="5267" w:author="Euderlan Freire" w:date="2025-06-13T19:10:00Z">
              <w:rPr/>
            </w:rPrChange>
          </w:rPr>
          <w:t xml:space="preserve"> processo inicia com o usuário acessando a página inicial, onde deve escolher entre </w:t>
        </w:r>
        <w:del w:id="5268" w:author="HISSA BARBARA OLIVEIRA" w:date="2025-07-18T19:46:00Z">
          <w:r w:rsidRPr="00E203A3">
            <w:rPr>
              <w:rFonts w:ascii="Times New Roman" w:hAnsi="Times New Roman" w:cs="Times New Roman"/>
              <w:color w:val="000000" w:themeColor="text1"/>
              <w:sz w:val="24"/>
              <w:szCs w:val="24"/>
              <w:rPrChange w:id="5269" w:author="Euderlan Freire" w:date="2025-06-13T19:10:00Z">
                <w:rPr/>
              </w:rPrChange>
            </w:rPr>
            <w:delText>criar uma nova</w:delText>
          </w:r>
        </w:del>
      </w:ins>
      <w:ins w:id="5270" w:author="HISSA BARBARA OLIVEIRA" w:date="2025-07-18T19:46:00Z">
        <w:r w:rsidR="7AE8A0C7" w:rsidRPr="72D7BDD5">
          <w:rPr>
            <w:rFonts w:ascii="Times New Roman" w:hAnsi="Times New Roman" w:cs="Times New Roman"/>
            <w:color w:val="000000" w:themeColor="text1"/>
            <w:sz w:val="24"/>
            <w:szCs w:val="24"/>
          </w:rPr>
          <w:t>criar uma</w:t>
        </w:r>
      </w:ins>
      <w:ins w:id="5271" w:author="Euderlan Freire" w:date="2025-06-11T19:10:00Z">
        <w:r w:rsidRPr="00E203A3">
          <w:rPr>
            <w:rFonts w:ascii="Times New Roman" w:hAnsi="Times New Roman" w:cs="Times New Roman"/>
            <w:color w:val="000000" w:themeColor="text1"/>
            <w:sz w:val="24"/>
            <w:szCs w:val="24"/>
            <w:rPrChange w:id="5272" w:author="Euderlan Freire" w:date="2025-06-13T19:10:00Z">
              <w:rPr/>
            </w:rPrChange>
          </w:rPr>
          <w:t xml:space="preserve"> conta ou fazer login.</w:t>
        </w:r>
      </w:ins>
    </w:p>
    <w:p w14:paraId="34A92028" w14:textId="63BBE121" w:rsidR="00073A9E" w:rsidRPr="00E203A3" w:rsidRDefault="00073A9E">
      <w:pPr>
        <w:pStyle w:val="Legenda"/>
        <w:keepNext/>
        <w:spacing w:before="40" w:after="240" w:line="360" w:lineRule="auto"/>
        <w:jc w:val="center"/>
        <w:rPr>
          <w:ins w:id="5273" w:author="Euderlan Freire" w:date="2025-06-13T18:56:00Z"/>
          <w:rFonts w:ascii="Times New Roman" w:hAnsi="Times New Roman" w:cs="Times New Roman"/>
          <w:i w:val="0"/>
          <w:iCs w:val="0"/>
          <w:color w:val="000000" w:themeColor="text1"/>
          <w:sz w:val="24"/>
          <w:szCs w:val="24"/>
          <w:rPrChange w:id="5274" w:author="Euderlan Freire" w:date="2025-06-13T19:10:00Z">
            <w:rPr>
              <w:ins w:id="5275" w:author="Euderlan Freire" w:date="2025-06-13T18:56:00Z"/>
            </w:rPr>
          </w:rPrChange>
        </w:rPr>
        <w:pPrChange w:id="5276" w:author="Euderlan Freire" w:date="2025-06-13T19:23:00Z">
          <w:pPr>
            <w:pStyle w:val="Legenda"/>
          </w:pPr>
        </w:pPrChange>
      </w:pPr>
      <w:ins w:id="5277" w:author="Euderlan Freire" w:date="2025-06-13T18:56:00Z">
        <w:r w:rsidRPr="00E203A3">
          <w:rPr>
            <w:rFonts w:ascii="Times New Roman" w:hAnsi="Times New Roman" w:cs="Times New Roman"/>
            <w:i w:val="0"/>
            <w:iCs w:val="0"/>
            <w:color w:val="000000" w:themeColor="text1"/>
            <w:sz w:val="24"/>
            <w:szCs w:val="24"/>
            <w:rPrChange w:id="5278" w:author="Euderlan Freire" w:date="2025-06-13T19:10:00Z">
              <w:rPr/>
            </w:rPrChange>
          </w:rPr>
          <w:lastRenderedPageBreak/>
          <w:t xml:space="preserve">Figura </w:t>
        </w:r>
      </w:ins>
      <w:ins w:id="5279" w:author="EUDERLAN FREIRE DA SILVA ABREU" w:date="2025-07-18T19:57:00Z">
        <w:r w:rsidR="003B77C8">
          <w:rPr>
            <w:rFonts w:ascii="Times New Roman" w:hAnsi="Times New Roman" w:cs="Times New Roman"/>
            <w:i w:val="0"/>
            <w:iCs w:val="0"/>
            <w:color w:val="000000" w:themeColor="text1"/>
            <w:sz w:val="24"/>
            <w:szCs w:val="24"/>
          </w:rPr>
          <w:t>17</w:t>
        </w:r>
      </w:ins>
      <w:ins w:id="5280" w:author="Euderlan Freire" w:date="2025-06-13T18:56:00Z">
        <w:del w:id="5281" w:author="EUDERLAN FREIRE DA SILVA ABREU" w:date="2025-07-18T19:57:00Z">
          <w:r w:rsidRPr="0C87EF6B" w:rsidDel="003B77C8">
            <w:rPr>
              <w:rFonts w:ascii="Times New Roman" w:hAnsi="Times New Roman" w:cs="Times New Roman"/>
              <w:i w:val="0"/>
              <w:color w:val="000000" w:themeColor="text1"/>
              <w:sz w:val="24"/>
              <w:szCs w:val="24"/>
            </w:rPr>
            <w:fldChar w:fldCharType="begin"/>
          </w:r>
          <w:r w:rsidRPr="0C87EF6B" w:rsidDel="003B77C8">
            <w:rPr>
              <w:rFonts w:ascii="Times New Roman" w:hAnsi="Times New Roman" w:cs="Times New Roman"/>
              <w:i w:val="0"/>
              <w:color w:val="000000" w:themeColor="text1"/>
              <w:sz w:val="24"/>
              <w:szCs w:val="24"/>
            </w:rPr>
            <w:delInstrText xml:space="preserve"> SEQ Figura \* ARABIC </w:delInstrText>
          </w:r>
        </w:del>
      </w:ins>
      <w:del w:id="5282" w:author="EUDERLAN FREIRE DA SILVA ABREU" w:date="2025-07-18T19:57:00Z">
        <w:r w:rsidR="00AE3EBA">
          <w:rPr>
            <w:rFonts w:ascii="Times New Roman" w:hAnsi="Times New Roman" w:cs="Times New Roman"/>
            <w:i w:val="0"/>
            <w:color w:val="000000" w:themeColor="text1"/>
            <w:sz w:val="24"/>
            <w:szCs w:val="24"/>
          </w:rPr>
          <w:fldChar w:fldCharType="separate"/>
        </w:r>
      </w:del>
      <w:ins w:id="5283" w:author="Euderlan Freire" w:date="2025-06-13T18:56:00Z">
        <w:del w:id="5284" w:author="EUDERLAN FREIRE DA SILVA ABREU" w:date="2025-07-18T19:57:00Z">
          <w:r w:rsidRPr="0C87EF6B" w:rsidDel="003B77C8">
            <w:rPr>
              <w:rFonts w:ascii="Times New Roman" w:hAnsi="Times New Roman" w:cs="Times New Roman"/>
              <w:i w:val="0"/>
              <w:color w:val="000000" w:themeColor="text1"/>
              <w:sz w:val="24"/>
              <w:szCs w:val="24"/>
            </w:rPr>
            <w:fldChar w:fldCharType="end"/>
          </w:r>
        </w:del>
        <w:r w:rsidRPr="00E203A3">
          <w:rPr>
            <w:rFonts w:ascii="Times New Roman" w:hAnsi="Times New Roman" w:cs="Times New Roman"/>
            <w:i w:val="0"/>
            <w:iCs w:val="0"/>
            <w:color w:val="000000" w:themeColor="text1"/>
            <w:sz w:val="24"/>
            <w:szCs w:val="24"/>
            <w:rPrChange w:id="5285" w:author="Euderlan Freire" w:date="2025-06-13T19:10:00Z">
              <w:rPr/>
            </w:rPrChange>
          </w:rPr>
          <w:t xml:space="preserve"> - Diagramas de Atividade Cadastro e Login</w:t>
        </w:r>
      </w:ins>
    </w:p>
    <w:p w14:paraId="48D298ED" w14:textId="77777777" w:rsidR="00CE0C72" w:rsidRPr="00E203A3" w:rsidRDefault="00020E92">
      <w:pPr>
        <w:keepNext/>
        <w:spacing w:before="40" w:after="240" w:line="360" w:lineRule="auto"/>
        <w:jc w:val="center"/>
        <w:rPr>
          <w:ins w:id="5286" w:author="Euderlan Freire" w:date="2025-06-13T16:50:00Z"/>
          <w:rFonts w:ascii="Times New Roman" w:hAnsi="Times New Roman" w:cs="Times New Roman"/>
          <w:color w:val="000000" w:themeColor="text1"/>
          <w:sz w:val="24"/>
          <w:szCs w:val="24"/>
          <w:rPrChange w:id="5287" w:author="Euderlan Freire" w:date="2025-06-13T19:10:00Z">
            <w:rPr>
              <w:ins w:id="5288" w:author="Euderlan Freire" w:date="2025-06-13T16:50:00Z"/>
            </w:rPr>
          </w:rPrChange>
        </w:rPr>
        <w:pPrChange w:id="5289" w:author="Euderlan Freire" w:date="2025-06-13T19:23:00Z">
          <w:pPr>
            <w:jc w:val="center"/>
          </w:pPr>
        </w:pPrChange>
      </w:pPr>
      <w:ins w:id="5290" w:author="Euderlan Freire" w:date="2025-06-11T18:47:00Z">
        <w:r w:rsidRPr="00E203A3">
          <w:rPr>
            <w:rFonts w:ascii="Times New Roman" w:hAnsi="Times New Roman" w:cs="Times New Roman"/>
            <w:noProof/>
            <w:color w:val="000000" w:themeColor="text1"/>
            <w:sz w:val="24"/>
            <w:szCs w:val="24"/>
            <w:rPrChange w:id="5291" w:author="Euderlan Freire" w:date="2025-06-13T19:10:00Z">
              <w:rPr>
                <w:noProof/>
              </w:rPr>
            </w:rPrChange>
          </w:rPr>
          <w:drawing>
            <wp:inline distT="0" distB="0" distL="0" distR="0" wp14:anchorId="5F2806D4" wp14:editId="26CC5E71">
              <wp:extent cx="5400040" cy="264668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646680"/>
                      </a:xfrm>
                      <a:prstGeom prst="rect">
                        <a:avLst/>
                      </a:prstGeom>
                    </pic:spPr>
                  </pic:pic>
                </a:graphicData>
              </a:graphic>
            </wp:inline>
          </w:drawing>
        </w:r>
      </w:ins>
    </w:p>
    <w:p w14:paraId="11E21F90" w14:textId="40EE1BCF" w:rsidR="00020E92" w:rsidRPr="00E203A3" w:rsidRDefault="00CE0C72">
      <w:pPr>
        <w:pStyle w:val="Legenda"/>
        <w:spacing w:before="40" w:after="240" w:line="360" w:lineRule="auto"/>
        <w:jc w:val="center"/>
        <w:rPr>
          <w:ins w:id="5292" w:author="Euderlan Freire" w:date="2025-06-11T19:12:00Z"/>
          <w:rFonts w:ascii="Times New Roman" w:hAnsi="Times New Roman" w:cs="Times New Roman"/>
          <w:color w:val="000000" w:themeColor="text1"/>
          <w:sz w:val="24"/>
          <w:szCs w:val="24"/>
          <w:rPrChange w:id="5293" w:author="Euderlan Freire" w:date="2025-06-13T19:10:00Z">
            <w:rPr>
              <w:ins w:id="5294" w:author="Euderlan Freire" w:date="2025-06-11T19:12:00Z"/>
            </w:rPr>
          </w:rPrChange>
        </w:rPr>
        <w:pPrChange w:id="5295" w:author="Euderlan Freire" w:date="2025-06-13T19:23:00Z">
          <w:pPr>
            <w:jc w:val="center"/>
          </w:pPr>
        </w:pPrChange>
      </w:pPr>
      <w:ins w:id="5296" w:author="Euderlan Freire" w:date="2025-06-13T16:50:00Z">
        <w:r w:rsidRPr="00E203A3">
          <w:rPr>
            <w:rFonts w:ascii="Times New Roman" w:hAnsi="Times New Roman" w:cs="Times New Roman"/>
            <w:i w:val="0"/>
            <w:iCs w:val="0"/>
            <w:color w:val="000000" w:themeColor="text1"/>
            <w:sz w:val="24"/>
            <w:szCs w:val="24"/>
            <w:rPrChange w:id="5297" w:author="Euderlan Freire" w:date="2025-06-13T19:10:00Z">
              <w:rPr>
                <w:i/>
                <w:iCs/>
              </w:rPr>
            </w:rPrChange>
          </w:rPr>
          <w:t>Fonte: Autoria Própria (2025)</w:t>
        </w:r>
      </w:ins>
    </w:p>
    <w:p w14:paraId="0DE82B27" w14:textId="4F4950F1" w:rsidR="00E60A53" w:rsidRPr="00E203A3" w:rsidRDefault="00E60A53">
      <w:pPr>
        <w:spacing w:before="40" w:after="240" w:line="360" w:lineRule="auto"/>
        <w:ind w:firstLine="708"/>
        <w:jc w:val="both"/>
        <w:rPr>
          <w:ins w:id="5298" w:author="Euderlan Freire" w:date="2025-06-11T19:22:00Z"/>
          <w:rFonts w:ascii="Times New Roman" w:eastAsia="Times New Roman" w:hAnsi="Times New Roman" w:cs="Times New Roman"/>
          <w:color w:val="000000" w:themeColor="text1"/>
          <w:sz w:val="24"/>
          <w:szCs w:val="24"/>
          <w:lang w:eastAsia="pt-BR"/>
          <w:rPrChange w:id="5299" w:author="Euderlan Freire" w:date="2025-06-13T19:10:00Z">
            <w:rPr>
              <w:ins w:id="5300" w:author="Euderlan Freire" w:date="2025-06-11T19:22:00Z"/>
              <w:rFonts w:ascii="Times New Roman" w:eastAsia="Times New Roman" w:hAnsi="Times New Roman" w:cs="Times New Roman"/>
              <w:sz w:val="24"/>
              <w:szCs w:val="24"/>
              <w:lang w:eastAsia="pt-BR"/>
            </w:rPr>
          </w:rPrChange>
        </w:rPr>
        <w:pPrChange w:id="5301" w:author="Euderlan Freire" w:date="2025-06-13T19:23:00Z">
          <w:pPr>
            <w:spacing w:before="100" w:beforeAutospacing="1" w:after="100" w:afterAutospacing="1" w:line="240" w:lineRule="auto"/>
          </w:pPr>
        </w:pPrChange>
      </w:pPr>
      <w:ins w:id="5302" w:author="Euderlan Freire" w:date="2025-06-11T19:22:00Z">
        <w:r w:rsidRPr="00E203A3">
          <w:rPr>
            <w:rFonts w:ascii="Times New Roman" w:eastAsia="Times New Roman" w:hAnsi="Times New Roman" w:cs="Times New Roman"/>
            <w:color w:val="000000" w:themeColor="text1"/>
            <w:sz w:val="24"/>
            <w:szCs w:val="24"/>
            <w:lang w:eastAsia="pt-BR"/>
            <w:rPrChange w:id="5303" w:author="Euderlan Freire" w:date="2025-06-13T19:10:00Z">
              <w:rPr>
                <w:rFonts w:ascii="Times New Roman" w:eastAsia="Times New Roman" w:hAnsi="Times New Roman" w:cs="Times New Roman"/>
                <w:sz w:val="24"/>
                <w:szCs w:val="24"/>
                <w:lang w:eastAsia="pt-BR"/>
              </w:rPr>
            </w:rPrChange>
          </w:rPr>
          <w:t>Para o fluxo de cadastro, o usuário seleciona "Criar conta" e preenche dados obrigatórios como nome, e-mail e senha. O sistema então valida os dados fornecidos e, caso sejam válidos, cria a conta com sucesso, redirecionando o usuário para a área principal. Se os dados não forem válidos, o sistema exibe erro de validação.</w:t>
        </w:r>
      </w:ins>
    </w:p>
    <w:p w14:paraId="5D5B02B0" w14:textId="7AB8D867" w:rsidR="00C10CAC" w:rsidRPr="00E203A3" w:rsidRDefault="00E60A53">
      <w:pPr>
        <w:spacing w:before="40" w:after="240" w:line="360" w:lineRule="auto"/>
        <w:ind w:firstLine="708"/>
        <w:jc w:val="both"/>
        <w:rPr>
          <w:ins w:id="5304" w:author="Euderlan Freire" w:date="2025-06-11T19:23:00Z"/>
          <w:rFonts w:ascii="Times New Roman" w:eastAsia="Times New Roman" w:hAnsi="Times New Roman" w:cs="Times New Roman"/>
          <w:color w:val="000000" w:themeColor="text1"/>
          <w:sz w:val="24"/>
          <w:szCs w:val="24"/>
          <w:lang w:eastAsia="pt-BR"/>
          <w:rPrChange w:id="5305" w:author="Euderlan Freire" w:date="2025-06-13T19:10:00Z">
            <w:rPr>
              <w:ins w:id="5306" w:author="Euderlan Freire" w:date="2025-06-11T19:23:00Z"/>
              <w:rFonts w:ascii="Times New Roman" w:eastAsia="Times New Roman" w:hAnsi="Times New Roman" w:cs="Times New Roman"/>
              <w:sz w:val="24"/>
              <w:szCs w:val="24"/>
              <w:lang w:eastAsia="pt-BR"/>
            </w:rPr>
          </w:rPrChange>
        </w:rPr>
        <w:pPrChange w:id="5307" w:author="Euderlan Freire" w:date="2025-06-13T19:23:00Z">
          <w:pPr>
            <w:spacing w:before="100" w:beforeAutospacing="1" w:after="100" w:afterAutospacing="1" w:line="276" w:lineRule="auto"/>
            <w:ind w:firstLine="708"/>
            <w:jc w:val="both"/>
          </w:pPr>
        </w:pPrChange>
      </w:pPr>
      <w:ins w:id="5308" w:author="Euderlan Freire" w:date="2025-06-11T19:22:00Z">
        <w:r w:rsidRPr="00E203A3">
          <w:rPr>
            <w:rFonts w:ascii="Times New Roman" w:eastAsia="Times New Roman" w:hAnsi="Times New Roman" w:cs="Times New Roman"/>
            <w:color w:val="000000" w:themeColor="text1"/>
            <w:sz w:val="24"/>
            <w:szCs w:val="24"/>
            <w:lang w:eastAsia="pt-BR"/>
            <w:rPrChange w:id="5309" w:author="Euderlan Freire" w:date="2025-06-13T19:10:00Z">
              <w:rPr>
                <w:rFonts w:ascii="Times New Roman" w:eastAsia="Times New Roman" w:hAnsi="Times New Roman" w:cs="Times New Roman"/>
                <w:sz w:val="24"/>
                <w:szCs w:val="24"/>
                <w:lang w:eastAsia="pt-BR"/>
              </w:rPr>
            </w:rPrChange>
          </w:rPr>
          <w:t>Para o fluxo de login,</w:t>
        </w:r>
      </w:ins>
      <w:ins w:id="5310" w:author="EUDERLAN FREIRE DA SILVA ABREU" w:date="2025-07-18T19:56:00Z">
        <w:r w:rsidR="00F2355A">
          <w:rPr>
            <w:rFonts w:ascii="Times New Roman" w:eastAsia="Times New Roman" w:hAnsi="Times New Roman" w:cs="Times New Roman"/>
            <w:color w:val="000000" w:themeColor="text1"/>
            <w:sz w:val="24"/>
            <w:szCs w:val="24"/>
            <w:lang w:eastAsia="pt-BR"/>
          </w:rPr>
          <w:t xml:space="preserve"> como mostra na </w:t>
        </w:r>
      </w:ins>
      <w:ins w:id="5311" w:author="EUDERLAN FREIRE DA SILVA ABREU" w:date="2025-07-18T19:57:00Z">
        <w:r w:rsidR="00F2355A">
          <w:rPr>
            <w:rFonts w:ascii="Times New Roman" w:eastAsia="Times New Roman" w:hAnsi="Times New Roman" w:cs="Times New Roman"/>
            <w:color w:val="000000" w:themeColor="text1"/>
            <w:sz w:val="24"/>
            <w:szCs w:val="24"/>
            <w:lang w:eastAsia="pt-BR"/>
          </w:rPr>
          <w:t>Figura 1</w:t>
        </w:r>
        <w:r w:rsidR="003B77C8">
          <w:rPr>
            <w:rFonts w:ascii="Times New Roman" w:eastAsia="Times New Roman" w:hAnsi="Times New Roman" w:cs="Times New Roman"/>
            <w:color w:val="000000" w:themeColor="text1"/>
            <w:sz w:val="24"/>
            <w:szCs w:val="24"/>
            <w:lang w:eastAsia="pt-BR"/>
          </w:rPr>
          <w:t>7</w:t>
        </w:r>
        <w:r w:rsidR="00F2355A">
          <w:rPr>
            <w:rFonts w:ascii="Times New Roman" w:eastAsia="Times New Roman" w:hAnsi="Times New Roman" w:cs="Times New Roman"/>
            <w:color w:val="000000" w:themeColor="text1"/>
            <w:sz w:val="24"/>
            <w:szCs w:val="24"/>
            <w:lang w:eastAsia="pt-BR"/>
          </w:rPr>
          <w:t xml:space="preserve"> </w:t>
        </w:r>
      </w:ins>
      <w:ins w:id="5312" w:author="Euderlan Freire" w:date="2025-06-11T19:22:00Z">
        <w:del w:id="5313" w:author="EUDERLAN FREIRE DA SILVA ABREU" w:date="2025-07-18T19:56:00Z">
          <w:r w:rsidRPr="00E203A3" w:rsidDel="00481406">
            <w:rPr>
              <w:rFonts w:ascii="Times New Roman" w:eastAsia="Times New Roman" w:hAnsi="Times New Roman" w:cs="Times New Roman"/>
              <w:color w:val="000000" w:themeColor="text1"/>
              <w:sz w:val="24"/>
              <w:szCs w:val="24"/>
              <w:lang w:eastAsia="pt-BR"/>
              <w:rPrChange w:id="5314" w:author="Euderlan Freire" w:date="2025-06-13T19:10:00Z">
                <w:rPr>
                  <w:rFonts w:ascii="Times New Roman" w:eastAsia="Times New Roman" w:hAnsi="Times New Roman" w:cs="Times New Roman"/>
                  <w:sz w:val="24"/>
                  <w:szCs w:val="24"/>
                  <w:lang w:eastAsia="pt-BR"/>
                </w:rPr>
              </w:rPrChange>
            </w:rPr>
            <w:delText xml:space="preserve"> </w:delText>
          </w:r>
        </w:del>
        <w:r w:rsidRPr="00E203A3">
          <w:rPr>
            <w:rFonts w:ascii="Times New Roman" w:eastAsia="Times New Roman" w:hAnsi="Times New Roman" w:cs="Times New Roman"/>
            <w:color w:val="000000" w:themeColor="text1"/>
            <w:sz w:val="24"/>
            <w:szCs w:val="24"/>
            <w:lang w:eastAsia="pt-BR"/>
            <w:rPrChange w:id="5315" w:author="Euderlan Freire" w:date="2025-06-13T19:10:00Z">
              <w:rPr>
                <w:rFonts w:ascii="Times New Roman" w:eastAsia="Times New Roman" w:hAnsi="Times New Roman" w:cs="Times New Roman"/>
                <w:sz w:val="24"/>
                <w:szCs w:val="24"/>
                <w:lang w:eastAsia="pt-BR"/>
              </w:rPr>
            </w:rPrChange>
          </w:rPr>
          <w:t xml:space="preserve">o usuário pode optar por dois métodos distintos. No login tradicional, insere e-mail e senha, o sistema </w:t>
        </w:r>
        <w:del w:id="5316" w:author="HISSA BARBARA OLIVEIRA" w:date="2025-07-18T19:46:00Z">
          <w:r w:rsidRPr="00E203A3">
            <w:rPr>
              <w:rFonts w:ascii="Times New Roman" w:eastAsia="Times New Roman" w:hAnsi="Times New Roman" w:cs="Times New Roman"/>
              <w:color w:val="000000" w:themeColor="text1"/>
              <w:sz w:val="24"/>
              <w:szCs w:val="24"/>
              <w:lang w:eastAsia="pt-BR"/>
              <w:rPrChange w:id="5317" w:author="Euderlan Freire" w:date="2025-06-13T19:10:00Z">
                <w:rPr>
                  <w:rFonts w:ascii="Times New Roman" w:eastAsia="Times New Roman" w:hAnsi="Times New Roman" w:cs="Times New Roman"/>
                  <w:sz w:val="24"/>
                  <w:szCs w:val="24"/>
                  <w:lang w:eastAsia="pt-BR"/>
                </w:rPr>
              </w:rPrChange>
            </w:rPr>
            <w:delText>autentica</w:delText>
          </w:r>
        </w:del>
      </w:ins>
      <w:ins w:id="5318" w:author="HISSA BARBARA OLIVEIRA" w:date="2025-07-18T19:46:00Z">
        <w:r w:rsidR="7E373021" w:rsidRPr="72D7BDD5">
          <w:rPr>
            <w:rFonts w:ascii="Times New Roman" w:eastAsia="Times New Roman" w:hAnsi="Times New Roman" w:cs="Times New Roman"/>
            <w:color w:val="000000" w:themeColor="text1"/>
            <w:sz w:val="24"/>
            <w:szCs w:val="24"/>
            <w:lang w:eastAsia="pt-BR"/>
          </w:rPr>
          <w:t>autêntica</w:t>
        </w:r>
      </w:ins>
      <w:ins w:id="5319" w:author="Euderlan Freire" w:date="2025-06-11T19:22:00Z">
        <w:r w:rsidRPr="00E203A3">
          <w:rPr>
            <w:rFonts w:ascii="Times New Roman" w:eastAsia="Times New Roman" w:hAnsi="Times New Roman" w:cs="Times New Roman"/>
            <w:color w:val="000000" w:themeColor="text1"/>
            <w:sz w:val="24"/>
            <w:szCs w:val="24"/>
            <w:lang w:eastAsia="pt-BR"/>
            <w:rPrChange w:id="5320" w:author="Euderlan Freire" w:date="2025-06-13T19:10:00Z">
              <w:rPr>
                <w:rFonts w:ascii="Times New Roman" w:eastAsia="Times New Roman" w:hAnsi="Times New Roman" w:cs="Times New Roman"/>
                <w:sz w:val="24"/>
                <w:szCs w:val="24"/>
                <w:lang w:eastAsia="pt-BR"/>
              </w:rPr>
            </w:rPrChange>
          </w:rPr>
          <w:t xml:space="preserve"> as credenciais e, se válidas, identifica o tipo de usuário como comum ou administrador. Após essa identificação, o usuário </w:t>
        </w:r>
        <w:bookmarkStart w:id="5321" w:name="_Int_qfsh4vm1"/>
        <w:r w:rsidRPr="00E203A3">
          <w:rPr>
            <w:rFonts w:ascii="Times New Roman" w:eastAsia="Times New Roman" w:hAnsi="Times New Roman" w:cs="Times New Roman"/>
            <w:color w:val="000000" w:themeColor="text1"/>
            <w:sz w:val="24"/>
            <w:szCs w:val="24"/>
            <w:lang w:eastAsia="pt-BR"/>
            <w:rPrChange w:id="5322" w:author="Euderlan Freire" w:date="2025-06-13T19:10:00Z">
              <w:rPr>
                <w:rFonts w:ascii="Times New Roman" w:eastAsia="Times New Roman" w:hAnsi="Times New Roman" w:cs="Times New Roman"/>
                <w:sz w:val="24"/>
                <w:szCs w:val="24"/>
                <w:lang w:eastAsia="pt-BR"/>
              </w:rPr>
            </w:rPrChange>
          </w:rPr>
          <w:t>é</w:t>
        </w:r>
        <w:bookmarkEnd w:id="5321"/>
        <w:r w:rsidRPr="00E203A3">
          <w:rPr>
            <w:rFonts w:ascii="Times New Roman" w:eastAsia="Times New Roman" w:hAnsi="Times New Roman" w:cs="Times New Roman"/>
            <w:color w:val="000000" w:themeColor="text1"/>
            <w:sz w:val="24"/>
            <w:szCs w:val="24"/>
            <w:lang w:eastAsia="pt-BR"/>
            <w:rPrChange w:id="5323" w:author="Euderlan Freire" w:date="2025-06-13T19:10:00Z">
              <w:rPr>
                <w:rFonts w:ascii="Times New Roman" w:eastAsia="Times New Roman" w:hAnsi="Times New Roman" w:cs="Times New Roman"/>
                <w:sz w:val="24"/>
                <w:szCs w:val="24"/>
                <w:lang w:eastAsia="pt-BR"/>
              </w:rPr>
            </w:rPrChange>
          </w:rPr>
          <w:t xml:space="preserve"> redirecionado para a área principal ou administrativa conforme seu perfil. </w:t>
        </w:r>
      </w:ins>
    </w:p>
    <w:p w14:paraId="4CBC9E58" w14:textId="56A9A977" w:rsidR="00C10CAC" w:rsidRPr="00E203A3" w:rsidRDefault="00E60A53">
      <w:pPr>
        <w:spacing w:before="40" w:after="240" w:line="360" w:lineRule="auto"/>
        <w:ind w:firstLine="708"/>
        <w:jc w:val="both"/>
        <w:rPr>
          <w:ins w:id="5324" w:author="Euderlan Freire" w:date="2025-06-11T18:37:00Z"/>
          <w:rFonts w:ascii="Times New Roman" w:eastAsia="Times New Roman" w:hAnsi="Times New Roman" w:cs="Times New Roman"/>
          <w:color w:val="000000" w:themeColor="text1"/>
          <w:sz w:val="24"/>
          <w:szCs w:val="24"/>
          <w:lang w:eastAsia="pt-BR"/>
          <w:rPrChange w:id="5325" w:author="Euderlan Freire" w:date="2025-06-13T19:10:00Z">
            <w:rPr>
              <w:ins w:id="5326" w:author="Euderlan Freire" w:date="2025-06-11T18:37:00Z"/>
            </w:rPr>
          </w:rPrChange>
        </w:rPr>
        <w:pPrChange w:id="5327" w:author="Euderlan Freire" w:date="2025-06-13T19:23:00Z">
          <w:pPr>
            <w:pStyle w:val="Ttulo2"/>
            <w:numPr>
              <w:ilvl w:val="0"/>
              <w:numId w:val="0"/>
            </w:numPr>
            <w:ind w:left="0" w:firstLine="0"/>
          </w:pPr>
        </w:pPrChange>
      </w:pPr>
      <w:ins w:id="5328" w:author="Euderlan Freire" w:date="2025-06-11T19:22:00Z">
        <w:r w:rsidRPr="00E203A3">
          <w:rPr>
            <w:rFonts w:ascii="Times New Roman" w:eastAsia="Times New Roman" w:hAnsi="Times New Roman" w:cs="Times New Roman"/>
            <w:color w:val="000000" w:themeColor="text1"/>
            <w:sz w:val="24"/>
            <w:szCs w:val="24"/>
            <w:lang w:eastAsia="pt-BR"/>
            <w:rPrChange w:id="5329" w:author="Euderlan Freire" w:date="2025-06-13T19:10:00Z">
              <w:rPr>
                <w:rFonts w:ascii="Times New Roman" w:eastAsia="Times New Roman" w:hAnsi="Times New Roman" w:cs="Times New Roman"/>
                <w:sz w:val="24"/>
                <w:szCs w:val="24"/>
                <w:lang w:eastAsia="pt-BR"/>
              </w:rPr>
            </w:rPrChange>
          </w:rPr>
          <w:t>Já no login via Google, o usuário clica em "Entrar com Google", o sistema realiza a autenticação via Google e, após o sucesso, redireciona diretamente para a área principal. O diagrama contempla ainda o tratamento de erros incluindo validação de dados inválidos, falhas de autenticação e identificação de problemas de login, garantindo que o usuário receba feedback adequado em situações de erro.</w:t>
        </w:r>
      </w:ins>
    </w:p>
    <w:p w14:paraId="03B1BD51" w14:textId="50534D54" w:rsidR="0063176E" w:rsidRPr="00E203A3" w:rsidRDefault="0063176E">
      <w:pPr>
        <w:pStyle w:val="Ttulo3"/>
        <w:spacing w:after="240" w:line="360" w:lineRule="auto"/>
        <w:jc w:val="both"/>
        <w:rPr>
          <w:ins w:id="5330" w:author="Euderlan Freire" w:date="2025-06-11T19:24:00Z"/>
          <w:rFonts w:ascii="Times New Roman" w:hAnsi="Times New Roman" w:cs="Times New Roman"/>
          <w:color w:val="000000" w:themeColor="text1"/>
        </w:rPr>
        <w:pPrChange w:id="5331" w:author="Euderlan Freire" w:date="2025-06-13T19:23:00Z">
          <w:pPr>
            <w:pStyle w:val="Ttulo3"/>
          </w:pPr>
        </w:pPrChange>
      </w:pPr>
      <w:bookmarkStart w:id="5332" w:name="_Toc203858395"/>
      <w:ins w:id="5333" w:author="Euderlan Freire" w:date="2025-06-11T18:37:00Z">
        <w:r w:rsidRPr="00E203A3">
          <w:rPr>
            <w:rFonts w:ascii="Times New Roman" w:hAnsi="Times New Roman" w:cs="Times New Roman"/>
            <w:color w:val="000000" w:themeColor="text1"/>
            <w:rPrChange w:id="5334" w:author="Euderlan Freire" w:date="2025-06-13T19:10:00Z">
              <w:rPr/>
            </w:rPrChange>
          </w:rPr>
          <w:t xml:space="preserve">Diagramas de Atividade Fazer </w:t>
        </w:r>
      </w:ins>
      <w:ins w:id="5335" w:author="Hissa Bárbara Oliveira" w:date="2025-06-12T18:47:00Z">
        <w:r w:rsidR="5ECF1F1D" w:rsidRPr="00E203A3">
          <w:rPr>
            <w:rFonts w:ascii="Times New Roman" w:hAnsi="Times New Roman" w:cs="Times New Roman"/>
            <w:color w:val="000000" w:themeColor="text1"/>
          </w:rPr>
          <w:t>P</w:t>
        </w:r>
      </w:ins>
      <w:ins w:id="5336" w:author="Euderlan Freire" w:date="2025-06-11T18:37:00Z">
        <w:del w:id="5337" w:author="Hissa Bárbara Oliveira" w:date="2025-06-12T18:47:00Z">
          <w:r w:rsidRPr="00E203A3">
            <w:rPr>
              <w:rFonts w:ascii="Times New Roman" w:hAnsi="Times New Roman" w:cs="Times New Roman"/>
              <w:color w:val="000000" w:themeColor="text1"/>
              <w:rPrChange w:id="5338" w:author="Euderlan Freire" w:date="2025-06-13T19:10:00Z">
                <w:rPr/>
              </w:rPrChange>
            </w:rPr>
            <w:delText>p</w:delText>
          </w:r>
        </w:del>
        <w:r w:rsidRPr="00E203A3">
          <w:rPr>
            <w:rFonts w:ascii="Times New Roman" w:hAnsi="Times New Roman" w:cs="Times New Roman"/>
            <w:color w:val="000000" w:themeColor="text1"/>
            <w:rPrChange w:id="5339" w:author="Euderlan Freire" w:date="2025-06-13T19:10:00Z">
              <w:rPr/>
            </w:rPrChange>
          </w:rPr>
          <w:t>ergunta</w:t>
        </w:r>
      </w:ins>
      <w:bookmarkEnd w:id="5332"/>
    </w:p>
    <w:p w14:paraId="0E7DD928" w14:textId="0A0742D5" w:rsidR="00F0160B" w:rsidRPr="00A456D9" w:rsidRDefault="00563E82">
      <w:pPr>
        <w:spacing w:before="40" w:after="240" w:line="360" w:lineRule="auto"/>
        <w:ind w:firstLine="708"/>
        <w:jc w:val="both"/>
        <w:rPr>
          <w:ins w:id="5340" w:author="Euderlan Freire" w:date="2025-06-11T18:48:00Z"/>
          <w:rFonts w:ascii="Times New Roman" w:hAnsi="Times New Roman" w:cs="Times New Roman"/>
          <w:color w:val="000000" w:themeColor="text1"/>
        </w:rPr>
        <w:pPrChange w:id="5341" w:author="Euderlan Freire" w:date="2025-06-13T19:23:00Z">
          <w:pPr>
            <w:pStyle w:val="Ttulo3"/>
          </w:pPr>
        </w:pPrChange>
      </w:pPr>
      <w:ins w:id="5342" w:author="Euderlan Freire" w:date="2025-06-11T19:25:00Z">
        <w:r w:rsidRPr="00E203A3">
          <w:rPr>
            <w:rFonts w:ascii="Times New Roman" w:hAnsi="Times New Roman" w:cs="Times New Roman"/>
            <w:color w:val="000000" w:themeColor="text1"/>
            <w:sz w:val="24"/>
            <w:szCs w:val="24"/>
            <w:rPrChange w:id="5343" w:author="Euderlan Freire" w:date="2025-06-13T19:10:00Z">
              <w:rPr/>
            </w:rPrChange>
          </w:rPr>
          <w:t>O processo de fazer pergunta segue um fluxo linear e direto, otimizado para facilitar a interação do usuário com o sistema de inteligência artificial.</w:t>
        </w:r>
      </w:ins>
    </w:p>
    <w:p w14:paraId="45798417" w14:textId="5960839C" w:rsidR="00F80A91" w:rsidRPr="002B2960" w:rsidRDefault="005252D4">
      <w:pPr>
        <w:pStyle w:val="Legenda"/>
        <w:keepNext/>
        <w:spacing w:before="40" w:after="240" w:line="360" w:lineRule="auto"/>
        <w:jc w:val="center"/>
        <w:rPr>
          <w:ins w:id="5344" w:author="Euderlan Freire" w:date="2025-06-13T18:57:00Z"/>
          <w:rFonts w:ascii="Times New Roman" w:hAnsi="Times New Roman" w:cs="Times New Roman"/>
          <w:i w:val="0"/>
          <w:iCs w:val="0"/>
          <w:color w:val="000000" w:themeColor="text1"/>
          <w:sz w:val="24"/>
          <w:szCs w:val="24"/>
          <w:rPrChange w:id="5345" w:author="EUDERLAN FREIRE DA SILVA ABREU" w:date="2025-07-15T22:02:00Z">
            <w:rPr>
              <w:ins w:id="5346" w:author="Euderlan Freire" w:date="2025-06-13T18:57:00Z"/>
            </w:rPr>
          </w:rPrChange>
        </w:rPr>
        <w:pPrChange w:id="5347" w:author="EUDERLAN FREIRE DA SILVA ABREU" w:date="2025-07-15T22:02:00Z">
          <w:pPr>
            <w:pStyle w:val="Legenda"/>
          </w:pPr>
        </w:pPrChange>
      </w:pPr>
      <w:ins w:id="5348" w:author="Euderlan Freire" w:date="2025-06-13T18:57:00Z">
        <w:r w:rsidRPr="00E203A3">
          <w:rPr>
            <w:rFonts w:ascii="Times New Roman" w:hAnsi="Times New Roman" w:cs="Times New Roman"/>
            <w:i w:val="0"/>
            <w:iCs w:val="0"/>
            <w:color w:val="000000" w:themeColor="text1"/>
            <w:sz w:val="24"/>
            <w:szCs w:val="24"/>
            <w:rPrChange w:id="5349" w:author="Euderlan Freire" w:date="2025-06-13T19:10:00Z">
              <w:rPr/>
            </w:rPrChange>
          </w:rPr>
          <w:lastRenderedPageBreak/>
          <w:t xml:space="preserve">Figura </w:t>
        </w:r>
        <w:del w:id="5350" w:author="EUDERLAN FREIRE DA SILVA ABREU" w:date="2025-07-18T19:58:00Z">
          <w:r w:rsidRPr="0C87EF6B" w:rsidDel="00EF5D4C">
            <w:rPr>
              <w:rFonts w:ascii="Times New Roman" w:hAnsi="Times New Roman" w:cs="Times New Roman"/>
              <w:i w:val="0"/>
              <w:color w:val="000000" w:themeColor="text1"/>
              <w:sz w:val="24"/>
              <w:szCs w:val="24"/>
            </w:rPr>
            <w:fldChar w:fldCharType="begin"/>
          </w:r>
          <w:r w:rsidRPr="0C87EF6B" w:rsidDel="00EF5D4C">
            <w:rPr>
              <w:rFonts w:ascii="Times New Roman" w:hAnsi="Times New Roman" w:cs="Times New Roman"/>
              <w:i w:val="0"/>
              <w:color w:val="000000" w:themeColor="text1"/>
              <w:sz w:val="24"/>
              <w:szCs w:val="24"/>
            </w:rPr>
            <w:delInstrText xml:space="preserve"> SEQ Figura \* ARABIC </w:delInstrText>
          </w:r>
        </w:del>
      </w:ins>
      <w:del w:id="5351" w:author="EUDERLAN FREIRE DA SILVA ABREU" w:date="2025-07-18T19:58:00Z">
        <w:r w:rsidR="00AE3EBA">
          <w:rPr>
            <w:rFonts w:ascii="Times New Roman" w:hAnsi="Times New Roman" w:cs="Times New Roman"/>
            <w:i w:val="0"/>
            <w:color w:val="000000" w:themeColor="text1"/>
            <w:sz w:val="24"/>
            <w:szCs w:val="24"/>
          </w:rPr>
          <w:fldChar w:fldCharType="separate"/>
        </w:r>
      </w:del>
      <w:ins w:id="5352" w:author="Euderlan Freire" w:date="2025-06-13T18:57:00Z">
        <w:del w:id="5353" w:author="EUDERLAN FREIRE DA SILVA ABREU" w:date="2025-07-18T19:58:00Z">
          <w:r w:rsidRPr="0C87EF6B" w:rsidDel="00EF5D4C">
            <w:rPr>
              <w:rFonts w:ascii="Times New Roman" w:hAnsi="Times New Roman" w:cs="Times New Roman"/>
              <w:i w:val="0"/>
              <w:color w:val="000000" w:themeColor="text1"/>
              <w:sz w:val="24"/>
              <w:szCs w:val="24"/>
            </w:rPr>
            <w:fldChar w:fldCharType="end"/>
          </w:r>
        </w:del>
      </w:ins>
      <w:ins w:id="5354" w:author="EUDERLAN FREIRE DA SILVA ABREU" w:date="2025-07-18T19:58:00Z">
        <w:r w:rsidR="00EF5D4C">
          <w:rPr>
            <w:rFonts w:ascii="Times New Roman" w:hAnsi="Times New Roman" w:cs="Times New Roman"/>
            <w:i w:val="0"/>
            <w:color w:val="000000" w:themeColor="text1"/>
            <w:sz w:val="24"/>
            <w:szCs w:val="24"/>
          </w:rPr>
          <w:t>1</w:t>
        </w:r>
      </w:ins>
      <w:ins w:id="5355" w:author="EUDERLAN FREIRE DA SILVA ABREU" w:date="2025-07-18T19:59:00Z">
        <w:r w:rsidR="00EF5D4C">
          <w:rPr>
            <w:rFonts w:ascii="Times New Roman" w:hAnsi="Times New Roman" w:cs="Times New Roman"/>
            <w:i w:val="0"/>
            <w:color w:val="000000" w:themeColor="text1"/>
            <w:sz w:val="24"/>
            <w:szCs w:val="24"/>
          </w:rPr>
          <w:t>8</w:t>
        </w:r>
      </w:ins>
      <w:ins w:id="5356" w:author="Euderlan Freire" w:date="2025-06-13T18:57:00Z">
        <w:r w:rsidRPr="00E203A3">
          <w:rPr>
            <w:rFonts w:ascii="Times New Roman" w:hAnsi="Times New Roman" w:cs="Times New Roman"/>
            <w:i w:val="0"/>
            <w:iCs w:val="0"/>
            <w:color w:val="000000" w:themeColor="text1"/>
            <w:sz w:val="24"/>
            <w:szCs w:val="24"/>
            <w:rPrChange w:id="5357" w:author="Euderlan Freire" w:date="2025-06-13T19:10:00Z">
              <w:rPr/>
            </w:rPrChange>
          </w:rPr>
          <w:t xml:space="preserve"> - Diagramas de Atividade Fazer Pergunta</w:t>
        </w:r>
      </w:ins>
    </w:p>
    <w:p w14:paraId="2535890B" w14:textId="621A5020" w:rsidR="004C7A73" w:rsidRPr="002B2960" w:rsidRDefault="002B2960">
      <w:pPr>
        <w:spacing w:before="100" w:beforeAutospacing="1" w:after="100" w:afterAutospacing="1" w:line="240" w:lineRule="auto"/>
        <w:jc w:val="center"/>
        <w:rPr>
          <w:ins w:id="5358" w:author="Euderlan Freire" w:date="2025-06-13T16:50:00Z"/>
          <w:rFonts w:ascii="Times New Roman" w:eastAsia="Times New Roman" w:hAnsi="Times New Roman" w:cs="Times New Roman"/>
          <w:sz w:val="24"/>
          <w:szCs w:val="24"/>
          <w:lang w:eastAsia="pt-BR"/>
          <w:rPrChange w:id="5359" w:author="EUDERLAN FREIRE DA SILVA ABREU" w:date="2025-07-15T22:02:00Z">
            <w:rPr>
              <w:ins w:id="5360" w:author="Euderlan Freire" w:date="2025-06-13T16:50:00Z"/>
            </w:rPr>
          </w:rPrChange>
        </w:rPr>
        <w:pPrChange w:id="5361" w:author="EUDERLAN FREIRE DA SILVA ABREU" w:date="2025-07-15T22:03:00Z">
          <w:pPr>
            <w:jc w:val="center"/>
          </w:pPr>
        </w:pPrChange>
      </w:pPr>
      <w:ins w:id="5362" w:author="EUDERLAN FREIRE DA SILVA ABREU" w:date="2025-07-15T22:02:00Z">
        <w:r w:rsidRPr="002B2960">
          <w:rPr>
            <w:rFonts w:ascii="Times New Roman" w:eastAsia="Times New Roman" w:hAnsi="Times New Roman" w:cs="Times New Roman"/>
            <w:noProof/>
            <w:sz w:val="24"/>
            <w:szCs w:val="24"/>
            <w:lang w:eastAsia="pt-BR"/>
          </w:rPr>
          <w:drawing>
            <wp:inline distT="0" distB="0" distL="0" distR="0" wp14:anchorId="41A4FBB9" wp14:editId="26E4FBD2">
              <wp:extent cx="3947160" cy="6357044"/>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6377" cy="6371888"/>
                      </a:xfrm>
                      <a:prstGeom prst="rect">
                        <a:avLst/>
                      </a:prstGeom>
                      <a:noFill/>
                      <a:ln>
                        <a:noFill/>
                      </a:ln>
                    </pic:spPr>
                  </pic:pic>
                </a:graphicData>
              </a:graphic>
            </wp:inline>
          </w:drawing>
        </w:r>
      </w:ins>
      <w:ins w:id="5363" w:author="Euderlan Freire" w:date="2025-06-11T18:48:00Z">
        <w:del w:id="5364" w:author="EUDERLAN FREIRE DA SILVA ABREU" w:date="2025-07-15T21:54:00Z">
          <w:r w:rsidR="00020E92" w:rsidRPr="00E203A3" w:rsidDel="000C0FE0">
            <w:rPr>
              <w:rFonts w:ascii="Times New Roman" w:hAnsi="Times New Roman" w:cs="Times New Roman"/>
              <w:noProof/>
              <w:color w:val="000000" w:themeColor="text1"/>
              <w:sz w:val="24"/>
              <w:szCs w:val="24"/>
              <w:rPrChange w:id="5365" w:author="Euderlan Freire" w:date="2025-06-13T19:10:00Z">
                <w:rPr>
                  <w:noProof/>
                </w:rPr>
              </w:rPrChange>
            </w:rPr>
            <w:drawing>
              <wp:inline distT="0" distB="0" distL="0" distR="0" wp14:anchorId="5DEAF9AB" wp14:editId="2F4031CD">
                <wp:extent cx="2999509" cy="5497707"/>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3">
                          <a:extLst>
                            <a:ext uri="{28A0092B-C50C-407E-A947-70E740481C1C}">
                              <a14:useLocalDpi xmlns:a14="http://schemas.microsoft.com/office/drawing/2010/main" val="0"/>
                            </a:ext>
                          </a:extLst>
                        </a:blip>
                        <a:stretch>
                          <a:fillRect/>
                        </a:stretch>
                      </pic:blipFill>
                      <pic:spPr>
                        <a:xfrm>
                          <a:off x="0" y="0"/>
                          <a:ext cx="3006264" cy="5510088"/>
                        </a:xfrm>
                        <a:prstGeom prst="rect">
                          <a:avLst/>
                        </a:prstGeom>
                      </pic:spPr>
                    </pic:pic>
                  </a:graphicData>
                </a:graphic>
              </wp:inline>
            </w:drawing>
          </w:r>
        </w:del>
      </w:ins>
    </w:p>
    <w:p w14:paraId="584AAC7E" w14:textId="51AEB4CE" w:rsidR="00020E92" w:rsidRPr="00E203A3" w:rsidRDefault="004C7A73">
      <w:pPr>
        <w:pStyle w:val="Legenda"/>
        <w:spacing w:before="40" w:after="240" w:line="360" w:lineRule="auto"/>
        <w:jc w:val="center"/>
        <w:rPr>
          <w:ins w:id="5366" w:author="Euderlan Freire" w:date="2025-06-11T19:25:00Z"/>
          <w:rFonts w:ascii="Times New Roman" w:hAnsi="Times New Roman" w:cs="Times New Roman"/>
          <w:color w:val="000000" w:themeColor="text1"/>
          <w:sz w:val="24"/>
          <w:szCs w:val="24"/>
          <w:rPrChange w:id="5367" w:author="Euderlan Freire" w:date="2025-06-13T19:10:00Z">
            <w:rPr>
              <w:ins w:id="5368" w:author="Euderlan Freire" w:date="2025-06-11T19:25:00Z"/>
            </w:rPr>
          </w:rPrChange>
        </w:rPr>
        <w:pPrChange w:id="5369" w:author="Euderlan Freire" w:date="2025-06-13T19:23:00Z">
          <w:pPr>
            <w:jc w:val="center"/>
          </w:pPr>
        </w:pPrChange>
      </w:pPr>
      <w:ins w:id="5370" w:author="Euderlan Freire" w:date="2025-06-13T16:50:00Z">
        <w:r w:rsidRPr="00E203A3">
          <w:rPr>
            <w:rFonts w:ascii="Times New Roman" w:hAnsi="Times New Roman" w:cs="Times New Roman"/>
            <w:i w:val="0"/>
            <w:iCs w:val="0"/>
            <w:color w:val="000000" w:themeColor="text1"/>
            <w:sz w:val="24"/>
            <w:szCs w:val="24"/>
            <w:rPrChange w:id="5371" w:author="Euderlan Freire" w:date="2025-06-13T19:10:00Z">
              <w:rPr>
                <w:i/>
                <w:iCs/>
              </w:rPr>
            </w:rPrChange>
          </w:rPr>
          <w:t>Fonte: Autoria Própria (2025)</w:t>
        </w:r>
      </w:ins>
    </w:p>
    <w:p w14:paraId="57767EBA" w14:textId="0568FD5E" w:rsidR="00434366" w:rsidRPr="00E203A3" w:rsidRDefault="0062035C">
      <w:pPr>
        <w:spacing w:before="40" w:after="240" w:line="360" w:lineRule="auto"/>
        <w:ind w:firstLine="708"/>
        <w:jc w:val="both"/>
        <w:rPr>
          <w:ins w:id="5372" w:author="Euderlan Freire" w:date="2025-06-11T19:27:00Z"/>
          <w:rFonts w:ascii="Times New Roman" w:eastAsia="Times New Roman" w:hAnsi="Times New Roman" w:cs="Times New Roman"/>
          <w:color w:val="000000" w:themeColor="text1"/>
          <w:sz w:val="24"/>
          <w:szCs w:val="24"/>
          <w:lang w:eastAsia="pt-BR"/>
          <w:rPrChange w:id="5373" w:author="Euderlan Freire" w:date="2025-06-13T19:10:00Z">
            <w:rPr>
              <w:ins w:id="5374" w:author="Euderlan Freire" w:date="2025-06-11T19:27:00Z"/>
              <w:rFonts w:ascii="Times New Roman" w:eastAsia="Times New Roman" w:hAnsi="Times New Roman" w:cs="Times New Roman"/>
              <w:sz w:val="24"/>
              <w:szCs w:val="24"/>
              <w:lang w:eastAsia="pt-BR"/>
            </w:rPr>
          </w:rPrChange>
        </w:rPr>
        <w:pPrChange w:id="5375" w:author="Euderlan Freire" w:date="2025-06-13T19:23:00Z">
          <w:pPr>
            <w:spacing w:before="100" w:beforeAutospacing="1" w:after="100" w:afterAutospacing="1" w:line="276" w:lineRule="auto"/>
            <w:ind w:firstLine="708"/>
            <w:jc w:val="both"/>
          </w:pPr>
        </w:pPrChange>
      </w:pPr>
      <w:ins w:id="5376" w:author="EUDERLAN FREIRE DA SILVA ABREU" w:date="2025-07-15T22:32:00Z">
        <w:r>
          <w:rPr>
            <w:rFonts w:ascii="Times New Roman" w:eastAsia="Times New Roman" w:hAnsi="Times New Roman" w:cs="Times New Roman"/>
            <w:color w:val="000000" w:themeColor="text1"/>
            <w:sz w:val="24"/>
            <w:szCs w:val="24"/>
            <w:lang w:eastAsia="pt-BR"/>
          </w:rPr>
          <w:t>Como most</w:t>
        </w:r>
        <w:r w:rsidR="00B45749">
          <w:rPr>
            <w:rFonts w:ascii="Times New Roman" w:eastAsia="Times New Roman" w:hAnsi="Times New Roman" w:cs="Times New Roman"/>
            <w:color w:val="000000" w:themeColor="text1"/>
            <w:sz w:val="24"/>
            <w:szCs w:val="24"/>
            <w:lang w:eastAsia="pt-BR"/>
          </w:rPr>
          <w:t xml:space="preserve">rar na </w:t>
        </w:r>
      </w:ins>
      <w:ins w:id="5377" w:author="EUDERLAN FREIRE DA SILVA ABREU" w:date="2025-07-18T19:58:00Z">
        <w:r w:rsidR="00EF5D4C" w:rsidRPr="000B176E">
          <w:rPr>
            <w:rFonts w:ascii="Times New Roman" w:hAnsi="Times New Roman" w:cs="Times New Roman"/>
            <w:color w:val="000000" w:themeColor="text1"/>
            <w:sz w:val="24"/>
            <w:szCs w:val="24"/>
          </w:rPr>
          <w:t>Figura</w:t>
        </w:r>
      </w:ins>
      <w:ins w:id="5378" w:author="EUDERLAN FREIRE DA SILVA ABREU" w:date="2025-07-18T19:59:00Z">
        <w:r w:rsidR="00EF5D4C">
          <w:rPr>
            <w:rFonts w:ascii="Times New Roman" w:hAnsi="Times New Roman" w:cs="Times New Roman"/>
            <w:color w:val="000000" w:themeColor="text1"/>
            <w:sz w:val="24"/>
            <w:szCs w:val="24"/>
          </w:rPr>
          <w:t xml:space="preserve"> 18</w:t>
        </w:r>
      </w:ins>
      <w:ins w:id="5379" w:author="EUDERLAN FREIRE DA SILVA ABREU" w:date="2025-07-18T19:58:00Z">
        <w:r w:rsidR="00EF5D4C" w:rsidRPr="000B176E">
          <w:rPr>
            <w:rFonts w:ascii="Times New Roman" w:hAnsi="Times New Roman" w:cs="Times New Roman"/>
            <w:color w:val="000000" w:themeColor="text1"/>
            <w:sz w:val="24"/>
            <w:szCs w:val="24"/>
          </w:rPr>
          <w:t xml:space="preserve"> </w:t>
        </w:r>
      </w:ins>
      <w:ins w:id="5380" w:author="EUDERLAN FREIRE DA SILVA ABREU" w:date="2025-07-15T22:32:00Z">
        <w:r w:rsidR="00B45749">
          <w:rPr>
            <w:rFonts w:ascii="Times New Roman" w:eastAsia="Times New Roman" w:hAnsi="Times New Roman" w:cs="Times New Roman"/>
            <w:color w:val="000000" w:themeColor="text1"/>
            <w:sz w:val="24"/>
            <w:szCs w:val="24"/>
            <w:lang w:eastAsia="pt-BR"/>
          </w:rPr>
          <w:t>o</w:t>
        </w:r>
      </w:ins>
      <w:ins w:id="5381" w:author="Euderlan Freire" w:date="2025-06-11T19:26:00Z">
        <w:del w:id="5382" w:author="EUDERLAN FREIRE DA SILVA ABREU" w:date="2025-07-15T22:32:00Z">
          <w:r w:rsidR="00561007" w:rsidRPr="00E203A3" w:rsidDel="0062035C">
            <w:rPr>
              <w:rFonts w:ascii="Times New Roman" w:eastAsia="Times New Roman" w:hAnsi="Times New Roman" w:cs="Times New Roman"/>
              <w:color w:val="000000" w:themeColor="text1"/>
              <w:sz w:val="24"/>
              <w:szCs w:val="24"/>
              <w:lang w:eastAsia="pt-BR"/>
              <w:rPrChange w:id="5383" w:author="Euderlan Freire" w:date="2025-06-13T19:10:00Z">
                <w:rPr>
                  <w:rFonts w:ascii="Times New Roman" w:eastAsia="Times New Roman" w:hAnsi="Times New Roman" w:cs="Times New Roman"/>
                  <w:sz w:val="24"/>
                  <w:szCs w:val="24"/>
                  <w:lang w:eastAsia="pt-BR"/>
                </w:rPr>
              </w:rPrChange>
            </w:rPr>
            <w:delText>O</w:delText>
          </w:r>
        </w:del>
        <w:r w:rsidR="00561007" w:rsidRPr="00E203A3">
          <w:rPr>
            <w:rFonts w:ascii="Times New Roman" w:eastAsia="Times New Roman" w:hAnsi="Times New Roman" w:cs="Times New Roman"/>
            <w:color w:val="000000" w:themeColor="text1"/>
            <w:sz w:val="24"/>
            <w:szCs w:val="24"/>
            <w:lang w:eastAsia="pt-BR"/>
            <w:rPrChange w:id="5384" w:author="Euderlan Freire" w:date="2025-06-13T19:10:00Z">
              <w:rPr>
                <w:rFonts w:ascii="Times New Roman" w:eastAsia="Times New Roman" w:hAnsi="Times New Roman" w:cs="Times New Roman"/>
                <w:sz w:val="24"/>
                <w:szCs w:val="24"/>
                <w:lang w:eastAsia="pt-BR"/>
              </w:rPr>
            </w:rPrChange>
          </w:rPr>
          <w:t xml:space="preserve"> processo inicia quando o usuário acessa o campo de pergunta e digita sua dúvida ou questão. Após clicar em "Enviar", o sistema processa a pergunta internamente e consulta a base vetorial para encontrar informações relevantes. Em seguida, busca contexto apropriado relacionado à pergunta e envia tanto a pergunta quanto o contexto para o LLM (</w:t>
        </w:r>
        <w:proofErr w:type="spellStart"/>
        <w:r w:rsidR="00561007" w:rsidRPr="00E203A3">
          <w:rPr>
            <w:rFonts w:ascii="Times New Roman" w:eastAsia="Times New Roman" w:hAnsi="Times New Roman" w:cs="Times New Roman"/>
            <w:color w:val="000000" w:themeColor="text1"/>
            <w:sz w:val="24"/>
            <w:szCs w:val="24"/>
            <w:lang w:eastAsia="pt-BR"/>
            <w:rPrChange w:id="5385" w:author="Euderlan Freire" w:date="2025-06-13T19:10:00Z">
              <w:rPr>
                <w:rFonts w:ascii="Times New Roman" w:eastAsia="Times New Roman" w:hAnsi="Times New Roman" w:cs="Times New Roman"/>
                <w:sz w:val="24"/>
                <w:szCs w:val="24"/>
                <w:lang w:eastAsia="pt-BR"/>
              </w:rPr>
            </w:rPrChange>
          </w:rPr>
          <w:t>Large</w:t>
        </w:r>
        <w:proofErr w:type="spellEnd"/>
        <w:r w:rsidR="00561007" w:rsidRPr="00E203A3">
          <w:rPr>
            <w:rFonts w:ascii="Times New Roman" w:eastAsia="Times New Roman" w:hAnsi="Times New Roman" w:cs="Times New Roman"/>
            <w:color w:val="000000" w:themeColor="text1"/>
            <w:sz w:val="24"/>
            <w:szCs w:val="24"/>
            <w:lang w:eastAsia="pt-BR"/>
            <w:rPrChange w:id="5386" w:author="Euderlan Freire" w:date="2025-06-13T19:10:00Z">
              <w:rPr>
                <w:rFonts w:ascii="Times New Roman" w:eastAsia="Times New Roman" w:hAnsi="Times New Roman" w:cs="Times New Roman"/>
                <w:sz w:val="24"/>
                <w:szCs w:val="24"/>
                <w:lang w:eastAsia="pt-BR"/>
              </w:rPr>
            </w:rPrChange>
          </w:rPr>
          <w:t xml:space="preserve"> </w:t>
        </w:r>
        <w:proofErr w:type="spellStart"/>
        <w:r w:rsidR="00561007" w:rsidRPr="00E203A3">
          <w:rPr>
            <w:rFonts w:ascii="Times New Roman" w:eastAsia="Times New Roman" w:hAnsi="Times New Roman" w:cs="Times New Roman"/>
            <w:color w:val="000000" w:themeColor="text1"/>
            <w:sz w:val="24"/>
            <w:szCs w:val="24"/>
            <w:lang w:eastAsia="pt-BR"/>
            <w:rPrChange w:id="5387" w:author="Euderlan Freire" w:date="2025-06-13T19:10:00Z">
              <w:rPr>
                <w:rFonts w:ascii="Times New Roman" w:eastAsia="Times New Roman" w:hAnsi="Times New Roman" w:cs="Times New Roman"/>
                <w:sz w:val="24"/>
                <w:szCs w:val="24"/>
                <w:lang w:eastAsia="pt-BR"/>
              </w:rPr>
            </w:rPrChange>
          </w:rPr>
          <w:t>Language</w:t>
        </w:r>
        <w:proofErr w:type="spellEnd"/>
        <w:r w:rsidR="00561007" w:rsidRPr="00E203A3">
          <w:rPr>
            <w:rFonts w:ascii="Times New Roman" w:eastAsia="Times New Roman" w:hAnsi="Times New Roman" w:cs="Times New Roman"/>
            <w:color w:val="000000" w:themeColor="text1"/>
            <w:sz w:val="24"/>
            <w:szCs w:val="24"/>
            <w:lang w:eastAsia="pt-BR"/>
            <w:rPrChange w:id="5388" w:author="Euderlan Freire" w:date="2025-06-13T19:10:00Z">
              <w:rPr>
                <w:rFonts w:ascii="Times New Roman" w:eastAsia="Times New Roman" w:hAnsi="Times New Roman" w:cs="Times New Roman"/>
                <w:sz w:val="24"/>
                <w:szCs w:val="24"/>
                <w:lang w:eastAsia="pt-BR"/>
              </w:rPr>
            </w:rPrChange>
          </w:rPr>
          <w:t xml:space="preserve"> Model). </w:t>
        </w:r>
      </w:ins>
    </w:p>
    <w:p w14:paraId="56B37BF7" w14:textId="51A23921" w:rsidR="00561007" w:rsidRPr="00E203A3" w:rsidRDefault="00561007">
      <w:pPr>
        <w:spacing w:before="40" w:after="240" w:line="360" w:lineRule="auto"/>
        <w:ind w:firstLine="708"/>
        <w:jc w:val="both"/>
        <w:rPr>
          <w:ins w:id="5389" w:author="Euderlan Freire" w:date="2025-06-11T19:26:00Z"/>
          <w:rFonts w:ascii="Times New Roman" w:eastAsia="Times New Roman" w:hAnsi="Times New Roman" w:cs="Times New Roman"/>
          <w:color w:val="000000" w:themeColor="text1"/>
          <w:sz w:val="24"/>
          <w:szCs w:val="24"/>
          <w:lang w:eastAsia="pt-BR"/>
          <w:rPrChange w:id="5390" w:author="Euderlan Freire" w:date="2025-06-13T19:10:00Z">
            <w:rPr>
              <w:ins w:id="5391" w:author="Euderlan Freire" w:date="2025-06-11T19:26:00Z"/>
              <w:rFonts w:ascii="Times New Roman" w:eastAsia="Times New Roman" w:hAnsi="Times New Roman" w:cs="Times New Roman"/>
              <w:sz w:val="24"/>
              <w:szCs w:val="24"/>
              <w:lang w:eastAsia="pt-BR"/>
            </w:rPr>
          </w:rPrChange>
        </w:rPr>
        <w:pPrChange w:id="5392" w:author="Euderlan Freire" w:date="2025-06-13T19:23:00Z">
          <w:pPr>
            <w:spacing w:before="100" w:beforeAutospacing="1" w:after="100" w:afterAutospacing="1" w:line="240" w:lineRule="auto"/>
          </w:pPr>
        </w:pPrChange>
      </w:pPr>
      <w:ins w:id="5393" w:author="Euderlan Freire" w:date="2025-06-11T19:26:00Z">
        <w:r w:rsidRPr="00E203A3">
          <w:rPr>
            <w:rFonts w:ascii="Times New Roman" w:eastAsia="Times New Roman" w:hAnsi="Times New Roman" w:cs="Times New Roman"/>
            <w:color w:val="000000" w:themeColor="text1"/>
            <w:sz w:val="24"/>
            <w:szCs w:val="24"/>
            <w:lang w:eastAsia="pt-BR"/>
            <w:rPrChange w:id="5394" w:author="Euderlan Freire" w:date="2025-06-13T19:10:00Z">
              <w:rPr>
                <w:rFonts w:ascii="Times New Roman" w:eastAsia="Times New Roman" w:hAnsi="Times New Roman" w:cs="Times New Roman"/>
                <w:sz w:val="24"/>
                <w:szCs w:val="24"/>
                <w:lang w:eastAsia="pt-BR"/>
              </w:rPr>
            </w:rPrChange>
          </w:rPr>
          <w:lastRenderedPageBreak/>
          <w:t>O LLM retorna uma resposta baseada na resolução encontrada, que é então exibida ao usuário. Como etapa final, tanto a pergunta quanto a resposta são salvos no histórico para consultas futuras. Este fluxo demonstra a integração entre interface do usuário, processamento de dados e inteligência artificial, criando uma experiência fluida de consulta.</w:t>
        </w:r>
      </w:ins>
    </w:p>
    <w:p w14:paraId="5CD738F1" w14:textId="6A3D28D3" w:rsidR="00C770D2" w:rsidRPr="00E203A3" w:rsidRDefault="00C770D2">
      <w:pPr>
        <w:pStyle w:val="Ttulo3"/>
        <w:spacing w:after="240" w:line="360" w:lineRule="auto"/>
        <w:jc w:val="both"/>
        <w:rPr>
          <w:ins w:id="5395" w:author="Euderlan Freire" w:date="2025-06-11T19:28:00Z"/>
          <w:rFonts w:ascii="Times New Roman" w:hAnsi="Times New Roman" w:cs="Times New Roman"/>
          <w:color w:val="000000" w:themeColor="text1"/>
        </w:rPr>
        <w:pPrChange w:id="5396" w:author="Euderlan Freire" w:date="2025-06-13T19:23:00Z">
          <w:pPr>
            <w:pStyle w:val="Ttulo3"/>
          </w:pPr>
        </w:pPrChange>
      </w:pPr>
      <w:bookmarkStart w:id="5397" w:name="_Toc203858396"/>
      <w:ins w:id="5398" w:author="Euderlan Freire" w:date="2025-06-11T18:37:00Z">
        <w:r w:rsidRPr="00E203A3">
          <w:rPr>
            <w:rFonts w:ascii="Times New Roman" w:hAnsi="Times New Roman" w:cs="Times New Roman"/>
            <w:color w:val="000000" w:themeColor="text1"/>
            <w:rPrChange w:id="5399" w:author="Euderlan Freire" w:date="2025-06-13T19:10:00Z">
              <w:rPr/>
            </w:rPrChange>
          </w:rPr>
          <w:t>Diagramas de Atividade Ava</w:t>
        </w:r>
      </w:ins>
      <w:ins w:id="5400" w:author="Euderlan Freire" w:date="2025-06-11T18:38:00Z">
        <w:r w:rsidRPr="00E203A3">
          <w:rPr>
            <w:rFonts w:ascii="Times New Roman" w:hAnsi="Times New Roman" w:cs="Times New Roman"/>
            <w:color w:val="000000" w:themeColor="text1"/>
            <w:rPrChange w:id="5401" w:author="Euderlan Freire" w:date="2025-06-13T19:10:00Z">
              <w:rPr/>
            </w:rPrChange>
          </w:rPr>
          <w:t>liar Resposta</w:t>
        </w:r>
      </w:ins>
      <w:bookmarkEnd w:id="5397"/>
    </w:p>
    <w:p w14:paraId="0035CA53" w14:textId="7C3BB57A" w:rsidR="008560D3" w:rsidRPr="00A456D9" w:rsidRDefault="008560D3">
      <w:pPr>
        <w:spacing w:before="40" w:after="240" w:line="360" w:lineRule="auto"/>
        <w:ind w:firstLine="708"/>
        <w:jc w:val="both"/>
        <w:rPr>
          <w:ins w:id="5402" w:author="Euderlan Freire" w:date="2025-06-11T18:48:00Z"/>
          <w:rFonts w:ascii="Times New Roman" w:hAnsi="Times New Roman" w:cs="Times New Roman"/>
          <w:color w:val="000000" w:themeColor="text1"/>
        </w:rPr>
        <w:pPrChange w:id="5403" w:author="Euderlan Freire" w:date="2025-06-13T19:23:00Z">
          <w:pPr>
            <w:pStyle w:val="Ttulo3"/>
          </w:pPr>
        </w:pPrChange>
      </w:pPr>
      <w:ins w:id="5404" w:author="Euderlan Freire" w:date="2025-06-11T19:28:00Z">
        <w:r w:rsidRPr="00E203A3">
          <w:rPr>
            <w:rFonts w:ascii="Times New Roman" w:hAnsi="Times New Roman" w:cs="Times New Roman"/>
            <w:color w:val="000000" w:themeColor="text1"/>
            <w:sz w:val="24"/>
            <w:szCs w:val="24"/>
            <w:rPrChange w:id="5405" w:author="Euderlan Freire" w:date="2025-06-13T19:10:00Z">
              <w:rPr/>
            </w:rPrChange>
          </w:rPr>
          <w:t>O sistema de avaliação de resposta implementa um mecanismo de feedback que permite aos usuários expressar sua satisfação com as respostas recebidas</w:t>
        </w:r>
      </w:ins>
      <w:ins w:id="5406" w:author="EUDERLAN FREIRE DA SILVA ABREU" w:date="2025-07-17T21:24:00Z">
        <w:r w:rsidR="000A75E6">
          <w:rPr>
            <w:rFonts w:ascii="Times New Roman" w:hAnsi="Times New Roman" w:cs="Times New Roman"/>
            <w:color w:val="000000" w:themeColor="text1"/>
            <w:sz w:val="24"/>
            <w:szCs w:val="24"/>
          </w:rPr>
          <w:t>,</w:t>
        </w:r>
      </w:ins>
      <w:ins w:id="5407" w:author="EUDERLAN FREIRE DA SILVA ABREU" w:date="2025-07-15T22:33:00Z">
        <w:r w:rsidR="00B45749">
          <w:rPr>
            <w:rFonts w:ascii="Times New Roman" w:hAnsi="Times New Roman" w:cs="Times New Roman"/>
            <w:color w:val="000000" w:themeColor="text1"/>
            <w:sz w:val="24"/>
            <w:szCs w:val="24"/>
          </w:rPr>
          <w:t xml:space="preserve"> como mostra na Figura 1</w:t>
        </w:r>
      </w:ins>
      <w:ins w:id="5408" w:author="EUDERLAN FREIRE DA SILVA ABREU" w:date="2025-07-18T20:17:00Z">
        <w:r w:rsidR="00F93B98">
          <w:rPr>
            <w:rFonts w:ascii="Times New Roman" w:hAnsi="Times New Roman" w:cs="Times New Roman"/>
            <w:color w:val="000000" w:themeColor="text1"/>
            <w:sz w:val="24"/>
            <w:szCs w:val="24"/>
          </w:rPr>
          <w:t>9</w:t>
        </w:r>
      </w:ins>
      <w:ins w:id="5409" w:author="Euderlan Freire" w:date="2025-06-11T19:28:00Z">
        <w:r w:rsidRPr="00E203A3">
          <w:rPr>
            <w:rFonts w:ascii="Times New Roman" w:hAnsi="Times New Roman" w:cs="Times New Roman"/>
            <w:color w:val="000000" w:themeColor="text1"/>
            <w:sz w:val="24"/>
            <w:szCs w:val="24"/>
            <w:rPrChange w:id="5410" w:author="Euderlan Freire" w:date="2025-06-13T19:10:00Z">
              <w:rPr/>
            </w:rPrChange>
          </w:rPr>
          <w:t>.</w:t>
        </w:r>
      </w:ins>
    </w:p>
    <w:p w14:paraId="2BFDA4AB" w14:textId="6EA03810" w:rsidR="005252D4" w:rsidRPr="00E203A3" w:rsidRDefault="005252D4">
      <w:pPr>
        <w:pStyle w:val="Legenda"/>
        <w:keepNext/>
        <w:spacing w:before="40" w:after="240" w:line="360" w:lineRule="auto"/>
        <w:jc w:val="center"/>
        <w:rPr>
          <w:ins w:id="5411" w:author="Euderlan Freire" w:date="2025-06-13T18:57:00Z"/>
          <w:rFonts w:ascii="Times New Roman" w:hAnsi="Times New Roman" w:cs="Times New Roman"/>
          <w:i w:val="0"/>
          <w:iCs w:val="0"/>
          <w:color w:val="000000" w:themeColor="text1"/>
          <w:sz w:val="24"/>
          <w:szCs w:val="24"/>
          <w:rPrChange w:id="5412" w:author="Euderlan Freire" w:date="2025-06-13T19:10:00Z">
            <w:rPr>
              <w:ins w:id="5413" w:author="Euderlan Freire" w:date="2025-06-13T18:57:00Z"/>
            </w:rPr>
          </w:rPrChange>
        </w:rPr>
        <w:pPrChange w:id="5414" w:author="Euderlan Freire" w:date="2025-06-13T19:23:00Z">
          <w:pPr>
            <w:pStyle w:val="Legenda"/>
          </w:pPr>
        </w:pPrChange>
      </w:pPr>
      <w:ins w:id="5415" w:author="Euderlan Freire" w:date="2025-06-13T18:57:00Z">
        <w:r w:rsidRPr="00E203A3">
          <w:rPr>
            <w:rFonts w:ascii="Times New Roman" w:hAnsi="Times New Roman" w:cs="Times New Roman"/>
            <w:i w:val="0"/>
            <w:iCs w:val="0"/>
            <w:color w:val="000000" w:themeColor="text1"/>
            <w:sz w:val="24"/>
            <w:szCs w:val="24"/>
            <w:rPrChange w:id="5416" w:author="Euderlan Freire" w:date="2025-06-13T19:10:00Z">
              <w:rPr/>
            </w:rPrChange>
          </w:rPr>
          <w:t xml:space="preserve">Figura </w:t>
        </w:r>
      </w:ins>
      <w:ins w:id="5417" w:author="EUDERLAN FREIRE DA SILVA ABREU" w:date="2025-07-18T19:59:00Z">
        <w:r w:rsidR="001D5093">
          <w:rPr>
            <w:rFonts w:ascii="Times New Roman" w:hAnsi="Times New Roman" w:cs="Times New Roman"/>
            <w:i w:val="0"/>
            <w:iCs w:val="0"/>
            <w:color w:val="000000" w:themeColor="text1"/>
            <w:sz w:val="24"/>
            <w:szCs w:val="24"/>
          </w:rPr>
          <w:t>19</w:t>
        </w:r>
      </w:ins>
      <w:ins w:id="5418" w:author="Euderlan Freire" w:date="2025-06-13T18:57:00Z">
        <w:del w:id="5419" w:author="EUDERLAN FREIRE DA SILVA ABREU" w:date="2025-07-18T19:59:00Z">
          <w:r w:rsidRPr="0C87EF6B" w:rsidDel="001D5093">
            <w:rPr>
              <w:rFonts w:ascii="Times New Roman" w:hAnsi="Times New Roman" w:cs="Times New Roman"/>
              <w:i w:val="0"/>
              <w:color w:val="000000" w:themeColor="text1"/>
              <w:sz w:val="24"/>
              <w:szCs w:val="24"/>
            </w:rPr>
            <w:fldChar w:fldCharType="begin"/>
          </w:r>
          <w:r w:rsidRPr="0C87EF6B" w:rsidDel="001D5093">
            <w:rPr>
              <w:rFonts w:ascii="Times New Roman" w:hAnsi="Times New Roman" w:cs="Times New Roman"/>
              <w:i w:val="0"/>
              <w:color w:val="000000" w:themeColor="text1"/>
              <w:sz w:val="24"/>
              <w:szCs w:val="24"/>
            </w:rPr>
            <w:delInstrText xml:space="preserve"> SEQ Figura \* ARABIC </w:delInstrText>
          </w:r>
        </w:del>
      </w:ins>
      <w:del w:id="5420" w:author="EUDERLAN FREIRE DA SILVA ABREU" w:date="2025-07-18T19:59:00Z">
        <w:r w:rsidR="00AE3EBA">
          <w:rPr>
            <w:rFonts w:ascii="Times New Roman" w:hAnsi="Times New Roman" w:cs="Times New Roman"/>
            <w:i w:val="0"/>
            <w:color w:val="000000" w:themeColor="text1"/>
            <w:sz w:val="24"/>
            <w:szCs w:val="24"/>
          </w:rPr>
          <w:fldChar w:fldCharType="separate"/>
        </w:r>
      </w:del>
      <w:ins w:id="5421" w:author="Euderlan Freire" w:date="2025-06-13T18:57:00Z">
        <w:del w:id="5422" w:author="EUDERLAN FREIRE DA SILVA ABREU" w:date="2025-07-18T19:59:00Z">
          <w:r w:rsidRPr="0C87EF6B" w:rsidDel="001D5093">
            <w:rPr>
              <w:rFonts w:ascii="Times New Roman" w:hAnsi="Times New Roman" w:cs="Times New Roman"/>
              <w:i w:val="0"/>
              <w:color w:val="000000" w:themeColor="text1"/>
              <w:sz w:val="24"/>
              <w:szCs w:val="24"/>
            </w:rPr>
            <w:fldChar w:fldCharType="end"/>
          </w:r>
        </w:del>
        <w:r w:rsidRPr="00E203A3">
          <w:rPr>
            <w:rFonts w:ascii="Times New Roman" w:hAnsi="Times New Roman" w:cs="Times New Roman"/>
            <w:i w:val="0"/>
            <w:iCs w:val="0"/>
            <w:color w:val="000000" w:themeColor="text1"/>
            <w:sz w:val="24"/>
            <w:szCs w:val="24"/>
            <w:rPrChange w:id="5423" w:author="Euderlan Freire" w:date="2025-06-13T19:10:00Z">
              <w:rPr/>
            </w:rPrChange>
          </w:rPr>
          <w:t xml:space="preserve"> - Diagramas de Atividade Avaliar Resposta</w:t>
        </w:r>
      </w:ins>
    </w:p>
    <w:p w14:paraId="533A6BB1" w14:textId="77777777" w:rsidR="004C7A73" w:rsidRPr="00E203A3" w:rsidRDefault="0009468E">
      <w:pPr>
        <w:keepNext/>
        <w:spacing w:before="40" w:after="240" w:line="360" w:lineRule="auto"/>
        <w:jc w:val="center"/>
        <w:rPr>
          <w:ins w:id="5424" w:author="Euderlan Freire" w:date="2025-06-13T16:51:00Z"/>
          <w:rFonts w:ascii="Times New Roman" w:hAnsi="Times New Roman" w:cs="Times New Roman"/>
          <w:color w:val="000000" w:themeColor="text1"/>
          <w:sz w:val="24"/>
          <w:szCs w:val="24"/>
          <w:rPrChange w:id="5425" w:author="Euderlan Freire" w:date="2025-06-13T19:10:00Z">
            <w:rPr>
              <w:ins w:id="5426" w:author="Euderlan Freire" w:date="2025-06-13T16:51:00Z"/>
            </w:rPr>
          </w:rPrChange>
        </w:rPr>
        <w:pPrChange w:id="5427" w:author="Euderlan Freire" w:date="2025-06-13T19:23:00Z">
          <w:pPr>
            <w:jc w:val="center"/>
          </w:pPr>
        </w:pPrChange>
      </w:pPr>
      <w:ins w:id="5428" w:author="Euderlan Freire" w:date="2025-06-11T18:48:00Z">
        <w:r w:rsidRPr="00E203A3">
          <w:rPr>
            <w:rFonts w:ascii="Times New Roman" w:hAnsi="Times New Roman" w:cs="Times New Roman"/>
            <w:noProof/>
            <w:color w:val="000000" w:themeColor="text1"/>
            <w:sz w:val="24"/>
            <w:szCs w:val="24"/>
            <w:rPrChange w:id="5429" w:author="Euderlan Freire" w:date="2025-06-13T19:10:00Z">
              <w:rPr>
                <w:noProof/>
              </w:rPr>
            </w:rPrChange>
          </w:rPr>
          <w:drawing>
            <wp:inline distT="0" distB="0" distL="0" distR="0" wp14:anchorId="236114A0" wp14:editId="642ACA85">
              <wp:extent cx="5400040" cy="3047365"/>
              <wp:effectExtent l="0" t="0" r="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rotWithShape="1">
                      <a:blip r:embed="rId34">
                        <a:extLst>
                          <a:ext uri="{28A0092B-C50C-407E-A947-70E740481C1C}">
                            <a14:useLocalDpi xmlns:a14="http://schemas.microsoft.com/office/drawing/2010/main" val="0"/>
                          </a:ext>
                        </a:extLst>
                      </a:blip>
                      <a:srcRect t="8259"/>
                      <a:stretch/>
                    </pic:blipFill>
                    <pic:spPr bwMode="auto">
                      <a:xfrm>
                        <a:off x="0" y="0"/>
                        <a:ext cx="5400040" cy="3047365"/>
                      </a:xfrm>
                      <a:prstGeom prst="rect">
                        <a:avLst/>
                      </a:prstGeom>
                      <a:ln>
                        <a:noFill/>
                      </a:ln>
                      <a:extLst>
                        <a:ext uri="{53640926-AAD7-44D8-BBD7-CCE9431645EC}">
                          <a14:shadowObscured xmlns:a14="http://schemas.microsoft.com/office/drawing/2010/main"/>
                        </a:ext>
                      </a:extLst>
                    </pic:spPr>
                  </pic:pic>
                </a:graphicData>
              </a:graphic>
            </wp:inline>
          </w:drawing>
        </w:r>
      </w:ins>
    </w:p>
    <w:p w14:paraId="4B0316DE" w14:textId="6ED08C99" w:rsidR="0009468E" w:rsidRPr="00E203A3" w:rsidRDefault="004C7A73">
      <w:pPr>
        <w:pStyle w:val="Legenda"/>
        <w:spacing w:before="40" w:after="240" w:line="360" w:lineRule="auto"/>
        <w:jc w:val="center"/>
        <w:rPr>
          <w:ins w:id="5430" w:author="Euderlan Freire" w:date="2025-06-11T19:29:00Z"/>
          <w:rFonts w:ascii="Times New Roman" w:hAnsi="Times New Roman" w:cs="Times New Roman"/>
          <w:color w:val="000000" w:themeColor="text1"/>
          <w:sz w:val="24"/>
          <w:szCs w:val="24"/>
          <w:rPrChange w:id="5431" w:author="Euderlan Freire" w:date="2025-06-13T19:10:00Z">
            <w:rPr>
              <w:ins w:id="5432" w:author="Euderlan Freire" w:date="2025-06-11T19:29:00Z"/>
            </w:rPr>
          </w:rPrChange>
        </w:rPr>
        <w:pPrChange w:id="5433" w:author="Euderlan Freire" w:date="2025-06-13T19:23:00Z">
          <w:pPr>
            <w:jc w:val="center"/>
          </w:pPr>
        </w:pPrChange>
      </w:pPr>
      <w:ins w:id="5434" w:author="Euderlan Freire" w:date="2025-06-13T16:51:00Z">
        <w:r w:rsidRPr="00E203A3">
          <w:rPr>
            <w:rFonts w:ascii="Times New Roman" w:hAnsi="Times New Roman" w:cs="Times New Roman"/>
            <w:i w:val="0"/>
            <w:iCs w:val="0"/>
            <w:color w:val="000000" w:themeColor="text1"/>
            <w:sz w:val="24"/>
            <w:szCs w:val="24"/>
            <w:rPrChange w:id="5435" w:author="Euderlan Freire" w:date="2025-06-13T19:10:00Z">
              <w:rPr>
                <w:i/>
                <w:iCs/>
              </w:rPr>
            </w:rPrChange>
          </w:rPr>
          <w:t>Fonte: Autoria Própria (2025)</w:t>
        </w:r>
      </w:ins>
    </w:p>
    <w:p w14:paraId="3687C5FF" w14:textId="77777777" w:rsidR="00BF243C" w:rsidRPr="00E203A3" w:rsidRDefault="0028299D">
      <w:pPr>
        <w:spacing w:before="40" w:after="240" w:line="360" w:lineRule="auto"/>
        <w:ind w:firstLine="708"/>
        <w:jc w:val="both"/>
        <w:rPr>
          <w:ins w:id="5436" w:author="Euderlan Freire" w:date="2025-06-11T19:30:00Z"/>
          <w:rFonts w:ascii="Times New Roman" w:hAnsi="Times New Roman" w:cs="Times New Roman"/>
          <w:color w:val="000000" w:themeColor="text1"/>
          <w:sz w:val="24"/>
          <w:szCs w:val="24"/>
          <w:rPrChange w:id="5437" w:author="Euderlan Freire" w:date="2025-06-13T19:10:00Z">
            <w:rPr>
              <w:ins w:id="5438" w:author="Euderlan Freire" w:date="2025-06-11T19:30:00Z"/>
              <w:rFonts w:ascii="Times New Roman" w:hAnsi="Times New Roman" w:cs="Times New Roman"/>
              <w:sz w:val="24"/>
              <w:szCs w:val="24"/>
            </w:rPr>
          </w:rPrChange>
        </w:rPr>
        <w:pPrChange w:id="5439" w:author="Euderlan Freire" w:date="2025-06-13T19:23:00Z">
          <w:pPr>
            <w:spacing w:line="276" w:lineRule="auto"/>
            <w:ind w:firstLine="708"/>
            <w:jc w:val="both"/>
          </w:pPr>
        </w:pPrChange>
      </w:pPr>
      <w:ins w:id="5440" w:author="Euderlan Freire" w:date="2025-06-11T19:29:00Z">
        <w:r w:rsidRPr="00E203A3">
          <w:rPr>
            <w:rFonts w:ascii="Times New Roman" w:hAnsi="Times New Roman" w:cs="Times New Roman"/>
            <w:color w:val="000000" w:themeColor="text1"/>
            <w:sz w:val="24"/>
            <w:szCs w:val="24"/>
            <w:rPrChange w:id="5441" w:author="Euderlan Freire" w:date="2025-06-13T19:10:00Z">
              <w:rPr/>
            </w:rPrChange>
          </w:rPr>
          <w:t xml:space="preserve">O sistema apresenta opções de avaliação após fornecer uma resposta, onde o usuário pode escolher entre feedback positivo, representado pelo </w:t>
        </w:r>
        <w:proofErr w:type="spellStart"/>
        <w:r w:rsidRPr="00E203A3">
          <w:rPr>
            <w:rFonts w:ascii="Times New Roman" w:hAnsi="Times New Roman" w:cs="Times New Roman"/>
            <w:color w:val="000000" w:themeColor="text1"/>
            <w:sz w:val="24"/>
            <w:szCs w:val="24"/>
            <w:rPrChange w:id="5442" w:author="Euderlan Freire" w:date="2025-06-13T19:10:00Z">
              <w:rPr/>
            </w:rPrChange>
          </w:rPr>
          <w:t>emoji</w:t>
        </w:r>
        <w:proofErr w:type="spellEnd"/>
        <w:r w:rsidRPr="00E203A3">
          <w:rPr>
            <w:rFonts w:ascii="Times New Roman" w:hAnsi="Times New Roman" w:cs="Times New Roman"/>
            <w:color w:val="000000" w:themeColor="text1"/>
            <w:sz w:val="24"/>
            <w:szCs w:val="24"/>
            <w:rPrChange w:id="5443" w:author="Euderlan Freire" w:date="2025-06-13T19:10:00Z">
              <w:rPr/>
            </w:rPrChange>
          </w:rPr>
          <w:t xml:space="preserve"> "</w:t>
        </w:r>
        <w:proofErr w:type="spellStart"/>
        <w:r w:rsidRPr="00E203A3">
          <w:rPr>
            <w:rFonts w:ascii="Times New Roman" w:hAnsi="Times New Roman" w:cs="Times New Roman"/>
            <w:color w:val="000000" w:themeColor="text1"/>
            <w:sz w:val="24"/>
            <w:szCs w:val="24"/>
            <w:rPrChange w:id="5444" w:author="Euderlan Freire" w:date="2025-06-13T19:10:00Z">
              <w:rPr/>
            </w:rPrChange>
          </w:rPr>
          <w:t>joinha</w:t>
        </w:r>
        <w:proofErr w:type="spellEnd"/>
        <w:r w:rsidRPr="00E203A3">
          <w:rPr>
            <w:rFonts w:ascii="Times New Roman" w:hAnsi="Times New Roman" w:cs="Times New Roman"/>
            <w:color w:val="000000" w:themeColor="text1"/>
            <w:sz w:val="24"/>
            <w:szCs w:val="24"/>
            <w:rPrChange w:id="5445" w:author="Euderlan Freire" w:date="2025-06-13T19:10:00Z">
              <w:rPr/>
            </w:rPrChange>
          </w:rPr>
          <w:t>", ou negativo, representado pelo "</w:t>
        </w:r>
        <w:proofErr w:type="spellStart"/>
        <w:r w:rsidRPr="00E203A3">
          <w:rPr>
            <w:rFonts w:ascii="Times New Roman" w:hAnsi="Times New Roman" w:cs="Times New Roman"/>
            <w:color w:val="000000" w:themeColor="text1"/>
            <w:sz w:val="24"/>
            <w:szCs w:val="24"/>
            <w:rPrChange w:id="5446" w:author="Euderlan Freire" w:date="2025-06-13T19:10:00Z">
              <w:rPr/>
            </w:rPrChange>
          </w:rPr>
          <w:t>dislike</w:t>
        </w:r>
        <w:proofErr w:type="spellEnd"/>
        <w:r w:rsidRPr="00E203A3">
          <w:rPr>
            <w:rFonts w:ascii="Times New Roman" w:hAnsi="Times New Roman" w:cs="Times New Roman"/>
            <w:color w:val="000000" w:themeColor="text1"/>
            <w:sz w:val="24"/>
            <w:szCs w:val="24"/>
            <w:rPrChange w:id="5447" w:author="Euderlan Freire" w:date="2025-06-13T19:10:00Z">
              <w:rPr/>
            </w:rPrChange>
          </w:rPr>
          <w:t xml:space="preserve">". Quando o usuário fornece feedback positivo, o sistema registra a avaliação favorável e encerra o processo. </w:t>
        </w:r>
      </w:ins>
    </w:p>
    <w:p w14:paraId="3C83ADE4" w14:textId="4FC43DE8" w:rsidR="0028299D" w:rsidRPr="00E203A3" w:rsidRDefault="0028299D">
      <w:pPr>
        <w:spacing w:before="40" w:after="240" w:line="360" w:lineRule="auto"/>
        <w:ind w:firstLine="708"/>
        <w:jc w:val="both"/>
        <w:rPr>
          <w:ins w:id="5448" w:author="Euderlan Freire" w:date="2025-06-11T18:38:00Z"/>
          <w:rFonts w:ascii="Times New Roman" w:hAnsi="Times New Roman" w:cs="Times New Roman"/>
          <w:color w:val="000000" w:themeColor="text1"/>
          <w:rPrChange w:id="5449" w:author="Euderlan Freire" w:date="2025-06-13T19:10:00Z">
            <w:rPr>
              <w:ins w:id="5450" w:author="Euderlan Freire" w:date="2025-06-11T18:38:00Z"/>
            </w:rPr>
          </w:rPrChange>
        </w:rPr>
        <w:pPrChange w:id="5451" w:author="Euderlan Freire" w:date="2025-06-13T19:23:00Z">
          <w:pPr>
            <w:pStyle w:val="Ttulo3"/>
          </w:pPr>
        </w:pPrChange>
      </w:pPr>
      <w:ins w:id="5452" w:author="Euderlan Freire" w:date="2025-06-11T19:29:00Z">
        <w:r w:rsidRPr="00E203A3">
          <w:rPr>
            <w:rFonts w:ascii="Times New Roman" w:hAnsi="Times New Roman" w:cs="Times New Roman"/>
            <w:color w:val="000000" w:themeColor="text1"/>
            <w:sz w:val="24"/>
            <w:szCs w:val="24"/>
            <w:rPrChange w:id="5453" w:author="Euderlan Freire" w:date="2025-06-13T19:10:00Z">
              <w:rPr/>
            </w:rPrChange>
          </w:rPr>
          <w:t xml:space="preserve">Para feedback negativo, o sistema oferece uma oportunidade de melhoria questionando se o usuário quer sinalizar algum erro específico. Caso o usuário opte por descrever o problema encontrado, o sistema marca a resposta para revisão futura. Se não houver necessidade de sinalizar erro específico, o feedback negativo é simplesmente registrado. Este mecanismo </w:t>
        </w:r>
        <w:r w:rsidRPr="00E203A3">
          <w:rPr>
            <w:rFonts w:ascii="Times New Roman" w:hAnsi="Times New Roman" w:cs="Times New Roman"/>
            <w:color w:val="000000" w:themeColor="text1"/>
            <w:sz w:val="24"/>
            <w:szCs w:val="24"/>
            <w:rPrChange w:id="5454" w:author="Euderlan Freire" w:date="2025-06-13T19:10:00Z">
              <w:rPr/>
            </w:rPrChange>
          </w:rPr>
          <w:lastRenderedPageBreak/>
          <w:t>permite ao sistema aprender com as interações dos usuários e identificar áreas que necessitam de aprimoramento.</w:t>
        </w:r>
      </w:ins>
    </w:p>
    <w:p w14:paraId="5D0244D6" w14:textId="4133A899" w:rsidR="00C770D2" w:rsidRPr="00E203A3" w:rsidRDefault="00C770D2">
      <w:pPr>
        <w:pStyle w:val="Ttulo3"/>
        <w:spacing w:after="240" w:line="360" w:lineRule="auto"/>
        <w:jc w:val="both"/>
        <w:rPr>
          <w:ins w:id="5455" w:author="Euderlan Freire" w:date="2025-06-11T19:31:00Z"/>
          <w:rFonts w:ascii="Times New Roman" w:hAnsi="Times New Roman" w:cs="Times New Roman"/>
          <w:color w:val="000000" w:themeColor="text1"/>
        </w:rPr>
        <w:pPrChange w:id="5456" w:author="Euderlan Freire" w:date="2025-06-13T19:23:00Z">
          <w:pPr>
            <w:pStyle w:val="Ttulo3"/>
          </w:pPr>
        </w:pPrChange>
      </w:pPr>
      <w:bookmarkStart w:id="5457" w:name="_Toc203858397"/>
      <w:ins w:id="5458" w:author="Euderlan Freire" w:date="2025-06-11T18:38:00Z">
        <w:r w:rsidRPr="00E203A3">
          <w:rPr>
            <w:rFonts w:ascii="Times New Roman" w:hAnsi="Times New Roman" w:cs="Times New Roman"/>
            <w:color w:val="000000" w:themeColor="text1"/>
            <w:rPrChange w:id="5459" w:author="Euderlan Freire" w:date="2025-06-13T19:10:00Z">
              <w:rPr/>
            </w:rPrChange>
          </w:rPr>
          <w:t xml:space="preserve">Diagramas de Atividade </w:t>
        </w:r>
        <w:r w:rsidR="005B2B2F" w:rsidRPr="00E203A3">
          <w:rPr>
            <w:rFonts w:ascii="Times New Roman" w:hAnsi="Times New Roman" w:cs="Times New Roman"/>
            <w:color w:val="000000" w:themeColor="text1"/>
            <w:rPrChange w:id="5460" w:author="Euderlan Freire" w:date="2025-06-13T19:10:00Z">
              <w:rPr/>
            </w:rPrChange>
          </w:rPr>
          <w:t>Gerenciar Resolução</w:t>
        </w:r>
      </w:ins>
      <w:bookmarkEnd w:id="5457"/>
    </w:p>
    <w:p w14:paraId="41C267F5" w14:textId="4675F456" w:rsidR="00773E3E" w:rsidRPr="00A456D9" w:rsidRDefault="001756AD">
      <w:pPr>
        <w:spacing w:before="40" w:after="240" w:line="360" w:lineRule="auto"/>
        <w:ind w:firstLine="708"/>
        <w:jc w:val="both"/>
        <w:rPr>
          <w:ins w:id="5461" w:author="Euderlan Freire" w:date="2025-06-11T18:48:00Z"/>
          <w:rFonts w:ascii="Times New Roman" w:hAnsi="Times New Roman" w:cs="Times New Roman"/>
          <w:color w:val="000000" w:themeColor="text1"/>
        </w:rPr>
        <w:pPrChange w:id="5462" w:author="Euderlan Freire" w:date="2025-06-13T19:23:00Z">
          <w:pPr>
            <w:pStyle w:val="Ttulo3"/>
          </w:pPr>
        </w:pPrChange>
      </w:pPr>
      <w:ins w:id="5463" w:author="Euderlan Freire" w:date="2025-06-11T19:31:00Z">
        <w:r w:rsidRPr="00E203A3">
          <w:rPr>
            <w:rFonts w:ascii="Times New Roman" w:hAnsi="Times New Roman" w:cs="Times New Roman"/>
            <w:color w:val="000000" w:themeColor="text1"/>
            <w:sz w:val="24"/>
            <w:szCs w:val="24"/>
            <w:rPrChange w:id="5464" w:author="Euderlan Freire" w:date="2025-06-13T19:10:00Z">
              <w:rPr/>
            </w:rPrChange>
          </w:rPr>
          <w:t>O gerenciamento de resoluções é uma funcionalidade administrativa que permite controle completo sobre a base de conhecimento do sistema.</w:t>
        </w:r>
      </w:ins>
    </w:p>
    <w:p w14:paraId="281C0385" w14:textId="0D7E4BE7" w:rsidR="005808B2" w:rsidRPr="00E203A3" w:rsidRDefault="005808B2">
      <w:pPr>
        <w:pStyle w:val="Legenda"/>
        <w:keepNext/>
        <w:spacing w:before="40" w:after="240" w:line="360" w:lineRule="auto"/>
        <w:jc w:val="center"/>
        <w:rPr>
          <w:ins w:id="5465" w:author="Euderlan Freire" w:date="2025-06-13T18:58:00Z"/>
          <w:rFonts w:ascii="Times New Roman" w:hAnsi="Times New Roman" w:cs="Times New Roman"/>
          <w:i w:val="0"/>
          <w:iCs w:val="0"/>
          <w:color w:val="000000" w:themeColor="text1"/>
          <w:sz w:val="24"/>
          <w:szCs w:val="24"/>
          <w:rPrChange w:id="5466" w:author="Euderlan Freire" w:date="2025-06-13T19:10:00Z">
            <w:rPr>
              <w:ins w:id="5467" w:author="Euderlan Freire" w:date="2025-06-13T18:58:00Z"/>
            </w:rPr>
          </w:rPrChange>
        </w:rPr>
        <w:pPrChange w:id="5468" w:author="Euderlan Freire" w:date="2025-06-13T19:23:00Z">
          <w:pPr>
            <w:pStyle w:val="Legenda"/>
          </w:pPr>
        </w:pPrChange>
      </w:pPr>
      <w:ins w:id="5469" w:author="Euderlan Freire" w:date="2025-06-13T18:58:00Z">
        <w:r w:rsidRPr="00E203A3">
          <w:rPr>
            <w:rFonts w:ascii="Times New Roman" w:hAnsi="Times New Roman" w:cs="Times New Roman"/>
            <w:i w:val="0"/>
            <w:iCs w:val="0"/>
            <w:color w:val="000000" w:themeColor="text1"/>
            <w:sz w:val="24"/>
            <w:szCs w:val="24"/>
            <w:rPrChange w:id="5470" w:author="Euderlan Freire" w:date="2025-06-13T19:10:00Z">
              <w:rPr/>
            </w:rPrChange>
          </w:rPr>
          <w:t xml:space="preserve">Figura </w:t>
        </w:r>
      </w:ins>
      <w:ins w:id="5471" w:author="EUDERLAN FREIRE DA SILVA ABREU" w:date="2025-07-18T20:18:00Z">
        <w:r w:rsidR="002963F0">
          <w:rPr>
            <w:rFonts w:ascii="Times New Roman" w:hAnsi="Times New Roman" w:cs="Times New Roman"/>
            <w:i w:val="0"/>
            <w:iCs w:val="0"/>
            <w:color w:val="000000" w:themeColor="text1"/>
            <w:sz w:val="24"/>
            <w:szCs w:val="24"/>
          </w:rPr>
          <w:t>20</w:t>
        </w:r>
      </w:ins>
      <w:ins w:id="5472" w:author="Euderlan Freire" w:date="2025-06-13T18:58:00Z">
        <w:del w:id="5473" w:author="EUDERLAN FREIRE DA SILVA ABREU" w:date="2025-07-18T20:18:00Z">
          <w:r w:rsidRPr="0C87EF6B" w:rsidDel="002963F0">
            <w:rPr>
              <w:rFonts w:ascii="Times New Roman" w:hAnsi="Times New Roman" w:cs="Times New Roman"/>
              <w:i w:val="0"/>
              <w:color w:val="000000" w:themeColor="text1"/>
              <w:sz w:val="24"/>
              <w:szCs w:val="24"/>
            </w:rPr>
            <w:fldChar w:fldCharType="begin"/>
          </w:r>
          <w:r w:rsidRPr="0C87EF6B" w:rsidDel="002963F0">
            <w:rPr>
              <w:rFonts w:ascii="Times New Roman" w:hAnsi="Times New Roman" w:cs="Times New Roman"/>
              <w:i w:val="0"/>
              <w:color w:val="000000" w:themeColor="text1"/>
              <w:sz w:val="24"/>
              <w:szCs w:val="24"/>
            </w:rPr>
            <w:delInstrText xml:space="preserve"> SEQ Figura \* ARABIC </w:delInstrText>
          </w:r>
        </w:del>
      </w:ins>
      <w:del w:id="5474" w:author="EUDERLAN FREIRE DA SILVA ABREU" w:date="2025-07-18T20:18:00Z">
        <w:r w:rsidR="00AE3EBA">
          <w:rPr>
            <w:rFonts w:ascii="Times New Roman" w:hAnsi="Times New Roman" w:cs="Times New Roman"/>
            <w:i w:val="0"/>
            <w:color w:val="000000" w:themeColor="text1"/>
            <w:sz w:val="24"/>
            <w:szCs w:val="24"/>
          </w:rPr>
          <w:fldChar w:fldCharType="separate"/>
        </w:r>
      </w:del>
      <w:ins w:id="5475" w:author="Euderlan Freire" w:date="2025-06-13T18:58:00Z">
        <w:del w:id="5476" w:author="EUDERLAN FREIRE DA SILVA ABREU" w:date="2025-07-18T20:18:00Z">
          <w:r w:rsidRPr="0C87EF6B" w:rsidDel="002963F0">
            <w:rPr>
              <w:rFonts w:ascii="Times New Roman" w:hAnsi="Times New Roman" w:cs="Times New Roman"/>
              <w:i w:val="0"/>
              <w:color w:val="000000" w:themeColor="text1"/>
              <w:sz w:val="24"/>
              <w:szCs w:val="24"/>
            </w:rPr>
            <w:fldChar w:fldCharType="end"/>
          </w:r>
        </w:del>
        <w:r w:rsidRPr="00E203A3">
          <w:rPr>
            <w:rFonts w:ascii="Times New Roman" w:hAnsi="Times New Roman" w:cs="Times New Roman"/>
            <w:i w:val="0"/>
            <w:iCs w:val="0"/>
            <w:color w:val="000000" w:themeColor="text1"/>
            <w:sz w:val="24"/>
            <w:szCs w:val="24"/>
            <w:rPrChange w:id="5477" w:author="Euderlan Freire" w:date="2025-06-13T19:10:00Z">
              <w:rPr/>
            </w:rPrChange>
          </w:rPr>
          <w:t xml:space="preserve"> - Diagramas de Atividade Gerenciar Resolução</w:t>
        </w:r>
      </w:ins>
    </w:p>
    <w:p w14:paraId="184B5161" w14:textId="77777777" w:rsidR="004C7A73" w:rsidRPr="00E203A3" w:rsidRDefault="00BE7BB7">
      <w:pPr>
        <w:keepNext/>
        <w:spacing w:before="40" w:after="240" w:line="360" w:lineRule="auto"/>
        <w:jc w:val="center"/>
        <w:rPr>
          <w:ins w:id="5478" w:author="Euderlan Freire" w:date="2025-06-13T16:51:00Z"/>
          <w:rFonts w:ascii="Times New Roman" w:hAnsi="Times New Roman" w:cs="Times New Roman"/>
          <w:color w:val="000000" w:themeColor="text1"/>
          <w:sz w:val="24"/>
          <w:szCs w:val="24"/>
          <w:rPrChange w:id="5479" w:author="Euderlan Freire" w:date="2025-06-13T19:10:00Z">
            <w:rPr>
              <w:ins w:id="5480" w:author="Euderlan Freire" w:date="2025-06-13T16:51:00Z"/>
            </w:rPr>
          </w:rPrChange>
        </w:rPr>
        <w:pPrChange w:id="5481" w:author="Euderlan Freire" w:date="2025-06-13T19:23:00Z">
          <w:pPr>
            <w:jc w:val="center"/>
          </w:pPr>
        </w:pPrChange>
      </w:pPr>
      <w:ins w:id="5482" w:author="Euderlan Freire" w:date="2025-06-11T18:49:00Z">
        <w:r w:rsidRPr="00E203A3">
          <w:rPr>
            <w:rFonts w:ascii="Times New Roman" w:hAnsi="Times New Roman" w:cs="Times New Roman"/>
            <w:noProof/>
            <w:color w:val="000000" w:themeColor="text1"/>
            <w:sz w:val="24"/>
            <w:szCs w:val="24"/>
            <w:rPrChange w:id="5483" w:author="Euderlan Freire" w:date="2025-06-13T19:10:00Z">
              <w:rPr>
                <w:noProof/>
              </w:rPr>
            </w:rPrChange>
          </w:rPr>
          <w:drawing>
            <wp:inline distT="0" distB="0" distL="0" distR="0" wp14:anchorId="6BC08683" wp14:editId="30C67087">
              <wp:extent cx="5400040" cy="4739005"/>
              <wp:effectExtent l="0" t="0" r="0"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rotWithShape="1">
                      <a:blip r:embed="rId35">
                        <a:extLst>
                          <a:ext uri="{28A0092B-C50C-407E-A947-70E740481C1C}">
                            <a14:useLocalDpi xmlns:a14="http://schemas.microsoft.com/office/drawing/2010/main" val="0"/>
                          </a:ext>
                        </a:extLst>
                      </a:blip>
                      <a:srcRect t="5472"/>
                      <a:stretch/>
                    </pic:blipFill>
                    <pic:spPr bwMode="auto">
                      <a:xfrm>
                        <a:off x="0" y="0"/>
                        <a:ext cx="5400040" cy="4739005"/>
                      </a:xfrm>
                      <a:prstGeom prst="rect">
                        <a:avLst/>
                      </a:prstGeom>
                      <a:ln>
                        <a:noFill/>
                      </a:ln>
                      <a:extLst>
                        <a:ext uri="{53640926-AAD7-44D8-BBD7-CCE9431645EC}">
                          <a14:shadowObscured xmlns:a14="http://schemas.microsoft.com/office/drawing/2010/main"/>
                        </a:ext>
                      </a:extLst>
                    </pic:spPr>
                  </pic:pic>
                </a:graphicData>
              </a:graphic>
            </wp:inline>
          </w:drawing>
        </w:r>
      </w:ins>
    </w:p>
    <w:p w14:paraId="1031911F" w14:textId="74FB7BFD" w:rsidR="0009468E" w:rsidRPr="00E203A3" w:rsidRDefault="004C7A73">
      <w:pPr>
        <w:pStyle w:val="Legenda"/>
        <w:spacing w:before="40" w:after="240" w:line="360" w:lineRule="auto"/>
        <w:jc w:val="center"/>
        <w:rPr>
          <w:ins w:id="5484" w:author="Euderlan Freire" w:date="2025-06-11T19:32:00Z"/>
          <w:rFonts w:ascii="Times New Roman" w:hAnsi="Times New Roman" w:cs="Times New Roman"/>
          <w:color w:val="000000" w:themeColor="text1"/>
          <w:sz w:val="24"/>
          <w:szCs w:val="24"/>
          <w:rPrChange w:id="5485" w:author="Euderlan Freire" w:date="2025-06-13T19:10:00Z">
            <w:rPr>
              <w:ins w:id="5486" w:author="Euderlan Freire" w:date="2025-06-11T19:32:00Z"/>
            </w:rPr>
          </w:rPrChange>
        </w:rPr>
        <w:pPrChange w:id="5487" w:author="Euderlan Freire" w:date="2025-06-13T19:23:00Z">
          <w:pPr>
            <w:jc w:val="center"/>
          </w:pPr>
        </w:pPrChange>
      </w:pPr>
      <w:ins w:id="5488" w:author="Euderlan Freire" w:date="2025-06-13T16:51:00Z">
        <w:r w:rsidRPr="00E203A3">
          <w:rPr>
            <w:rFonts w:ascii="Times New Roman" w:hAnsi="Times New Roman" w:cs="Times New Roman"/>
            <w:i w:val="0"/>
            <w:iCs w:val="0"/>
            <w:color w:val="000000" w:themeColor="text1"/>
            <w:sz w:val="24"/>
            <w:szCs w:val="24"/>
            <w:rPrChange w:id="5489" w:author="Euderlan Freire" w:date="2025-06-13T19:10:00Z">
              <w:rPr>
                <w:i/>
                <w:iCs/>
              </w:rPr>
            </w:rPrChange>
          </w:rPr>
          <w:t>Fonte: Autoria Própria (2025)</w:t>
        </w:r>
      </w:ins>
    </w:p>
    <w:p w14:paraId="50BED8A2" w14:textId="2A1F0AA0" w:rsidR="001A1C18" w:rsidRPr="00F04511" w:rsidRDefault="001A1C18">
      <w:pPr>
        <w:spacing w:before="40" w:after="240" w:line="360" w:lineRule="auto"/>
        <w:ind w:firstLine="708"/>
        <w:jc w:val="both"/>
        <w:rPr>
          <w:ins w:id="5490" w:author="Euderlan Freire" w:date="2025-06-11T19:32:00Z"/>
          <w:rFonts w:ascii="Times New Roman" w:hAnsi="Times New Roman" w:cs="Times New Roman"/>
          <w:color w:val="000000" w:themeColor="text1"/>
          <w:sz w:val="24"/>
          <w:szCs w:val="24"/>
          <w:u w:val="single"/>
          <w:rPrChange w:id="5491" w:author="Euderlan Freire" w:date="2025-06-13T19:10:00Z">
            <w:rPr>
              <w:ins w:id="5492" w:author="Euderlan Freire" w:date="2025-06-11T19:32:00Z"/>
              <w:rFonts w:ascii="Times New Roman" w:hAnsi="Times New Roman" w:cs="Times New Roman"/>
              <w:sz w:val="24"/>
              <w:szCs w:val="24"/>
            </w:rPr>
          </w:rPrChange>
        </w:rPr>
        <w:pPrChange w:id="5493" w:author="Euderlan Freire" w:date="2025-06-13T19:23:00Z">
          <w:pPr>
            <w:ind w:firstLine="708"/>
            <w:jc w:val="both"/>
          </w:pPr>
        </w:pPrChange>
      </w:pPr>
      <w:ins w:id="5494" w:author="Euderlan Freire" w:date="2025-06-11T19:32:00Z">
        <w:r w:rsidRPr="00E203A3">
          <w:rPr>
            <w:rFonts w:ascii="Times New Roman" w:hAnsi="Times New Roman" w:cs="Times New Roman"/>
            <w:color w:val="000000" w:themeColor="text1"/>
            <w:sz w:val="24"/>
            <w:szCs w:val="24"/>
            <w:rPrChange w:id="5495" w:author="Euderlan Freire" w:date="2025-06-13T19:10:00Z">
              <w:rPr/>
            </w:rPrChange>
          </w:rPr>
          <w:t>O processo</w:t>
        </w:r>
      </w:ins>
      <w:ins w:id="5496" w:author="EUDERLAN FREIRE DA SILVA ABREU" w:date="2025-07-15T22:33:00Z">
        <w:r w:rsidR="009119BA">
          <w:rPr>
            <w:rFonts w:ascii="Times New Roman" w:hAnsi="Times New Roman" w:cs="Times New Roman"/>
            <w:color w:val="000000" w:themeColor="text1"/>
            <w:sz w:val="24"/>
            <w:szCs w:val="24"/>
          </w:rPr>
          <w:t xml:space="preserve"> na Figura </w:t>
        </w:r>
      </w:ins>
      <w:ins w:id="5497" w:author="EUDERLAN FREIRE DA SILVA ABREU" w:date="2025-07-18T20:18:00Z">
        <w:r w:rsidR="002963F0">
          <w:rPr>
            <w:rFonts w:ascii="Times New Roman" w:hAnsi="Times New Roman" w:cs="Times New Roman"/>
            <w:color w:val="000000" w:themeColor="text1"/>
            <w:sz w:val="24"/>
            <w:szCs w:val="24"/>
          </w:rPr>
          <w:t>20</w:t>
        </w:r>
      </w:ins>
      <w:ins w:id="5498" w:author="Euderlan Freire" w:date="2025-06-11T19:32:00Z">
        <w:r w:rsidRPr="00E203A3">
          <w:rPr>
            <w:rFonts w:ascii="Times New Roman" w:hAnsi="Times New Roman" w:cs="Times New Roman"/>
            <w:color w:val="000000" w:themeColor="text1"/>
            <w:sz w:val="24"/>
            <w:szCs w:val="24"/>
            <w:rPrChange w:id="5499" w:author="Euderlan Freire" w:date="2025-06-13T19:10:00Z">
              <w:rPr/>
            </w:rPrChange>
          </w:rPr>
          <w:t xml:space="preserve"> inicia quando o administrador acessa a área administrativa e pode escolher entre três ações principais: adicionar nova resolução, editar resolução existente ou remover resolução.</w:t>
        </w:r>
        <w:r w:rsidR="00D8586E" w:rsidRPr="00E203A3">
          <w:rPr>
            <w:rFonts w:ascii="Times New Roman" w:hAnsi="Times New Roman" w:cs="Times New Roman"/>
            <w:color w:val="000000" w:themeColor="text1"/>
            <w:sz w:val="24"/>
            <w:szCs w:val="24"/>
            <w:rPrChange w:id="5500" w:author="Euderlan Freire" w:date="2025-06-13T19:10:00Z">
              <w:rPr>
                <w:rFonts w:ascii="Times New Roman" w:hAnsi="Times New Roman" w:cs="Times New Roman"/>
                <w:sz w:val="24"/>
                <w:szCs w:val="24"/>
              </w:rPr>
            </w:rPrChange>
          </w:rPr>
          <w:t xml:space="preserve"> </w:t>
        </w:r>
        <w:r w:rsidR="00D8586E" w:rsidRPr="00E203A3">
          <w:rPr>
            <w:rFonts w:ascii="Times New Roman" w:hAnsi="Times New Roman" w:cs="Times New Roman"/>
            <w:color w:val="000000" w:themeColor="text1"/>
            <w:sz w:val="24"/>
            <w:szCs w:val="24"/>
            <w:rPrChange w:id="5501" w:author="Euderlan Freire" w:date="2025-06-13T19:10:00Z">
              <w:rPr/>
            </w:rPrChange>
          </w:rPr>
          <w:t xml:space="preserve">Para adicionar uma nova resolução, o administrador seleciona um novo PDF ou documento, o sistema processa o documento, gera representações vetoriais do </w:t>
        </w:r>
        <w:r w:rsidR="00D8586E" w:rsidRPr="002963F0">
          <w:rPr>
            <w:rFonts w:ascii="Times New Roman" w:hAnsi="Times New Roman" w:cs="Times New Roman"/>
            <w:color w:val="000000" w:themeColor="text1"/>
            <w:sz w:val="24"/>
            <w:szCs w:val="24"/>
            <w:rPrChange w:id="5502" w:author="EUDERLAN FREIRE DA SILVA ABREU" w:date="2025-07-18T20:18:00Z">
              <w:rPr/>
            </w:rPrChange>
          </w:rPr>
          <w:t>conteúdo, atualiza a base vetorial e confirma a adição bem-sucedida.</w:t>
        </w:r>
      </w:ins>
    </w:p>
    <w:p w14:paraId="0D736BFE" w14:textId="4523442E" w:rsidR="00D8586E" w:rsidRDefault="00B4663D">
      <w:pPr>
        <w:pStyle w:val="whitespace-normal"/>
        <w:spacing w:before="40" w:beforeAutospacing="0" w:after="240" w:afterAutospacing="0" w:line="360" w:lineRule="auto"/>
        <w:ind w:firstLine="708"/>
        <w:jc w:val="both"/>
        <w:rPr>
          <w:ins w:id="5503" w:author="EUDERLAN FREIRE DA SILVA ABREU" w:date="2025-07-15T22:06:00Z"/>
          <w:color w:val="000000" w:themeColor="text1"/>
        </w:rPr>
      </w:pPr>
      <w:ins w:id="5504" w:author="Euderlan Freire" w:date="2025-06-11T19:34:00Z">
        <w:r w:rsidRPr="00E203A3">
          <w:rPr>
            <w:color w:val="000000" w:themeColor="text1"/>
            <w:rPrChange w:id="5505" w:author="Euderlan Freire" w:date="2025-06-13T19:10:00Z">
              <w:rPr>
                <w:rFonts w:asciiTheme="majorHAnsi" w:eastAsiaTheme="majorEastAsia" w:hAnsiTheme="majorHAnsi" w:cstheme="majorBidi"/>
                <w:color w:val="1F3763" w:themeColor="accent1" w:themeShade="7F"/>
                <w:lang w:eastAsia="en-US"/>
              </w:rPr>
            </w:rPrChange>
          </w:rPr>
          <w:lastRenderedPageBreak/>
          <w:t>No processo de edição, o administrador seleciona uma resolução existente, modifica o conteúdo conforme necessário, o sistema atualiza a base vetorial e confirma a edição realizada.</w:t>
        </w:r>
        <w:r w:rsidR="008376C2" w:rsidRPr="00E203A3">
          <w:rPr>
            <w:color w:val="000000" w:themeColor="text1"/>
            <w:rPrChange w:id="5506" w:author="Euderlan Freire" w:date="2025-06-13T19:10:00Z">
              <w:rPr>
                <w:rFonts w:asciiTheme="majorHAnsi" w:eastAsiaTheme="majorEastAsia" w:hAnsiTheme="majorHAnsi" w:cstheme="majorBidi"/>
                <w:color w:val="1F3763" w:themeColor="accent1" w:themeShade="7F"/>
                <w:lang w:eastAsia="en-US"/>
              </w:rPr>
            </w:rPrChange>
          </w:rPr>
          <w:t xml:space="preserve"> Para remoção, o administrador seleciona a resolução para exclusão, confirma a operação, o sistema remove o conteúdo da base vetorial e confirma a remoção realizada. O diagrama inclui ainda um loop que permite ao administrador continuar gerenciando múltiplas resoluções na mesma sessão, oferecendo flexibilidade para operações em lote.</w:t>
        </w:r>
      </w:ins>
    </w:p>
    <w:p w14:paraId="6660E366" w14:textId="69A27FC0" w:rsidR="00C53579" w:rsidRPr="007F03BE" w:rsidRDefault="00F11D66">
      <w:pPr>
        <w:pStyle w:val="Ttulo3"/>
        <w:spacing w:after="240"/>
        <w:rPr>
          <w:ins w:id="5507" w:author="EUDERLAN FREIRE DA SILVA ABREU" w:date="2025-07-15T22:28:00Z"/>
          <w:rFonts w:ascii="Times New Roman" w:hAnsi="Times New Roman" w:cs="Times New Roman"/>
          <w:color w:val="000000" w:themeColor="text1"/>
          <w:rPrChange w:id="5508" w:author="EUDERLAN FREIRE DA SILVA ABREU" w:date="2025-07-15T22:29:00Z">
            <w:rPr>
              <w:ins w:id="5509" w:author="EUDERLAN FREIRE DA SILVA ABREU" w:date="2025-07-15T22:28:00Z"/>
            </w:rPr>
          </w:rPrChange>
        </w:rPr>
        <w:pPrChange w:id="5510" w:author="EUDERLAN FREIRE DA SILVA ABREU" w:date="2025-07-15T22:29:00Z">
          <w:pPr/>
        </w:pPrChange>
      </w:pPr>
      <w:bookmarkStart w:id="5511" w:name="_Toc203858398"/>
      <w:ins w:id="5512" w:author="EUDERLAN FREIRE DA SILVA ABREU" w:date="2025-07-15T22:06:00Z">
        <w:r w:rsidRPr="00270D73">
          <w:rPr>
            <w:rFonts w:ascii="Times New Roman" w:hAnsi="Times New Roman" w:cs="Times New Roman"/>
            <w:color w:val="000000" w:themeColor="text1"/>
            <w:rPrChange w:id="5513" w:author="EUDERLAN FREIRE DA SILVA ABREU" w:date="2025-07-15T22:07:00Z">
              <w:rPr/>
            </w:rPrChange>
          </w:rPr>
          <w:t xml:space="preserve">Diagramas de Atividade </w:t>
        </w:r>
      </w:ins>
      <w:ins w:id="5514" w:author="EUDERLAN FREIRE DA SILVA ABREU" w:date="2025-07-15T22:07:00Z">
        <w:r w:rsidR="00C30D75" w:rsidRPr="00270D73">
          <w:rPr>
            <w:rFonts w:ascii="Times New Roman" w:hAnsi="Times New Roman" w:cs="Times New Roman"/>
            <w:color w:val="000000" w:themeColor="text1"/>
            <w:rPrChange w:id="5515" w:author="EUDERLAN FREIRE DA SILVA ABREU" w:date="2025-07-15T22:07:00Z">
              <w:rPr/>
            </w:rPrChange>
          </w:rPr>
          <w:t>Solicitar</w:t>
        </w:r>
        <w:r w:rsidR="00270D73" w:rsidRPr="00270D73">
          <w:rPr>
            <w:rFonts w:ascii="Times New Roman" w:hAnsi="Times New Roman" w:cs="Times New Roman"/>
            <w:color w:val="000000" w:themeColor="text1"/>
            <w:rPrChange w:id="5516" w:author="EUDERLAN FREIRE DA SILVA ABREU" w:date="2025-07-15T22:07:00Z">
              <w:rPr/>
            </w:rPrChange>
          </w:rPr>
          <w:t xml:space="preserve"> Admin</w:t>
        </w:r>
      </w:ins>
      <w:bookmarkEnd w:id="5511"/>
    </w:p>
    <w:p w14:paraId="6B727173" w14:textId="57D6B6D8" w:rsidR="00C53579" w:rsidRPr="0003243C" w:rsidRDefault="0003243C">
      <w:pPr>
        <w:spacing w:after="240" w:line="360" w:lineRule="auto"/>
        <w:ind w:firstLine="708"/>
        <w:jc w:val="both"/>
        <w:rPr>
          <w:ins w:id="5517" w:author="EUDERLAN FREIRE DA SILVA ABREU" w:date="2025-07-15T22:07:00Z"/>
          <w:rFonts w:ascii="Times New Roman" w:hAnsi="Times New Roman" w:cs="Times New Roman"/>
          <w:rPrChange w:id="5518" w:author="EUDERLAN FREIRE DA SILVA ABREU" w:date="2025-07-15T22:28:00Z">
            <w:rPr>
              <w:ins w:id="5519" w:author="EUDERLAN FREIRE DA SILVA ABREU" w:date="2025-07-15T22:07:00Z"/>
              <w:color w:val="000000" w:themeColor="text1"/>
            </w:rPr>
          </w:rPrChange>
        </w:rPr>
        <w:pPrChange w:id="5520" w:author="EUDERLAN FREIRE DA SILVA ABREU" w:date="2025-07-15T22:29:00Z">
          <w:pPr>
            <w:pStyle w:val="Ttulo3"/>
          </w:pPr>
        </w:pPrChange>
      </w:pPr>
      <w:ins w:id="5521" w:author="EUDERLAN FREIRE DA SILVA ABREU" w:date="2025-07-15T22:28:00Z">
        <w:r>
          <w:rPr>
            <w:rFonts w:ascii="Times New Roman" w:hAnsi="Times New Roman" w:cs="Times New Roman"/>
            <w:sz w:val="24"/>
            <w:szCs w:val="24"/>
          </w:rPr>
          <w:t xml:space="preserve">O </w:t>
        </w:r>
        <w:r w:rsidR="00C53579" w:rsidRPr="0003243C">
          <w:rPr>
            <w:rFonts w:ascii="Times New Roman" w:hAnsi="Times New Roman" w:cs="Times New Roman"/>
            <w:sz w:val="24"/>
            <w:szCs w:val="24"/>
            <w:rPrChange w:id="5522" w:author="EUDERLAN FREIRE DA SILVA ABREU" w:date="2025-07-15T22:28:00Z">
              <w:rPr/>
            </w:rPrChange>
          </w:rPr>
          <w:t xml:space="preserve">diagrama </w:t>
        </w:r>
        <w:r>
          <w:rPr>
            <w:rFonts w:ascii="Times New Roman" w:hAnsi="Times New Roman" w:cs="Times New Roman"/>
            <w:sz w:val="24"/>
            <w:szCs w:val="24"/>
          </w:rPr>
          <w:t xml:space="preserve">da Figura </w:t>
        </w:r>
      </w:ins>
      <w:ins w:id="5523" w:author="EUDERLAN FREIRE DA SILVA ABREU" w:date="2025-07-18T20:18:00Z">
        <w:r w:rsidR="002963F0">
          <w:rPr>
            <w:rFonts w:ascii="Times New Roman" w:hAnsi="Times New Roman" w:cs="Times New Roman"/>
            <w:sz w:val="24"/>
            <w:szCs w:val="24"/>
          </w:rPr>
          <w:t>21</w:t>
        </w:r>
      </w:ins>
      <w:ins w:id="5524" w:author="EUDERLAN FREIRE DA SILVA ABREU" w:date="2025-07-15T22:28:00Z">
        <w:r>
          <w:rPr>
            <w:rFonts w:ascii="Times New Roman" w:hAnsi="Times New Roman" w:cs="Times New Roman"/>
            <w:sz w:val="24"/>
            <w:szCs w:val="24"/>
          </w:rPr>
          <w:t xml:space="preserve"> </w:t>
        </w:r>
        <w:r w:rsidR="00C53579" w:rsidRPr="0003243C">
          <w:rPr>
            <w:rFonts w:ascii="Times New Roman" w:hAnsi="Times New Roman" w:cs="Times New Roman"/>
            <w:sz w:val="24"/>
            <w:szCs w:val="24"/>
            <w:rPrChange w:id="5525" w:author="EUDERLAN FREIRE DA SILVA ABREU" w:date="2025-07-15T22:28:00Z">
              <w:rPr/>
            </w:rPrChange>
          </w:rPr>
          <w:t>mostra o fluxo de solicitação de privilégios administrativos feito por um usuário comum. O usuário acessa o menu superior, clica em "Solicitar Admin", preenche uma justificativa e envia. O sistema então encaminha a solicitação para análise e informa o usuário de que ela foi enviada. A decisão fica a cargo do administrador, que pode aprovar ou rejeitar. Se aprovada, o sistema atualiza os privilégios do usuário e o notifica; se rejeitada, apenas envia a notificação da recusa. Esse diagrama ilustra de forma direta o processo de elevação de privilégios por solicitação.</w:t>
        </w:r>
      </w:ins>
    </w:p>
    <w:p w14:paraId="439EF82F" w14:textId="1DD1BB18" w:rsidR="004251F6" w:rsidRPr="001D57C4" w:rsidRDefault="004251F6">
      <w:pPr>
        <w:pStyle w:val="Legenda"/>
        <w:keepNext/>
        <w:jc w:val="center"/>
        <w:rPr>
          <w:ins w:id="5526" w:author="EUDERLAN FREIRE DA SILVA ABREU" w:date="2025-07-15T22:10:00Z"/>
          <w:rFonts w:ascii="Times New Roman" w:hAnsi="Times New Roman" w:cs="Times New Roman"/>
          <w:i w:val="0"/>
          <w:iCs w:val="0"/>
          <w:color w:val="000000" w:themeColor="text1"/>
          <w:sz w:val="24"/>
          <w:szCs w:val="24"/>
          <w:rPrChange w:id="5527" w:author="EUDERLAN FREIRE DA SILVA ABREU" w:date="2025-07-15T22:15:00Z">
            <w:rPr>
              <w:ins w:id="5528" w:author="EUDERLAN FREIRE DA SILVA ABREU" w:date="2025-07-15T22:10:00Z"/>
            </w:rPr>
          </w:rPrChange>
        </w:rPr>
        <w:pPrChange w:id="5529" w:author="EUDERLAN FREIRE DA SILVA ABREU" w:date="2025-07-18T20:19:00Z">
          <w:pPr>
            <w:pStyle w:val="Legenda"/>
          </w:pPr>
        </w:pPrChange>
      </w:pPr>
      <w:ins w:id="5530" w:author="EUDERLAN FREIRE DA SILVA ABREU" w:date="2025-07-15T22:10:00Z">
        <w:r w:rsidRPr="001D57C4">
          <w:rPr>
            <w:rFonts w:ascii="Times New Roman" w:hAnsi="Times New Roman" w:cs="Times New Roman"/>
            <w:i w:val="0"/>
            <w:iCs w:val="0"/>
            <w:color w:val="000000" w:themeColor="text1"/>
            <w:sz w:val="24"/>
            <w:szCs w:val="24"/>
            <w:rPrChange w:id="5531" w:author="EUDERLAN FREIRE DA SILVA ABREU" w:date="2025-07-15T22:15:00Z">
              <w:rPr/>
            </w:rPrChange>
          </w:rPr>
          <w:t xml:space="preserve">Figura </w:t>
        </w:r>
      </w:ins>
      <w:ins w:id="5532" w:author="EUDERLAN FREIRE DA SILVA ABREU" w:date="2025-07-18T20:18:00Z">
        <w:r w:rsidR="002963F0">
          <w:rPr>
            <w:rFonts w:ascii="Times New Roman" w:hAnsi="Times New Roman" w:cs="Times New Roman"/>
            <w:i w:val="0"/>
            <w:iCs w:val="0"/>
            <w:color w:val="000000" w:themeColor="text1"/>
            <w:sz w:val="24"/>
            <w:szCs w:val="24"/>
          </w:rPr>
          <w:t>21</w:t>
        </w:r>
      </w:ins>
      <w:ins w:id="5533" w:author="EUDERLAN FREIRE DA SILVA ABREU" w:date="2025-07-15T22:10:00Z">
        <w:r w:rsidRPr="001D57C4">
          <w:rPr>
            <w:rFonts w:ascii="Times New Roman" w:hAnsi="Times New Roman" w:cs="Times New Roman"/>
            <w:i w:val="0"/>
            <w:iCs w:val="0"/>
            <w:color w:val="000000" w:themeColor="text1"/>
            <w:sz w:val="24"/>
            <w:szCs w:val="24"/>
            <w:rPrChange w:id="5534" w:author="EUDERLAN FREIRE DA SILVA ABREU" w:date="2025-07-15T22:15:00Z">
              <w:rPr/>
            </w:rPrChange>
          </w:rPr>
          <w:t xml:space="preserve"> - Solicitação para Admin</w:t>
        </w:r>
      </w:ins>
    </w:p>
    <w:p w14:paraId="112356E2" w14:textId="77777777" w:rsidR="004251F6" w:rsidRDefault="00270D73">
      <w:pPr>
        <w:pStyle w:val="NormalWeb"/>
        <w:keepNext/>
        <w:jc w:val="center"/>
        <w:rPr>
          <w:ins w:id="5535" w:author="EUDERLAN FREIRE DA SILVA ABREU" w:date="2025-07-15T22:10:00Z"/>
        </w:rPr>
        <w:pPrChange w:id="5536" w:author="EUDERLAN FREIRE DA SILVA ABREU" w:date="2025-07-18T20:19:00Z">
          <w:pPr>
            <w:pStyle w:val="NormalWeb"/>
          </w:pPr>
        </w:pPrChange>
      </w:pPr>
      <w:ins w:id="5537" w:author="EUDERLAN FREIRE DA SILVA ABREU" w:date="2025-07-15T22:07:00Z">
        <w:r>
          <w:rPr>
            <w:noProof/>
          </w:rPr>
          <w:drawing>
            <wp:inline distT="0" distB="0" distL="0" distR="0" wp14:anchorId="7A34A68B" wp14:editId="2CB876A9">
              <wp:extent cx="4696690" cy="3735150"/>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1685" cy="3739123"/>
                      </a:xfrm>
                      <a:prstGeom prst="rect">
                        <a:avLst/>
                      </a:prstGeom>
                      <a:noFill/>
                      <a:ln>
                        <a:noFill/>
                      </a:ln>
                    </pic:spPr>
                  </pic:pic>
                </a:graphicData>
              </a:graphic>
            </wp:inline>
          </w:drawing>
        </w:r>
      </w:ins>
    </w:p>
    <w:p w14:paraId="50E61A02" w14:textId="03246800" w:rsidR="00270D73" w:rsidRPr="000A75E6" w:rsidRDefault="004251F6">
      <w:pPr>
        <w:pStyle w:val="Legenda"/>
        <w:jc w:val="center"/>
        <w:rPr>
          <w:ins w:id="5538" w:author="EUDERLAN FREIRE DA SILVA ABREU" w:date="2025-07-15T22:07:00Z"/>
          <w:color w:val="000000" w:themeColor="text1"/>
          <w:rPrChange w:id="5539" w:author="EUDERLAN FREIRE DA SILVA ABREU" w:date="2025-07-17T21:25:00Z">
            <w:rPr>
              <w:ins w:id="5540" w:author="EUDERLAN FREIRE DA SILVA ABREU" w:date="2025-07-15T22:07:00Z"/>
            </w:rPr>
          </w:rPrChange>
        </w:rPr>
        <w:pPrChange w:id="5541" w:author="EUDERLAN FREIRE DA SILVA ABREU" w:date="2025-07-18T20:19:00Z">
          <w:pPr>
            <w:pStyle w:val="NormalWeb"/>
          </w:pPr>
        </w:pPrChange>
      </w:pPr>
      <w:ins w:id="5542" w:author="EUDERLAN FREIRE DA SILVA ABREU" w:date="2025-07-15T22:10:00Z">
        <w:r w:rsidRPr="000A75E6">
          <w:rPr>
            <w:rFonts w:ascii="Times New Roman" w:hAnsi="Times New Roman" w:cs="Times New Roman"/>
            <w:i w:val="0"/>
            <w:iCs w:val="0"/>
            <w:color w:val="000000" w:themeColor="text1"/>
            <w:sz w:val="24"/>
            <w:szCs w:val="24"/>
            <w:rPrChange w:id="5543" w:author="EUDERLAN FREIRE DA SILVA ABREU" w:date="2025-07-17T21:25:00Z">
              <w:rPr/>
            </w:rPrChange>
          </w:rPr>
          <w:t>Fonte: Autoria Própria (2025)</w:t>
        </w:r>
      </w:ins>
    </w:p>
    <w:p w14:paraId="25289059" w14:textId="38D60580" w:rsidR="00270D73" w:rsidRDefault="00F13CFE">
      <w:pPr>
        <w:pStyle w:val="Ttulo3"/>
        <w:spacing w:after="240"/>
        <w:rPr>
          <w:ins w:id="5544" w:author="EUDERLAN FREIRE DA SILVA ABREU" w:date="2025-07-15T22:12:00Z"/>
          <w:rFonts w:ascii="Times New Roman" w:hAnsi="Times New Roman" w:cs="Times New Roman"/>
          <w:color w:val="000000" w:themeColor="text1"/>
        </w:rPr>
        <w:pPrChange w:id="5545" w:author="EUDERLAN FREIRE DA SILVA ABREU" w:date="2025-07-15T22:27:00Z">
          <w:pPr>
            <w:pStyle w:val="Ttulo3"/>
          </w:pPr>
        </w:pPrChange>
      </w:pPr>
      <w:bookmarkStart w:id="5546" w:name="_Toc203858399"/>
      <w:ins w:id="5547" w:author="EUDERLAN FREIRE DA SILVA ABREU" w:date="2025-07-15T22:11:00Z">
        <w:r w:rsidRPr="00C2462D">
          <w:rPr>
            <w:rFonts w:ascii="Times New Roman" w:hAnsi="Times New Roman" w:cs="Times New Roman"/>
            <w:color w:val="000000" w:themeColor="text1"/>
            <w:rPrChange w:id="5548" w:author="EUDERLAN FREIRE DA SILVA ABREU" w:date="2025-07-15T22:12:00Z">
              <w:rPr/>
            </w:rPrChange>
          </w:rPr>
          <w:lastRenderedPageBreak/>
          <w:t>Diagram</w:t>
        </w:r>
        <w:r w:rsidR="00C2462D" w:rsidRPr="00C2462D">
          <w:rPr>
            <w:rFonts w:ascii="Times New Roman" w:hAnsi="Times New Roman" w:cs="Times New Roman"/>
            <w:color w:val="000000" w:themeColor="text1"/>
            <w:rPrChange w:id="5549" w:author="EUDERLAN FREIRE DA SILVA ABREU" w:date="2025-07-15T22:12:00Z">
              <w:rPr/>
            </w:rPrChange>
          </w:rPr>
          <w:t xml:space="preserve">a de </w:t>
        </w:r>
      </w:ins>
      <w:ins w:id="5550" w:author="EUDERLAN FREIRE DA SILVA ABREU" w:date="2025-07-15T22:12:00Z">
        <w:r w:rsidR="00C2462D" w:rsidRPr="00C2462D">
          <w:rPr>
            <w:rFonts w:ascii="Times New Roman" w:hAnsi="Times New Roman" w:cs="Times New Roman"/>
            <w:color w:val="000000" w:themeColor="text1"/>
            <w:rPrChange w:id="5551" w:author="EUDERLAN FREIRE DA SILVA ABREU" w:date="2025-07-15T22:12:00Z">
              <w:rPr/>
            </w:rPrChange>
          </w:rPr>
          <w:t xml:space="preserve">Atividade Painel Administrativo </w:t>
        </w:r>
        <w:proofErr w:type="spellStart"/>
        <w:r w:rsidR="00C2462D" w:rsidRPr="00C2462D">
          <w:rPr>
            <w:rFonts w:ascii="Times New Roman" w:hAnsi="Times New Roman" w:cs="Times New Roman"/>
            <w:color w:val="000000" w:themeColor="text1"/>
            <w:rPrChange w:id="5552" w:author="EUDERLAN FREIRE DA SILVA ABREU" w:date="2025-07-15T22:12:00Z">
              <w:rPr/>
            </w:rPrChange>
          </w:rPr>
          <w:t>Admins</w:t>
        </w:r>
        <w:bookmarkEnd w:id="5546"/>
        <w:proofErr w:type="spellEnd"/>
      </w:ins>
    </w:p>
    <w:p w14:paraId="0081E574" w14:textId="7E39402F" w:rsidR="00C2462D" w:rsidRPr="0077168F" w:rsidRDefault="0077168F">
      <w:pPr>
        <w:spacing w:after="240" w:line="360" w:lineRule="auto"/>
        <w:ind w:firstLine="708"/>
        <w:jc w:val="both"/>
        <w:rPr>
          <w:ins w:id="5553" w:author="EUDERLAN FREIRE DA SILVA ABREU" w:date="2025-07-15T22:12:00Z"/>
          <w:rFonts w:ascii="Times New Roman" w:hAnsi="Times New Roman" w:cs="Times New Roman"/>
          <w:sz w:val="24"/>
          <w:szCs w:val="24"/>
          <w:rPrChange w:id="5554" w:author="EUDERLAN FREIRE DA SILVA ABREU" w:date="2025-07-15T22:26:00Z">
            <w:rPr>
              <w:ins w:id="5555" w:author="EUDERLAN FREIRE DA SILVA ABREU" w:date="2025-07-15T22:12:00Z"/>
            </w:rPr>
          </w:rPrChange>
        </w:rPr>
        <w:pPrChange w:id="5556" w:author="EUDERLAN FREIRE DA SILVA ABREU" w:date="2025-07-15T22:29:00Z">
          <w:pPr/>
        </w:pPrChange>
      </w:pPr>
      <w:ins w:id="5557" w:author="EUDERLAN FREIRE DA SILVA ABREU" w:date="2025-07-15T22:26:00Z">
        <w:r>
          <w:rPr>
            <w:rFonts w:ascii="Times New Roman" w:hAnsi="Times New Roman" w:cs="Times New Roman"/>
            <w:sz w:val="24"/>
            <w:szCs w:val="24"/>
          </w:rPr>
          <w:t xml:space="preserve">A </w:t>
        </w:r>
        <w:r w:rsidR="000E7875">
          <w:rPr>
            <w:rFonts w:ascii="Times New Roman" w:hAnsi="Times New Roman" w:cs="Times New Roman"/>
            <w:sz w:val="24"/>
            <w:szCs w:val="24"/>
          </w:rPr>
          <w:t>F</w:t>
        </w:r>
        <w:r>
          <w:rPr>
            <w:rFonts w:ascii="Times New Roman" w:hAnsi="Times New Roman" w:cs="Times New Roman"/>
            <w:sz w:val="24"/>
            <w:szCs w:val="24"/>
          </w:rPr>
          <w:t xml:space="preserve">igura </w:t>
        </w:r>
      </w:ins>
      <w:ins w:id="5558" w:author="EUDERLAN FREIRE DA SILVA ABREU" w:date="2025-07-18T20:19:00Z">
        <w:r w:rsidR="000C64EF">
          <w:rPr>
            <w:rFonts w:ascii="Times New Roman" w:hAnsi="Times New Roman" w:cs="Times New Roman"/>
            <w:sz w:val="24"/>
            <w:szCs w:val="24"/>
          </w:rPr>
          <w:t>22</w:t>
        </w:r>
      </w:ins>
      <w:ins w:id="5559" w:author="EUDERLAN FREIRE DA SILVA ABREU" w:date="2025-07-15T22:26:00Z">
        <w:r w:rsidRPr="0077168F">
          <w:rPr>
            <w:rFonts w:ascii="Times New Roman" w:hAnsi="Times New Roman" w:cs="Times New Roman"/>
            <w:sz w:val="24"/>
            <w:szCs w:val="24"/>
            <w:rPrChange w:id="5560" w:author="EUDERLAN FREIRE DA SILVA ABREU" w:date="2025-07-15T22:26:00Z">
              <w:rPr/>
            </w:rPrChange>
          </w:rPr>
          <w:t xml:space="preserve"> aborda o funcionamento do painel administrativo utilizado por um super administrador. Ele permite gerenciar administradores existentes, promover novos administradores e consultar o log de atividades. Ao clicar em "</w:t>
        </w:r>
        <w:proofErr w:type="spellStart"/>
        <w:r w:rsidRPr="0077168F">
          <w:rPr>
            <w:rFonts w:ascii="Times New Roman" w:hAnsi="Times New Roman" w:cs="Times New Roman"/>
            <w:sz w:val="24"/>
            <w:szCs w:val="24"/>
            <w:rPrChange w:id="5561" w:author="EUDERLAN FREIRE DA SILVA ABREU" w:date="2025-07-15T22:26:00Z">
              <w:rPr/>
            </w:rPrChange>
          </w:rPr>
          <w:t>Admins</w:t>
        </w:r>
        <w:proofErr w:type="spellEnd"/>
        <w:r w:rsidRPr="0077168F">
          <w:rPr>
            <w:rFonts w:ascii="Times New Roman" w:hAnsi="Times New Roman" w:cs="Times New Roman"/>
            <w:sz w:val="24"/>
            <w:szCs w:val="24"/>
            <w:rPrChange w:id="5562" w:author="EUDERLAN FREIRE DA SILVA ABREU" w:date="2025-07-15T22:26:00Z">
              <w:rPr/>
            </w:rPrChange>
          </w:rPr>
          <w:t>", o super admin tem acesso a três opções: visualizar e modificar o status de administradores (suspender, reativar ou remover), promover usuários comuns para administradores mediante justificativa, e acompanhar o histórico de ações administrativas realizadas. Esse fluxo é detalhado e conta com decisões bem definidas, além de registrar todas as mudanças em um log do sistema.</w:t>
        </w:r>
      </w:ins>
    </w:p>
    <w:p w14:paraId="069AAB5E" w14:textId="3D975321" w:rsidR="00A9363C" w:rsidRDefault="00C6143A" w:rsidP="00C6143A">
      <w:pPr>
        <w:pStyle w:val="Legenda"/>
        <w:keepNext/>
        <w:jc w:val="center"/>
        <w:rPr>
          <w:ins w:id="5563" w:author="EUDERLAN FREIRE DA SILVA ABREU" w:date="2025-07-15T22:18:00Z"/>
          <w:rFonts w:ascii="Times New Roman" w:hAnsi="Times New Roman" w:cs="Times New Roman"/>
          <w:i w:val="0"/>
          <w:iCs w:val="0"/>
          <w:color w:val="000000" w:themeColor="text1"/>
          <w:sz w:val="24"/>
          <w:szCs w:val="24"/>
        </w:rPr>
      </w:pPr>
      <w:ins w:id="5564" w:author="EUDERLAN FREIRE DA SILVA ABREU" w:date="2025-07-15T22:14:00Z">
        <w:r w:rsidRPr="00C6143A">
          <w:rPr>
            <w:rFonts w:ascii="Times New Roman" w:hAnsi="Times New Roman" w:cs="Times New Roman"/>
            <w:i w:val="0"/>
            <w:iCs w:val="0"/>
            <w:color w:val="000000" w:themeColor="text1"/>
            <w:sz w:val="24"/>
            <w:szCs w:val="24"/>
            <w:rPrChange w:id="5565" w:author="EUDERLAN FREIRE DA SILVA ABREU" w:date="2025-07-15T22:14:00Z">
              <w:rPr/>
            </w:rPrChange>
          </w:rPr>
          <w:t xml:space="preserve">Figura </w:t>
        </w:r>
      </w:ins>
      <w:ins w:id="5566" w:author="EUDERLAN FREIRE DA SILVA ABREU" w:date="2025-07-18T20:19:00Z">
        <w:r w:rsidR="000C64EF">
          <w:rPr>
            <w:rFonts w:ascii="Times New Roman" w:hAnsi="Times New Roman" w:cs="Times New Roman"/>
            <w:i w:val="0"/>
            <w:iCs w:val="0"/>
            <w:color w:val="000000" w:themeColor="text1"/>
            <w:sz w:val="24"/>
            <w:szCs w:val="24"/>
          </w:rPr>
          <w:t>22</w:t>
        </w:r>
      </w:ins>
      <w:ins w:id="5567" w:author="EUDERLAN FREIRE DA SILVA ABREU" w:date="2025-07-15T22:14:00Z">
        <w:r w:rsidRPr="00C6143A">
          <w:rPr>
            <w:rFonts w:ascii="Times New Roman" w:hAnsi="Times New Roman" w:cs="Times New Roman"/>
            <w:i w:val="0"/>
            <w:iCs w:val="0"/>
            <w:color w:val="000000" w:themeColor="text1"/>
            <w:sz w:val="24"/>
            <w:szCs w:val="24"/>
            <w:rPrChange w:id="5568" w:author="EUDERLAN FREIRE DA SILVA ABREU" w:date="2025-07-15T22:14:00Z">
              <w:rPr/>
            </w:rPrChange>
          </w:rPr>
          <w:t xml:space="preserve"> - Painel Administrativo </w:t>
        </w:r>
      </w:ins>
      <w:proofErr w:type="spellStart"/>
      <w:ins w:id="5569" w:author="EUDERLAN FREIRE DA SILVA ABREU" w:date="2025-07-15T22:18:00Z">
        <w:r w:rsidR="00A9363C">
          <w:rPr>
            <w:rFonts w:ascii="Times New Roman" w:hAnsi="Times New Roman" w:cs="Times New Roman"/>
            <w:i w:val="0"/>
            <w:iCs w:val="0"/>
            <w:color w:val="000000" w:themeColor="text1"/>
            <w:sz w:val="24"/>
            <w:szCs w:val="24"/>
          </w:rPr>
          <w:t>Admins</w:t>
        </w:r>
        <w:proofErr w:type="spellEnd"/>
      </w:ins>
    </w:p>
    <w:p w14:paraId="131A9D28" w14:textId="77E77C5B" w:rsidR="00C6143A" w:rsidRPr="00C6143A" w:rsidRDefault="00C6143A">
      <w:pPr>
        <w:pStyle w:val="Legenda"/>
        <w:keepNext/>
        <w:rPr>
          <w:ins w:id="5570" w:author="EUDERLAN FREIRE DA SILVA ABREU" w:date="2025-07-15T22:13:00Z"/>
          <w:color w:val="000000" w:themeColor="text1"/>
          <w:rPrChange w:id="5571" w:author="EUDERLAN FREIRE DA SILVA ABREU" w:date="2025-07-15T22:14:00Z">
            <w:rPr>
              <w:ins w:id="5572" w:author="EUDERLAN FREIRE DA SILVA ABREU" w:date="2025-07-15T22:13:00Z"/>
            </w:rPr>
          </w:rPrChange>
        </w:rPr>
        <w:pPrChange w:id="5573" w:author="EUDERLAN FREIRE DA SILVA ABREU" w:date="2025-07-15T22:18:00Z">
          <w:pPr>
            <w:pStyle w:val="NormalWeb"/>
          </w:pPr>
        </w:pPrChange>
      </w:pPr>
      <w:ins w:id="5574" w:author="EUDERLAN FREIRE DA SILVA ABREU" w:date="2025-07-15T22:12:00Z">
        <w:r>
          <w:rPr>
            <w:noProof/>
          </w:rPr>
          <w:drawing>
            <wp:inline distT="0" distB="0" distL="0" distR="0" wp14:anchorId="64BAF183" wp14:editId="5CD17FA8">
              <wp:extent cx="5400040" cy="37877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3787775"/>
                      </a:xfrm>
                      <a:prstGeom prst="rect">
                        <a:avLst/>
                      </a:prstGeom>
                      <a:noFill/>
                      <a:ln>
                        <a:noFill/>
                      </a:ln>
                    </pic:spPr>
                  </pic:pic>
                </a:graphicData>
              </a:graphic>
            </wp:inline>
          </w:drawing>
        </w:r>
      </w:ins>
    </w:p>
    <w:p w14:paraId="72D0164A" w14:textId="671918B1" w:rsidR="00C6143A" w:rsidRPr="002963F0" w:rsidRDefault="00C6143A">
      <w:pPr>
        <w:pStyle w:val="Legenda"/>
        <w:jc w:val="center"/>
        <w:rPr>
          <w:ins w:id="5575" w:author="EUDERLAN FREIRE DA SILVA ABREU" w:date="2025-07-15T22:12:00Z"/>
          <w:color w:val="000000" w:themeColor="text1"/>
          <w:rPrChange w:id="5576" w:author="EUDERLAN FREIRE DA SILVA ABREU" w:date="2025-07-18T20:19:00Z">
            <w:rPr>
              <w:ins w:id="5577" w:author="EUDERLAN FREIRE DA SILVA ABREU" w:date="2025-07-15T22:12:00Z"/>
            </w:rPr>
          </w:rPrChange>
        </w:rPr>
        <w:pPrChange w:id="5578" w:author="EUDERLAN FREIRE DA SILVA ABREU" w:date="2025-07-15T22:14:00Z">
          <w:pPr>
            <w:pStyle w:val="NormalWeb"/>
          </w:pPr>
        </w:pPrChange>
      </w:pPr>
      <w:ins w:id="5579" w:author="EUDERLAN FREIRE DA SILVA ABREU" w:date="2025-07-15T22:13:00Z">
        <w:r w:rsidRPr="002963F0">
          <w:rPr>
            <w:rFonts w:ascii="Times New Roman" w:hAnsi="Times New Roman" w:cs="Times New Roman"/>
            <w:i w:val="0"/>
            <w:iCs w:val="0"/>
            <w:color w:val="000000" w:themeColor="text1"/>
            <w:sz w:val="24"/>
            <w:szCs w:val="24"/>
            <w:rPrChange w:id="5580" w:author="EUDERLAN FREIRE DA SILVA ABREU" w:date="2025-07-18T20:19:00Z">
              <w:rPr/>
            </w:rPrChange>
          </w:rPr>
          <w:t>Fonte: Autoria Própria (2025)</w:t>
        </w:r>
      </w:ins>
    </w:p>
    <w:p w14:paraId="6C071A0B" w14:textId="2D98C274" w:rsidR="00C6143A" w:rsidRDefault="00CE0390">
      <w:pPr>
        <w:pStyle w:val="Ttulo3"/>
        <w:spacing w:after="240"/>
        <w:rPr>
          <w:ins w:id="5581" w:author="EUDERLAN FREIRE DA SILVA ABREU" w:date="2025-07-15T22:19:00Z"/>
          <w:rFonts w:ascii="Times New Roman" w:hAnsi="Times New Roman" w:cs="Times New Roman"/>
          <w:color w:val="000000" w:themeColor="text1"/>
        </w:rPr>
        <w:pPrChange w:id="5582" w:author="EUDERLAN FREIRE DA SILVA ABREU" w:date="2025-07-15T22:27:00Z">
          <w:pPr>
            <w:pStyle w:val="Ttulo3"/>
          </w:pPr>
        </w:pPrChange>
      </w:pPr>
      <w:bookmarkStart w:id="5583" w:name="_Toc203858400"/>
      <w:ins w:id="5584" w:author="EUDERLAN FREIRE DA SILVA ABREU" w:date="2025-07-15T22:18:00Z">
        <w:r w:rsidRPr="00CE0390">
          <w:rPr>
            <w:rFonts w:ascii="Times New Roman" w:hAnsi="Times New Roman" w:cs="Times New Roman"/>
            <w:color w:val="000000" w:themeColor="text1"/>
            <w:rPrChange w:id="5585" w:author="EUDERLAN FREIRE DA SILVA ABREU" w:date="2025-07-15T22:19:00Z">
              <w:rPr/>
            </w:rPrChange>
          </w:rPr>
          <w:t>Diagrama de Atividade</w:t>
        </w:r>
      </w:ins>
      <w:ins w:id="5586" w:author="EUDERLAN FREIRE DA SILVA ABREU" w:date="2025-07-19T21:50:00Z">
        <w:r w:rsidR="002F14E8">
          <w:rPr>
            <w:rFonts w:ascii="Times New Roman" w:hAnsi="Times New Roman" w:cs="Times New Roman"/>
            <w:color w:val="000000" w:themeColor="text1"/>
          </w:rPr>
          <w:t xml:space="preserve"> </w:t>
        </w:r>
        <w:r w:rsidR="005276B0">
          <w:rPr>
            <w:rFonts w:ascii="Times New Roman" w:hAnsi="Times New Roman" w:cs="Times New Roman"/>
            <w:color w:val="000000" w:themeColor="text1"/>
          </w:rPr>
          <w:t>A</w:t>
        </w:r>
      </w:ins>
      <w:ins w:id="5587" w:author="EUDERLAN FREIRE DA SILVA ABREU" w:date="2025-07-19T21:51:00Z">
        <w:r w:rsidR="005276B0">
          <w:rPr>
            <w:rFonts w:ascii="Times New Roman" w:hAnsi="Times New Roman" w:cs="Times New Roman"/>
            <w:color w:val="000000" w:themeColor="text1"/>
          </w:rPr>
          <w:t>dministrativo</w:t>
        </w:r>
      </w:ins>
      <w:ins w:id="5588" w:author="EUDERLAN FREIRE DA SILVA ABREU" w:date="2025-07-15T22:18:00Z">
        <w:r w:rsidRPr="00CE0390">
          <w:rPr>
            <w:rFonts w:ascii="Times New Roman" w:hAnsi="Times New Roman" w:cs="Times New Roman"/>
            <w:color w:val="000000" w:themeColor="text1"/>
            <w:rPrChange w:id="5589" w:author="EUDERLAN FREIRE DA SILVA ABREU" w:date="2025-07-15T22:19:00Z">
              <w:rPr/>
            </w:rPrChange>
          </w:rPr>
          <w:t xml:space="preserve"> Solicitações</w:t>
        </w:r>
      </w:ins>
      <w:bookmarkEnd w:id="5583"/>
    </w:p>
    <w:p w14:paraId="0FBDB299" w14:textId="4B4033C7" w:rsidR="00CE0390" w:rsidRPr="000E7875" w:rsidRDefault="00B2379A">
      <w:pPr>
        <w:spacing w:after="240" w:line="360" w:lineRule="auto"/>
        <w:ind w:firstLine="708"/>
        <w:jc w:val="both"/>
        <w:rPr>
          <w:ins w:id="5590" w:author="EUDERLAN FREIRE DA SILVA ABREU" w:date="2025-07-15T22:19:00Z"/>
          <w:rFonts w:ascii="Times New Roman" w:hAnsi="Times New Roman" w:cs="Times New Roman"/>
          <w:sz w:val="24"/>
          <w:szCs w:val="24"/>
          <w:rPrChange w:id="5591" w:author="EUDERLAN FREIRE DA SILVA ABREU" w:date="2025-07-15T22:27:00Z">
            <w:rPr>
              <w:ins w:id="5592" w:author="EUDERLAN FREIRE DA SILVA ABREU" w:date="2025-07-15T22:19:00Z"/>
            </w:rPr>
          </w:rPrChange>
        </w:rPr>
        <w:pPrChange w:id="5593" w:author="EUDERLAN FREIRE DA SILVA ABREU" w:date="2025-07-15T22:29:00Z">
          <w:pPr/>
        </w:pPrChange>
      </w:pPr>
      <w:ins w:id="5594" w:author="EUDERLAN FREIRE DA SILVA ABREU" w:date="2025-07-15T22:27:00Z">
        <w:r>
          <w:rPr>
            <w:rFonts w:ascii="Times New Roman" w:hAnsi="Times New Roman" w:cs="Times New Roman"/>
            <w:sz w:val="24"/>
            <w:szCs w:val="24"/>
          </w:rPr>
          <w:t xml:space="preserve">Na Figura </w:t>
        </w:r>
      </w:ins>
      <w:ins w:id="5595" w:author="EUDERLAN FREIRE DA SILVA ABREU" w:date="2025-07-18T20:19:00Z">
        <w:r w:rsidR="000C64EF">
          <w:rPr>
            <w:rFonts w:ascii="Times New Roman" w:hAnsi="Times New Roman" w:cs="Times New Roman"/>
            <w:sz w:val="24"/>
            <w:szCs w:val="24"/>
          </w:rPr>
          <w:t>23</w:t>
        </w:r>
      </w:ins>
      <w:ins w:id="5596" w:author="EUDERLAN FREIRE DA SILVA ABREU" w:date="2025-07-15T22:27:00Z">
        <w:r>
          <w:rPr>
            <w:rFonts w:ascii="Times New Roman" w:hAnsi="Times New Roman" w:cs="Times New Roman"/>
            <w:sz w:val="24"/>
            <w:szCs w:val="24"/>
          </w:rPr>
          <w:t xml:space="preserve"> o</w:t>
        </w:r>
      </w:ins>
      <w:ins w:id="5597" w:author="EUDERLAN FREIRE DA SILVA ABREU" w:date="2025-07-15T22:26:00Z">
        <w:r w:rsidR="000E7875" w:rsidRPr="000E7875">
          <w:rPr>
            <w:rFonts w:ascii="Times New Roman" w:hAnsi="Times New Roman" w:cs="Times New Roman"/>
            <w:sz w:val="24"/>
            <w:szCs w:val="24"/>
            <w:rPrChange w:id="5598" w:author="EUDERLAN FREIRE DA SILVA ABREU" w:date="2025-07-15T22:27:00Z">
              <w:rPr/>
            </w:rPrChange>
          </w:rPr>
          <w:t xml:space="preserve"> diagrama detalha a análise de solicitações administrativas por parte dos administradores. Quando um admin acessa o painel de solicitações, ele pode visualizar a lista de pedidos pendentes e selecionar um para análise. Após ler a justificativa do usuário, ele decide se aprova ou rejeita a solicitação. </w:t>
        </w:r>
      </w:ins>
    </w:p>
    <w:p w14:paraId="1948AC3C" w14:textId="72EC0768" w:rsidR="00E410DC" w:rsidRPr="00E410DC" w:rsidRDefault="00E410DC">
      <w:pPr>
        <w:pStyle w:val="Legenda"/>
        <w:keepNext/>
        <w:jc w:val="center"/>
        <w:rPr>
          <w:ins w:id="5599" w:author="EUDERLAN FREIRE DA SILVA ABREU" w:date="2025-07-15T22:20:00Z"/>
          <w:rFonts w:ascii="Times New Roman" w:hAnsi="Times New Roman" w:cs="Times New Roman"/>
          <w:i w:val="0"/>
          <w:iCs w:val="0"/>
          <w:color w:val="000000" w:themeColor="text1"/>
          <w:sz w:val="24"/>
          <w:szCs w:val="24"/>
          <w:rPrChange w:id="5600" w:author="EUDERLAN FREIRE DA SILVA ABREU" w:date="2025-07-15T22:21:00Z">
            <w:rPr>
              <w:ins w:id="5601" w:author="EUDERLAN FREIRE DA SILVA ABREU" w:date="2025-07-15T22:20:00Z"/>
            </w:rPr>
          </w:rPrChange>
        </w:rPr>
        <w:pPrChange w:id="5602" w:author="EUDERLAN FREIRE DA SILVA ABREU" w:date="2025-07-15T22:23:00Z">
          <w:pPr>
            <w:pStyle w:val="Legenda"/>
          </w:pPr>
        </w:pPrChange>
      </w:pPr>
      <w:ins w:id="5603" w:author="EUDERLAN FREIRE DA SILVA ABREU" w:date="2025-07-15T22:20:00Z">
        <w:r w:rsidRPr="00E410DC">
          <w:rPr>
            <w:rFonts w:ascii="Times New Roman" w:hAnsi="Times New Roman" w:cs="Times New Roman"/>
            <w:i w:val="0"/>
            <w:iCs w:val="0"/>
            <w:color w:val="000000" w:themeColor="text1"/>
            <w:sz w:val="24"/>
            <w:szCs w:val="24"/>
            <w:rPrChange w:id="5604" w:author="EUDERLAN FREIRE DA SILVA ABREU" w:date="2025-07-15T22:21:00Z">
              <w:rPr/>
            </w:rPrChange>
          </w:rPr>
          <w:lastRenderedPageBreak/>
          <w:t xml:space="preserve">Figura </w:t>
        </w:r>
      </w:ins>
      <w:ins w:id="5605" w:author="EUDERLAN FREIRE DA SILVA ABREU" w:date="2025-07-18T20:19:00Z">
        <w:r w:rsidR="000C64EF">
          <w:rPr>
            <w:rFonts w:ascii="Times New Roman" w:hAnsi="Times New Roman" w:cs="Times New Roman"/>
            <w:i w:val="0"/>
            <w:iCs w:val="0"/>
            <w:color w:val="000000" w:themeColor="text1"/>
            <w:sz w:val="24"/>
            <w:szCs w:val="24"/>
          </w:rPr>
          <w:t>23</w:t>
        </w:r>
      </w:ins>
      <w:ins w:id="5606" w:author="EUDERLAN FREIRE DA SILVA ABREU" w:date="2025-07-15T22:20:00Z">
        <w:r w:rsidRPr="00E410DC">
          <w:rPr>
            <w:rFonts w:ascii="Times New Roman" w:hAnsi="Times New Roman" w:cs="Times New Roman"/>
            <w:i w:val="0"/>
            <w:iCs w:val="0"/>
            <w:color w:val="000000" w:themeColor="text1"/>
            <w:sz w:val="24"/>
            <w:szCs w:val="24"/>
            <w:rPrChange w:id="5607" w:author="EUDERLAN FREIRE DA SILVA ABREU" w:date="2025-07-15T22:21:00Z">
              <w:rPr/>
            </w:rPrChange>
          </w:rPr>
          <w:t xml:space="preserve"> - Painel Administrativo Solicitações</w:t>
        </w:r>
      </w:ins>
    </w:p>
    <w:p w14:paraId="64628583" w14:textId="77777777" w:rsidR="00E410DC" w:rsidRDefault="00E410DC">
      <w:pPr>
        <w:pStyle w:val="NormalWeb"/>
        <w:keepNext/>
        <w:jc w:val="center"/>
        <w:rPr>
          <w:ins w:id="5608" w:author="EUDERLAN FREIRE DA SILVA ABREU" w:date="2025-07-15T22:21:00Z"/>
        </w:rPr>
        <w:pPrChange w:id="5609" w:author="EUDERLAN FREIRE DA SILVA ABREU" w:date="2025-07-15T22:23:00Z">
          <w:pPr>
            <w:pStyle w:val="NormalWeb"/>
          </w:pPr>
        </w:pPrChange>
      </w:pPr>
      <w:ins w:id="5610" w:author="EUDERLAN FREIRE DA SILVA ABREU" w:date="2025-07-15T22:19:00Z">
        <w:r>
          <w:rPr>
            <w:noProof/>
          </w:rPr>
          <w:drawing>
            <wp:inline distT="0" distB="0" distL="0" distR="0" wp14:anchorId="7F512DF9" wp14:editId="5CB74E97">
              <wp:extent cx="3147646" cy="3463373"/>
              <wp:effectExtent l="0" t="0" r="0" b="381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61974" cy="3479138"/>
                      </a:xfrm>
                      <a:prstGeom prst="rect">
                        <a:avLst/>
                      </a:prstGeom>
                      <a:noFill/>
                      <a:ln>
                        <a:noFill/>
                      </a:ln>
                    </pic:spPr>
                  </pic:pic>
                </a:graphicData>
              </a:graphic>
            </wp:inline>
          </w:drawing>
        </w:r>
      </w:ins>
    </w:p>
    <w:p w14:paraId="789480DC" w14:textId="6F82A13D" w:rsidR="00CE0390" w:rsidRDefault="00E410DC" w:rsidP="005A74A9">
      <w:pPr>
        <w:pStyle w:val="Legenda"/>
        <w:jc w:val="center"/>
        <w:rPr>
          <w:ins w:id="5611" w:author="EUDERLAN FREIRE DA SILVA ABREU" w:date="2025-07-18T20:21:00Z"/>
          <w:rFonts w:ascii="Times New Roman" w:hAnsi="Times New Roman" w:cs="Times New Roman"/>
          <w:i w:val="0"/>
          <w:iCs w:val="0"/>
          <w:color w:val="000000" w:themeColor="text1"/>
          <w:sz w:val="24"/>
          <w:szCs w:val="24"/>
        </w:rPr>
      </w:pPr>
      <w:ins w:id="5612" w:author="EUDERLAN FREIRE DA SILVA ABREU" w:date="2025-07-15T22:21:00Z">
        <w:r w:rsidRPr="005A74A9">
          <w:rPr>
            <w:rFonts w:ascii="Times New Roman" w:hAnsi="Times New Roman" w:cs="Times New Roman"/>
            <w:i w:val="0"/>
            <w:iCs w:val="0"/>
            <w:color w:val="000000" w:themeColor="text1"/>
            <w:sz w:val="24"/>
            <w:szCs w:val="24"/>
            <w:rPrChange w:id="5613" w:author="EUDERLAN FREIRE DA SILVA ABREU" w:date="2025-07-17T21:25:00Z">
              <w:rPr>
                <w:rFonts w:ascii="Times New Roman" w:eastAsia="Times New Roman" w:hAnsi="Times New Roman" w:cs="Times New Roman"/>
                <w:i w:val="0"/>
                <w:iCs w:val="0"/>
                <w:color w:val="auto"/>
                <w:sz w:val="24"/>
                <w:szCs w:val="24"/>
                <w:lang w:eastAsia="pt-BR"/>
              </w:rPr>
            </w:rPrChange>
          </w:rPr>
          <w:t>Fonte: Autoria Própria (2025)</w:t>
        </w:r>
      </w:ins>
    </w:p>
    <w:p w14:paraId="5F5072B7" w14:textId="0393E027" w:rsidR="005A74A9" w:rsidRPr="00A456D9" w:rsidRDefault="00643478">
      <w:pPr>
        <w:spacing w:line="360" w:lineRule="auto"/>
        <w:ind w:firstLine="708"/>
        <w:jc w:val="both"/>
        <w:rPr>
          <w:ins w:id="5614" w:author="Euderlan Freire" w:date="2025-06-11T18:38:00Z"/>
        </w:rPr>
        <w:pPrChange w:id="5615" w:author="EUDERLAN FREIRE DA SILVA ABREU" w:date="2025-07-18T20:21:00Z">
          <w:pPr>
            <w:pStyle w:val="Ttulo3"/>
          </w:pPr>
        </w:pPrChange>
      </w:pPr>
      <w:ins w:id="5616" w:author="EUDERLAN FREIRE DA SILVA ABREU" w:date="2025-07-18T20:21:00Z">
        <w:r w:rsidRPr="000B176E">
          <w:rPr>
            <w:rFonts w:ascii="Times New Roman" w:hAnsi="Times New Roman" w:cs="Times New Roman"/>
            <w:sz w:val="24"/>
            <w:szCs w:val="24"/>
          </w:rPr>
          <w:t>Caso aprove, o sistema atualiza o status da solicitação, promove o usuário a admin e envia notificações. Se rejeitar, o sistema apenas notifica a decisão. Todo o processo é dividido entre ações do admin e do sistema, demonstrando claramente a separação de responsabilidades.</w:t>
        </w:r>
      </w:ins>
    </w:p>
    <w:p w14:paraId="4B41EBC2" w14:textId="4409BBA4" w:rsidR="005B2B2F" w:rsidRPr="00E203A3" w:rsidRDefault="005B2B2F">
      <w:pPr>
        <w:pStyle w:val="Ttulo3"/>
        <w:spacing w:after="240" w:line="360" w:lineRule="auto"/>
        <w:jc w:val="both"/>
        <w:rPr>
          <w:ins w:id="5617" w:author="Euderlan Freire" w:date="2025-06-11T19:36:00Z"/>
          <w:rFonts w:ascii="Times New Roman" w:hAnsi="Times New Roman" w:cs="Times New Roman"/>
          <w:color w:val="000000" w:themeColor="text1"/>
        </w:rPr>
        <w:pPrChange w:id="5618" w:author="Euderlan Freire" w:date="2025-06-13T19:23:00Z">
          <w:pPr>
            <w:pStyle w:val="Ttulo3"/>
          </w:pPr>
        </w:pPrChange>
      </w:pPr>
      <w:bookmarkStart w:id="5619" w:name="_Toc203858401"/>
      <w:ins w:id="5620" w:author="Euderlan Freire" w:date="2025-06-11T18:38:00Z">
        <w:r w:rsidRPr="00E203A3">
          <w:rPr>
            <w:rFonts w:ascii="Times New Roman" w:hAnsi="Times New Roman" w:cs="Times New Roman"/>
            <w:color w:val="000000" w:themeColor="text1"/>
            <w:rPrChange w:id="5621" w:author="Euderlan Freire" w:date="2025-06-13T19:10:00Z">
              <w:rPr/>
            </w:rPrChange>
          </w:rPr>
          <w:t>Diagrama</w:t>
        </w:r>
        <w:del w:id="5622" w:author="EUDERLAN FREIRE DA SILVA ABREU" w:date="2025-07-15T22:11:00Z">
          <w:r w:rsidRPr="00E203A3" w:rsidDel="00C2462D">
            <w:rPr>
              <w:rFonts w:ascii="Times New Roman" w:hAnsi="Times New Roman" w:cs="Times New Roman"/>
              <w:color w:val="000000" w:themeColor="text1"/>
              <w:rPrChange w:id="5623" w:author="Euderlan Freire" w:date="2025-06-13T19:10:00Z">
                <w:rPr/>
              </w:rPrChange>
            </w:rPr>
            <w:delText>s</w:delText>
          </w:r>
        </w:del>
        <w:r w:rsidRPr="00E203A3">
          <w:rPr>
            <w:rFonts w:ascii="Times New Roman" w:hAnsi="Times New Roman" w:cs="Times New Roman"/>
            <w:color w:val="000000" w:themeColor="text1"/>
            <w:rPrChange w:id="5624" w:author="Euderlan Freire" w:date="2025-06-13T19:10:00Z">
              <w:rPr/>
            </w:rPrChange>
          </w:rPr>
          <w:t xml:space="preserve"> de Atividade Histórico</w:t>
        </w:r>
      </w:ins>
      <w:bookmarkEnd w:id="5619"/>
    </w:p>
    <w:p w14:paraId="6FB9A3B8" w14:textId="7CE5F20A" w:rsidR="004E7236" w:rsidRPr="00A456D9" w:rsidRDefault="004E7236">
      <w:pPr>
        <w:spacing w:before="40" w:after="240" w:line="360" w:lineRule="auto"/>
        <w:ind w:firstLine="708"/>
        <w:jc w:val="both"/>
        <w:rPr>
          <w:ins w:id="5625" w:author="Euderlan Freire" w:date="2025-06-11T18:49:00Z"/>
          <w:rFonts w:ascii="Times New Roman" w:hAnsi="Times New Roman" w:cs="Times New Roman"/>
          <w:color w:val="000000" w:themeColor="text1"/>
        </w:rPr>
        <w:pPrChange w:id="5626" w:author="Euderlan Freire" w:date="2025-06-13T19:23:00Z">
          <w:pPr>
            <w:pStyle w:val="Ttulo3"/>
          </w:pPr>
        </w:pPrChange>
      </w:pPr>
      <w:ins w:id="5627" w:author="Euderlan Freire" w:date="2025-06-11T19:36:00Z">
        <w:r w:rsidRPr="00E203A3">
          <w:rPr>
            <w:rFonts w:ascii="Times New Roman" w:hAnsi="Times New Roman" w:cs="Times New Roman"/>
            <w:color w:val="000000" w:themeColor="text1"/>
            <w:sz w:val="24"/>
            <w:szCs w:val="24"/>
            <w:rPrChange w:id="5628" w:author="Euderlan Freire" w:date="2025-06-13T19:10:00Z">
              <w:rPr/>
            </w:rPrChange>
          </w:rPr>
          <w:t>O gerenciamento de histórico oferece aos usuários controle completo sobre suas interações passadas com o sistema.</w:t>
        </w:r>
      </w:ins>
      <w:ins w:id="5629" w:author="EUDERLAN FREIRE DA SILVA ABREU" w:date="2025-07-18T20:22:00Z">
        <w:r w:rsidR="00CE5572">
          <w:rPr>
            <w:rFonts w:ascii="Times New Roman" w:hAnsi="Times New Roman" w:cs="Times New Roman"/>
            <w:color w:val="000000" w:themeColor="text1"/>
            <w:sz w:val="24"/>
            <w:szCs w:val="24"/>
          </w:rPr>
          <w:t xml:space="preserve"> Na Figura 2</w:t>
        </w:r>
        <w:r w:rsidR="00686E85">
          <w:rPr>
            <w:rFonts w:ascii="Times New Roman" w:hAnsi="Times New Roman" w:cs="Times New Roman"/>
            <w:color w:val="000000" w:themeColor="text1"/>
            <w:sz w:val="24"/>
            <w:szCs w:val="24"/>
          </w:rPr>
          <w:t>4</w:t>
        </w:r>
        <w:r w:rsidR="00CE5572">
          <w:rPr>
            <w:rFonts w:ascii="Times New Roman" w:hAnsi="Times New Roman" w:cs="Times New Roman"/>
            <w:color w:val="000000" w:themeColor="text1"/>
            <w:sz w:val="24"/>
            <w:szCs w:val="24"/>
          </w:rPr>
          <w:t xml:space="preserve"> o</w:t>
        </w:r>
        <w:r w:rsidR="00CE5572" w:rsidRPr="000B176E">
          <w:rPr>
            <w:rFonts w:ascii="Times New Roman" w:hAnsi="Times New Roman" w:cs="Times New Roman"/>
            <w:color w:val="000000" w:themeColor="text1"/>
            <w:sz w:val="24"/>
            <w:szCs w:val="24"/>
          </w:rPr>
          <w:t xml:space="preserve"> processo inicia quando o usuário acessa a opção "Histórico" e o sistema exibe uma lista de perguntas anteriores.</w:t>
        </w:r>
      </w:ins>
    </w:p>
    <w:p w14:paraId="560FDDE5" w14:textId="3BF9AA03" w:rsidR="00D935A3" w:rsidRPr="00E203A3" w:rsidRDefault="00D935A3">
      <w:pPr>
        <w:pStyle w:val="Legenda"/>
        <w:keepNext/>
        <w:spacing w:before="40" w:after="240" w:line="360" w:lineRule="auto"/>
        <w:jc w:val="center"/>
        <w:rPr>
          <w:ins w:id="5630" w:author="Euderlan Freire" w:date="2025-06-13T18:59:00Z"/>
          <w:rFonts w:ascii="Times New Roman" w:hAnsi="Times New Roman" w:cs="Times New Roman"/>
          <w:i w:val="0"/>
          <w:iCs w:val="0"/>
          <w:color w:val="000000" w:themeColor="text1"/>
          <w:sz w:val="24"/>
          <w:szCs w:val="24"/>
          <w:rPrChange w:id="5631" w:author="Euderlan Freire" w:date="2025-06-13T19:10:00Z">
            <w:rPr>
              <w:ins w:id="5632" w:author="Euderlan Freire" w:date="2025-06-13T18:59:00Z"/>
            </w:rPr>
          </w:rPrChange>
        </w:rPr>
        <w:pPrChange w:id="5633" w:author="Euderlan Freire" w:date="2025-06-13T19:23:00Z">
          <w:pPr>
            <w:pStyle w:val="Legenda"/>
          </w:pPr>
        </w:pPrChange>
      </w:pPr>
      <w:ins w:id="5634" w:author="Euderlan Freire" w:date="2025-06-13T18:59:00Z">
        <w:r w:rsidRPr="00E203A3">
          <w:rPr>
            <w:rFonts w:ascii="Times New Roman" w:hAnsi="Times New Roman" w:cs="Times New Roman"/>
            <w:i w:val="0"/>
            <w:iCs w:val="0"/>
            <w:color w:val="000000" w:themeColor="text1"/>
            <w:sz w:val="24"/>
            <w:szCs w:val="24"/>
            <w:rPrChange w:id="5635" w:author="Euderlan Freire" w:date="2025-06-13T19:10:00Z">
              <w:rPr/>
            </w:rPrChange>
          </w:rPr>
          <w:lastRenderedPageBreak/>
          <w:t xml:space="preserve">Figura </w:t>
        </w:r>
      </w:ins>
      <w:ins w:id="5636" w:author="EUDERLAN FREIRE DA SILVA ABREU" w:date="2025-07-18T20:20:00Z">
        <w:r w:rsidR="00643478">
          <w:rPr>
            <w:rFonts w:ascii="Times New Roman" w:hAnsi="Times New Roman" w:cs="Times New Roman"/>
            <w:i w:val="0"/>
            <w:iCs w:val="0"/>
            <w:color w:val="000000" w:themeColor="text1"/>
            <w:sz w:val="24"/>
            <w:szCs w:val="24"/>
          </w:rPr>
          <w:t>24</w:t>
        </w:r>
      </w:ins>
      <w:ins w:id="5637" w:author="Euderlan Freire" w:date="2025-06-13T18:59:00Z">
        <w:del w:id="5638" w:author="EUDERLAN FREIRE DA SILVA ABREU" w:date="2025-07-18T20:20:00Z">
          <w:r w:rsidRPr="0C87EF6B" w:rsidDel="00643478">
            <w:rPr>
              <w:rFonts w:ascii="Times New Roman" w:hAnsi="Times New Roman" w:cs="Times New Roman"/>
              <w:i w:val="0"/>
              <w:color w:val="000000" w:themeColor="text1"/>
              <w:sz w:val="24"/>
              <w:szCs w:val="24"/>
            </w:rPr>
            <w:fldChar w:fldCharType="begin"/>
          </w:r>
          <w:r w:rsidRPr="0C87EF6B" w:rsidDel="00643478">
            <w:rPr>
              <w:rFonts w:ascii="Times New Roman" w:hAnsi="Times New Roman" w:cs="Times New Roman"/>
              <w:i w:val="0"/>
              <w:color w:val="000000" w:themeColor="text1"/>
              <w:sz w:val="24"/>
              <w:szCs w:val="24"/>
            </w:rPr>
            <w:delInstrText xml:space="preserve"> SEQ Figura \* ARABIC </w:delInstrText>
          </w:r>
        </w:del>
      </w:ins>
      <w:del w:id="5639" w:author="EUDERLAN FREIRE DA SILVA ABREU" w:date="2025-07-18T20:20:00Z">
        <w:r w:rsidR="00AE3EBA">
          <w:rPr>
            <w:rFonts w:ascii="Times New Roman" w:hAnsi="Times New Roman" w:cs="Times New Roman"/>
            <w:i w:val="0"/>
            <w:color w:val="000000" w:themeColor="text1"/>
            <w:sz w:val="24"/>
            <w:szCs w:val="24"/>
          </w:rPr>
          <w:fldChar w:fldCharType="separate"/>
        </w:r>
      </w:del>
      <w:ins w:id="5640" w:author="Euderlan Freire" w:date="2025-06-13T18:59:00Z">
        <w:del w:id="5641" w:author="EUDERLAN FREIRE DA SILVA ABREU" w:date="2025-07-18T20:20:00Z">
          <w:r w:rsidRPr="0C87EF6B" w:rsidDel="00643478">
            <w:rPr>
              <w:rFonts w:ascii="Times New Roman" w:hAnsi="Times New Roman" w:cs="Times New Roman"/>
              <w:i w:val="0"/>
              <w:color w:val="000000" w:themeColor="text1"/>
              <w:sz w:val="24"/>
              <w:szCs w:val="24"/>
            </w:rPr>
            <w:fldChar w:fldCharType="end"/>
          </w:r>
        </w:del>
        <w:r w:rsidRPr="00E203A3">
          <w:rPr>
            <w:rFonts w:ascii="Times New Roman" w:hAnsi="Times New Roman" w:cs="Times New Roman"/>
            <w:i w:val="0"/>
            <w:iCs w:val="0"/>
            <w:color w:val="000000" w:themeColor="text1"/>
            <w:sz w:val="24"/>
            <w:szCs w:val="24"/>
            <w:rPrChange w:id="5642" w:author="Euderlan Freire" w:date="2025-06-13T19:10:00Z">
              <w:rPr/>
            </w:rPrChange>
          </w:rPr>
          <w:t xml:space="preserve"> - Diagramas de Atividade Histórico</w:t>
        </w:r>
      </w:ins>
    </w:p>
    <w:p w14:paraId="6AB203FA" w14:textId="77777777" w:rsidR="004C7A73" w:rsidRPr="00E203A3" w:rsidRDefault="00BE7BB7">
      <w:pPr>
        <w:keepNext/>
        <w:spacing w:before="40" w:after="240" w:line="360" w:lineRule="auto"/>
        <w:jc w:val="center"/>
        <w:rPr>
          <w:ins w:id="5643" w:author="Euderlan Freire" w:date="2025-06-13T16:51:00Z"/>
          <w:rFonts w:ascii="Times New Roman" w:hAnsi="Times New Roman" w:cs="Times New Roman"/>
          <w:color w:val="000000" w:themeColor="text1"/>
          <w:sz w:val="24"/>
          <w:szCs w:val="24"/>
          <w:rPrChange w:id="5644" w:author="Euderlan Freire" w:date="2025-06-13T19:10:00Z">
            <w:rPr>
              <w:ins w:id="5645" w:author="Euderlan Freire" w:date="2025-06-13T16:51:00Z"/>
            </w:rPr>
          </w:rPrChange>
        </w:rPr>
        <w:pPrChange w:id="5646" w:author="Euderlan Freire" w:date="2025-06-13T19:23:00Z">
          <w:pPr>
            <w:jc w:val="center"/>
          </w:pPr>
        </w:pPrChange>
      </w:pPr>
      <w:ins w:id="5647" w:author="Euderlan Freire" w:date="2025-06-11T18:49:00Z">
        <w:r w:rsidRPr="00E203A3">
          <w:rPr>
            <w:rFonts w:ascii="Times New Roman" w:hAnsi="Times New Roman" w:cs="Times New Roman"/>
            <w:noProof/>
            <w:color w:val="000000" w:themeColor="text1"/>
            <w:sz w:val="24"/>
            <w:szCs w:val="24"/>
            <w:rPrChange w:id="5648" w:author="Euderlan Freire" w:date="2025-06-13T19:10:00Z">
              <w:rPr>
                <w:noProof/>
              </w:rPr>
            </w:rPrChange>
          </w:rPr>
          <w:drawing>
            <wp:inline distT="0" distB="0" distL="0" distR="0" wp14:anchorId="4D98F9FF" wp14:editId="597E9E3B">
              <wp:extent cx="4779818" cy="3860276"/>
              <wp:effectExtent l="0" t="0" r="1905"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39">
                        <a:extLst>
                          <a:ext uri="{28A0092B-C50C-407E-A947-70E740481C1C}">
                            <a14:useLocalDpi xmlns:a14="http://schemas.microsoft.com/office/drawing/2010/main" val="0"/>
                          </a:ext>
                        </a:extLst>
                      </a:blip>
                      <a:srcRect t="5138"/>
                      <a:stretch/>
                    </pic:blipFill>
                    <pic:spPr bwMode="auto">
                      <a:xfrm>
                        <a:off x="0" y="0"/>
                        <a:ext cx="4788489" cy="3867279"/>
                      </a:xfrm>
                      <a:prstGeom prst="rect">
                        <a:avLst/>
                      </a:prstGeom>
                      <a:ln>
                        <a:noFill/>
                      </a:ln>
                      <a:extLst>
                        <a:ext uri="{53640926-AAD7-44D8-BBD7-CCE9431645EC}">
                          <a14:shadowObscured xmlns:a14="http://schemas.microsoft.com/office/drawing/2010/main"/>
                        </a:ext>
                      </a:extLst>
                    </pic:spPr>
                  </pic:pic>
                </a:graphicData>
              </a:graphic>
            </wp:inline>
          </w:drawing>
        </w:r>
      </w:ins>
    </w:p>
    <w:p w14:paraId="66A35648" w14:textId="3480234F" w:rsidR="00BE7BB7" w:rsidRPr="00E203A3" w:rsidRDefault="004C7A73">
      <w:pPr>
        <w:pStyle w:val="Legenda"/>
        <w:spacing w:before="40" w:after="240" w:line="360" w:lineRule="auto"/>
        <w:jc w:val="center"/>
        <w:rPr>
          <w:ins w:id="5649" w:author="Euderlan Freire" w:date="2025-06-11T19:37:00Z"/>
          <w:rFonts w:ascii="Times New Roman" w:hAnsi="Times New Roman" w:cs="Times New Roman"/>
          <w:color w:val="000000" w:themeColor="text1"/>
          <w:sz w:val="24"/>
          <w:szCs w:val="24"/>
          <w:rPrChange w:id="5650" w:author="Euderlan Freire" w:date="2025-06-13T19:10:00Z">
            <w:rPr>
              <w:ins w:id="5651" w:author="Euderlan Freire" w:date="2025-06-11T19:37:00Z"/>
            </w:rPr>
          </w:rPrChange>
        </w:rPr>
        <w:pPrChange w:id="5652" w:author="Euderlan Freire" w:date="2025-06-13T19:23:00Z">
          <w:pPr>
            <w:jc w:val="center"/>
          </w:pPr>
        </w:pPrChange>
      </w:pPr>
      <w:ins w:id="5653" w:author="Euderlan Freire" w:date="2025-06-13T16:51:00Z">
        <w:r w:rsidRPr="00E203A3">
          <w:rPr>
            <w:rFonts w:ascii="Times New Roman" w:hAnsi="Times New Roman" w:cs="Times New Roman"/>
            <w:i w:val="0"/>
            <w:iCs w:val="0"/>
            <w:color w:val="000000" w:themeColor="text1"/>
            <w:sz w:val="24"/>
            <w:szCs w:val="24"/>
            <w:rPrChange w:id="5654" w:author="Euderlan Freire" w:date="2025-06-13T19:10:00Z">
              <w:rPr>
                <w:i/>
                <w:iCs/>
              </w:rPr>
            </w:rPrChange>
          </w:rPr>
          <w:t>Fonte: Autoria Própria (2025)</w:t>
        </w:r>
      </w:ins>
    </w:p>
    <w:p w14:paraId="4B1C984C" w14:textId="592BE40B" w:rsidR="00313060" w:rsidRPr="00E203A3" w:rsidRDefault="008D2868">
      <w:pPr>
        <w:spacing w:before="40" w:after="240" w:line="360" w:lineRule="auto"/>
        <w:ind w:firstLine="708"/>
        <w:jc w:val="both"/>
        <w:rPr>
          <w:ins w:id="5655" w:author="Euderlan Freire" w:date="2025-06-11T19:40:00Z"/>
          <w:rFonts w:ascii="Times New Roman" w:hAnsi="Times New Roman" w:cs="Times New Roman"/>
          <w:color w:val="000000" w:themeColor="text1"/>
          <w:sz w:val="24"/>
          <w:szCs w:val="24"/>
          <w:rPrChange w:id="5656" w:author="Euderlan Freire" w:date="2025-06-13T19:10:00Z">
            <w:rPr>
              <w:ins w:id="5657" w:author="Euderlan Freire" w:date="2025-06-11T19:40:00Z"/>
            </w:rPr>
          </w:rPrChange>
        </w:rPr>
        <w:pPrChange w:id="5658" w:author="Euderlan Freire" w:date="2025-06-13T19:23:00Z">
          <w:pPr>
            <w:ind w:firstLine="708"/>
            <w:jc w:val="both"/>
          </w:pPr>
        </w:pPrChange>
      </w:pPr>
      <w:ins w:id="5659" w:author="Euderlan Freire" w:date="2025-06-11T19:37:00Z">
        <w:del w:id="5660" w:author="EUDERLAN FREIRE DA SILVA ABREU" w:date="2025-07-15T22:34:00Z">
          <w:r w:rsidRPr="00E203A3" w:rsidDel="005B0EDF">
            <w:rPr>
              <w:rFonts w:ascii="Times New Roman" w:hAnsi="Times New Roman" w:cs="Times New Roman"/>
              <w:color w:val="000000" w:themeColor="text1"/>
              <w:sz w:val="24"/>
              <w:szCs w:val="24"/>
              <w:rPrChange w:id="5661" w:author="Euderlan Freire" w:date="2025-06-13T19:10:00Z">
                <w:rPr/>
              </w:rPrChange>
            </w:rPr>
            <w:delText>O</w:delText>
          </w:r>
        </w:del>
        <w:del w:id="5662" w:author="EUDERLAN FREIRE DA SILVA ABREU" w:date="2025-07-18T20:22:00Z">
          <w:r w:rsidRPr="00E203A3" w:rsidDel="00CE5572">
            <w:rPr>
              <w:rFonts w:ascii="Times New Roman" w:hAnsi="Times New Roman" w:cs="Times New Roman"/>
              <w:color w:val="000000" w:themeColor="text1"/>
              <w:sz w:val="24"/>
              <w:szCs w:val="24"/>
              <w:rPrChange w:id="5663" w:author="Euderlan Freire" w:date="2025-06-13T19:10:00Z">
                <w:rPr/>
              </w:rPrChange>
            </w:rPr>
            <w:delText xml:space="preserve"> processo inicia quando o usuário acessa a opção "Histórico" e o sistema exibe uma lista de perguntas anteriores. </w:delText>
          </w:r>
        </w:del>
        <w:r w:rsidRPr="00E203A3">
          <w:rPr>
            <w:rFonts w:ascii="Times New Roman" w:hAnsi="Times New Roman" w:cs="Times New Roman"/>
            <w:color w:val="000000" w:themeColor="text1"/>
            <w:sz w:val="24"/>
            <w:szCs w:val="24"/>
            <w:rPrChange w:id="5664" w:author="Euderlan Freire" w:date="2025-06-13T19:10:00Z">
              <w:rPr/>
            </w:rPrChange>
          </w:rPr>
          <w:t>A partir desta lista, três ações principais estão disponíveis.</w:t>
        </w:r>
      </w:ins>
      <w:ins w:id="5665" w:author="Euderlan Freire" w:date="2025-06-11T19:38:00Z">
        <w:r w:rsidR="00FF1908" w:rsidRPr="00E203A3">
          <w:rPr>
            <w:rFonts w:ascii="Times New Roman" w:hAnsi="Times New Roman" w:cs="Times New Roman"/>
            <w:color w:val="000000" w:themeColor="text1"/>
            <w:sz w:val="24"/>
            <w:szCs w:val="24"/>
            <w:rPrChange w:id="5666" w:author="Euderlan Freire" w:date="2025-06-13T19:10:00Z">
              <w:rPr/>
            </w:rPrChange>
          </w:rPr>
          <w:t xml:space="preserve"> Para ver a resposta completa, o usuário clica na pergunta desejada e o sistema exibe a resposta completa associada. Para excluir uma pergunta do histórico, o usuário seleciona a pergunta específica, confirma a exclusão e o sistema remove o item do histórico.</w:t>
        </w:r>
        <w:r w:rsidR="0046784C" w:rsidRPr="00E203A3">
          <w:rPr>
            <w:rFonts w:ascii="Times New Roman" w:hAnsi="Times New Roman" w:cs="Times New Roman"/>
            <w:color w:val="000000" w:themeColor="text1"/>
            <w:sz w:val="24"/>
            <w:szCs w:val="24"/>
            <w:rPrChange w:id="5667" w:author="Euderlan Freire" w:date="2025-06-13T19:10:00Z">
              <w:rPr/>
            </w:rPrChange>
          </w:rPr>
          <w:t xml:space="preserve"> </w:t>
        </w:r>
      </w:ins>
    </w:p>
    <w:p w14:paraId="7AA0DE46" w14:textId="1B37EA1A" w:rsidR="008D2868" w:rsidRPr="00E203A3" w:rsidRDefault="0046784C">
      <w:pPr>
        <w:spacing w:before="40" w:after="240" w:line="360" w:lineRule="auto"/>
        <w:ind w:firstLine="708"/>
        <w:jc w:val="both"/>
        <w:rPr>
          <w:ins w:id="5668" w:author="Euderlan Freire" w:date="2025-06-11T18:38:00Z"/>
          <w:rFonts w:ascii="Times New Roman" w:hAnsi="Times New Roman" w:cs="Times New Roman"/>
          <w:color w:val="000000" w:themeColor="text1"/>
          <w:rPrChange w:id="5669" w:author="Euderlan Freire" w:date="2025-06-13T19:10:00Z">
            <w:rPr>
              <w:ins w:id="5670" w:author="Euderlan Freire" w:date="2025-06-11T18:38:00Z"/>
            </w:rPr>
          </w:rPrChange>
        </w:rPr>
        <w:pPrChange w:id="5671" w:author="Euderlan Freire" w:date="2025-06-13T19:23:00Z">
          <w:pPr>
            <w:pStyle w:val="Ttulo3"/>
          </w:pPr>
        </w:pPrChange>
      </w:pPr>
      <w:ins w:id="5672" w:author="Euderlan Freire" w:date="2025-06-11T19:38:00Z">
        <w:r w:rsidRPr="00E203A3">
          <w:rPr>
            <w:rFonts w:ascii="Times New Roman" w:hAnsi="Times New Roman" w:cs="Times New Roman"/>
            <w:color w:val="000000" w:themeColor="text1"/>
            <w:sz w:val="24"/>
            <w:szCs w:val="24"/>
            <w:rPrChange w:id="5673" w:author="Euderlan Freire" w:date="2025-06-13T19:10:00Z">
              <w:rPr/>
            </w:rPrChange>
          </w:rPr>
          <w:t>Para repetir uma consulta, o usuário seleciona a pergunta que deseja repetir, o sistema processa a pergunta novamente como se fosse uma nova consulta, exibe a nova resposta e salva esta nova resposta no histórico.</w:t>
        </w:r>
      </w:ins>
      <w:ins w:id="5674" w:author="Euderlan Freire" w:date="2025-06-11T19:39:00Z">
        <w:r w:rsidR="0059426D" w:rsidRPr="00E203A3">
          <w:rPr>
            <w:rFonts w:ascii="Times New Roman" w:hAnsi="Times New Roman" w:cs="Times New Roman"/>
            <w:color w:val="000000" w:themeColor="text1"/>
            <w:sz w:val="24"/>
            <w:szCs w:val="24"/>
            <w:rPrChange w:id="5675" w:author="Euderlan Freire" w:date="2025-06-13T19:10:00Z">
              <w:rPr/>
            </w:rPrChange>
          </w:rPr>
          <w:t xml:space="preserve"> O diagrama contempla um loop que permite navegação contínua no histórico até que o usuário opte por sair, proporcionando uma experiência completa de gerenciamento de consultas anteriores.</w:t>
        </w:r>
      </w:ins>
    </w:p>
    <w:p w14:paraId="60E8A8B2" w14:textId="790AF198" w:rsidR="00A75BF8" w:rsidRPr="00E203A3" w:rsidRDefault="005B2B2F">
      <w:pPr>
        <w:pStyle w:val="Ttulo3"/>
        <w:spacing w:after="240" w:line="360" w:lineRule="auto"/>
        <w:jc w:val="both"/>
        <w:rPr>
          <w:ins w:id="5676" w:author="Euderlan Freire" w:date="2025-06-11T18:49:00Z"/>
          <w:rFonts w:ascii="Times New Roman" w:hAnsi="Times New Roman" w:cs="Times New Roman"/>
          <w:color w:val="000000" w:themeColor="text1"/>
        </w:rPr>
        <w:pPrChange w:id="5677" w:author="Euderlan Freire" w:date="2025-06-13T19:23:00Z">
          <w:pPr>
            <w:pStyle w:val="Ttulo3"/>
          </w:pPr>
        </w:pPrChange>
      </w:pPr>
      <w:bookmarkStart w:id="5678" w:name="_Toc203858402"/>
      <w:ins w:id="5679" w:author="Euderlan Freire" w:date="2025-06-11T18:38:00Z">
        <w:r w:rsidRPr="00E203A3">
          <w:rPr>
            <w:rFonts w:ascii="Times New Roman" w:hAnsi="Times New Roman" w:cs="Times New Roman"/>
            <w:color w:val="000000" w:themeColor="text1"/>
            <w:rPrChange w:id="5680" w:author="Euderlan Freire" w:date="2025-06-13T19:10:00Z">
              <w:rPr/>
            </w:rPrChange>
          </w:rPr>
          <w:lastRenderedPageBreak/>
          <w:t xml:space="preserve">Diagramas de Atividade </w:t>
        </w:r>
      </w:ins>
      <w:ins w:id="5681" w:author="Euderlan Freire" w:date="2025-06-11T18:39:00Z">
        <w:r w:rsidR="000551BB" w:rsidRPr="00E203A3">
          <w:rPr>
            <w:rFonts w:ascii="Times New Roman" w:hAnsi="Times New Roman" w:cs="Times New Roman"/>
            <w:color w:val="000000" w:themeColor="text1"/>
            <w:rPrChange w:id="5682" w:author="Euderlan Freire" w:date="2025-06-13T19:10:00Z">
              <w:rPr/>
            </w:rPrChange>
          </w:rPr>
          <w:t>Logout</w:t>
        </w:r>
      </w:ins>
      <w:bookmarkEnd w:id="5678"/>
    </w:p>
    <w:p w14:paraId="18C40143" w14:textId="64DF9FE2" w:rsidR="00D935A3" w:rsidRPr="00E203A3" w:rsidRDefault="00D935A3">
      <w:pPr>
        <w:pStyle w:val="Legenda"/>
        <w:keepNext/>
        <w:spacing w:before="40" w:after="240" w:line="360" w:lineRule="auto"/>
        <w:jc w:val="center"/>
        <w:rPr>
          <w:ins w:id="5683" w:author="Euderlan Freire" w:date="2025-06-13T18:59:00Z"/>
          <w:rFonts w:ascii="Times New Roman" w:hAnsi="Times New Roman" w:cs="Times New Roman"/>
          <w:i w:val="0"/>
          <w:iCs w:val="0"/>
          <w:color w:val="000000" w:themeColor="text1"/>
          <w:sz w:val="24"/>
          <w:szCs w:val="24"/>
          <w:rPrChange w:id="5684" w:author="Euderlan Freire" w:date="2025-06-13T19:10:00Z">
            <w:rPr>
              <w:ins w:id="5685" w:author="Euderlan Freire" w:date="2025-06-13T18:59:00Z"/>
            </w:rPr>
          </w:rPrChange>
        </w:rPr>
        <w:pPrChange w:id="5686" w:author="Euderlan Freire" w:date="2025-06-13T19:23:00Z">
          <w:pPr>
            <w:pStyle w:val="Legenda"/>
          </w:pPr>
        </w:pPrChange>
      </w:pPr>
      <w:ins w:id="5687" w:author="Euderlan Freire" w:date="2025-06-13T18:59:00Z">
        <w:r w:rsidRPr="00E203A3">
          <w:rPr>
            <w:rFonts w:ascii="Times New Roman" w:hAnsi="Times New Roman" w:cs="Times New Roman"/>
            <w:i w:val="0"/>
            <w:iCs w:val="0"/>
            <w:color w:val="000000" w:themeColor="text1"/>
            <w:sz w:val="24"/>
            <w:szCs w:val="24"/>
            <w:rPrChange w:id="5688" w:author="Euderlan Freire" w:date="2025-06-13T19:10:00Z">
              <w:rPr/>
            </w:rPrChange>
          </w:rPr>
          <w:t xml:space="preserve">Figura </w:t>
        </w:r>
      </w:ins>
      <w:ins w:id="5689" w:author="EUDERLAN FREIRE DA SILVA ABREU" w:date="2025-07-18T20:23:00Z">
        <w:r w:rsidR="00686E85">
          <w:rPr>
            <w:rFonts w:ascii="Times New Roman" w:hAnsi="Times New Roman" w:cs="Times New Roman"/>
            <w:i w:val="0"/>
            <w:iCs w:val="0"/>
            <w:color w:val="000000" w:themeColor="text1"/>
            <w:sz w:val="24"/>
            <w:szCs w:val="24"/>
          </w:rPr>
          <w:t>25</w:t>
        </w:r>
      </w:ins>
      <w:ins w:id="5690" w:author="Euderlan Freire" w:date="2025-06-13T18:59:00Z">
        <w:del w:id="5691" w:author="EUDERLAN FREIRE DA SILVA ABREU" w:date="2025-07-18T20:23:00Z">
          <w:r w:rsidRPr="0C87EF6B" w:rsidDel="00686E85">
            <w:rPr>
              <w:rFonts w:ascii="Times New Roman" w:hAnsi="Times New Roman" w:cs="Times New Roman"/>
              <w:i w:val="0"/>
              <w:color w:val="000000" w:themeColor="text1"/>
              <w:sz w:val="24"/>
              <w:szCs w:val="24"/>
            </w:rPr>
            <w:fldChar w:fldCharType="begin"/>
          </w:r>
          <w:r w:rsidRPr="0C87EF6B" w:rsidDel="00686E85">
            <w:rPr>
              <w:rFonts w:ascii="Times New Roman" w:hAnsi="Times New Roman" w:cs="Times New Roman"/>
              <w:i w:val="0"/>
              <w:color w:val="000000" w:themeColor="text1"/>
              <w:sz w:val="24"/>
              <w:szCs w:val="24"/>
            </w:rPr>
            <w:delInstrText xml:space="preserve"> SEQ Figura \* ARABIC </w:delInstrText>
          </w:r>
        </w:del>
      </w:ins>
      <w:del w:id="5692" w:author="EUDERLAN FREIRE DA SILVA ABREU" w:date="2025-07-18T20:23:00Z">
        <w:r w:rsidR="00AE3EBA">
          <w:rPr>
            <w:rFonts w:ascii="Times New Roman" w:hAnsi="Times New Roman" w:cs="Times New Roman"/>
            <w:i w:val="0"/>
            <w:color w:val="000000" w:themeColor="text1"/>
            <w:sz w:val="24"/>
            <w:szCs w:val="24"/>
          </w:rPr>
          <w:fldChar w:fldCharType="separate"/>
        </w:r>
      </w:del>
      <w:ins w:id="5693" w:author="Euderlan Freire" w:date="2025-06-13T18:59:00Z">
        <w:del w:id="5694" w:author="EUDERLAN FREIRE DA SILVA ABREU" w:date="2025-07-18T20:23:00Z">
          <w:r w:rsidRPr="0C87EF6B" w:rsidDel="00686E85">
            <w:rPr>
              <w:rFonts w:ascii="Times New Roman" w:hAnsi="Times New Roman" w:cs="Times New Roman"/>
              <w:i w:val="0"/>
              <w:color w:val="000000" w:themeColor="text1"/>
              <w:sz w:val="24"/>
              <w:szCs w:val="24"/>
            </w:rPr>
            <w:fldChar w:fldCharType="end"/>
          </w:r>
        </w:del>
        <w:r w:rsidRPr="00E203A3">
          <w:rPr>
            <w:rFonts w:ascii="Times New Roman" w:hAnsi="Times New Roman" w:cs="Times New Roman"/>
            <w:i w:val="0"/>
            <w:iCs w:val="0"/>
            <w:color w:val="000000" w:themeColor="text1"/>
            <w:sz w:val="24"/>
            <w:szCs w:val="24"/>
            <w:rPrChange w:id="5695" w:author="Euderlan Freire" w:date="2025-06-13T19:10:00Z">
              <w:rPr/>
            </w:rPrChange>
          </w:rPr>
          <w:t xml:space="preserve"> - Diagramas de Atividade Histórico</w:t>
        </w:r>
      </w:ins>
    </w:p>
    <w:p w14:paraId="604A7A5E" w14:textId="77777777" w:rsidR="004C7A73" w:rsidRPr="00E203A3" w:rsidRDefault="00BE7BB7">
      <w:pPr>
        <w:keepNext/>
        <w:spacing w:before="40" w:after="240" w:line="360" w:lineRule="auto"/>
        <w:jc w:val="center"/>
        <w:rPr>
          <w:ins w:id="5696" w:author="Euderlan Freire" w:date="2025-06-13T16:51:00Z"/>
          <w:rFonts w:ascii="Times New Roman" w:hAnsi="Times New Roman" w:cs="Times New Roman"/>
          <w:color w:val="000000" w:themeColor="text1"/>
          <w:sz w:val="24"/>
          <w:szCs w:val="24"/>
          <w:rPrChange w:id="5697" w:author="Euderlan Freire" w:date="2025-06-13T19:10:00Z">
            <w:rPr>
              <w:ins w:id="5698" w:author="Euderlan Freire" w:date="2025-06-13T16:51:00Z"/>
            </w:rPr>
          </w:rPrChange>
        </w:rPr>
        <w:pPrChange w:id="5699" w:author="Euderlan Freire" w:date="2025-06-13T19:23:00Z">
          <w:pPr>
            <w:jc w:val="center"/>
          </w:pPr>
        </w:pPrChange>
      </w:pPr>
      <w:ins w:id="5700" w:author="Euderlan Freire" w:date="2025-06-11T18:50:00Z">
        <w:r w:rsidRPr="00E203A3">
          <w:rPr>
            <w:rFonts w:ascii="Times New Roman" w:hAnsi="Times New Roman" w:cs="Times New Roman"/>
            <w:noProof/>
            <w:color w:val="000000" w:themeColor="text1"/>
            <w:sz w:val="24"/>
            <w:szCs w:val="24"/>
            <w:rPrChange w:id="5701" w:author="Euderlan Freire" w:date="2025-06-13T19:10:00Z">
              <w:rPr>
                <w:noProof/>
              </w:rPr>
            </w:rPrChange>
          </w:rPr>
          <w:drawing>
            <wp:inline distT="0" distB="0" distL="0" distR="0" wp14:anchorId="5535DCA4" wp14:editId="7A3DA823">
              <wp:extent cx="2236742" cy="2931160"/>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rotWithShape="1">
                      <a:blip r:embed="rId40">
                        <a:extLst>
                          <a:ext uri="{28A0092B-C50C-407E-A947-70E740481C1C}">
                            <a14:useLocalDpi xmlns:a14="http://schemas.microsoft.com/office/drawing/2010/main" val="0"/>
                          </a:ext>
                        </a:extLst>
                      </a:blip>
                      <a:srcRect t="10053"/>
                      <a:stretch/>
                    </pic:blipFill>
                    <pic:spPr bwMode="auto">
                      <a:xfrm>
                        <a:off x="0" y="0"/>
                        <a:ext cx="2240666" cy="2936302"/>
                      </a:xfrm>
                      <a:prstGeom prst="rect">
                        <a:avLst/>
                      </a:prstGeom>
                      <a:ln>
                        <a:noFill/>
                      </a:ln>
                      <a:extLst>
                        <a:ext uri="{53640926-AAD7-44D8-BBD7-CCE9431645EC}">
                          <a14:shadowObscured xmlns:a14="http://schemas.microsoft.com/office/drawing/2010/main"/>
                        </a:ext>
                      </a:extLst>
                    </pic:spPr>
                  </pic:pic>
                </a:graphicData>
              </a:graphic>
            </wp:inline>
          </w:drawing>
        </w:r>
      </w:ins>
    </w:p>
    <w:p w14:paraId="207B7F03" w14:textId="56707D34" w:rsidR="00BE7BB7" w:rsidRPr="00E203A3" w:rsidRDefault="004C7A73">
      <w:pPr>
        <w:pStyle w:val="Legenda"/>
        <w:spacing w:before="40" w:after="240" w:line="360" w:lineRule="auto"/>
        <w:jc w:val="center"/>
        <w:rPr>
          <w:ins w:id="5702" w:author="Euderlan Freire" w:date="2025-06-11T19:41:00Z"/>
          <w:rFonts w:ascii="Times New Roman" w:hAnsi="Times New Roman" w:cs="Times New Roman"/>
          <w:color w:val="000000" w:themeColor="text1"/>
          <w:sz w:val="24"/>
          <w:szCs w:val="24"/>
          <w:rPrChange w:id="5703" w:author="Euderlan Freire" w:date="2025-06-13T19:10:00Z">
            <w:rPr>
              <w:ins w:id="5704" w:author="Euderlan Freire" w:date="2025-06-11T19:41:00Z"/>
            </w:rPr>
          </w:rPrChange>
        </w:rPr>
        <w:pPrChange w:id="5705" w:author="Euderlan Freire" w:date="2025-06-13T19:23:00Z">
          <w:pPr>
            <w:jc w:val="center"/>
          </w:pPr>
        </w:pPrChange>
      </w:pPr>
      <w:ins w:id="5706" w:author="Euderlan Freire" w:date="2025-06-13T16:51:00Z">
        <w:r w:rsidRPr="00E203A3">
          <w:rPr>
            <w:rFonts w:ascii="Times New Roman" w:hAnsi="Times New Roman" w:cs="Times New Roman"/>
            <w:i w:val="0"/>
            <w:iCs w:val="0"/>
            <w:color w:val="000000" w:themeColor="text1"/>
            <w:sz w:val="24"/>
            <w:szCs w:val="24"/>
            <w:rPrChange w:id="5707" w:author="Euderlan Freire" w:date="2025-06-13T19:10:00Z">
              <w:rPr>
                <w:i/>
                <w:iCs/>
              </w:rPr>
            </w:rPrChange>
          </w:rPr>
          <w:t>Fonte: Autoria Própria (2025)</w:t>
        </w:r>
      </w:ins>
    </w:p>
    <w:p w14:paraId="7843A3E2" w14:textId="0A1B72F9" w:rsidR="00D80086" w:rsidRPr="00E203A3" w:rsidRDefault="00D80086">
      <w:pPr>
        <w:spacing w:before="40" w:after="240" w:line="360" w:lineRule="auto"/>
        <w:ind w:firstLine="432"/>
        <w:jc w:val="both"/>
        <w:rPr>
          <w:ins w:id="5708" w:author="Euderlan Freire" w:date="2025-06-13T19:02:00Z"/>
          <w:rFonts w:ascii="Times New Roman" w:hAnsi="Times New Roman" w:cs="Times New Roman"/>
          <w:color w:val="000000" w:themeColor="text1"/>
          <w:sz w:val="24"/>
          <w:szCs w:val="24"/>
          <w:rPrChange w:id="5709" w:author="Euderlan Freire" w:date="2025-06-13T19:10:00Z">
            <w:rPr>
              <w:ins w:id="5710" w:author="Euderlan Freire" w:date="2025-06-13T19:02:00Z"/>
              <w:rFonts w:ascii="Times New Roman" w:hAnsi="Times New Roman" w:cs="Times New Roman"/>
              <w:sz w:val="24"/>
              <w:szCs w:val="24"/>
            </w:rPr>
          </w:rPrChange>
        </w:rPr>
        <w:pPrChange w:id="5711" w:author="Euderlan Freire" w:date="2025-06-13T19:23:00Z">
          <w:pPr>
            <w:spacing w:line="276" w:lineRule="auto"/>
            <w:ind w:firstLine="432"/>
            <w:jc w:val="both"/>
          </w:pPr>
        </w:pPrChange>
      </w:pPr>
      <w:ins w:id="5712" w:author="Euderlan Freire" w:date="2025-06-11T19:41:00Z">
        <w:r w:rsidRPr="00E203A3">
          <w:rPr>
            <w:rFonts w:ascii="Times New Roman" w:hAnsi="Times New Roman" w:cs="Times New Roman"/>
            <w:color w:val="000000" w:themeColor="text1"/>
            <w:sz w:val="24"/>
            <w:szCs w:val="24"/>
            <w:rPrChange w:id="5713" w:author="Euderlan Freire" w:date="2025-06-13T19:10:00Z">
              <w:rPr/>
            </w:rPrChange>
          </w:rPr>
          <w:t>O diagrama de logout</w:t>
        </w:r>
      </w:ins>
      <w:ins w:id="5714" w:author="EUDERLAN FREIRE DA SILVA ABREU" w:date="2025-07-15T22:35:00Z">
        <w:r w:rsidR="005B0EDF">
          <w:rPr>
            <w:rFonts w:ascii="Times New Roman" w:hAnsi="Times New Roman" w:cs="Times New Roman"/>
            <w:color w:val="000000" w:themeColor="text1"/>
            <w:sz w:val="24"/>
            <w:szCs w:val="24"/>
          </w:rPr>
          <w:t xml:space="preserve"> na Figura </w:t>
        </w:r>
      </w:ins>
      <w:ins w:id="5715" w:author="EUDERLAN FREIRE DA SILVA ABREU" w:date="2025-07-18T20:23:00Z">
        <w:r w:rsidR="00686E85">
          <w:rPr>
            <w:rFonts w:ascii="Times New Roman" w:hAnsi="Times New Roman" w:cs="Times New Roman"/>
            <w:color w:val="000000" w:themeColor="text1"/>
            <w:sz w:val="24"/>
            <w:szCs w:val="24"/>
          </w:rPr>
          <w:t>25</w:t>
        </w:r>
      </w:ins>
      <w:ins w:id="5716" w:author="Euderlan Freire" w:date="2025-06-11T19:41:00Z">
        <w:r w:rsidRPr="00E203A3">
          <w:rPr>
            <w:rFonts w:ascii="Times New Roman" w:hAnsi="Times New Roman" w:cs="Times New Roman"/>
            <w:color w:val="000000" w:themeColor="text1"/>
            <w:sz w:val="24"/>
            <w:szCs w:val="24"/>
            <w:rPrChange w:id="5717" w:author="Euderlan Freire" w:date="2025-06-13T19:10:00Z">
              <w:rPr/>
            </w:rPrChange>
          </w:rPr>
          <w:t xml:space="preserve"> segue um fluxo de segurança padrão para encerramento de sessão. O processo inicia quando o usuário acessa o menu superior e clica na opção "Sair". Em seguida, o sistema encerra a sessão atual, limpa todos os dados de autenticação armazenados e redireciona o usuário para a tela inicial.</w:t>
        </w:r>
        <w:r w:rsidR="00E6463B" w:rsidRPr="00E203A3">
          <w:rPr>
            <w:rFonts w:ascii="Times New Roman" w:hAnsi="Times New Roman" w:cs="Times New Roman"/>
            <w:color w:val="000000" w:themeColor="text1"/>
            <w:sz w:val="24"/>
            <w:szCs w:val="24"/>
            <w:rPrChange w:id="5718" w:author="Euderlan Freire" w:date="2025-06-13T19:10:00Z">
              <w:rPr/>
            </w:rPrChange>
          </w:rPr>
          <w:t xml:space="preserve"> Este fluxo </w:t>
        </w:r>
      </w:ins>
      <w:ins w:id="5719" w:author="Euderlan Freire" w:date="2025-06-12T17:49:00Z">
        <w:r w:rsidR="001F1B43" w:rsidRPr="00E203A3">
          <w:rPr>
            <w:rFonts w:ascii="Times New Roman" w:hAnsi="Times New Roman" w:cs="Times New Roman"/>
            <w:color w:val="000000" w:themeColor="text1"/>
            <w:sz w:val="24"/>
            <w:szCs w:val="24"/>
            <w:rPrChange w:id="5720" w:author="Euderlan Freire" w:date="2025-06-13T19:10:00Z">
              <w:rPr>
                <w:rFonts w:ascii="Times New Roman" w:hAnsi="Times New Roman" w:cs="Times New Roman"/>
                <w:sz w:val="24"/>
                <w:szCs w:val="24"/>
              </w:rPr>
            </w:rPrChange>
          </w:rPr>
          <w:t>simples,</w:t>
        </w:r>
      </w:ins>
      <w:ins w:id="5721" w:author="Euderlan Freire" w:date="2025-06-11T19:41:00Z">
        <w:r w:rsidR="00E6463B" w:rsidRPr="00E203A3">
          <w:rPr>
            <w:rFonts w:ascii="Times New Roman" w:hAnsi="Times New Roman" w:cs="Times New Roman"/>
            <w:color w:val="000000" w:themeColor="text1"/>
            <w:sz w:val="24"/>
            <w:szCs w:val="24"/>
            <w:rPrChange w:id="5722" w:author="Euderlan Freire" w:date="2025-06-13T19:10:00Z">
              <w:rPr/>
            </w:rPrChange>
          </w:rPr>
          <w:t xml:space="preserve"> mas essencial garante que a sessão seja encerrada de forma segura, protegendo informações do usuário e liberando recursos do sistema adequadamente.</w:t>
        </w:r>
      </w:ins>
    </w:p>
    <w:p w14:paraId="12124C88" w14:textId="2AE6C473" w:rsidR="006F340F" w:rsidRPr="005232A2" w:rsidRDefault="00317CF2">
      <w:pPr>
        <w:pStyle w:val="Ttulo2"/>
        <w:spacing w:after="240" w:line="360" w:lineRule="auto"/>
        <w:jc w:val="both"/>
        <w:rPr>
          <w:ins w:id="5723" w:author="EUDERLAN FREIRE DA SILVA ABREU" w:date="2025-07-17T22:04:00Z"/>
          <w:rFonts w:ascii="Times New Roman" w:hAnsi="Times New Roman" w:cs="Times New Roman"/>
          <w:b/>
          <w:bCs/>
          <w:color w:val="000000" w:themeColor="text1"/>
          <w:sz w:val="24"/>
          <w:szCs w:val="24"/>
        </w:rPr>
      </w:pPr>
      <w:bookmarkStart w:id="5724" w:name="_Toc203858403"/>
      <w:ins w:id="5725" w:author="Euderlan Freire" w:date="2025-06-13T19:02:00Z">
        <w:r w:rsidRPr="005232A2">
          <w:rPr>
            <w:rFonts w:ascii="Times New Roman" w:hAnsi="Times New Roman" w:cs="Times New Roman"/>
            <w:b/>
            <w:bCs/>
            <w:color w:val="000000" w:themeColor="text1"/>
            <w:sz w:val="24"/>
            <w:szCs w:val="24"/>
            <w:rPrChange w:id="5726" w:author="EUDERLAN FREIRE DA SILVA ABREU" w:date="2025-07-17T22:13:00Z">
              <w:rPr>
                <w:rFonts w:asciiTheme="minorHAnsi" w:eastAsiaTheme="minorHAnsi" w:hAnsiTheme="minorHAnsi" w:cstheme="minorBidi"/>
                <w:color w:val="auto"/>
                <w:sz w:val="22"/>
                <w:szCs w:val="22"/>
              </w:rPr>
            </w:rPrChange>
          </w:rPr>
          <w:t>Diagramas de Estados</w:t>
        </w:r>
      </w:ins>
      <w:bookmarkEnd w:id="5724"/>
    </w:p>
    <w:p w14:paraId="3CD47173" w14:textId="492BEDA3" w:rsidR="00043277" w:rsidRDefault="007B00A6" w:rsidP="005232A2">
      <w:pPr>
        <w:pStyle w:val="Ttulo3"/>
        <w:spacing w:after="240"/>
        <w:jc w:val="both"/>
        <w:rPr>
          <w:ins w:id="5727" w:author="EUDERLAN FREIRE DA SILVA ABREU" w:date="2025-07-17T22:24:00Z"/>
          <w:rFonts w:ascii="Times New Roman" w:hAnsi="Times New Roman" w:cs="Times New Roman"/>
          <w:color w:val="000000" w:themeColor="text1"/>
        </w:rPr>
      </w:pPr>
      <w:bookmarkStart w:id="5728" w:name="_Toc203858404"/>
      <w:ins w:id="5729" w:author="EUDERLAN FREIRE DA SILVA ABREU" w:date="2025-07-17T22:05:00Z">
        <w:r w:rsidRPr="005232A2">
          <w:rPr>
            <w:rFonts w:ascii="Times New Roman" w:hAnsi="Times New Roman" w:cs="Times New Roman"/>
            <w:color w:val="000000" w:themeColor="text1"/>
            <w:rPrChange w:id="5730" w:author="EUDERLAN FREIRE DA SILVA ABREU" w:date="2025-07-17T22:13:00Z">
              <w:rPr/>
            </w:rPrChange>
          </w:rPr>
          <w:t xml:space="preserve">Diagrama de Estado </w:t>
        </w:r>
        <w:r w:rsidR="00B14718" w:rsidRPr="005232A2">
          <w:rPr>
            <w:rFonts w:ascii="Times New Roman" w:hAnsi="Times New Roman" w:cs="Times New Roman"/>
            <w:color w:val="000000" w:themeColor="text1"/>
            <w:rPrChange w:id="5731" w:author="EUDERLAN FREIRE DA SILVA ABREU" w:date="2025-07-17T22:13:00Z">
              <w:rPr/>
            </w:rPrChange>
          </w:rPr>
          <w:t>login</w:t>
        </w:r>
      </w:ins>
      <w:bookmarkEnd w:id="5728"/>
    </w:p>
    <w:p w14:paraId="4E3320B9" w14:textId="61452FF2" w:rsidR="00F10841" w:rsidRPr="00F10841" w:rsidRDefault="00F10841">
      <w:pPr>
        <w:spacing w:line="360" w:lineRule="auto"/>
        <w:ind w:firstLine="708"/>
        <w:jc w:val="both"/>
        <w:rPr>
          <w:ins w:id="5732" w:author="EUDERLAN FREIRE DA SILVA ABREU" w:date="2025-07-17T22:05:00Z"/>
          <w:rFonts w:ascii="Times New Roman" w:hAnsi="Times New Roman" w:cs="Times New Roman"/>
          <w:sz w:val="24"/>
          <w:szCs w:val="24"/>
          <w:rPrChange w:id="5733" w:author="EUDERLAN FREIRE DA SILVA ABREU" w:date="2025-07-17T22:24:00Z">
            <w:rPr>
              <w:ins w:id="5734" w:author="EUDERLAN FREIRE DA SILVA ABREU" w:date="2025-07-17T22:05:00Z"/>
            </w:rPr>
          </w:rPrChange>
        </w:rPr>
        <w:pPrChange w:id="5735" w:author="EUDERLAN FREIRE DA SILVA ABREU" w:date="2025-07-17T22:24:00Z">
          <w:pPr/>
        </w:pPrChange>
      </w:pPr>
      <w:ins w:id="5736" w:author="EUDERLAN FREIRE DA SILVA ABREU" w:date="2025-07-17T22:24:00Z">
        <w:r w:rsidRPr="00F10841">
          <w:rPr>
            <w:rFonts w:ascii="Times New Roman" w:hAnsi="Times New Roman" w:cs="Times New Roman"/>
            <w:sz w:val="24"/>
            <w:szCs w:val="24"/>
            <w:rPrChange w:id="5737" w:author="EUDERLAN FREIRE DA SILVA ABREU" w:date="2025-07-17T22:24:00Z">
              <w:rPr/>
            </w:rPrChange>
          </w:rPr>
          <w:t>Este diagrama implementa um modelo clássico e eficiente de autenticação, começando com o sistema pronto e o usuário em estado "</w:t>
        </w:r>
        <w:del w:id="5738" w:author="HISSA BARBARA OLIVEIRA" w:date="2025-07-18T15:39:00Z">
          <w:r w:rsidRPr="00F10841" w:rsidDel="00A456D9">
            <w:rPr>
              <w:rFonts w:ascii="Times New Roman" w:hAnsi="Times New Roman" w:cs="Times New Roman"/>
              <w:sz w:val="24"/>
              <w:szCs w:val="24"/>
              <w:rPrChange w:id="5739" w:author="EUDERLAN FREIRE DA SILVA ABREU" w:date="2025-07-17T22:24:00Z">
                <w:rPr/>
              </w:rPrChange>
            </w:rPr>
            <w:delText>Nao</w:delText>
          </w:r>
        </w:del>
      </w:ins>
      <w:ins w:id="5740" w:author="HISSA BARBARA OLIVEIRA" w:date="2025-07-18T15:39:00Z">
        <w:r w:rsidR="00A456D9">
          <w:rPr>
            <w:rFonts w:ascii="Times New Roman" w:hAnsi="Times New Roman" w:cs="Times New Roman"/>
            <w:sz w:val="24"/>
            <w:szCs w:val="24"/>
          </w:rPr>
          <w:t xml:space="preserve">Não </w:t>
        </w:r>
      </w:ins>
      <w:ins w:id="5741" w:author="EUDERLAN FREIRE DA SILVA ABREU" w:date="2025-07-17T22:24:00Z">
        <w:r w:rsidRPr="00F10841">
          <w:rPr>
            <w:rFonts w:ascii="Times New Roman" w:hAnsi="Times New Roman" w:cs="Times New Roman"/>
            <w:sz w:val="24"/>
            <w:szCs w:val="24"/>
            <w:rPrChange w:id="5742" w:author="EUDERLAN FREIRE DA SILVA ABREU" w:date="2025-07-17T22:24:00Z">
              <w:rPr/>
            </w:rPrChange>
          </w:rPr>
          <w:t>Autenticado". O fluxo é direto e intuitivo: quando o usuário tenta fazer login, o sistema entra no estado "Autenticando" para validar credenciais.</w:t>
        </w:r>
      </w:ins>
    </w:p>
    <w:p w14:paraId="33FD7366" w14:textId="62478F50" w:rsidR="00B14718" w:rsidRPr="005232A2" w:rsidRDefault="00B14718">
      <w:pPr>
        <w:pStyle w:val="Legenda"/>
        <w:keepNext/>
        <w:spacing w:before="40" w:after="240"/>
        <w:jc w:val="center"/>
        <w:rPr>
          <w:ins w:id="5743" w:author="EUDERLAN FREIRE DA SILVA ABREU" w:date="2025-07-17T22:06:00Z"/>
          <w:rFonts w:ascii="Times New Roman" w:hAnsi="Times New Roman" w:cs="Times New Roman"/>
          <w:i w:val="0"/>
          <w:iCs w:val="0"/>
          <w:color w:val="000000" w:themeColor="text1"/>
          <w:sz w:val="24"/>
          <w:szCs w:val="24"/>
          <w:rPrChange w:id="5744" w:author="EUDERLAN FREIRE DA SILVA ABREU" w:date="2025-07-17T22:13:00Z">
            <w:rPr>
              <w:ins w:id="5745" w:author="EUDERLAN FREIRE DA SILVA ABREU" w:date="2025-07-17T22:06:00Z"/>
            </w:rPr>
          </w:rPrChange>
        </w:rPr>
        <w:pPrChange w:id="5746" w:author="EUDERLAN FREIRE DA SILVA ABREU" w:date="2025-07-17T22:16:00Z">
          <w:pPr>
            <w:pStyle w:val="Legenda"/>
          </w:pPr>
        </w:pPrChange>
      </w:pPr>
      <w:ins w:id="5747" w:author="EUDERLAN FREIRE DA SILVA ABREU" w:date="2025-07-17T22:06:00Z">
        <w:r w:rsidRPr="005232A2">
          <w:rPr>
            <w:rFonts w:ascii="Times New Roman" w:hAnsi="Times New Roman" w:cs="Times New Roman"/>
            <w:i w:val="0"/>
            <w:iCs w:val="0"/>
            <w:color w:val="000000" w:themeColor="text1"/>
            <w:sz w:val="24"/>
            <w:szCs w:val="24"/>
            <w:rPrChange w:id="5748" w:author="EUDERLAN FREIRE DA SILVA ABREU" w:date="2025-07-17T22:13:00Z">
              <w:rPr/>
            </w:rPrChange>
          </w:rPr>
          <w:lastRenderedPageBreak/>
          <w:t xml:space="preserve">Figura </w:t>
        </w:r>
      </w:ins>
      <w:ins w:id="5749" w:author="EUDERLAN FREIRE DA SILVA ABREU" w:date="2025-07-18T20:23:00Z">
        <w:r w:rsidR="00686E85">
          <w:rPr>
            <w:rFonts w:ascii="Times New Roman" w:hAnsi="Times New Roman" w:cs="Times New Roman"/>
            <w:i w:val="0"/>
            <w:iCs w:val="0"/>
            <w:color w:val="000000" w:themeColor="text1"/>
            <w:sz w:val="24"/>
            <w:szCs w:val="24"/>
          </w:rPr>
          <w:t>26</w:t>
        </w:r>
      </w:ins>
      <w:ins w:id="5750" w:author="EUDERLAN FREIRE DA SILVA ABREU" w:date="2025-07-17T22:06:00Z">
        <w:r w:rsidRPr="005232A2">
          <w:rPr>
            <w:rFonts w:ascii="Times New Roman" w:hAnsi="Times New Roman" w:cs="Times New Roman"/>
            <w:i w:val="0"/>
            <w:iCs w:val="0"/>
            <w:color w:val="000000" w:themeColor="text1"/>
            <w:sz w:val="24"/>
            <w:szCs w:val="24"/>
            <w:rPrChange w:id="5751" w:author="EUDERLAN FREIRE DA SILVA ABREU" w:date="2025-07-17T22:13:00Z">
              <w:rPr/>
            </w:rPrChange>
          </w:rPr>
          <w:t xml:space="preserve"> - Estado login</w:t>
        </w:r>
      </w:ins>
    </w:p>
    <w:p w14:paraId="2B80F4C1" w14:textId="77777777" w:rsidR="002F41A5" w:rsidRPr="005232A2" w:rsidRDefault="00B14718">
      <w:pPr>
        <w:pStyle w:val="NormalWeb"/>
        <w:keepNext/>
        <w:spacing w:before="40" w:beforeAutospacing="0" w:after="240" w:afterAutospacing="0"/>
        <w:jc w:val="center"/>
        <w:rPr>
          <w:ins w:id="5752" w:author="EUDERLAN FREIRE DA SILVA ABREU" w:date="2025-07-17T22:13:00Z"/>
          <w:color w:val="000000" w:themeColor="text1"/>
          <w:rPrChange w:id="5753" w:author="EUDERLAN FREIRE DA SILVA ABREU" w:date="2025-07-17T22:13:00Z">
            <w:rPr>
              <w:ins w:id="5754" w:author="EUDERLAN FREIRE DA SILVA ABREU" w:date="2025-07-17T22:13:00Z"/>
            </w:rPr>
          </w:rPrChange>
        </w:rPr>
        <w:pPrChange w:id="5755" w:author="EUDERLAN FREIRE DA SILVA ABREU" w:date="2025-07-17T22:16:00Z">
          <w:pPr>
            <w:pStyle w:val="NormalWeb"/>
          </w:pPr>
        </w:pPrChange>
      </w:pPr>
      <w:ins w:id="5756" w:author="EUDERLAN FREIRE DA SILVA ABREU" w:date="2025-07-17T22:05:00Z">
        <w:r w:rsidRPr="005232A2">
          <w:rPr>
            <w:noProof/>
            <w:color w:val="000000" w:themeColor="text1"/>
            <w:rPrChange w:id="5757" w:author="EUDERLAN FREIRE DA SILVA ABREU" w:date="2025-07-17T22:13:00Z">
              <w:rPr>
                <w:noProof/>
              </w:rPr>
            </w:rPrChange>
          </w:rPr>
          <w:drawing>
            <wp:inline distT="0" distB="0" distL="0" distR="0" wp14:anchorId="3523771E" wp14:editId="4B7BE79C">
              <wp:extent cx="3512128" cy="3081322"/>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047" cy="3091779"/>
                      </a:xfrm>
                      <a:prstGeom prst="rect">
                        <a:avLst/>
                      </a:prstGeom>
                      <a:noFill/>
                      <a:ln>
                        <a:noFill/>
                      </a:ln>
                    </pic:spPr>
                  </pic:pic>
                </a:graphicData>
              </a:graphic>
            </wp:inline>
          </w:drawing>
        </w:r>
      </w:ins>
    </w:p>
    <w:p w14:paraId="126E8650" w14:textId="08DEACEE" w:rsidR="00B14718" w:rsidRPr="005232A2" w:rsidRDefault="002F41A5">
      <w:pPr>
        <w:pStyle w:val="Legenda"/>
        <w:spacing w:before="40" w:after="240"/>
        <w:jc w:val="center"/>
        <w:rPr>
          <w:ins w:id="5758" w:author="EUDERLAN FREIRE DA SILVA ABREU" w:date="2025-07-17T22:05:00Z"/>
          <w:color w:val="000000" w:themeColor="text1"/>
          <w:rPrChange w:id="5759" w:author="EUDERLAN FREIRE DA SILVA ABREU" w:date="2025-07-17T22:13:00Z">
            <w:rPr>
              <w:ins w:id="5760" w:author="EUDERLAN FREIRE DA SILVA ABREU" w:date="2025-07-17T22:05:00Z"/>
            </w:rPr>
          </w:rPrChange>
        </w:rPr>
        <w:pPrChange w:id="5761" w:author="EUDERLAN FREIRE DA SILVA ABREU" w:date="2025-07-17T22:16:00Z">
          <w:pPr>
            <w:pStyle w:val="NormalWeb"/>
          </w:pPr>
        </w:pPrChange>
      </w:pPr>
      <w:ins w:id="5762" w:author="EUDERLAN FREIRE DA SILVA ABREU" w:date="2025-07-17T22:13:00Z">
        <w:r w:rsidRPr="005232A2">
          <w:rPr>
            <w:rFonts w:ascii="Times New Roman" w:hAnsi="Times New Roman" w:cs="Times New Roman"/>
            <w:i w:val="0"/>
            <w:iCs w:val="0"/>
            <w:color w:val="000000" w:themeColor="text1"/>
            <w:sz w:val="24"/>
            <w:szCs w:val="24"/>
            <w:rPrChange w:id="5763" w:author="EUDERLAN FREIRE DA SILVA ABREU" w:date="2025-07-17T22:13:00Z">
              <w:rPr>
                <w:i/>
                <w:iCs/>
              </w:rPr>
            </w:rPrChange>
          </w:rPr>
          <w:t>Fonte: Autoria Própria (2025)</w:t>
        </w:r>
      </w:ins>
    </w:p>
    <w:p w14:paraId="15A72B11" w14:textId="56226D67" w:rsidR="00B14718" w:rsidRPr="004E6AC4" w:rsidRDefault="00A81186">
      <w:pPr>
        <w:spacing w:before="40" w:after="240" w:line="360" w:lineRule="auto"/>
        <w:ind w:firstLine="708"/>
        <w:jc w:val="both"/>
        <w:rPr>
          <w:ins w:id="5764" w:author="Euderlan Freire" w:date="2025-06-13T19:03:00Z"/>
          <w:rFonts w:ascii="Times New Roman" w:hAnsi="Times New Roman" w:cs="Times New Roman"/>
          <w:color w:val="000000" w:themeColor="text1"/>
          <w:sz w:val="28"/>
          <w:szCs w:val="28"/>
          <w:rPrChange w:id="5765" w:author="EUDERLAN FREIRE DA SILVA ABREU" w:date="2025-07-17T22:27:00Z">
            <w:rPr>
              <w:ins w:id="5766" w:author="Euderlan Freire" w:date="2025-06-13T19:03:00Z"/>
            </w:rPr>
          </w:rPrChange>
        </w:rPr>
        <w:pPrChange w:id="5767" w:author="EUDERLAN FREIRE DA SILVA ABREU" w:date="2025-07-17T22:27:00Z">
          <w:pPr>
            <w:spacing w:line="276" w:lineRule="auto"/>
            <w:jc w:val="both"/>
          </w:pPr>
        </w:pPrChange>
      </w:pPr>
      <w:ins w:id="5768" w:author="EUDERLAN FREIRE DA SILVA ABREU" w:date="2025-07-17T22:27:00Z">
        <w:r w:rsidRPr="004E6AC4">
          <w:rPr>
            <w:rFonts w:ascii="Times New Roman" w:hAnsi="Times New Roman" w:cs="Times New Roman"/>
            <w:sz w:val="24"/>
            <w:szCs w:val="24"/>
            <w:rPrChange w:id="5769" w:author="EUDERLAN FREIRE DA SILVA ABREU" w:date="2025-07-17T22:27:00Z">
              <w:rPr/>
            </w:rPrChange>
          </w:rPr>
          <w:t>O diagrama da Figura</w:t>
        </w:r>
        <w:r w:rsidR="004E6AC4" w:rsidRPr="004E6AC4">
          <w:rPr>
            <w:rFonts w:ascii="Times New Roman" w:hAnsi="Times New Roman" w:cs="Times New Roman"/>
            <w:sz w:val="24"/>
            <w:szCs w:val="24"/>
            <w:rPrChange w:id="5770" w:author="EUDERLAN FREIRE DA SILVA ABREU" w:date="2025-07-17T22:27:00Z">
              <w:rPr/>
            </w:rPrChange>
          </w:rPr>
          <w:t xml:space="preserve"> 2</w:t>
        </w:r>
      </w:ins>
      <w:ins w:id="5771" w:author="EUDERLAN FREIRE DA SILVA ABREU" w:date="2025-07-18T20:23:00Z">
        <w:r w:rsidR="00686E85">
          <w:rPr>
            <w:rFonts w:ascii="Times New Roman" w:hAnsi="Times New Roman" w:cs="Times New Roman"/>
            <w:sz w:val="24"/>
            <w:szCs w:val="24"/>
          </w:rPr>
          <w:t>6</w:t>
        </w:r>
      </w:ins>
      <w:ins w:id="5772" w:author="EUDERLAN FREIRE DA SILVA ABREU" w:date="2025-07-17T22:27:00Z">
        <w:r w:rsidRPr="004E6AC4">
          <w:rPr>
            <w:rFonts w:ascii="Times New Roman" w:hAnsi="Times New Roman" w:cs="Times New Roman"/>
            <w:sz w:val="24"/>
            <w:szCs w:val="24"/>
            <w:rPrChange w:id="5773" w:author="EUDERLAN FREIRE DA SILVA ABREU" w:date="2025-07-17T22:27:00Z">
              <w:rPr/>
            </w:rPrChange>
          </w:rPr>
          <w:t xml:space="preserve"> prevê dois caminhos distintos - sucesso levando ao estado "Autenticado" com sessão ativa, ou falha direcionando para o estado "Erro". A funcionalidade de "Tentar novamente" a partir do estado de erro demonstra boa usabilidade, permitindo que usuários corrijam credenciais incorretas sem precisar reiniciar todo o processo. O logout está claramente definido, retornando o usuário ao estado inicial, garantindo segurança adequada do sistema.</w:t>
        </w:r>
      </w:ins>
    </w:p>
    <w:p w14:paraId="785D0462" w14:textId="1C5981A9" w:rsidR="00A84E7B" w:rsidRDefault="005F0127" w:rsidP="005232A2">
      <w:pPr>
        <w:pStyle w:val="Ttulo3"/>
        <w:spacing w:after="240" w:line="360" w:lineRule="auto"/>
        <w:jc w:val="both"/>
        <w:rPr>
          <w:ins w:id="5774" w:author="EUDERLAN FREIRE DA SILVA ABREU" w:date="2025-07-17T22:29:00Z"/>
          <w:rFonts w:ascii="Times New Roman" w:hAnsi="Times New Roman" w:cs="Times New Roman"/>
          <w:color w:val="000000" w:themeColor="text1"/>
        </w:rPr>
      </w:pPr>
      <w:bookmarkStart w:id="5775" w:name="_Toc203858405"/>
      <w:ins w:id="5776" w:author="Euderlan Freire" w:date="2025-06-13T19:03:00Z">
        <w:r w:rsidRPr="005232A2">
          <w:rPr>
            <w:rFonts w:ascii="Times New Roman" w:hAnsi="Times New Roman" w:cs="Times New Roman"/>
            <w:color w:val="000000" w:themeColor="text1"/>
            <w:rPrChange w:id="5777" w:author="EUDERLAN FREIRE DA SILVA ABREU" w:date="2025-07-17T22:13:00Z">
              <w:rPr>
                <w:rFonts w:asciiTheme="minorHAnsi" w:eastAsiaTheme="minorHAnsi" w:hAnsiTheme="minorHAnsi" w:cstheme="minorBidi"/>
                <w:color w:val="auto"/>
                <w:sz w:val="22"/>
                <w:szCs w:val="22"/>
              </w:rPr>
            </w:rPrChange>
          </w:rPr>
          <w:t>Diagramas de</w:t>
        </w:r>
      </w:ins>
      <w:ins w:id="5778" w:author="Euderlan Freire" w:date="2025-06-13T19:04:00Z">
        <w:r w:rsidRPr="005232A2">
          <w:rPr>
            <w:rFonts w:ascii="Times New Roman" w:hAnsi="Times New Roman" w:cs="Times New Roman"/>
            <w:color w:val="000000" w:themeColor="text1"/>
            <w:rPrChange w:id="5779" w:author="EUDERLAN FREIRE DA SILVA ABREU" w:date="2025-07-17T22:13:00Z">
              <w:rPr>
                <w:rFonts w:asciiTheme="minorHAnsi" w:eastAsiaTheme="minorHAnsi" w:hAnsiTheme="minorHAnsi" w:cstheme="minorBidi"/>
                <w:color w:val="auto"/>
                <w:sz w:val="22"/>
                <w:szCs w:val="22"/>
              </w:rPr>
            </w:rPrChange>
          </w:rPr>
          <w:t xml:space="preserve"> Estado Fazer Pergunta</w:t>
        </w:r>
      </w:ins>
      <w:bookmarkEnd w:id="5775"/>
    </w:p>
    <w:p w14:paraId="7804FCAD" w14:textId="3E5F135F" w:rsidR="00D56570" w:rsidRPr="00D56570" w:rsidRDefault="00D56570">
      <w:pPr>
        <w:spacing w:line="360" w:lineRule="auto"/>
        <w:ind w:firstLine="708"/>
        <w:jc w:val="both"/>
        <w:rPr>
          <w:ins w:id="5780" w:author="Euderlan Freire" w:date="2025-06-13T19:04:00Z"/>
          <w:rFonts w:ascii="Times New Roman" w:hAnsi="Times New Roman" w:cs="Times New Roman"/>
          <w:sz w:val="24"/>
          <w:szCs w:val="24"/>
          <w:rPrChange w:id="5781" w:author="EUDERLAN FREIRE DA SILVA ABREU" w:date="2025-07-17T22:29:00Z">
            <w:rPr>
              <w:ins w:id="5782" w:author="Euderlan Freire" w:date="2025-06-13T19:04:00Z"/>
            </w:rPr>
          </w:rPrChange>
        </w:rPr>
        <w:pPrChange w:id="5783" w:author="EUDERLAN FREIRE DA SILVA ABREU" w:date="2025-07-17T22:30:00Z">
          <w:pPr>
            <w:spacing w:line="276" w:lineRule="auto"/>
            <w:jc w:val="both"/>
          </w:pPr>
        </w:pPrChange>
      </w:pPr>
      <w:ins w:id="5784" w:author="EUDERLAN FREIRE DA SILVA ABREU" w:date="2025-07-17T22:29:00Z">
        <w:r w:rsidRPr="00D56570">
          <w:rPr>
            <w:rFonts w:ascii="Times New Roman" w:hAnsi="Times New Roman" w:cs="Times New Roman"/>
            <w:sz w:val="24"/>
            <w:szCs w:val="24"/>
            <w:rPrChange w:id="5785" w:author="EUDERLAN FREIRE DA SILVA ABREU" w:date="2025-07-17T22:29:00Z">
              <w:rPr/>
            </w:rPrChange>
          </w:rPr>
          <w:t>Este diagrama espelha fielmente o exemplo fornecido e representa o coração funcional do sistema. O estado inicial "Aguardando" oferece ao usuário um campo disponível para perguntas com seleção ativa de documentos, criando uma interface intuitiva.</w:t>
        </w:r>
      </w:ins>
    </w:p>
    <w:p w14:paraId="57F9EFBC" w14:textId="17572237" w:rsidR="000E7052" w:rsidRPr="005232A2" w:rsidRDefault="000E7052">
      <w:pPr>
        <w:pStyle w:val="Legenda"/>
        <w:keepNext/>
        <w:spacing w:before="40" w:after="240" w:line="360" w:lineRule="auto"/>
        <w:jc w:val="center"/>
        <w:rPr>
          <w:ins w:id="5786" w:author="Euderlan Freire" w:date="2025-06-13T19:05:00Z"/>
          <w:rFonts w:ascii="Times New Roman" w:hAnsi="Times New Roman" w:cs="Times New Roman"/>
          <w:i w:val="0"/>
          <w:iCs w:val="0"/>
          <w:color w:val="000000" w:themeColor="text1"/>
          <w:sz w:val="24"/>
          <w:szCs w:val="24"/>
          <w:rPrChange w:id="5787" w:author="EUDERLAN FREIRE DA SILVA ABREU" w:date="2025-07-17T22:13:00Z">
            <w:rPr>
              <w:ins w:id="5788" w:author="Euderlan Freire" w:date="2025-06-13T19:05:00Z"/>
            </w:rPr>
          </w:rPrChange>
        </w:rPr>
        <w:pPrChange w:id="5789" w:author="EUDERLAN FREIRE DA SILVA ABREU" w:date="2025-07-17T22:16:00Z">
          <w:pPr>
            <w:pStyle w:val="Legenda"/>
          </w:pPr>
        </w:pPrChange>
      </w:pPr>
      <w:ins w:id="5790" w:author="Euderlan Freire" w:date="2025-06-13T19:05:00Z">
        <w:r w:rsidRPr="005232A2">
          <w:rPr>
            <w:rFonts w:ascii="Times New Roman" w:hAnsi="Times New Roman" w:cs="Times New Roman"/>
            <w:i w:val="0"/>
            <w:iCs w:val="0"/>
            <w:color w:val="000000" w:themeColor="text1"/>
            <w:sz w:val="24"/>
            <w:szCs w:val="24"/>
            <w:rPrChange w:id="5791" w:author="EUDERLAN FREIRE DA SILVA ABREU" w:date="2025-07-17T22:13:00Z">
              <w:rPr/>
            </w:rPrChange>
          </w:rPr>
          <w:lastRenderedPageBreak/>
          <w:t xml:space="preserve">Figura </w:t>
        </w:r>
      </w:ins>
      <w:ins w:id="5792" w:author="EUDERLAN FREIRE DA SILVA ABREU" w:date="2025-07-18T20:23:00Z">
        <w:r w:rsidR="00E84BDF">
          <w:rPr>
            <w:rFonts w:ascii="Times New Roman" w:hAnsi="Times New Roman" w:cs="Times New Roman"/>
            <w:i w:val="0"/>
            <w:iCs w:val="0"/>
            <w:color w:val="000000" w:themeColor="text1"/>
            <w:sz w:val="24"/>
            <w:szCs w:val="24"/>
          </w:rPr>
          <w:t>27</w:t>
        </w:r>
      </w:ins>
      <w:ins w:id="5793" w:author="Euderlan Freire" w:date="2025-06-13T19:05:00Z">
        <w:del w:id="5794" w:author="EUDERLAN FREIRE DA SILVA ABREU" w:date="2025-07-18T20:23:00Z">
          <w:r w:rsidRPr="00A456D9" w:rsidDel="00E84BDF">
            <w:rPr>
              <w:rFonts w:ascii="Times New Roman" w:hAnsi="Times New Roman" w:cs="Times New Roman"/>
              <w:i w:val="0"/>
              <w:color w:val="000000" w:themeColor="text1"/>
              <w:sz w:val="24"/>
              <w:szCs w:val="24"/>
            </w:rPr>
            <w:fldChar w:fldCharType="begin"/>
          </w:r>
          <w:r w:rsidRPr="00A456D9" w:rsidDel="00E84BDF">
            <w:rPr>
              <w:rFonts w:ascii="Times New Roman" w:hAnsi="Times New Roman" w:cs="Times New Roman"/>
              <w:i w:val="0"/>
              <w:color w:val="000000" w:themeColor="text1"/>
              <w:sz w:val="24"/>
              <w:szCs w:val="24"/>
            </w:rPr>
            <w:delInstrText xml:space="preserve"> SEQ Figura \* ARABIC </w:delInstrText>
          </w:r>
        </w:del>
      </w:ins>
      <w:del w:id="5795" w:author="EUDERLAN FREIRE DA SILVA ABREU" w:date="2025-07-18T20:23:00Z">
        <w:r w:rsidR="00AE3EBA">
          <w:rPr>
            <w:rFonts w:ascii="Times New Roman" w:hAnsi="Times New Roman" w:cs="Times New Roman"/>
            <w:i w:val="0"/>
            <w:color w:val="000000" w:themeColor="text1"/>
            <w:sz w:val="24"/>
            <w:szCs w:val="24"/>
          </w:rPr>
          <w:fldChar w:fldCharType="separate"/>
        </w:r>
      </w:del>
      <w:ins w:id="5796" w:author="Euderlan Freire" w:date="2025-06-13T19:05:00Z">
        <w:del w:id="5797" w:author="EUDERLAN FREIRE DA SILVA ABREU" w:date="2025-07-18T20:23:00Z">
          <w:r w:rsidRPr="00A456D9" w:rsidDel="00E84BDF">
            <w:rPr>
              <w:rFonts w:ascii="Times New Roman" w:hAnsi="Times New Roman" w:cs="Times New Roman"/>
              <w:i w:val="0"/>
              <w:color w:val="000000" w:themeColor="text1"/>
              <w:sz w:val="24"/>
              <w:szCs w:val="24"/>
            </w:rPr>
            <w:fldChar w:fldCharType="end"/>
          </w:r>
        </w:del>
        <w:r w:rsidRPr="005232A2">
          <w:rPr>
            <w:rFonts w:ascii="Times New Roman" w:hAnsi="Times New Roman" w:cs="Times New Roman"/>
            <w:i w:val="0"/>
            <w:iCs w:val="0"/>
            <w:color w:val="000000" w:themeColor="text1"/>
            <w:sz w:val="24"/>
            <w:szCs w:val="24"/>
            <w:rPrChange w:id="5798" w:author="EUDERLAN FREIRE DA SILVA ABREU" w:date="2025-07-17T22:13:00Z">
              <w:rPr/>
            </w:rPrChange>
          </w:rPr>
          <w:t xml:space="preserve"> - </w:t>
        </w:r>
        <w:del w:id="5799" w:author="EUDERLAN FREIRE DA SILVA ABREU" w:date="2025-07-17T22:07:00Z">
          <w:r w:rsidRPr="005232A2" w:rsidDel="00972F9D">
            <w:rPr>
              <w:rFonts w:ascii="Times New Roman" w:hAnsi="Times New Roman" w:cs="Times New Roman"/>
              <w:i w:val="0"/>
              <w:iCs w:val="0"/>
              <w:color w:val="000000" w:themeColor="text1"/>
              <w:sz w:val="24"/>
              <w:szCs w:val="24"/>
              <w:rPrChange w:id="5800" w:author="EUDERLAN FREIRE DA SILVA ABREU" w:date="2025-07-17T22:13:00Z">
                <w:rPr/>
              </w:rPrChange>
            </w:rPr>
            <w:delText xml:space="preserve">Diagramas de </w:delText>
          </w:r>
        </w:del>
        <w:r w:rsidRPr="005232A2">
          <w:rPr>
            <w:rFonts w:ascii="Times New Roman" w:hAnsi="Times New Roman" w:cs="Times New Roman"/>
            <w:i w:val="0"/>
            <w:iCs w:val="0"/>
            <w:color w:val="000000" w:themeColor="text1"/>
            <w:sz w:val="24"/>
            <w:szCs w:val="24"/>
            <w:rPrChange w:id="5801" w:author="EUDERLAN FREIRE DA SILVA ABREU" w:date="2025-07-17T22:13:00Z">
              <w:rPr/>
            </w:rPrChange>
          </w:rPr>
          <w:t xml:space="preserve">Estado </w:t>
        </w:r>
      </w:ins>
      <w:ins w:id="5802" w:author="EUDERLAN FREIRE DA SILVA ABREU" w:date="2025-07-17T22:08:00Z">
        <w:r w:rsidR="00972F9D" w:rsidRPr="005232A2">
          <w:rPr>
            <w:rFonts w:ascii="Times New Roman" w:hAnsi="Times New Roman" w:cs="Times New Roman"/>
            <w:i w:val="0"/>
            <w:iCs w:val="0"/>
            <w:color w:val="000000" w:themeColor="text1"/>
            <w:sz w:val="24"/>
            <w:szCs w:val="24"/>
          </w:rPr>
          <w:t>Processamento</w:t>
        </w:r>
      </w:ins>
      <w:ins w:id="5803" w:author="Euderlan Freire" w:date="2025-06-13T19:05:00Z">
        <w:del w:id="5804" w:author="EUDERLAN FREIRE DA SILVA ABREU" w:date="2025-07-17T22:08:00Z">
          <w:r w:rsidRPr="005232A2" w:rsidDel="00972F9D">
            <w:rPr>
              <w:rFonts w:ascii="Times New Roman" w:hAnsi="Times New Roman" w:cs="Times New Roman"/>
              <w:i w:val="0"/>
              <w:iCs w:val="0"/>
              <w:color w:val="000000" w:themeColor="text1"/>
              <w:sz w:val="24"/>
              <w:szCs w:val="24"/>
              <w:rPrChange w:id="5805" w:author="EUDERLAN FREIRE DA SILVA ABREU" w:date="2025-07-17T22:13:00Z">
                <w:rPr/>
              </w:rPrChange>
            </w:rPr>
            <w:delText>Fazer</w:delText>
          </w:r>
        </w:del>
        <w:r w:rsidRPr="005232A2">
          <w:rPr>
            <w:rFonts w:ascii="Times New Roman" w:hAnsi="Times New Roman" w:cs="Times New Roman"/>
            <w:i w:val="0"/>
            <w:iCs w:val="0"/>
            <w:color w:val="000000" w:themeColor="text1"/>
            <w:sz w:val="24"/>
            <w:szCs w:val="24"/>
            <w:rPrChange w:id="5806" w:author="EUDERLAN FREIRE DA SILVA ABREU" w:date="2025-07-17T22:13:00Z">
              <w:rPr/>
            </w:rPrChange>
          </w:rPr>
          <w:t xml:space="preserve"> Pergunta</w:t>
        </w:r>
      </w:ins>
    </w:p>
    <w:p w14:paraId="2A2CCF4A" w14:textId="1887EEFD" w:rsidR="00121C18" w:rsidRPr="005232A2" w:rsidRDefault="000E7052">
      <w:pPr>
        <w:keepNext/>
        <w:spacing w:before="40" w:after="240" w:line="360" w:lineRule="auto"/>
        <w:jc w:val="center"/>
        <w:rPr>
          <w:ins w:id="5807" w:author="Euderlan Freire" w:date="2025-06-13T19:07:00Z"/>
          <w:rFonts w:ascii="Times New Roman" w:hAnsi="Times New Roman" w:cs="Times New Roman"/>
          <w:color w:val="000000" w:themeColor="text1"/>
          <w:sz w:val="24"/>
          <w:szCs w:val="24"/>
          <w:rPrChange w:id="5808" w:author="EUDERLAN FREIRE DA SILVA ABREU" w:date="2025-07-17T22:13:00Z">
            <w:rPr>
              <w:ins w:id="5809" w:author="Euderlan Freire" w:date="2025-06-13T19:07:00Z"/>
            </w:rPr>
          </w:rPrChange>
        </w:rPr>
        <w:pPrChange w:id="5810" w:author="EUDERLAN FREIRE DA SILVA ABREU" w:date="2025-07-17T22:16:00Z">
          <w:pPr>
            <w:spacing w:line="276" w:lineRule="auto"/>
            <w:jc w:val="both"/>
          </w:pPr>
        </w:pPrChange>
      </w:pPr>
      <w:ins w:id="5811" w:author="Euderlan Freire" w:date="2025-06-13T19:04:00Z">
        <w:r w:rsidRPr="005232A2">
          <w:rPr>
            <w:rFonts w:ascii="Times New Roman" w:hAnsi="Times New Roman" w:cs="Times New Roman"/>
            <w:noProof/>
            <w:color w:val="000000" w:themeColor="text1"/>
            <w:sz w:val="24"/>
            <w:szCs w:val="24"/>
            <w:rPrChange w:id="5812" w:author="EUDERLAN FREIRE DA SILVA ABREU" w:date="2025-07-17T22:13:00Z">
              <w:rPr>
                <w:noProof/>
              </w:rPr>
            </w:rPrChange>
          </w:rPr>
          <w:drawing>
            <wp:inline distT="0" distB="0" distL="0" distR="0" wp14:anchorId="6E0155C8" wp14:editId="5A7FB10D">
              <wp:extent cx="4149437" cy="3159793"/>
              <wp:effectExtent l="0" t="0" r="381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42">
                        <a:extLst>
                          <a:ext uri="{28A0092B-C50C-407E-A947-70E740481C1C}">
                            <a14:useLocalDpi xmlns:a14="http://schemas.microsoft.com/office/drawing/2010/main" val="0"/>
                          </a:ext>
                        </a:extLst>
                      </a:blip>
                      <a:stretch>
                        <a:fillRect/>
                      </a:stretch>
                    </pic:blipFill>
                    <pic:spPr>
                      <a:xfrm>
                        <a:off x="0" y="0"/>
                        <a:ext cx="4162565" cy="3169790"/>
                      </a:xfrm>
                      <a:prstGeom prst="rect">
                        <a:avLst/>
                      </a:prstGeom>
                    </pic:spPr>
                  </pic:pic>
                </a:graphicData>
              </a:graphic>
            </wp:inline>
          </w:drawing>
        </w:r>
      </w:ins>
    </w:p>
    <w:p w14:paraId="5317AA05" w14:textId="275A0409" w:rsidR="005F0127" w:rsidRPr="00E84BDF" w:rsidDel="00121C18" w:rsidRDefault="00CC68C2">
      <w:pPr>
        <w:spacing w:before="40" w:after="240" w:line="360" w:lineRule="auto"/>
        <w:jc w:val="center"/>
        <w:rPr>
          <w:del w:id="5813" w:author="Euderlan Freire" w:date="2025-06-13T19:05:00Z"/>
          <w:rFonts w:ascii="Times New Roman" w:hAnsi="Times New Roman" w:cs="Times New Roman"/>
          <w:color w:val="000000" w:themeColor="text1"/>
          <w:sz w:val="24"/>
          <w:szCs w:val="24"/>
        </w:rPr>
      </w:pPr>
      <w:ins w:id="5814" w:author="Euderlan Freire" w:date="2025-06-13T19:07:00Z">
        <w:r w:rsidRPr="00E84BDF">
          <w:rPr>
            <w:rFonts w:ascii="Times New Roman" w:hAnsi="Times New Roman" w:cs="Times New Roman"/>
            <w:color w:val="000000" w:themeColor="text1"/>
            <w:sz w:val="24"/>
            <w:szCs w:val="24"/>
            <w:rPrChange w:id="5815" w:author="EUDERLAN FREIRE DA SILVA ABREU" w:date="2025-07-18T20:23:00Z">
              <w:rPr/>
            </w:rPrChange>
          </w:rPr>
          <w:t>Fonte: Autoria Própria (2025)</w:t>
        </w:r>
      </w:ins>
    </w:p>
    <w:p w14:paraId="321DDD77" w14:textId="77777777" w:rsidR="00121C18" w:rsidRPr="005232A2" w:rsidRDefault="00121C18">
      <w:pPr>
        <w:pStyle w:val="Legenda"/>
        <w:spacing w:before="40" w:after="240" w:line="360" w:lineRule="auto"/>
        <w:jc w:val="center"/>
        <w:rPr>
          <w:ins w:id="5816" w:author="Euderlan Freire" w:date="2025-06-13T19:30:00Z"/>
          <w:rFonts w:ascii="Times New Roman" w:hAnsi="Times New Roman" w:cs="Times New Roman"/>
          <w:i w:val="0"/>
          <w:iCs w:val="0"/>
          <w:color w:val="000000" w:themeColor="text1"/>
          <w:sz w:val="24"/>
          <w:szCs w:val="24"/>
        </w:rPr>
      </w:pPr>
    </w:p>
    <w:p w14:paraId="4B6A508B" w14:textId="12A1DD93" w:rsidR="00121C18" w:rsidRPr="00FB7EBC" w:rsidDel="00FB7EBC" w:rsidRDefault="00FB7EBC">
      <w:pPr>
        <w:spacing w:before="40" w:after="240" w:line="360" w:lineRule="auto"/>
        <w:ind w:firstLine="708"/>
        <w:jc w:val="both"/>
        <w:rPr>
          <w:ins w:id="5817" w:author="Euderlan Freire" w:date="2025-06-13T19:30:00Z"/>
          <w:del w:id="5818" w:author="EUDERLAN FREIRE DA SILVA ABREU" w:date="2025-07-17T22:30:00Z"/>
          <w:rFonts w:ascii="Times New Roman" w:hAnsi="Times New Roman" w:cs="Times New Roman"/>
          <w:color w:val="000000" w:themeColor="text1"/>
          <w:sz w:val="24"/>
          <w:szCs w:val="24"/>
          <w:rPrChange w:id="5819" w:author="EUDERLAN FREIRE DA SILVA ABREU" w:date="2025-07-17T22:30:00Z">
            <w:rPr>
              <w:ins w:id="5820" w:author="Euderlan Freire" w:date="2025-06-13T19:30:00Z"/>
              <w:del w:id="5821" w:author="EUDERLAN FREIRE DA SILVA ABREU" w:date="2025-07-17T22:30:00Z"/>
              <w:rFonts w:ascii="Times New Roman" w:hAnsi="Times New Roman" w:cs="Times New Roman"/>
              <w:sz w:val="24"/>
              <w:szCs w:val="24"/>
            </w:rPr>
          </w:rPrChange>
        </w:rPr>
        <w:pPrChange w:id="5822" w:author="EUDERLAN FREIRE DA SILVA ABREU" w:date="2025-07-17T22:30:00Z">
          <w:pPr>
            <w:spacing w:line="276" w:lineRule="auto"/>
            <w:jc w:val="both"/>
          </w:pPr>
        </w:pPrChange>
      </w:pPr>
      <w:ins w:id="5823" w:author="EUDERLAN FREIRE DA SILVA ABREU" w:date="2025-07-17T22:30:00Z">
        <w:r w:rsidRPr="00FB7EBC">
          <w:rPr>
            <w:rFonts w:ascii="Times New Roman" w:hAnsi="Times New Roman" w:cs="Times New Roman"/>
            <w:sz w:val="24"/>
            <w:szCs w:val="24"/>
            <w:rPrChange w:id="5824" w:author="EUDERLAN FREIRE DA SILVA ABREU" w:date="2025-07-17T22:30:00Z">
              <w:rPr/>
            </w:rPrChange>
          </w:rPr>
          <w:t>Quando</w:t>
        </w:r>
        <w:r>
          <w:rPr>
            <w:rFonts w:ascii="Times New Roman" w:hAnsi="Times New Roman" w:cs="Times New Roman"/>
            <w:sz w:val="24"/>
            <w:szCs w:val="24"/>
          </w:rPr>
          <w:t xml:space="preserve"> </w:t>
        </w:r>
      </w:ins>
      <w:ins w:id="5825" w:author="EUDERLAN FREIRE DA SILVA ABREU" w:date="2025-07-17T22:31:00Z">
        <w:r w:rsidR="00A6114C">
          <w:rPr>
            <w:rFonts w:ascii="Times New Roman" w:hAnsi="Times New Roman" w:cs="Times New Roman"/>
            <w:sz w:val="24"/>
            <w:szCs w:val="24"/>
          </w:rPr>
          <w:t>na Figura 2</w:t>
        </w:r>
      </w:ins>
      <w:ins w:id="5826" w:author="EUDERLAN FREIRE DA SILVA ABREU" w:date="2025-07-18T20:23:00Z">
        <w:r w:rsidR="00E84BDF">
          <w:rPr>
            <w:rFonts w:ascii="Times New Roman" w:hAnsi="Times New Roman" w:cs="Times New Roman"/>
            <w:sz w:val="24"/>
            <w:szCs w:val="24"/>
          </w:rPr>
          <w:t>6</w:t>
        </w:r>
      </w:ins>
      <w:ins w:id="5827" w:author="EUDERLAN FREIRE DA SILVA ABREU" w:date="2025-07-17T22:30:00Z">
        <w:r w:rsidRPr="00FB7EBC">
          <w:rPr>
            <w:rFonts w:ascii="Times New Roman" w:hAnsi="Times New Roman" w:cs="Times New Roman"/>
            <w:sz w:val="24"/>
            <w:szCs w:val="24"/>
            <w:rPrChange w:id="5828" w:author="EUDERLAN FREIRE DA SILVA ABREU" w:date="2025-07-17T22:30:00Z">
              <w:rPr/>
            </w:rPrChange>
          </w:rPr>
          <w:t xml:space="preserve"> uma pergunta é enviada, o sistema entra no estado "Processando", onde ocorre a magia da consulta à base vetorial combinada com o LLM para gerar respostas contextualizadas. O estado "Respondendo" não apenas exibe a resposta ao usuário, mas também a salva no histórico para consultas futuras. O tratamento de falhas através do estado "Erro" garante que problemas técnicos não quebrem a experiência do usuário, oferecendo a opção de tentar novamente. O loop para "Nova pergunta" mantém o usuário engajado em uma sessão contínua de perguntas e respostas.</w:t>
        </w:r>
        <w:r w:rsidRPr="00FB7EBC" w:rsidDel="00FB7EBC">
          <w:rPr>
            <w:rFonts w:ascii="Times New Roman" w:hAnsi="Times New Roman" w:cs="Times New Roman"/>
            <w:color w:val="000000" w:themeColor="text1"/>
            <w:sz w:val="24"/>
            <w:szCs w:val="24"/>
          </w:rPr>
          <w:t xml:space="preserve"> </w:t>
        </w:r>
      </w:ins>
      <w:ins w:id="5829" w:author="Euderlan Freire" w:date="2025-06-13T19:31:00Z">
        <w:del w:id="5830" w:author="EUDERLAN FREIRE DA SILVA ABREU" w:date="2025-07-17T22:30:00Z">
          <w:r w:rsidR="00FA40CC" w:rsidRPr="00FB7EBC" w:rsidDel="00FB7EBC">
            <w:rPr>
              <w:rFonts w:ascii="Times New Roman" w:hAnsi="Times New Roman" w:cs="Times New Roman"/>
              <w:color w:val="000000" w:themeColor="text1"/>
              <w:sz w:val="24"/>
              <w:szCs w:val="24"/>
              <w:rPrChange w:id="5831" w:author="EUDERLAN FREIRE DA SILVA ABREU" w:date="2025-07-17T22:30:00Z">
                <w:rPr>
                  <w:rFonts w:ascii="Times New Roman" w:hAnsi="Times New Roman" w:cs="Times New Roman"/>
                  <w:sz w:val="24"/>
                  <w:szCs w:val="24"/>
                </w:rPr>
              </w:rPrChange>
            </w:rPr>
            <w:delText xml:space="preserve">A </w:delText>
          </w:r>
        </w:del>
        <w:del w:id="5832" w:author="EUDERLAN FREIRE DA SILVA ABREU" w:date="2025-07-15T22:35:00Z">
          <w:r w:rsidR="00FA40CC" w:rsidRPr="00FB7EBC" w:rsidDel="005B0EDF">
            <w:rPr>
              <w:rFonts w:ascii="Times New Roman" w:hAnsi="Times New Roman" w:cs="Times New Roman"/>
              <w:color w:val="000000" w:themeColor="text1"/>
              <w:sz w:val="24"/>
              <w:szCs w:val="24"/>
              <w:rPrChange w:id="5833" w:author="EUDERLAN FREIRE DA SILVA ABREU" w:date="2025-07-17T22:30:00Z">
                <w:rPr>
                  <w:rFonts w:ascii="Times New Roman" w:hAnsi="Times New Roman" w:cs="Times New Roman"/>
                  <w:sz w:val="24"/>
                  <w:szCs w:val="24"/>
                </w:rPr>
              </w:rPrChange>
            </w:rPr>
            <w:delText>f</w:delText>
          </w:r>
        </w:del>
        <w:del w:id="5834" w:author="EUDERLAN FREIRE DA SILVA ABREU" w:date="2025-07-17T22:30:00Z">
          <w:r w:rsidR="00FA40CC" w:rsidRPr="00FB7EBC" w:rsidDel="00FB7EBC">
            <w:rPr>
              <w:rFonts w:ascii="Times New Roman" w:hAnsi="Times New Roman" w:cs="Times New Roman"/>
              <w:color w:val="000000" w:themeColor="text1"/>
              <w:sz w:val="24"/>
              <w:szCs w:val="24"/>
              <w:rPrChange w:id="5835" w:author="EUDERLAN FREIRE DA SILVA ABREU" w:date="2025-07-17T22:30:00Z">
                <w:rPr>
                  <w:rFonts w:ascii="Times New Roman" w:hAnsi="Times New Roman" w:cs="Times New Roman"/>
                  <w:sz w:val="24"/>
                  <w:szCs w:val="24"/>
                </w:rPr>
              </w:rPrChange>
            </w:rPr>
            <w:delText>igura</w:delText>
          </w:r>
        </w:del>
        <w:del w:id="5836" w:author="EUDERLAN FREIRE DA SILVA ABREU" w:date="2025-07-15T22:35:00Z">
          <w:r w:rsidR="00FA40CC" w:rsidRPr="00FB7EBC" w:rsidDel="009815E9">
            <w:rPr>
              <w:rFonts w:ascii="Times New Roman" w:hAnsi="Times New Roman" w:cs="Times New Roman"/>
              <w:color w:val="000000" w:themeColor="text1"/>
              <w:sz w:val="24"/>
              <w:szCs w:val="24"/>
              <w:rPrChange w:id="5837" w:author="EUDERLAN FREIRE DA SILVA ABREU" w:date="2025-07-17T22:30:00Z">
                <w:rPr>
                  <w:rFonts w:ascii="Times New Roman" w:hAnsi="Times New Roman" w:cs="Times New Roman"/>
                  <w:sz w:val="24"/>
                  <w:szCs w:val="24"/>
                </w:rPr>
              </w:rPrChange>
            </w:rPr>
            <w:delText>19</w:delText>
          </w:r>
        </w:del>
      </w:ins>
      <w:ins w:id="5838" w:author="Euderlan Freire" w:date="2025-06-13T19:30:00Z">
        <w:del w:id="5839" w:author="EUDERLAN FREIRE DA SILVA ABREU" w:date="2025-07-17T22:30:00Z">
          <w:r w:rsidR="007E0C9D" w:rsidRPr="00FB7EBC" w:rsidDel="00FB7EBC">
            <w:rPr>
              <w:rFonts w:ascii="Times New Roman" w:hAnsi="Times New Roman" w:cs="Times New Roman"/>
              <w:color w:val="000000" w:themeColor="text1"/>
              <w:sz w:val="24"/>
              <w:szCs w:val="24"/>
              <w:rPrChange w:id="5840" w:author="EUDERLAN FREIRE DA SILVA ABREU" w:date="2025-07-17T22:30:00Z">
                <w:rPr/>
              </w:rPrChange>
            </w:rPr>
            <w:delText xml:space="preserve"> apresenta o fluxo de estados de um sistema de perguntas e respostas que integra inteligência artificial. O processo inicia com o sistema em estado "pronto", aguardando a entrada do usuário. Quando uma pergunta é submetida, o sistema transita para o estado "Aguardando", onde fica disponível um campo para entrada da pergunta. A partir deste ponto, o usuário pode optar por sair do sistema ou enviar sua pergunta para processamento.</w:delText>
          </w:r>
        </w:del>
      </w:ins>
    </w:p>
    <w:p w14:paraId="1A587F5F" w14:textId="53D344B0" w:rsidR="00CC68C2" w:rsidRPr="005232A2" w:rsidRDefault="00CC68C2">
      <w:pPr>
        <w:spacing w:before="40" w:after="240" w:line="360" w:lineRule="auto"/>
        <w:ind w:firstLine="708"/>
        <w:jc w:val="both"/>
        <w:rPr>
          <w:ins w:id="5841" w:author="Euderlan Freire" w:date="2025-06-13T19:05:00Z"/>
          <w:rFonts w:ascii="Times New Roman" w:hAnsi="Times New Roman" w:cs="Times New Roman"/>
          <w:color w:val="000000" w:themeColor="text1"/>
          <w:sz w:val="24"/>
          <w:szCs w:val="24"/>
          <w:rPrChange w:id="5842" w:author="EUDERLAN FREIRE DA SILVA ABREU" w:date="2025-07-17T22:13:00Z">
            <w:rPr>
              <w:ins w:id="5843" w:author="Euderlan Freire" w:date="2025-06-13T19:05:00Z"/>
              <w:rFonts w:ascii="Times New Roman" w:hAnsi="Times New Roman" w:cs="Times New Roman"/>
              <w:sz w:val="24"/>
              <w:szCs w:val="24"/>
            </w:rPr>
          </w:rPrChange>
        </w:rPr>
        <w:pPrChange w:id="5844" w:author="EUDERLAN FREIRE DA SILVA ABREU" w:date="2025-07-17T22:30:00Z">
          <w:pPr>
            <w:spacing w:line="276" w:lineRule="auto"/>
            <w:jc w:val="both"/>
          </w:pPr>
        </w:pPrChange>
      </w:pPr>
    </w:p>
    <w:p w14:paraId="391ECC4F" w14:textId="37D3D35A" w:rsidR="00CC68C2" w:rsidRPr="005232A2" w:rsidRDefault="00CC68C2">
      <w:pPr>
        <w:pStyle w:val="Ttulo3"/>
        <w:spacing w:after="240" w:line="360" w:lineRule="auto"/>
        <w:jc w:val="both"/>
        <w:rPr>
          <w:ins w:id="5845" w:author="Euderlan Freire" w:date="2025-06-13T19:06:00Z"/>
          <w:rFonts w:ascii="Times New Roman" w:hAnsi="Times New Roman" w:cs="Times New Roman"/>
          <w:color w:val="000000" w:themeColor="text1"/>
          <w:rPrChange w:id="5846" w:author="EUDERLAN FREIRE DA SILVA ABREU" w:date="2025-07-17T22:13:00Z">
            <w:rPr>
              <w:ins w:id="5847" w:author="Euderlan Freire" w:date="2025-06-13T19:06:00Z"/>
            </w:rPr>
          </w:rPrChange>
        </w:rPr>
        <w:pPrChange w:id="5848" w:author="EUDERLAN FREIRE DA SILVA ABREU" w:date="2025-07-17T22:14:00Z">
          <w:pPr>
            <w:spacing w:line="276" w:lineRule="auto"/>
            <w:jc w:val="both"/>
          </w:pPr>
        </w:pPrChange>
      </w:pPr>
      <w:bookmarkStart w:id="5849" w:name="_Toc203858406"/>
      <w:ins w:id="5850" w:author="Euderlan Freire" w:date="2025-06-13T19:05:00Z">
        <w:r w:rsidRPr="005232A2">
          <w:rPr>
            <w:rFonts w:ascii="Times New Roman" w:hAnsi="Times New Roman" w:cs="Times New Roman"/>
            <w:color w:val="000000" w:themeColor="text1"/>
            <w:rPrChange w:id="5851" w:author="EUDERLAN FREIRE DA SILVA ABREU" w:date="2025-07-17T22:13:00Z">
              <w:rPr/>
            </w:rPrChange>
          </w:rPr>
          <w:lastRenderedPageBreak/>
          <w:t>Diagrama de Estado Ge</w:t>
        </w:r>
      </w:ins>
      <w:ins w:id="5852" w:author="Euderlan Freire" w:date="2025-06-13T19:06:00Z">
        <w:r w:rsidRPr="005232A2">
          <w:rPr>
            <w:rFonts w:ascii="Times New Roman" w:hAnsi="Times New Roman" w:cs="Times New Roman"/>
            <w:color w:val="000000" w:themeColor="text1"/>
            <w:rPrChange w:id="5853" w:author="EUDERLAN FREIRE DA SILVA ABREU" w:date="2025-07-17T22:13:00Z">
              <w:rPr/>
            </w:rPrChange>
          </w:rPr>
          <w:t>renciar Resolução</w:t>
        </w:r>
        <w:bookmarkEnd w:id="5849"/>
      </w:ins>
    </w:p>
    <w:p w14:paraId="12B48DA1" w14:textId="0A9D4E67" w:rsidR="00CC68C2" w:rsidRPr="005232A2" w:rsidRDefault="00CC68C2">
      <w:pPr>
        <w:pStyle w:val="Legenda"/>
        <w:keepNext/>
        <w:spacing w:before="40" w:after="240" w:line="360" w:lineRule="auto"/>
        <w:jc w:val="center"/>
        <w:rPr>
          <w:ins w:id="5854" w:author="Euderlan Freire" w:date="2025-06-13T19:06:00Z"/>
          <w:rFonts w:ascii="Times New Roman" w:hAnsi="Times New Roman" w:cs="Times New Roman"/>
          <w:i w:val="0"/>
          <w:iCs w:val="0"/>
          <w:color w:val="000000" w:themeColor="text1"/>
          <w:sz w:val="24"/>
          <w:szCs w:val="24"/>
          <w:rPrChange w:id="5855" w:author="EUDERLAN FREIRE DA SILVA ABREU" w:date="2025-07-17T22:13:00Z">
            <w:rPr>
              <w:ins w:id="5856" w:author="Euderlan Freire" w:date="2025-06-13T19:06:00Z"/>
            </w:rPr>
          </w:rPrChange>
        </w:rPr>
        <w:pPrChange w:id="5857" w:author="EUDERLAN FREIRE DA SILVA ABREU" w:date="2025-07-17T22:16:00Z">
          <w:pPr>
            <w:pStyle w:val="Legenda"/>
          </w:pPr>
        </w:pPrChange>
      </w:pPr>
      <w:ins w:id="5858" w:author="Euderlan Freire" w:date="2025-06-13T19:06:00Z">
        <w:r w:rsidRPr="005232A2">
          <w:rPr>
            <w:rFonts w:ascii="Times New Roman" w:hAnsi="Times New Roman" w:cs="Times New Roman"/>
            <w:i w:val="0"/>
            <w:iCs w:val="0"/>
            <w:color w:val="000000" w:themeColor="text1"/>
            <w:sz w:val="24"/>
            <w:szCs w:val="24"/>
            <w:rPrChange w:id="5859" w:author="EUDERLAN FREIRE DA SILVA ABREU" w:date="2025-07-17T22:13:00Z">
              <w:rPr/>
            </w:rPrChange>
          </w:rPr>
          <w:t xml:space="preserve">Figura </w:t>
        </w:r>
        <w:del w:id="5860" w:author="EUDERLAN FREIRE DA SILVA ABREU" w:date="2025-07-18T20:23:00Z">
          <w:r w:rsidRPr="00A456D9" w:rsidDel="00E84BDF">
            <w:rPr>
              <w:rFonts w:ascii="Times New Roman" w:hAnsi="Times New Roman" w:cs="Times New Roman"/>
              <w:i w:val="0"/>
              <w:color w:val="000000" w:themeColor="text1"/>
              <w:sz w:val="24"/>
              <w:szCs w:val="24"/>
            </w:rPr>
            <w:fldChar w:fldCharType="begin"/>
          </w:r>
          <w:r w:rsidRPr="00A456D9" w:rsidDel="00E84BDF">
            <w:rPr>
              <w:rFonts w:ascii="Times New Roman" w:hAnsi="Times New Roman" w:cs="Times New Roman"/>
              <w:i w:val="0"/>
              <w:color w:val="000000" w:themeColor="text1"/>
              <w:sz w:val="24"/>
              <w:szCs w:val="24"/>
            </w:rPr>
            <w:delInstrText xml:space="preserve"> SEQ Figura \* ARABIC </w:delInstrText>
          </w:r>
        </w:del>
      </w:ins>
      <w:del w:id="5861" w:author="EUDERLAN FREIRE DA SILVA ABREU" w:date="2025-07-18T20:23:00Z">
        <w:r w:rsidR="00AE3EBA">
          <w:rPr>
            <w:rFonts w:ascii="Times New Roman" w:hAnsi="Times New Roman" w:cs="Times New Roman"/>
            <w:i w:val="0"/>
            <w:color w:val="000000" w:themeColor="text1"/>
            <w:sz w:val="24"/>
            <w:szCs w:val="24"/>
          </w:rPr>
          <w:fldChar w:fldCharType="separate"/>
        </w:r>
      </w:del>
      <w:ins w:id="5862" w:author="Euderlan Freire" w:date="2025-06-13T19:06:00Z">
        <w:del w:id="5863" w:author="EUDERLAN FREIRE DA SILVA ABREU" w:date="2025-07-18T20:23:00Z">
          <w:r w:rsidRPr="00A456D9" w:rsidDel="00E84BDF">
            <w:rPr>
              <w:rFonts w:ascii="Times New Roman" w:hAnsi="Times New Roman" w:cs="Times New Roman"/>
              <w:i w:val="0"/>
              <w:color w:val="000000" w:themeColor="text1"/>
              <w:sz w:val="24"/>
              <w:szCs w:val="24"/>
            </w:rPr>
            <w:fldChar w:fldCharType="end"/>
          </w:r>
        </w:del>
      </w:ins>
      <w:ins w:id="5864" w:author="EUDERLAN FREIRE DA SILVA ABREU" w:date="2025-07-18T20:24:00Z">
        <w:r w:rsidR="00E84BDF">
          <w:rPr>
            <w:rFonts w:ascii="Times New Roman" w:hAnsi="Times New Roman" w:cs="Times New Roman"/>
            <w:i w:val="0"/>
            <w:color w:val="000000" w:themeColor="text1"/>
            <w:sz w:val="24"/>
            <w:szCs w:val="24"/>
          </w:rPr>
          <w:t>28</w:t>
        </w:r>
      </w:ins>
      <w:ins w:id="5865" w:author="Euderlan Freire" w:date="2025-06-13T19:06:00Z">
        <w:r w:rsidRPr="005232A2">
          <w:rPr>
            <w:rFonts w:ascii="Times New Roman" w:hAnsi="Times New Roman" w:cs="Times New Roman"/>
            <w:i w:val="0"/>
            <w:iCs w:val="0"/>
            <w:color w:val="000000" w:themeColor="text1"/>
            <w:sz w:val="24"/>
            <w:szCs w:val="24"/>
            <w:rPrChange w:id="5866" w:author="EUDERLAN FREIRE DA SILVA ABREU" w:date="2025-07-17T22:13:00Z">
              <w:rPr/>
            </w:rPrChange>
          </w:rPr>
          <w:t xml:space="preserve"> - Diagrama de Estado Gerenciar Resolução</w:t>
        </w:r>
      </w:ins>
    </w:p>
    <w:p w14:paraId="50813C44" w14:textId="38A18E55" w:rsidR="00CC68C2" w:rsidRPr="005232A2" w:rsidRDefault="00CC68C2">
      <w:pPr>
        <w:keepNext/>
        <w:spacing w:before="40" w:after="240" w:line="360" w:lineRule="auto"/>
        <w:jc w:val="center"/>
        <w:rPr>
          <w:ins w:id="5867" w:author="Euderlan Freire" w:date="2025-06-13T19:06:00Z"/>
          <w:rFonts w:ascii="Times New Roman" w:hAnsi="Times New Roman" w:cs="Times New Roman"/>
          <w:color w:val="000000" w:themeColor="text1"/>
          <w:sz w:val="24"/>
          <w:szCs w:val="24"/>
          <w:rPrChange w:id="5868" w:author="EUDERLAN FREIRE DA SILVA ABREU" w:date="2025-07-17T22:13:00Z">
            <w:rPr>
              <w:ins w:id="5869" w:author="Euderlan Freire" w:date="2025-06-13T19:06:00Z"/>
            </w:rPr>
          </w:rPrChange>
        </w:rPr>
        <w:pPrChange w:id="5870" w:author="EUDERLAN FREIRE DA SILVA ABREU" w:date="2025-07-17T22:16:00Z">
          <w:pPr>
            <w:spacing w:line="276" w:lineRule="auto"/>
            <w:jc w:val="both"/>
          </w:pPr>
        </w:pPrChange>
      </w:pPr>
      <w:ins w:id="5871" w:author="Euderlan Freire" w:date="2025-06-13T19:06:00Z">
        <w:r w:rsidRPr="005232A2">
          <w:rPr>
            <w:rFonts w:ascii="Times New Roman" w:hAnsi="Times New Roman" w:cs="Times New Roman"/>
            <w:noProof/>
            <w:color w:val="000000" w:themeColor="text1"/>
            <w:sz w:val="24"/>
            <w:szCs w:val="24"/>
            <w:rPrChange w:id="5872" w:author="EUDERLAN FREIRE DA SILVA ABREU" w:date="2025-07-17T22:13:00Z">
              <w:rPr>
                <w:noProof/>
              </w:rPr>
            </w:rPrChange>
          </w:rPr>
          <w:drawing>
            <wp:inline distT="0" distB="0" distL="0" distR="0" wp14:anchorId="6CC7419B" wp14:editId="59FBACCE">
              <wp:extent cx="5015345" cy="376622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43">
                        <a:extLst>
                          <a:ext uri="{28A0092B-C50C-407E-A947-70E740481C1C}">
                            <a14:useLocalDpi xmlns:a14="http://schemas.microsoft.com/office/drawing/2010/main" val="0"/>
                          </a:ext>
                        </a:extLst>
                      </a:blip>
                      <a:stretch>
                        <a:fillRect/>
                      </a:stretch>
                    </pic:blipFill>
                    <pic:spPr>
                      <a:xfrm>
                        <a:off x="0" y="0"/>
                        <a:ext cx="5019555" cy="3769389"/>
                      </a:xfrm>
                      <a:prstGeom prst="rect">
                        <a:avLst/>
                      </a:prstGeom>
                    </pic:spPr>
                  </pic:pic>
                </a:graphicData>
              </a:graphic>
            </wp:inline>
          </w:drawing>
        </w:r>
      </w:ins>
    </w:p>
    <w:p w14:paraId="4CA60352" w14:textId="124A00DE" w:rsidR="00CC68C2" w:rsidRPr="005232A2" w:rsidRDefault="00CC68C2">
      <w:pPr>
        <w:pStyle w:val="Legenda"/>
        <w:spacing w:before="40" w:after="240" w:line="360" w:lineRule="auto"/>
        <w:jc w:val="center"/>
        <w:rPr>
          <w:ins w:id="5873" w:author="Euderlan Freire" w:date="2025-06-13T19:31:00Z"/>
          <w:rFonts w:ascii="Times New Roman" w:hAnsi="Times New Roman" w:cs="Times New Roman"/>
          <w:i w:val="0"/>
          <w:iCs w:val="0"/>
          <w:color w:val="000000" w:themeColor="text1"/>
          <w:sz w:val="24"/>
          <w:szCs w:val="24"/>
        </w:rPr>
      </w:pPr>
      <w:ins w:id="5874" w:author="Euderlan Freire" w:date="2025-06-13T19:06:00Z">
        <w:r w:rsidRPr="005232A2">
          <w:rPr>
            <w:rFonts w:ascii="Times New Roman" w:hAnsi="Times New Roman" w:cs="Times New Roman"/>
            <w:i w:val="0"/>
            <w:iCs w:val="0"/>
            <w:color w:val="000000" w:themeColor="text1"/>
            <w:sz w:val="24"/>
            <w:szCs w:val="24"/>
            <w:rPrChange w:id="5875" w:author="EUDERLAN FREIRE DA SILVA ABREU" w:date="2025-07-17T22:13:00Z">
              <w:rPr/>
            </w:rPrChange>
          </w:rPr>
          <w:t>Fonte: Autoria Própria (2025)</w:t>
        </w:r>
      </w:ins>
    </w:p>
    <w:p w14:paraId="64C8EF93" w14:textId="49E52DE0" w:rsidR="00A10756" w:rsidRPr="005232A2" w:rsidRDefault="00FA40CC">
      <w:pPr>
        <w:spacing w:before="40" w:after="240" w:line="360" w:lineRule="auto"/>
        <w:ind w:firstLine="432"/>
        <w:jc w:val="both"/>
        <w:rPr>
          <w:ins w:id="5876" w:author="EUDERLAN FREIRE DA SILVA ABREU" w:date="2025-07-17T22:08:00Z"/>
          <w:rFonts w:ascii="Times New Roman" w:eastAsia="Times New Roman" w:hAnsi="Times New Roman" w:cs="Times New Roman"/>
          <w:color w:val="000000" w:themeColor="text1"/>
          <w:sz w:val="24"/>
          <w:szCs w:val="24"/>
          <w:lang w:eastAsia="pt-BR"/>
          <w:rPrChange w:id="5877" w:author="EUDERLAN FREIRE DA SILVA ABREU" w:date="2025-07-17T22:13:00Z">
            <w:rPr>
              <w:ins w:id="5878" w:author="EUDERLAN FREIRE DA SILVA ABREU" w:date="2025-07-17T22:08:00Z"/>
              <w:rFonts w:ascii="Times New Roman" w:eastAsia="Times New Roman" w:hAnsi="Times New Roman" w:cs="Times New Roman"/>
              <w:sz w:val="24"/>
              <w:szCs w:val="24"/>
              <w:lang w:eastAsia="pt-BR"/>
            </w:rPr>
          </w:rPrChange>
        </w:rPr>
        <w:pPrChange w:id="5879" w:author="EUDERLAN FREIRE DA SILVA ABREU" w:date="2025-07-17T22:14:00Z">
          <w:pPr>
            <w:spacing w:before="100" w:beforeAutospacing="1" w:after="100" w:afterAutospacing="1" w:line="360" w:lineRule="auto"/>
            <w:ind w:firstLine="432"/>
            <w:jc w:val="both"/>
          </w:pPr>
        </w:pPrChange>
      </w:pPr>
      <w:ins w:id="5880" w:author="Euderlan Freire" w:date="2025-06-13T19:32:00Z">
        <w:r w:rsidRPr="005232A2">
          <w:rPr>
            <w:rFonts w:ascii="Times New Roman" w:eastAsia="Times New Roman" w:hAnsi="Times New Roman" w:cs="Times New Roman"/>
            <w:color w:val="000000" w:themeColor="text1"/>
            <w:sz w:val="24"/>
            <w:szCs w:val="24"/>
            <w:lang w:eastAsia="pt-BR"/>
            <w:rPrChange w:id="5881" w:author="EUDERLAN FREIRE DA SILVA ABREU" w:date="2025-07-17T22:13:00Z">
              <w:rPr>
                <w:rFonts w:ascii="Times New Roman" w:eastAsia="Times New Roman" w:hAnsi="Times New Roman" w:cs="Times New Roman"/>
                <w:sz w:val="24"/>
                <w:szCs w:val="24"/>
                <w:lang w:eastAsia="pt-BR"/>
              </w:rPr>
            </w:rPrChange>
          </w:rPr>
          <w:t xml:space="preserve">A </w:t>
        </w:r>
      </w:ins>
      <w:ins w:id="5882" w:author="EUDERLAN FREIRE DA SILVA ABREU" w:date="2025-07-15T22:48:00Z">
        <w:r w:rsidR="00E064EB" w:rsidRPr="005232A2">
          <w:rPr>
            <w:rFonts w:ascii="Times New Roman" w:eastAsia="Times New Roman" w:hAnsi="Times New Roman" w:cs="Times New Roman"/>
            <w:color w:val="000000" w:themeColor="text1"/>
            <w:sz w:val="24"/>
            <w:szCs w:val="24"/>
            <w:lang w:eastAsia="pt-BR"/>
            <w:rPrChange w:id="5883" w:author="EUDERLAN FREIRE DA SILVA ABREU" w:date="2025-07-17T22:13:00Z">
              <w:rPr>
                <w:rFonts w:ascii="Times New Roman" w:eastAsia="Times New Roman" w:hAnsi="Times New Roman" w:cs="Times New Roman"/>
                <w:sz w:val="24"/>
                <w:szCs w:val="24"/>
                <w:lang w:eastAsia="pt-BR"/>
              </w:rPr>
            </w:rPrChange>
          </w:rPr>
          <w:t>F</w:t>
        </w:r>
      </w:ins>
      <w:ins w:id="5884" w:author="Euderlan Freire" w:date="2025-06-13T19:32:00Z">
        <w:del w:id="5885" w:author="EUDERLAN FREIRE DA SILVA ABREU" w:date="2025-07-15T22:48:00Z">
          <w:r w:rsidRPr="005232A2" w:rsidDel="00E064EB">
            <w:rPr>
              <w:rFonts w:ascii="Times New Roman" w:eastAsia="Times New Roman" w:hAnsi="Times New Roman" w:cs="Times New Roman"/>
              <w:color w:val="000000" w:themeColor="text1"/>
              <w:sz w:val="24"/>
              <w:szCs w:val="24"/>
              <w:lang w:eastAsia="pt-BR"/>
              <w:rPrChange w:id="5886" w:author="EUDERLAN FREIRE DA SILVA ABREU" w:date="2025-07-17T22:13:00Z">
                <w:rPr>
                  <w:rFonts w:ascii="Times New Roman" w:eastAsia="Times New Roman" w:hAnsi="Times New Roman" w:cs="Times New Roman"/>
                  <w:sz w:val="24"/>
                  <w:szCs w:val="24"/>
                  <w:lang w:eastAsia="pt-BR"/>
                </w:rPr>
              </w:rPrChange>
            </w:rPr>
            <w:delText>f</w:delText>
          </w:r>
        </w:del>
        <w:r w:rsidRPr="005232A2">
          <w:rPr>
            <w:rFonts w:ascii="Times New Roman" w:eastAsia="Times New Roman" w:hAnsi="Times New Roman" w:cs="Times New Roman"/>
            <w:color w:val="000000" w:themeColor="text1"/>
            <w:sz w:val="24"/>
            <w:szCs w:val="24"/>
            <w:lang w:eastAsia="pt-BR"/>
            <w:rPrChange w:id="5887" w:author="EUDERLAN FREIRE DA SILVA ABREU" w:date="2025-07-17T22:13:00Z">
              <w:rPr>
                <w:rFonts w:ascii="Times New Roman" w:eastAsia="Times New Roman" w:hAnsi="Times New Roman" w:cs="Times New Roman"/>
                <w:sz w:val="24"/>
                <w:szCs w:val="24"/>
                <w:lang w:eastAsia="pt-BR"/>
              </w:rPr>
            </w:rPrChange>
          </w:rPr>
          <w:t>igura 2</w:t>
        </w:r>
      </w:ins>
      <w:ins w:id="5888" w:author="EUDERLAN FREIRE DA SILVA ABREU" w:date="2025-07-18T20:24:00Z">
        <w:r w:rsidR="00E84BDF">
          <w:rPr>
            <w:rFonts w:ascii="Times New Roman" w:eastAsia="Times New Roman" w:hAnsi="Times New Roman" w:cs="Times New Roman"/>
            <w:color w:val="000000" w:themeColor="text1"/>
            <w:sz w:val="24"/>
            <w:szCs w:val="24"/>
            <w:lang w:eastAsia="pt-BR"/>
          </w:rPr>
          <w:t>8</w:t>
        </w:r>
      </w:ins>
      <w:ins w:id="5889" w:author="Euderlan Freire" w:date="2025-06-13T19:32:00Z">
        <w:del w:id="5890" w:author="EUDERLAN FREIRE DA SILVA ABREU" w:date="2025-07-15T22:35:00Z">
          <w:r w:rsidRPr="005232A2" w:rsidDel="009815E9">
            <w:rPr>
              <w:rFonts w:ascii="Times New Roman" w:eastAsia="Times New Roman" w:hAnsi="Times New Roman" w:cs="Times New Roman"/>
              <w:color w:val="000000" w:themeColor="text1"/>
              <w:sz w:val="24"/>
              <w:szCs w:val="24"/>
              <w:lang w:eastAsia="pt-BR"/>
              <w:rPrChange w:id="5891" w:author="EUDERLAN FREIRE DA SILVA ABREU" w:date="2025-07-17T22:13:00Z">
                <w:rPr>
                  <w:rFonts w:ascii="Times New Roman" w:eastAsia="Times New Roman" w:hAnsi="Times New Roman" w:cs="Times New Roman"/>
                  <w:sz w:val="24"/>
                  <w:szCs w:val="24"/>
                  <w:lang w:eastAsia="pt-BR"/>
                </w:rPr>
              </w:rPrChange>
            </w:rPr>
            <w:delText>0</w:delText>
          </w:r>
        </w:del>
      </w:ins>
      <w:ins w:id="5892" w:author="Euderlan Freire" w:date="2025-06-13T19:31:00Z">
        <w:r w:rsidRPr="005232A2">
          <w:rPr>
            <w:rFonts w:ascii="Times New Roman" w:eastAsia="Times New Roman" w:hAnsi="Times New Roman" w:cs="Times New Roman"/>
            <w:color w:val="000000" w:themeColor="text1"/>
            <w:sz w:val="24"/>
            <w:szCs w:val="24"/>
            <w:lang w:eastAsia="pt-BR"/>
            <w:rPrChange w:id="5893" w:author="EUDERLAN FREIRE DA SILVA ABREU" w:date="2025-07-17T22:13:00Z">
              <w:rPr>
                <w:rFonts w:ascii="Times New Roman" w:eastAsia="Times New Roman" w:hAnsi="Times New Roman" w:cs="Times New Roman"/>
                <w:sz w:val="24"/>
                <w:szCs w:val="24"/>
                <w:lang w:eastAsia="pt-BR"/>
              </w:rPr>
            </w:rPrChange>
          </w:rPr>
          <w:t xml:space="preserve"> ilustra um sistema administrativo focado no processamento e gerenciamento de documentos PDF. O fluxo inicia quando um administrador faz login no sistema, acessando o menu administrativo que oferece opções para escolher ações específicas. O sistema permite ao usuário adicionar, editar ou remover resoluções, além de processar arquivos PDF para gerar vetores de dados.</w:t>
        </w:r>
      </w:ins>
      <w:ins w:id="5894" w:author="EUDERLAN FREIRE DA SILVA ABREU" w:date="2025-05-28T17:50:00Z">
        <w:del w:id="5895" w:author="Euderlan Freire" w:date="2025-06-12T17:15:00Z">
          <w:r w:rsidR="00A10756" w:rsidRPr="005232A2" w:rsidDel="004F568F">
            <w:rPr>
              <w:rFonts w:ascii="Times New Roman" w:hAnsi="Times New Roman" w:cs="Times New Roman"/>
              <w:color w:val="000000" w:themeColor="text1"/>
              <w:sz w:val="24"/>
              <w:szCs w:val="24"/>
              <w:rPrChange w:id="5896" w:author="EUDERLAN FREIRE DA SILVA ABREU" w:date="2025-07-17T22:13:00Z">
                <w:rPr/>
              </w:rPrChange>
            </w:rPr>
            <w:delText>ESCOPO DO PROTÓTIP</w:delText>
          </w:r>
        </w:del>
      </w:ins>
      <w:ins w:id="5897" w:author="EUDERLAN FREIRE DA SILVA ABREU" w:date="2025-05-28T17:51:00Z">
        <w:del w:id="5898" w:author="Euderlan Freire" w:date="2025-06-12T17:15:00Z">
          <w:r w:rsidR="00A10756" w:rsidRPr="005232A2" w:rsidDel="004F568F">
            <w:rPr>
              <w:rFonts w:ascii="Times New Roman" w:hAnsi="Times New Roman" w:cs="Times New Roman"/>
              <w:color w:val="000000" w:themeColor="text1"/>
              <w:sz w:val="24"/>
              <w:szCs w:val="24"/>
              <w:rPrChange w:id="5899" w:author="EUDERLAN FREIRE DA SILVA ABREU" w:date="2025-07-17T22:13:00Z">
                <w:rPr/>
              </w:rPrChange>
            </w:rPr>
            <w:delText>O</w:delText>
          </w:r>
        </w:del>
      </w:ins>
    </w:p>
    <w:p w14:paraId="6F3E2089" w14:textId="31795E4D" w:rsidR="000A6E97" w:rsidRDefault="007D733E" w:rsidP="005232A2">
      <w:pPr>
        <w:pStyle w:val="Ttulo3"/>
        <w:spacing w:after="240"/>
        <w:jc w:val="both"/>
        <w:rPr>
          <w:ins w:id="5900" w:author="EUDERLAN FREIRE DA SILVA ABREU" w:date="2025-07-17T22:39:00Z"/>
          <w:rFonts w:ascii="Times New Roman" w:hAnsi="Times New Roman" w:cs="Times New Roman"/>
          <w:color w:val="000000" w:themeColor="text1"/>
          <w:lang w:eastAsia="pt-BR"/>
        </w:rPr>
      </w:pPr>
      <w:bookmarkStart w:id="5901" w:name="_Toc203858407"/>
      <w:ins w:id="5902" w:author="EUDERLAN FREIRE DA SILVA ABREU" w:date="2025-07-17T22:09:00Z">
        <w:r w:rsidRPr="005232A2">
          <w:rPr>
            <w:rFonts w:ascii="Times New Roman" w:hAnsi="Times New Roman" w:cs="Times New Roman"/>
            <w:color w:val="000000" w:themeColor="text1"/>
            <w:lang w:eastAsia="pt-BR"/>
            <w:rPrChange w:id="5903" w:author="EUDERLAN FREIRE DA SILVA ABREU" w:date="2025-07-17T22:13:00Z">
              <w:rPr>
                <w:lang w:eastAsia="pt-BR"/>
              </w:rPr>
            </w:rPrChange>
          </w:rPr>
          <w:t>D</w:t>
        </w:r>
      </w:ins>
      <w:ins w:id="5904" w:author="EUDERLAN FREIRE DA SILVA ABREU" w:date="2025-07-17T22:10:00Z">
        <w:r w:rsidRPr="005232A2">
          <w:rPr>
            <w:rFonts w:ascii="Times New Roman" w:hAnsi="Times New Roman" w:cs="Times New Roman"/>
            <w:color w:val="000000" w:themeColor="text1"/>
            <w:lang w:eastAsia="pt-BR"/>
            <w:rPrChange w:id="5905" w:author="EUDERLAN FREIRE DA SILVA ABREU" w:date="2025-07-17T22:13:00Z">
              <w:rPr>
                <w:lang w:eastAsia="pt-BR"/>
              </w:rPr>
            </w:rPrChange>
          </w:rPr>
          <w:t xml:space="preserve">iagrama de </w:t>
        </w:r>
      </w:ins>
      <w:ins w:id="5906" w:author="EUDERLAN FREIRE DA SILVA ABREU" w:date="2025-07-17T22:09:00Z">
        <w:r w:rsidRPr="005232A2">
          <w:rPr>
            <w:rFonts w:ascii="Times New Roman" w:hAnsi="Times New Roman" w:cs="Times New Roman"/>
            <w:color w:val="000000" w:themeColor="text1"/>
            <w:lang w:eastAsia="pt-BR"/>
            <w:rPrChange w:id="5907" w:author="EUDERLAN FREIRE DA SILVA ABREU" w:date="2025-07-17T22:13:00Z">
              <w:rPr>
                <w:lang w:eastAsia="pt-BR"/>
              </w:rPr>
            </w:rPrChange>
          </w:rPr>
          <w:t>Estado Solicitar Admin</w:t>
        </w:r>
      </w:ins>
      <w:bookmarkEnd w:id="5901"/>
    </w:p>
    <w:p w14:paraId="4C67C69C" w14:textId="27B87245" w:rsidR="00732F58" w:rsidRPr="00732F58" w:rsidRDefault="00732F58">
      <w:pPr>
        <w:spacing w:line="360" w:lineRule="auto"/>
        <w:ind w:firstLine="708"/>
        <w:jc w:val="both"/>
        <w:rPr>
          <w:ins w:id="5908" w:author="EUDERLAN FREIRE DA SILVA ABREU" w:date="2025-07-17T22:10:00Z"/>
          <w:rFonts w:ascii="Times New Roman" w:hAnsi="Times New Roman" w:cs="Times New Roman"/>
          <w:sz w:val="24"/>
          <w:szCs w:val="24"/>
          <w:lang w:eastAsia="pt-BR"/>
          <w:rPrChange w:id="5909" w:author="EUDERLAN FREIRE DA SILVA ABREU" w:date="2025-07-17T22:39:00Z">
            <w:rPr>
              <w:ins w:id="5910" w:author="EUDERLAN FREIRE DA SILVA ABREU" w:date="2025-07-17T22:10:00Z"/>
              <w:lang w:eastAsia="pt-BR"/>
            </w:rPr>
          </w:rPrChange>
        </w:rPr>
        <w:pPrChange w:id="5911" w:author="EUDERLAN FREIRE DA SILVA ABREU" w:date="2025-07-17T22:39:00Z">
          <w:pPr>
            <w:spacing w:before="100" w:beforeAutospacing="1" w:after="100" w:afterAutospacing="1" w:line="360" w:lineRule="auto"/>
            <w:jc w:val="both"/>
          </w:pPr>
        </w:pPrChange>
      </w:pPr>
      <w:ins w:id="5912" w:author="EUDERLAN FREIRE DA SILVA ABREU" w:date="2025-07-17T22:39:00Z">
        <w:r w:rsidRPr="00732F58">
          <w:rPr>
            <w:rFonts w:ascii="Times New Roman" w:hAnsi="Times New Roman" w:cs="Times New Roman"/>
            <w:sz w:val="24"/>
            <w:szCs w:val="24"/>
            <w:rPrChange w:id="5913" w:author="EUDERLAN FREIRE DA SILVA ABREU" w:date="2025-07-17T22:39:00Z">
              <w:rPr/>
            </w:rPrChange>
          </w:rPr>
          <w:t>Este diagrama</w:t>
        </w:r>
      </w:ins>
      <w:ins w:id="5914" w:author="EUDERLAN FREIRE DA SILVA ABREU" w:date="2025-07-17T22:40:00Z">
        <w:r w:rsidR="003A032B">
          <w:rPr>
            <w:rFonts w:ascii="Times New Roman" w:hAnsi="Times New Roman" w:cs="Times New Roman"/>
            <w:sz w:val="24"/>
            <w:szCs w:val="24"/>
          </w:rPr>
          <w:t xml:space="preserve"> da Figura 2</w:t>
        </w:r>
      </w:ins>
      <w:ins w:id="5915" w:author="EUDERLAN FREIRE DA SILVA ABREU" w:date="2025-07-18T20:24:00Z">
        <w:r w:rsidR="00E84BDF">
          <w:rPr>
            <w:rFonts w:ascii="Times New Roman" w:hAnsi="Times New Roman" w:cs="Times New Roman"/>
            <w:sz w:val="24"/>
            <w:szCs w:val="24"/>
          </w:rPr>
          <w:t>9</w:t>
        </w:r>
      </w:ins>
      <w:ins w:id="5916" w:author="EUDERLAN FREIRE DA SILVA ABREU" w:date="2025-07-17T22:39:00Z">
        <w:r w:rsidRPr="00732F58">
          <w:rPr>
            <w:rFonts w:ascii="Times New Roman" w:hAnsi="Times New Roman" w:cs="Times New Roman"/>
            <w:sz w:val="24"/>
            <w:szCs w:val="24"/>
            <w:rPrChange w:id="5917" w:author="EUDERLAN FREIRE DA SILVA ABREU" w:date="2025-07-17T22:39:00Z">
              <w:rPr/>
            </w:rPrChange>
          </w:rPr>
          <w:t xml:space="preserve"> modela um processo de governança administrativa bem definido, começando com o estado "Inexistente" onde nenhuma solicitação foi criada e o botão de solicitar está disponível. O fluxo progride linearmente através do estado "Pendente", onde a solicitação aguarda análise e fica visível para administradores no painel apropriado.</w:t>
        </w:r>
      </w:ins>
    </w:p>
    <w:p w14:paraId="4D4279F7" w14:textId="763AF9CB" w:rsidR="005232A2" w:rsidRPr="005232A2" w:rsidRDefault="005232A2">
      <w:pPr>
        <w:pStyle w:val="Legenda"/>
        <w:keepNext/>
        <w:jc w:val="center"/>
        <w:rPr>
          <w:ins w:id="5918" w:author="EUDERLAN FREIRE DA SILVA ABREU" w:date="2025-07-17T22:15:00Z"/>
          <w:rFonts w:ascii="Times New Roman" w:hAnsi="Times New Roman" w:cs="Times New Roman"/>
          <w:i w:val="0"/>
          <w:iCs w:val="0"/>
          <w:color w:val="000000" w:themeColor="text1"/>
          <w:sz w:val="24"/>
          <w:szCs w:val="24"/>
          <w:rPrChange w:id="5919" w:author="EUDERLAN FREIRE DA SILVA ABREU" w:date="2025-07-17T22:15:00Z">
            <w:rPr>
              <w:ins w:id="5920" w:author="EUDERLAN FREIRE DA SILVA ABREU" w:date="2025-07-17T22:15:00Z"/>
            </w:rPr>
          </w:rPrChange>
        </w:rPr>
        <w:pPrChange w:id="5921" w:author="EUDERLAN FREIRE DA SILVA ABREU" w:date="2025-07-17T22:15:00Z">
          <w:pPr>
            <w:pStyle w:val="Legenda"/>
          </w:pPr>
        </w:pPrChange>
      </w:pPr>
      <w:ins w:id="5922" w:author="EUDERLAN FREIRE DA SILVA ABREU" w:date="2025-07-17T22:15:00Z">
        <w:r w:rsidRPr="005232A2">
          <w:rPr>
            <w:rFonts w:ascii="Times New Roman" w:hAnsi="Times New Roman" w:cs="Times New Roman"/>
            <w:i w:val="0"/>
            <w:iCs w:val="0"/>
            <w:color w:val="000000" w:themeColor="text1"/>
            <w:sz w:val="24"/>
            <w:szCs w:val="24"/>
            <w:rPrChange w:id="5923" w:author="EUDERLAN FREIRE DA SILVA ABREU" w:date="2025-07-17T22:15:00Z">
              <w:rPr/>
            </w:rPrChange>
          </w:rPr>
          <w:lastRenderedPageBreak/>
          <w:t xml:space="preserve">Figura </w:t>
        </w:r>
      </w:ins>
      <w:ins w:id="5924" w:author="EUDERLAN FREIRE DA SILVA ABREU" w:date="2025-07-18T20:24:00Z">
        <w:r w:rsidR="00E84BDF">
          <w:rPr>
            <w:rFonts w:ascii="Times New Roman" w:hAnsi="Times New Roman" w:cs="Times New Roman"/>
            <w:i w:val="0"/>
            <w:iCs w:val="0"/>
            <w:color w:val="000000" w:themeColor="text1"/>
            <w:sz w:val="24"/>
            <w:szCs w:val="24"/>
          </w:rPr>
          <w:t>29</w:t>
        </w:r>
      </w:ins>
      <w:ins w:id="5925" w:author="EUDERLAN FREIRE DA SILVA ABREU" w:date="2025-07-17T22:15:00Z">
        <w:r w:rsidRPr="005232A2">
          <w:rPr>
            <w:rFonts w:ascii="Times New Roman" w:hAnsi="Times New Roman" w:cs="Times New Roman"/>
            <w:i w:val="0"/>
            <w:iCs w:val="0"/>
            <w:color w:val="000000" w:themeColor="text1"/>
            <w:sz w:val="24"/>
            <w:szCs w:val="24"/>
            <w:rPrChange w:id="5926" w:author="EUDERLAN FREIRE DA SILVA ABREU" w:date="2025-07-17T22:15:00Z">
              <w:rPr/>
            </w:rPrChange>
          </w:rPr>
          <w:t xml:space="preserve"> - Estado Solicitar Admin</w:t>
        </w:r>
      </w:ins>
    </w:p>
    <w:p w14:paraId="0777DDE4" w14:textId="77777777" w:rsidR="002F41A5" w:rsidRPr="005232A2" w:rsidRDefault="007D733E">
      <w:pPr>
        <w:keepNext/>
        <w:spacing w:before="40" w:after="240" w:line="360" w:lineRule="auto"/>
        <w:jc w:val="center"/>
        <w:rPr>
          <w:ins w:id="5927" w:author="EUDERLAN FREIRE DA SILVA ABREU" w:date="2025-07-17T22:12:00Z"/>
          <w:rFonts w:ascii="Times New Roman" w:hAnsi="Times New Roman" w:cs="Times New Roman"/>
          <w:color w:val="000000" w:themeColor="text1"/>
          <w:sz w:val="24"/>
          <w:szCs w:val="24"/>
          <w:rPrChange w:id="5928" w:author="EUDERLAN FREIRE DA SILVA ABREU" w:date="2025-07-17T22:13:00Z">
            <w:rPr>
              <w:ins w:id="5929" w:author="EUDERLAN FREIRE DA SILVA ABREU" w:date="2025-07-17T22:12:00Z"/>
            </w:rPr>
          </w:rPrChange>
        </w:rPr>
        <w:pPrChange w:id="5930" w:author="EUDERLAN FREIRE DA SILVA ABREU" w:date="2025-07-17T22:15:00Z">
          <w:pPr>
            <w:spacing w:before="100" w:beforeAutospacing="1" w:after="100" w:afterAutospacing="1" w:line="360" w:lineRule="auto"/>
            <w:jc w:val="both"/>
          </w:pPr>
        </w:pPrChange>
      </w:pPr>
      <w:ins w:id="5931" w:author="EUDERLAN FREIRE DA SILVA ABREU" w:date="2025-07-17T22:10:00Z">
        <w:r w:rsidRPr="005232A2">
          <w:rPr>
            <w:rFonts w:ascii="Times New Roman" w:eastAsia="Times New Roman" w:hAnsi="Times New Roman" w:cs="Times New Roman"/>
            <w:noProof/>
            <w:color w:val="000000" w:themeColor="text1"/>
            <w:sz w:val="24"/>
            <w:szCs w:val="24"/>
            <w:lang w:eastAsia="pt-BR"/>
            <w:rPrChange w:id="5932" w:author="EUDERLAN FREIRE DA SILVA ABREU" w:date="2025-07-17T22:13:00Z">
              <w:rPr>
                <w:rFonts w:ascii="Times New Roman" w:eastAsia="Times New Roman" w:hAnsi="Times New Roman" w:cs="Times New Roman"/>
                <w:noProof/>
                <w:sz w:val="24"/>
                <w:szCs w:val="24"/>
                <w:lang w:eastAsia="pt-BR"/>
              </w:rPr>
            </w:rPrChange>
          </w:rPr>
          <w:drawing>
            <wp:inline distT="0" distB="0" distL="0" distR="0" wp14:anchorId="4505590B" wp14:editId="1C33995F">
              <wp:extent cx="3359727" cy="5108312"/>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4">
                        <a:extLst>
                          <a:ext uri="{28A0092B-C50C-407E-A947-70E740481C1C}">
                            <a14:useLocalDpi xmlns:a14="http://schemas.microsoft.com/office/drawing/2010/main" val="0"/>
                          </a:ext>
                        </a:extLst>
                      </a:blip>
                      <a:stretch>
                        <a:fillRect/>
                      </a:stretch>
                    </pic:blipFill>
                    <pic:spPr>
                      <a:xfrm>
                        <a:off x="0" y="0"/>
                        <a:ext cx="3365131" cy="5116528"/>
                      </a:xfrm>
                      <a:prstGeom prst="rect">
                        <a:avLst/>
                      </a:prstGeom>
                    </pic:spPr>
                  </pic:pic>
                </a:graphicData>
              </a:graphic>
            </wp:inline>
          </w:drawing>
        </w:r>
      </w:ins>
    </w:p>
    <w:p w14:paraId="19EFE91B" w14:textId="17DDECE1" w:rsidR="007D733E" w:rsidRDefault="002F41A5" w:rsidP="005232A2">
      <w:pPr>
        <w:pStyle w:val="Legenda"/>
        <w:spacing w:before="40" w:after="240"/>
        <w:jc w:val="center"/>
        <w:rPr>
          <w:ins w:id="5933" w:author="EUDERLAN FREIRE DA SILVA ABREU" w:date="2025-07-17T22:40:00Z"/>
          <w:rFonts w:ascii="Times New Roman" w:hAnsi="Times New Roman" w:cs="Times New Roman"/>
          <w:i w:val="0"/>
          <w:iCs w:val="0"/>
          <w:color w:val="000000" w:themeColor="text1"/>
          <w:sz w:val="24"/>
          <w:szCs w:val="24"/>
        </w:rPr>
      </w:pPr>
      <w:ins w:id="5934" w:author="EUDERLAN FREIRE DA SILVA ABREU" w:date="2025-07-17T22:12:00Z">
        <w:r w:rsidRPr="005232A2">
          <w:rPr>
            <w:rFonts w:ascii="Times New Roman" w:hAnsi="Times New Roman" w:cs="Times New Roman"/>
            <w:i w:val="0"/>
            <w:iCs w:val="0"/>
            <w:color w:val="000000" w:themeColor="text1"/>
            <w:sz w:val="24"/>
            <w:szCs w:val="24"/>
            <w:rPrChange w:id="5935" w:author="EUDERLAN FREIRE DA SILVA ABREU" w:date="2025-07-17T22:13:00Z">
              <w:rPr/>
            </w:rPrChange>
          </w:rPr>
          <w:t>Fonte: Autoria Própria (2025)</w:t>
        </w:r>
      </w:ins>
    </w:p>
    <w:p w14:paraId="28E237D9" w14:textId="61AA9BA0" w:rsidR="003A032B" w:rsidRPr="003A032B" w:rsidRDefault="003A032B">
      <w:pPr>
        <w:spacing w:line="360" w:lineRule="auto"/>
        <w:ind w:firstLine="708"/>
        <w:jc w:val="both"/>
        <w:rPr>
          <w:ins w:id="5936" w:author="EUDERLAN FREIRE DA SILVA ABREU" w:date="2025-07-17T22:11:00Z"/>
          <w:rFonts w:ascii="Times New Roman" w:hAnsi="Times New Roman" w:cs="Times New Roman"/>
          <w:sz w:val="24"/>
          <w:szCs w:val="24"/>
          <w:rPrChange w:id="5937" w:author="EUDERLAN FREIRE DA SILVA ABREU" w:date="2025-07-17T22:40:00Z">
            <w:rPr>
              <w:ins w:id="5938" w:author="EUDERLAN FREIRE DA SILVA ABREU" w:date="2025-07-17T22:11:00Z"/>
              <w:rFonts w:ascii="Times New Roman" w:eastAsia="Times New Roman" w:hAnsi="Times New Roman" w:cs="Times New Roman"/>
              <w:sz w:val="24"/>
              <w:szCs w:val="24"/>
              <w:lang w:eastAsia="pt-BR"/>
            </w:rPr>
          </w:rPrChange>
        </w:rPr>
        <w:pPrChange w:id="5939" w:author="EUDERLAN FREIRE DA SILVA ABREU" w:date="2025-07-17T22:40:00Z">
          <w:pPr>
            <w:spacing w:before="100" w:beforeAutospacing="1" w:after="100" w:afterAutospacing="1" w:line="360" w:lineRule="auto"/>
            <w:jc w:val="both"/>
          </w:pPr>
        </w:pPrChange>
      </w:pPr>
      <w:ins w:id="5940" w:author="EUDERLAN FREIRE DA SILVA ABREU" w:date="2025-07-17T22:40:00Z">
        <w:r w:rsidRPr="003A032B">
          <w:rPr>
            <w:rFonts w:ascii="Times New Roman" w:hAnsi="Times New Roman" w:cs="Times New Roman"/>
            <w:sz w:val="24"/>
            <w:szCs w:val="24"/>
            <w:rPrChange w:id="5941" w:author="EUDERLAN FREIRE DA SILVA ABREU" w:date="2025-07-17T22:40:00Z">
              <w:rPr/>
            </w:rPrChange>
          </w:rPr>
          <w:t>O estado "Analisando" representa o momento de tomada de decisão, onde o administrador revisa a justificativa fornecida pelo usuário. As transições finais para "Aprovada" ou "Rejeitada" são bem definidas, com ambos os caminhos resultando em notificações automáticas ao solicitante. A possibilidade de nova solicitação após rejeição demonstra flexibilidade do sistema, permitindo que usuários melhorem suas justificativas e tentem novamente.</w:t>
        </w:r>
      </w:ins>
    </w:p>
    <w:p w14:paraId="392C5B14" w14:textId="0A8B7630" w:rsidR="00F850FB" w:rsidRDefault="00611804" w:rsidP="005232A2">
      <w:pPr>
        <w:pStyle w:val="Ttulo3"/>
        <w:spacing w:after="240"/>
        <w:jc w:val="both"/>
        <w:rPr>
          <w:ins w:id="5942" w:author="EUDERLAN FREIRE DA SILVA ABREU" w:date="2025-07-17T22:41:00Z"/>
          <w:rFonts w:ascii="Times New Roman" w:hAnsi="Times New Roman" w:cs="Times New Roman"/>
          <w:color w:val="000000" w:themeColor="text1"/>
          <w:lang w:eastAsia="pt-BR"/>
        </w:rPr>
      </w:pPr>
      <w:bookmarkStart w:id="5943" w:name="_Toc203858408"/>
      <w:ins w:id="5944" w:author="EUDERLAN FREIRE DA SILVA ABREU" w:date="2025-07-17T22:11:00Z">
        <w:r w:rsidRPr="005232A2">
          <w:rPr>
            <w:rFonts w:ascii="Times New Roman" w:hAnsi="Times New Roman" w:cs="Times New Roman"/>
            <w:color w:val="000000" w:themeColor="text1"/>
            <w:lang w:eastAsia="pt-BR"/>
            <w:rPrChange w:id="5945" w:author="EUDERLAN FREIRE DA SILVA ABREU" w:date="2025-07-17T22:13:00Z">
              <w:rPr>
                <w:lang w:eastAsia="pt-BR"/>
              </w:rPr>
            </w:rPrChange>
          </w:rPr>
          <w:t>Diagrama de E</w:t>
        </w:r>
      </w:ins>
      <w:ins w:id="5946" w:author="EUDERLAN FREIRE DA SILVA ABREU" w:date="2025-07-17T22:12:00Z">
        <w:r w:rsidR="002F41A5" w:rsidRPr="005232A2">
          <w:rPr>
            <w:rFonts w:ascii="Times New Roman" w:hAnsi="Times New Roman" w:cs="Times New Roman"/>
            <w:color w:val="000000" w:themeColor="text1"/>
            <w:lang w:eastAsia="pt-BR"/>
            <w:rPrChange w:id="5947" w:author="EUDERLAN FREIRE DA SILVA ABREU" w:date="2025-07-17T22:13:00Z">
              <w:rPr>
                <w:lang w:eastAsia="pt-BR"/>
              </w:rPr>
            </w:rPrChange>
          </w:rPr>
          <w:t>s</w:t>
        </w:r>
      </w:ins>
      <w:ins w:id="5948" w:author="EUDERLAN FREIRE DA SILVA ABREU" w:date="2025-07-17T22:11:00Z">
        <w:r w:rsidRPr="005232A2">
          <w:rPr>
            <w:rFonts w:ascii="Times New Roman" w:hAnsi="Times New Roman" w:cs="Times New Roman"/>
            <w:color w:val="000000" w:themeColor="text1"/>
            <w:lang w:eastAsia="pt-BR"/>
            <w:rPrChange w:id="5949" w:author="EUDERLAN FREIRE DA SILVA ABREU" w:date="2025-07-17T22:13:00Z">
              <w:rPr>
                <w:lang w:eastAsia="pt-BR"/>
              </w:rPr>
            </w:rPrChange>
          </w:rPr>
          <w:t>tado</w:t>
        </w:r>
      </w:ins>
      <w:ins w:id="5950" w:author="EUDERLAN FREIRE DA SILVA ABREU" w:date="2025-07-17T22:12:00Z">
        <w:r w:rsidR="002F41A5" w:rsidRPr="005232A2">
          <w:rPr>
            <w:rFonts w:ascii="Times New Roman" w:hAnsi="Times New Roman" w:cs="Times New Roman"/>
            <w:color w:val="000000" w:themeColor="text1"/>
            <w:lang w:eastAsia="pt-BR"/>
            <w:rPrChange w:id="5951" w:author="EUDERLAN FREIRE DA SILVA ABREU" w:date="2025-07-17T22:13:00Z">
              <w:rPr>
                <w:lang w:eastAsia="pt-BR"/>
              </w:rPr>
            </w:rPrChange>
          </w:rPr>
          <w:t xml:space="preserve"> </w:t>
        </w:r>
      </w:ins>
      <w:ins w:id="5952" w:author="EUDERLAN FREIRE DA SILVA ABREU" w:date="2025-07-17T22:11:00Z">
        <w:r w:rsidR="002F41A5" w:rsidRPr="005232A2">
          <w:rPr>
            <w:rFonts w:ascii="Times New Roman" w:hAnsi="Times New Roman" w:cs="Times New Roman"/>
            <w:color w:val="000000" w:themeColor="text1"/>
            <w:lang w:eastAsia="pt-BR"/>
            <w:rPrChange w:id="5953" w:author="EUDERLAN FREIRE DA SILVA ABREU" w:date="2025-07-17T22:13:00Z">
              <w:rPr>
                <w:lang w:eastAsia="pt-BR"/>
              </w:rPr>
            </w:rPrChange>
          </w:rPr>
          <w:t>Status do Administrador</w:t>
        </w:r>
      </w:ins>
      <w:bookmarkEnd w:id="5943"/>
    </w:p>
    <w:p w14:paraId="745D3F8A" w14:textId="13636E18" w:rsidR="00D53DD9" w:rsidRPr="00D53DD9" w:rsidRDefault="00D53DD9">
      <w:pPr>
        <w:spacing w:line="360" w:lineRule="auto"/>
        <w:ind w:firstLine="708"/>
        <w:jc w:val="both"/>
        <w:rPr>
          <w:ins w:id="5954" w:author="EUDERLAN FREIRE DA SILVA ABREU" w:date="2025-07-17T22:12:00Z"/>
          <w:rFonts w:ascii="Times New Roman" w:hAnsi="Times New Roman" w:cs="Times New Roman"/>
          <w:sz w:val="24"/>
          <w:szCs w:val="24"/>
          <w:lang w:eastAsia="pt-BR"/>
          <w:rPrChange w:id="5955" w:author="EUDERLAN FREIRE DA SILVA ABREU" w:date="2025-07-17T22:41:00Z">
            <w:rPr>
              <w:ins w:id="5956" w:author="EUDERLAN FREIRE DA SILVA ABREU" w:date="2025-07-17T22:12:00Z"/>
              <w:lang w:eastAsia="pt-BR"/>
            </w:rPr>
          </w:rPrChange>
        </w:rPr>
        <w:pPrChange w:id="5957" w:author="EUDERLAN FREIRE DA SILVA ABREU" w:date="2025-07-17T22:41:00Z">
          <w:pPr>
            <w:spacing w:before="100" w:beforeAutospacing="1" w:after="100" w:afterAutospacing="1" w:line="360" w:lineRule="auto"/>
            <w:jc w:val="both"/>
          </w:pPr>
        </w:pPrChange>
      </w:pPr>
      <w:ins w:id="5958" w:author="EUDERLAN FREIRE DA SILVA ABREU" w:date="2025-07-17T22:41:00Z">
        <w:r w:rsidRPr="00D53DD9">
          <w:rPr>
            <w:rFonts w:ascii="Times New Roman" w:hAnsi="Times New Roman" w:cs="Times New Roman"/>
            <w:sz w:val="24"/>
            <w:szCs w:val="24"/>
            <w:rPrChange w:id="5959" w:author="EUDERLAN FREIRE DA SILVA ABREU" w:date="2025-07-17T22:41:00Z">
              <w:rPr/>
            </w:rPrChange>
          </w:rPr>
          <w:t>Este é o diagrama mais complexo do conjunto, modelando uma hierarquia sofisticada de privilégios administrativos. Iniciando com "</w:t>
        </w:r>
        <w:del w:id="5960" w:author="HISSA BARBARA OLIVEIRA" w:date="2025-07-18T15:38:00Z">
          <w:r w:rsidRPr="00D53DD9" w:rsidDel="00A456D9">
            <w:rPr>
              <w:rFonts w:ascii="Times New Roman" w:hAnsi="Times New Roman" w:cs="Times New Roman"/>
              <w:sz w:val="24"/>
              <w:szCs w:val="24"/>
              <w:rPrChange w:id="5961" w:author="EUDERLAN FREIRE DA SILVA ABREU" w:date="2025-07-17T22:41:00Z">
                <w:rPr/>
              </w:rPrChange>
            </w:rPr>
            <w:delText>Usuario</w:delText>
          </w:r>
        </w:del>
      </w:ins>
      <w:ins w:id="5962" w:author="HISSA BARBARA OLIVEIRA" w:date="2025-07-18T15:38:00Z">
        <w:r w:rsidR="00A456D9" w:rsidRPr="00A456D9">
          <w:rPr>
            <w:rFonts w:ascii="Times New Roman" w:hAnsi="Times New Roman" w:cs="Times New Roman"/>
            <w:sz w:val="24"/>
            <w:szCs w:val="24"/>
          </w:rPr>
          <w:t>Usuário</w:t>
        </w:r>
        <w:r w:rsidR="00A456D9">
          <w:rPr>
            <w:rFonts w:ascii="Times New Roman" w:hAnsi="Times New Roman" w:cs="Times New Roman"/>
            <w:sz w:val="24"/>
            <w:szCs w:val="24"/>
          </w:rPr>
          <w:t xml:space="preserve"> </w:t>
        </w:r>
      </w:ins>
      <w:ins w:id="5963" w:author="EUDERLAN FREIRE DA SILVA ABREU" w:date="2025-07-17T22:41:00Z">
        <w:r w:rsidRPr="00D53DD9">
          <w:rPr>
            <w:rFonts w:ascii="Times New Roman" w:hAnsi="Times New Roman" w:cs="Times New Roman"/>
            <w:sz w:val="24"/>
            <w:szCs w:val="24"/>
            <w:rPrChange w:id="5964" w:author="EUDERLAN FREIRE DA SILVA ABREU" w:date="2025-07-17T22:41:00Z">
              <w:rPr/>
            </w:rPrChange>
          </w:rPr>
          <w:t>Comum" após o cadastro, o diagrama mapeia todas as possíveis transições de privilégios no sistema.</w:t>
        </w:r>
      </w:ins>
    </w:p>
    <w:p w14:paraId="6761430C" w14:textId="1D123C2E" w:rsidR="005232A2" w:rsidRPr="005232A2" w:rsidRDefault="005232A2">
      <w:pPr>
        <w:pStyle w:val="Legenda"/>
        <w:keepNext/>
        <w:spacing w:before="40" w:after="240"/>
        <w:jc w:val="center"/>
        <w:rPr>
          <w:ins w:id="5965" w:author="EUDERLAN FREIRE DA SILVA ABREU" w:date="2025-07-17T22:14:00Z"/>
          <w:rFonts w:ascii="Times New Roman" w:hAnsi="Times New Roman" w:cs="Times New Roman"/>
          <w:i w:val="0"/>
          <w:iCs w:val="0"/>
          <w:color w:val="000000" w:themeColor="text1"/>
          <w:sz w:val="24"/>
          <w:szCs w:val="24"/>
          <w:rPrChange w:id="5966" w:author="EUDERLAN FREIRE DA SILVA ABREU" w:date="2025-07-17T22:14:00Z">
            <w:rPr>
              <w:ins w:id="5967" w:author="EUDERLAN FREIRE DA SILVA ABREU" w:date="2025-07-17T22:14:00Z"/>
            </w:rPr>
          </w:rPrChange>
        </w:rPr>
        <w:pPrChange w:id="5968" w:author="EUDERLAN FREIRE DA SILVA ABREU" w:date="2025-07-17T22:14:00Z">
          <w:pPr>
            <w:pStyle w:val="Legenda"/>
          </w:pPr>
        </w:pPrChange>
      </w:pPr>
      <w:ins w:id="5969" w:author="EUDERLAN FREIRE DA SILVA ABREU" w:date="2025-07-17T22:14:00Z">
        <w:r w:rsidRPr="005232A2">
          <w:rPr>
            <w:rFonts w:ascii="Times New Roman" w:hAnsi="Times New Roman" w:cs="Times New Roman"/>
            <w:i w:val="0"/>
            <w:iCs w:val="0"/>
            <w:color w:val="000000" w:themeColor="text1"/>
            <w:sz w:val="24"/>
            <w:szCs w:val="24"/>
            <w:rPrChange w:id="5970" w:author="EUDERLAN FREIRE DA SILVA ABREU" w:date="2025-07-17T22:14:00Z">
              <w:rPr/>
            </w:rPrChange>
          </w:rPr>
          <w:lastRenderedPageBreak/>
          <w:t xml:space="preserve">Figura </w:t>
        </w:r>
      </w:ins>
      <w:ins w:id="5971" w:author="EUDERLAN FREIRE DA SILVA ABREU" w:date="2025-07-18T20:24:00Z">
        <w:r w:rsidR="005C31A2">
          <w:rPr>
            <w:rFonts w:ascii="Times New Roman" w:hAnsi="Times New Roman" w:cs="Times New Roman"/>
            <w:i w:val="0"/>
            <w:iCs w:val="0"/>
            <w:color w:val="000000" w:themeColor="text1"/>
            <w:sz w:val="24"/>
            <w:szCs w:val="24"/>
          </w:rPr>
          <w:t>30</w:t>
        </w:r>
      </w:ins>
      <w:ins w:id="5972" w:author="EUDERLAN FREIRE DA SILVA ABREU" w:date="2025-07-17T22:14:00Z">
        <w:r w:rsidRPr="005232A2">
          <w:rPr>
            <w:rFonts w:ascii="Times New Roman" w:hAnsi="Times New Roman" w:cs="Times New Roman"/>
            <w:i w:val="0"/>
            <w:iCs w:val="0"/>
            <w:color w:val="000000" w:themeColor="text1"/>
            <w:sz w:val="24"/>
            <w:szCs w:val="24"/>
            <w:rPrChange w:id="5973" w:author="EUDERLAN FREIRE DA SILVA ABREU" w:date="2025-07-17T22:14:00Z">
              <w:rPr/>
            </w:rPrChange>
          </w:rPr>
          <w:t xml:space="preserve"> - Estado Status do Administrador</w:t>
        </w:r>
      </w:ins>
    </w:p>
    <w:p w14:paraId="639ED943" w14:textId="77777777" w:rsidR="002F41A5" w:rsidRPr="005232A2" w:rsidRDefault="002F41A5">
      <w:pPr>
        <w:keepNext/>
        <w:spacing w:before="40" w:after="240" w:line="360" w:lineRule="auto"/>
        <w:jc w:val="center"/>
        <w:rPr>
          <w:ins w:id="5974" w:author="EUDERLAN FREIRE DA SILVA ABREU" w:date="2025-07-17T22:12:00Z"/>
          <w:rFonts w:ascii="Times New Roman" w:hAnsi="Times New Roman" w:cs="Times New Roman"/>
          <w:color w:val="000000" w:themeColor="text1"/>
          <w:sz w:val="24"/>
          <w:szCs w:val="24"/>
          <w:rPrChange w:id="5975" w:author="EUDERLAN FREIRE DA SILVA ABREU" w:date="2025-07-17T22:13:00Z">
            <w:rPr>
              <w:ins w:id="5976" w:author="EUDERLAN FREIRE DA SILVA ABREU" w:date="2025-07-17T22:12:00Z"/>
            </w:rPr>
          </w:rPrChange>
        </w:rPr>
        <w:pPrChange w:id="5977" w:author="EUDERLAN FREIRE DA SILVA ABREU" w:date="2025-07-17T22:14:00Z">
          <w:pPr>
            <w:spacing w:before="100" w:beforeAutospacing="1" w:after="100" w:afterAutospacing="1" w:line="360" w:lineRule="auto"/>
            <w:jc w:val="both"/>
          </w:pPr>
        </w:pPrChange>
      </w:pPr>
      <w:ins w:id="5978" w:author="EUDERLAN FREIRE DA SILVA ABREU" w:date="2025-07-17T22:12:00Z">
        <w:r w:rsidRPr="005232A2">
          <w:rPr>
            <w:rFonts w:ascii="Times New Roman" w:eastAsia="Times New Roman" w:hAnsi="Times New Roman" w:cs="Times New Roman"/>
            <w:noProof/>
            <w:color w:val="000000" w:themeColor="text1"/>
            <w:sz w:val="24"/>
            <w:szCs w:val="24"/>
            <w:lang w:eastAsia="pt-BR"/>
            <w:rPrChange w:id="5979" w:author="EUDERLAN FREIRE DA SILVA ABREU" w:date="2025-07-17T22:13:00Z">
              <w:rPr>
                <w:rFonts w:ascii="Times New Roman" w:eastAsia="Times New Roman" w:hAnsi="Times New Roman" w:cs="Times New Roman"/>
                <w:noProof/>
                <w:sz w:val="24"/>
                <w:szCs w:val="24"/>
                <w:lang w:eastAsia="pt-BR"/>
              </w:rPr>
            </w:rPrChange>
          </w:rPr>
          <w:drawing>
            <wp:inline distT="0" distB="0" distL="0" distR="0" wp14:anchorId="1D811025" wp14:editId="360E346B">
              <wp:extent cx="4163290" cy="3427239"/>
              <wp:effectExtent l="0" t="0" r="889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45">
                        <a:extLst>
                          <a:ext uri="{28A0092B-C50C-407E-A947-70E740481C1C}">
                            <a14:useLocalDpi xmlns:a14="http://schemas.microsoft.com/office/drawing/2010/main" val="0"/>
                          </a:ext>
                        </a:extLst>
                      </a:blip>
                      <a:stretch>
                        <a:fillRect/>
                      </a:stretch>
                    </pic:blipFill>
                    <pic:spPr>
                      <a:xfrm>
                        <a:off x="0" y="0"/>
                        <a:ext cx="4169405" cy="3432273"/>
                      </a:xfrm>
                      <a:prstGeom prst="rect">
                        <a:avLst/>
                      </a:prstGeom>
                    </pic:spPr>
                  </pic:pic>
                </a:graphicData>
              </a:graphic>
            </wp:inline>
          </w:drawing>
        </w:r>
      </w:ins>
    </w:p>
    <w:p w14:paraId="5FDBB3BE" w14:textId="10BD63E5" w:rsidR="002F41A5" w:rsidRDefault="002F41A5" w:rsidP="005232A2">
      <w:pPr>
        <w:pStyle w:val="Legenda"/>
        <w:spacing w:before="40" w:after="240"/>
        <w:jc w:val="center"/>
        <w:rPr>
          <w:ins w:id="5980" w:author="EUDERLAN FREIRE DA SILVA ABREU" w:date="2025-07-17T22:41:00Z"/>
          <w:rFonts w:ascii="Times New Roman" w:hAnsi="Times New Roman" w:cs="Times New Roman"/>
          <w:i w:val="0"/>
          <w:iCs w:val="0"/>
          <w:color w:val="000000" w:themeColor="text1"/>
          <w:sz w:val="24"/>
          <w:szCs w:val="24"/>
        </w:rPr>
      </w:pPr>
      <w:ins w:id="5981" w:author="EUDERLAN FREIRE DA SILVA ABREU" w:date="2025-07-17T22:12:00Z">
        <w:r w:rsidRPr="005232A2">
          <w:rPr>
            <w:rFonts w:ascii="Times New Roman" w:hAnsi="Times New Roman" w:cs="Times New Roman"/>
            <w:i w:val="0"/>
            <w:iCs w:val="0"/>
            <w:color w:val="000000" w:themeColor="text1"/>
            <w:sz w:val="24"/>
            <w:szCs w:val="24"/>
            <w:rPrChange w:id="5982" w:author="EUDERLAN FREIRE DA SILVA ABREU" w:date="2025-07-17T22:13:00Z">
              <w:rPr/>
            </w:rPrChange>
          </w:rPr>
          <w:t>Fonte: Autoria Própria (2025)</w:t>
        </w:r>
      </w:ins>
    </w:p>
    <w:p w14:paraId="37CACFFF" w14:textId="2AF81AAE" w:rsidR="00400342" w:rsidRPr="00400342" w:rsidRDefault="0019195B">
      <w:pPr>
        <w:spacing w:line="360" w:lineRule="auto"/>
        <w:ind w:firstLine="432"/>
        <w:jc w:val="both"/>
        <w:rPr>
          <w:ins w:id="5983" w:author="EUDERLAN FREIRE DA SILVA ABREU" w:date="2025-05-28T17:52:00Z"/>
          <w:rFonts w:ascii="Times New Roman" w:hAnsi="Times New Roman" w:cs="Times New Roman"/>
          <w:sz w:val="24"/>
          <w:szCs w:val="24"/>
          <w:rPrChange w:id="5984" w:author="EUDERLAN FREIRE DA SILVA ABREU" w:date="2025-07-17T22:42:00Z">
            <w:rPr>
              <w:ins w:id="5985" w:author="EUDERLAN FREIRE DA SILVA ABREU" w:date="2025-05-28T17:52:00Z"/>
            </w:rPr>
          </w:rPrChange>
        </w:rPr>
        <w:pPrChange w:id="5986" w:author="EUDERLAN FREIRE DA SILVA ABREU" w:date="2025-07-17T22:42:00Z">
          <w:pPr>
            <w:pStyle w:val="PargrafodaLista"/>
            <w:numPr>
              <w:numId w:val="6"/>
            </w:numPr>
            <w:ind w:hanging="360"/>
          </w:pPr>
        </w:pPrChange>
      </w:pPr>
      <w:ins w:id="5987" w:author="EUDERLAN FREIRE DA SILVA ABREU" w:date="2025-07-18T20:26:00Z">
        <w:r>
          <w:rPr>
            <w:rFonts w:ascii="Times New Roman" w:hAnsi="Times New Roman" w:cs="Times New Roman"/>
            <w:sz w:val="24"/>
            <w:szCs w:val="24"/>
          </w:rPr>
          <w:t>Assim, na Figura 30 o</w:t>
        </w:r>
      </w:ins>
      <w:ins w:id="5988" w:author="EUDERLAN FREIRE DA SILVA ABREU" w:date="2025-07-17T22:41:00Z">
        <w:r w:rsidR="00400342" w:rsidRPr="00400342">
          <w:rPr>
            <w:rFonts w:ascii="Times New Roman" w:hAnsi="Times New Roman" w:cs="Times New Roman"/>
            <w:sz w:val="24"/>
            <w:szCs w:val="24"/>
            <w:rPrChange w:id="5989" w:author="EUDERLAN FREIRE DA SILVA ABREU" w:date="2025-07-17T22:42:00Z">
              <w:rPr/>
            </w:rPrChange>
          </w:rPr>
          <w:t xml:space="preserve"> estado "</w:t>
        </w:r>
        <w:proofErr w:type="spellStart"/>
        <w:r w:rsidR="00400342" w:rsidRPr="00400342">
          <w:rPr>
            <w:rFonts w:ascii="Times New Roman" w:hAnsi="Times New Roman" w:cs="Times New Roman"/>
            <w:sz w:val="24"/>
            <w:szCs w:val="24"/>
            <w:rPrChange w:id="5990" w:author="EUDERLAN FREIRE DA SILVA ABREU" w:date="2025-07-17T22:42:00Z">
              <w:rPr/>
            </w:rPrChange>
          </w:rPr>
          <w:t>AdminRegular</w:t>
        </w:r>
        <w:proofErr w:type="spellEnd"/>
        <w:r w:rsidR="00400342" w:rsidRPr="00400342">
          <w:rPr>
            <w:rFonts w:ascii="Times New Roman" w:hAnsi="Times New Roman" w:cs="Times New Roman"/>
            <w:sz w:val="24"/>
            <w:szCs w:val="24"/>
            <w:rPrChange w:id="5991" w:author="EUDERLAN FREIRE DA SILVA ABREU" w:date="2025-07-17T22:42:00Z">
              <w:rPr/>
            </w:rPrChange>
          </w:rPr>
          <w:t>" representa o nível intermediário com privilégios para gerenciar resoluções, enquanto "</w:t>
        </w:r>
        <w:proofErr w:type="spellStart"/>
        <w:r w:rsidR="00400342" w:rsidRPr="00400342">
          <w:rPr>
            <w:rFonts w:ascii="Times New Roman" w:hAnsi="Times New Roman" w:cs="Times New Roman"/>
            <w:sz w:val="24"/>
            <w:szCs w:val="24"/>
            <w:rPrChange w:id="5992" w:author="EUDERLAN FREIRE DA SILVA ABREU" w:date="2025-07-17T22:42:00Z">
              <w:rPr/>
            </w:rPrChange>
          </w:rPr>
          <w:t>SuperAdmin</w:t>
        </w:r>
        <w:proofErr w:type="spellEnd"/>
        <w:r w:rsidR="00400342" w:rsidRPr="00400342">
          <w:rPr>
            <w:rFonts w:ascii="Times New Roman" w:hAnsi="Times New Roman" w:cs="Times New Roman"/>
            <w:sz w:val="24"/>
            <w:szCs w:val="24"/>
            <w:rPrChange w:id="5993" w:author="EUDERLAN FREIRE DA SILVA ABREU" w:date="2025-07-17T22:42:00Z">
              <w:rPr/>
            </w:rPrChange>
          </w:rPr>
          <w:t>" possui máximos privilégios incluindo gerenciamento de outros administradores. O estado "</w:t>
        </w:r>
        <w:proofErr w:type="spellStart"/>
        <w:r w:rsidR="00400342" w:rsidRPr="00400342">
          <w:rPr>
            <w:rFonts w:ascii="Times New Roman" w:hAnsi="Times New Roman" w:cs="Times New Roman"/>
            <w:sz w:val="24"/>
            <w:szCs w:val="24"/>
            <w:rPrChange w:id="5994" w:author="EUDERLAN FREIRE DA SILVA ABREU" w:date="2025-07-17T22:42:00Z">
              <w:rPr/>
            </w:rPrChange>
          </w:rPr>
          <w:t>AdminSuspenso</w:t>
        </w:r>
        <w:proofErr w:type="spellEnd"/>
        <w:r w:rsidR="00400342" w:rsidRPr="00400342">
          <w:rPr>
            <w:rFonts w:ascii="Times New Roman" w:hAnsi="Times New Roman" w:cs="Times New Roman"/>
            <w:sz w:val="24"/>
            <w:szCs w:val="24"/>
            <w:rPrChange w:id="5995" w:author="EUDERLAN FREIRE DA SILVA ABREU" w:date="2025-07-17T22:42:00Z">
              <w:rPr/>
            </w:rPrChange>
          </w:rPr>
          <w:t>" adiciona uma camada importante de governança, permitindo suspensão temporária de privilégios sem remoção permanente. As transições bidirecionais entre estados refletem a realidade administrativa, onde promoções e rebaixamentos podem ocorrer conforme necessário. A inclusão de caminhos para remoção total de privilégios garante que o sistema possa lidar com situações disciplinares ou mudanças organizacionais, mantendo a integridade e segurança do ambiente administrativo.</w:t>
        </w:r>
      </w:ins>
    </w:p>
    <w:p w14:paraId="5639C93C" w14:textId="16631E14" w:rsidR="00A10756" w:rsidRPr="00E203A3" w:rsidDel="007D2294" w:rsidRDefault="00A10756">
      <w:pPr>
        <w:pStyle w:val="Ttulo1"/>
        <w:spacing w:before="40" w:after="240" w:line="360" w:lineRule="auto"/>
        <w:jc w:val="both"/>
        <w:rPr>
          <w:ins w:id="5996" w:author="EUDERLAN FREIRE DA SILVA ABREU" w:date="2025-05-28T17:51:00Z"/>
          <w:del w:id="5997" w:author="Euderlan Freire" w:date="2025-06-13T19:57:00Z"/>
          <w:rFonts w:ascii="Times New Roman" w:hAnsi="Times New Roman" w:cs="Times New Roman"/>
          <w:color w:val="000000" w:themeColor="text1"/>
          <w:sz w:val="24"/>
          <w:szCs w:val="24"/>
          <w:rPrChange w:id="5998" w:author="Euderlan Freire" w:date="2025-06-13T19:10:00Z">
            <w:rPr>
              <w:ins w:id="5999" w:author="EUDERLAN FREIRE DA SILVA ABREU" w:date="2025-05-28T17:51:00Z"/>
              <w:del w:id="6000" w:author="Euderlan Freire" w:date="2025-06-13T19:57:00Z"/>
            </w:rPr>
          </w:rPrChange>
        </w:rPr>
        <w:pPrChange w:id="6001" w:author="Euderlan Freire" w:date="2025-06-13T19:23:00Z">
          <w:pPr>
            <w:pStyle w:val="PargrafodaLista"/>
            <w:numPr>
              <w:numId w:val="6"/>
            </w:numPr>
            <w:ind w:hanging="360"/>
          </w:pPr>
        </w:pPrChange>
      </w:pPr>
      <w:ins w:id="6002" w:author="EUDERLAN FREIRE DA SILVA ABREU" w:date="2025-05-28T17:52:00Z">
        <w:del w:id="6003" w:author="Euderlan Freire" w:date="2025-06-13T19:57:00Z">
          <w:r w:rsidRPr="00E203A3" w:rsidDel="007D2294">
            <w:rPr>
              <w:rFonts w:ascii="Times New Roman" w:hAnsi="Times New Roman" w:cs="Times New Roman"/>
              <w:color w:val="000000" w:themeColor="text1"/>
              <w:sz w:val="24"/>
              <w:szCs w:val="24"/>
              <w:rPrChange w:id="6004" w:author="Euderlan Freire" w:date="2025-06-13T19:10:00Z">
                <w:rPr/>
              </w:rPrChange>
            </w:rPr>
            <w:delText>TECNOLOGIAS UTILIZADAS</w:delText>
          </w:r>
        </w:del>
      </w:ins>
      <w:bookmarkStart w:id="6005" w:name="_Toc200737127"/>
      <w:bookmarkStart w:id="6006" w:name="_Toc200738598"/>
      <w:bookmarkStart w:id="6007" w:name="_Toc200739694"/>
      <w:bookmarkStart w:id="6008" w:name="_Toc200739821"/>
      <w:bookmarkStart w:id="6009" w:name="_Toc203511862"/>
      <w:bookmarkStart w:id="6010" w:name="_Toc203763280"/>
      <w:bookmarkStart w:id="6011" w:name="_Toc203763431"/>
      <w:bookmarkStart w:id="6012" w:name="_Toc203763666"/>
      <w:bookmarkStart w:id="6013" w:name="_Toc203763816"/>
      <w:bookmarkStart w:id="6014" w:name="_Toc203763966"/>
      <w:bookmarkStart w:id="6015" w:name="_Toc203764116"/>
      <w:bookmarkStart w:id="6016" w:name="_Toc203764261"/>
      <w:bookmarkStart w:id="6017" w:name="_Toc203764396"/>
      <w:bookmarkStart w:id="6018" w:name="_Toc203858409"/>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p>
    <w:p w14:paraId="710A57E4" w14:textId="5482FA0A" w:rsidR="00A10756" w:rsidRPr="00F92A70" w:rsidRDefault="00A10756">
      <w:pPr>
        <w:pStyle w:val="Ttulo1"/>
        <w:spacing w:before="40" w:after="240" w:line="360" w:lineRule="auto"/>
        <w:jc w:val="both"/>
        <w:rPr>
          <w:ins w:id="6019" w:author="Usuário Convidado" w:date="2025-06-12T12:26:00Z"/>
          <w:rFonts w:ascii="Times New Roman" w:hAnsi="Times New Roman" w:cs="Times New Roman"/>
          <w:b/>
          <w:bCs/>
          <w:color w:val="000000" w:themeColor="text1"/>
          <w:sz w:val="24"/>
          <w:szCs w:val="24"/>
          <w:rPrChange w:id="6020" w:author="Euderlan Freire" w:date="2025-06-13T19:56:00Z">
            <w:rPr>
              <w:ins w:id="6021" w:author="Usuário Convidado" w:date="2025-06-12T12:26:00Z"/>
              <w:rFonts w:ascii="Times New Roman" w:hAnsi="Times New Roman" w:cs="Times New Roman"/>
              <w:color w:val="000000" w:themeColor="text1"/>
              <w:sz w:val="24"/>
              <w:szCs w:val="24"/>
            </w:rPr>
          </w:rPrChange>
        </w:rPr>
        <w:pPrChange w:id="6022" w:author="Euderlan Freire" w:date="2025-06-13T19:23:00Z">
          <w:pPr>
            <w:pStyle w:val="PargrafodaLista"/>
            <w:numPr>
              <w:numId w:val="6"/>
            </w:numPr>
            <w:ind w:hanging="360"/>
          </w:pPr>
        </w:pPrChange>
      </w:pPr>
      <w:bookmarkStart w:id="6023" w:name="_Toc203858410"/>
      <w:ins w:id="6024" w:author="EUDERLAN FREIRE DA SILVA ABREU" w:date="2025-05-28T17:51:00Z">
        <w:r w:rsidRPr="00F92A70">
          <w:rPr>
            <w:rFonts w:ascii="Times New Roman" w:hAnsi="Times New Roman" w:cs="Times New Roman"/>
            <w:b/>
            <w:bCs/>
            <w:color w:val="000000" w:themeColor="text1"/>
            <w:sz w:val="24"/>
            <w:szCs w:val="24"/>
            <w:rPrChange w:id="6025" w:author="Euderlan Freire" w:date="2025-06-13T19:56:00Z">
              <w:rPr/>
            </w:rPrChange>
          </w:rPr>
          <w:t>CONCLUSÃO</w:t>
        </w:r>
      </w:ins>
      <w:bookmarkEnd w:id="6023"/>
    </w:p>
    <w:p w14:paraId="4D86C050" w14:textId="77777777" w:rsidR="00070E0C" w:rsidRPr="00070E0C" w:rsidRDefault="00070E0C">
      <w:pPr>
        <w:spacing w:before="100" w:beforeAutospacing="1" w:after="100" w:afterAutospacing="1" w:line="360" w:lineRule="auto"/>
        <w:ind w:firstLine="432"/>
        <w:jc w:val="both"/>
        <w:rPr>
          <w:ins w:id="6026" w:author="Euderlan Freire" w:date="2025-06-13T19:32:00Z"/>
          <w:rFonts w:ascii="Times New Roman" w:eastAsia="Times New Roman" w:hAnsi="Times New Roman" w:cs="Times New Roman"/>
          <w:sz w:val="24"/>
          <w:szCs w:val="24"/>
          <w:lang w:eastAsia="pt-BR"/>
        </w:rPr>
        <w:pPrChange w:id="6027" w:author="Euderlan Freire" w:date="2025-06-13T19:33:00Z">
          <w:pPr>
            <w:spacing w:before="100" w:beforeAutospacing="1" w:after="100" w:afterAutospacing="1" w:line="240" w:lineRule="auto"/>
          </w:pPr>
        </w:pPrChange>
      </w:pPr>
      <w:ins w:id="6028" w:author="Euderlan Freire" w:date="2025-06-13T19:32:00Z">
        <w:r w:rsidRPr="00070E0C">
          <w:rPr>
            <w:rFonts w:ascii="Times New Roman" w:eastAsia="Times New Roman" w:hAnsi="Times New Roman" w:cs="Times New Roman"/>
            <w:sz w:val="24"/>
            <w:szCs w:val="24"/>
            <w:lang w:eastAsia="pt-BR"/>
          </w:rPr>
          <w:t>O Sistema Inteligente de Consulta a Documentos via LLM representa uma solução inovadora e estratégica para modernizar o acesso à informação no ambiente universitário da UFMA. O projeto demonstra uma abordagem bem estruturada para resolver problemas reais enfrentados pela comunidade acadêmica, como a dificuldade de localizar informações específicas em documentos extensos e a necessidade de interpretação de linguagem técnica complexa.</w:t>
        </w:r>
      </w:ins>
    </w:p>
    <w:p w14:paraId="458C896A" w14:textId="77777777" w:rsidR="00070E0C" w:rsidRPr="00070E0C" w:rsidRDefault="00070E0C">
      <w:pPr>
        <w:spacing w:before="100" w:beforeAutospacing="1" w:after="100" w:afterAutospacing="1" w:line="360" w:lineRule="auto"/>
        <w:ind w:firstLine="432"/>
        <w:jc w:val="both"/>
        <w:rPr>
          <w:ins w:id="6029" w:author="Euderlan Freire" w:date="2025-06-13T19:32:00Z"/>
          <w:rFonts w:ascii="Times New Roman" w:eastAsia="Times New Roman" w:hAnsi="Times New Roman" w:cs="Times New Roman"/>
          <w:sz w:val="24"/>
          <w:szCs w:val="24"/>
          <w:lang w:eastAsia="pt-BR"/>
        </w:rPr>
        <w:pPrChange w:id="6030" w:author="Euderlan Freire" w:date="2025-06-13T19:33:00Z">
          <w:pPr>
            <w:spacing w:before="100" w:beforeAutospacing="1" w:after="100" w:afterAutospacing="1" w:line="240" w:lineRule="auto"/>
          </w:pPr>
        </w:pPrChange>
      </w:pPr>
      <w:ins w:id="6031" w:author="Euderlan Freire" w:date="2025-06-13T19:32:00Z">
        <w:r w:rsidRPr="00070E0C">
          <w:rPr>
            <w:rFonts w:ascii="Times New Roman" w:eastAsia="Times New Roman" w:hAnsi="Times New Roman" w:cs="Times New Roman"/>
            <w:sz w:val="24"/>
            <w:szCs w:val="24"/>
            <w:lang w:eastAsia="pt-BR"/>
          </w:rPr>
          <w:lastRenderedPageBreak/>
          <w:t>A arquitetura do sistema, evidenciada pelos diagramas de casos de uso, classes, sequência e atividades, revela um design robusto que integra tecnologias de inteligência artificial com interfaces web intuitivas. O sistema não apenas automatiza a busca por informações, mas também proporciona uma experiência personalizada através do histórico de consultas e sistema de avaliação colaborativa.</w:t>
        </w:r>
      </w:ins>
    </w:p>
    <w:p w14:paraId="3B8084DE" w14:textId="77777777" w:rsidR="00070E0C" w:rsidRPr="00070E0C" w:rsidRDefault="00070E0C">
      <w:pPr>
        <w:spacing w:before="100" w:beforeAutospacing="1" w:after="100" w:afterAutospacing="1" w:line="360" w:lineRule="auto"/>
        <w:ind w:firstLine="432"/>
        <w:jc w:val="both"/>
        <w:rPr>
          <w:ins w:id="6032" w:author="Euderlan Freire" w:date="2025-06-13T19:32:00Z"/>
          <w:rFonts w:ascii="Times New Roman" w:eastAsia="Times New Roman" w:hAnsi="Times New Roman" w:cs="Times New Roman"/>
          <w:sz w:val="24"/>
          <w:szCs w:val="24"/>
          <w:lang w:eastAsia="pt-BR"/>
        </w:rPr>
        <w:pPrChange w:id="6033" w:author="Euderlan Freire" w:date="2025-06-13T19:33:00Z">
          <w:pPr>
            <w:spacing w:before="100" w:beforeAutospacing="1" w:after="100" w:afterAutospacing="1" w:line="240" w:lineRule="auto"/>
          </w:pPr>
        </w:pPrChange>
      </w:pPr>
      <w:ins w:id="6034" w:author="Euderlan Freire" w:date="2025-06-13T19:32:00Z">
        <w:r w:rsidRPr="00070E0C">
          <w:rPr>
            <w:rFonts w:ascii="Times New Roman" w:eastAsia="Times New Roman" w:hAnsi="Times New Roman" w:cs="Times New Roman"/>
            <w:sz w:val="24"/>
            <w:szCs w:val="24"/>
            <w:lang w:eastAsia="pt-BR"/>
          </w:rPr>
          <w:t>O projeto atende aos requisitos funcionais e não funcionais estabelecidos, oferecendo funcionalidades essenciais como consultas em linguagem natural, gerenciamento administrativo de documentos, controle de histórico e sistema de feedback. A implementação de recursos de acessibilidade (</w:t>
        </w:r>
        <w:proofErr w:type="spellStart"/>
        <w:r w:rsidRPr="00070E0C">
          <w:rPr>
            <w:rFonts w:ascii="Times New Roman" w:eastAsia="Times New Roman" w:hAnsi="Times New Roman" w:cs="Times New Roman"/>
            <w:sz w:val="24"/>
            <w:szCs w:val="24"/>
            <w:lang w:eastAsia="pt-BR"/>
          </w:rPr>
          <w:t>eMAG</w:t>
        </w:r>
        <w:proofErr w:type="spellEnd"/>
        <w:r w:rsidRPr="00070E0C">
          <w:rPr>
            <w:rFonts w:ascii="Times New Roman" w:eastAsia="Times New Roman" w:hAnsi="Times New Roman" w:cs="Times New Roman"/>
            <w:sz w:val="24"/>
            <w:szCs w:val="24"/>
            <w:lang w:eastAsia="pt-BR"/>
          </w:rPr>
          <w:t>) e suporte a múltiplos usuários simultâneos demonstra preocupação com inclusão e escalabilidade.</w:t>
        </w:r>
      </w:ins>
    </w:p>
    <w:p w14:paraId="4C761EED" w14:textId="77777777" w:rsidR="00070E0C" w:rsidRPr="00070E0C" w:rsidRDefault="00070E0C">
      <w:pPr>
        <w:spacing w:before="100" w:beforeAutospacing="1" w:after="100" w:afterAutospacing="1" w:line="360" w:lineRule="auto"/>
        <w:ind w:firstLine="432"/>
        <w:jc w:val="both"/>
        <w:rPr>
          <w:ins w:id="6035" w:author="Euderlan Freire" w:date="2025-06-13T19:32:00Z"/>
          <w:rFonts w:ascii="Times New Roman" w:eastAsia="Times New Roman" w:hAnsi="Times New Roman" w:cs="Times New Roman"/>
          <w:sz w:val="24"/>
          <w:szCs w:val="24"/>
          <w:lang w:eastAsia="pt-BR"/>
        </w:rPr>
        <w:pPrChange w:id="6036" w:author="Euderlan Freire" w:date="2025-06-13T19:33:00Z">
          <w:pPr>
            <w:spacing w:before="100" w:beforeAutospacing="1" w:after="100" w:afterAutospacing="1" w:line="240" w:lineRule="auto"/>
          </w:pPr>
        </w:pPrChange>
      </w:pPr>
      <w:ins w:id="6037" w:author="Euderlan Freire" w:date="2025-06-13T19:32:00Z">
        <w:r w:rsidRPr="00070E0C">
          <w:rPr>
            <w:rFonts w:ascii="Times New Roman" w:eastAsia="Times New Roman" w:hAnsi="Times New Roman" w:cs="Times New Roman"/>
            <w:sz w:val="24"/>
            <w:szCs w:val="24"/>
            <w:lang w:eastAsia="pt-BR"/>
          </w:rPr>
          <w:t>A iniciativa contribui significativamente para a digitalização e modernização dos processos administrativos da universidade, reduzindo o tempo gasto em buscas manuais e melhorando a eficiência na tomada de decisões. O sistema estabelece um precedente importante para futuras implementações de IA no ambiente acadêmico, podendo ser expandido para outros tipos de documentos institucionais.</w:t>
        </w:r>
      </w:ins>
    </w:p>
    <w:p w14:paraId="6085E83D" w14:textId="15573486" w:rsidR="6CAC3D67" w:rsidRPr="00F92A70" w:rsidDel="00070E0C" w:rsidRDefault="6CAC3D67">
      <w:pPr>
        <w:spacing w:before="40" w:after="240" w:line="360" w:lineRule="auto"/>
        <w:jc w:val="both"/>
        <w:rPr>
          <w:ins w:id="6038" w:author="EUDERLAN FREIRE DA SILVA ABREU" w:date="2025-05-28T17:51:00Z"/>
          <w:del w:id="6039" w:author="Euderlan Freire" w:date="2025-06-13T19:32:00Z"/>
          <w:rFonts w:ascii="Times New Roman" w:hAnsi="Times New Roman" w:cs="Times New Roman"/>
          <w:b/>
          <w:bCs/>
          <w:color w:val="000000" w:themeColor="text1"/>
          <w:sz w:val="24"/>
          <w:szCs w:val="24"/>
          <w:rPrChange w:id="6040" w:author="Euderlan Freire" w:date="2025-06-13T19:56:00Z">
            <w:rPr>
              <w:ins w:id="6041" w:author="EUDERLAN FREIRE DA SILVA ABREU" w:date="2025-05-28T17:51:00Z"/>
              <w:del w:id="6042" w:author="Euderlan Freire" w:date="2025-06-13T19:32:00Z"/>
            </w:rPr>
          </w:rPrChange>
        </w:rPr>
        <w:pPrChange w:id="6043" w:author="Euderlan Freire" w:date="2025-06-13T19:23:00Z">
          <w:pPr>
            <w:pStyle w:val="Ttulo1"/>
          </w:pPr>
        </w:pPrChange>
      </w:pPr>
      <w:ins w:id="6044" w:author="Usuário Convidado" w:date="2025-06-12T12:26:00Z">
        <w:del w:id="6045" w:author="Euderlan Freire" w:date="2025-06-13T19:32:00Z">
          <w:r w:rsidRPr="00F92A70" w:rsidDel="00070E0C">
            <w:rPr>
              <w:rFonts w:ascii="Times New Roman" w:hAnsi="Times New Roman" w:cs="Times New Roman"/>
              <w:b/>
              <w:bCs/>
              <w:color w:val="000000" w:themeColor="text1"/>
              <w:sz w:val="24"/>
              <w:szCs w:val="24"/>
              <w:rPrChange w:id="6046" w:author="Euderlan Freire" w:date="2025-06-13T19:56:00Z">
                <w:rPr/>
              </w:rPrChange>
            </w:rPr>
            <w:delText>teste</w:delText>
          </w:r>
        </w:del>
      </w:ins>
      <w:bookmarkStart w:id="6047" w:name="_Toc200736064"/>
      <w:bookmarkStart w:id="6048" w:name="_Toc200736189"/>
      <w:bookmarkStart w:id="6049" w:name="_Toc200736277"/>
      <w:bookmarkStart w:id="6050" w:name="_Toc200736332"/>
      <w:bookmarkStart w:id="6051" w:name="_Toc200736574"/>
      <w:bookmarkStart w:id="6052" w:name="_Toc200736706"/>
      <w:bookmarkStart w:id="6053" w:name="_Toc200736784"/>
      <w:bookmarkStart w:id="6054" w:name="_Toc200736838"/>
      <w:bookmarkStart w:id="6055" w:name="_Toc200736894"/>
      <w:bookmarkStart w:id="6056" w:name="_Toc200736985"/>
      <w:bookmarkStart w:id="6057" w:name="_Toc200737129"/>
      <w:bookmarkStart w:id="6058" w:name="_Toc200738600"/>
      <w:bookmarkStart w:id="6059" w:name="_Toc200739696"/>
      <w:bookmarkStart w:id="6060" w:name="_Toc200739823"/>
      <w:bookmarkStart w:id="6061" w:name="_Toc203511864"/>
      <w:bookmarkStart w:id="6062" w:name="_Toc203763282"/>
      <w:bookmarkStart w:id="6063" w:name="_Toc203763433"/>
      <w:bookmarkStart w:id="6064" w:name="_Toc203763668"/>
      <w:bookmarkStart w:id="6065" w:name="_Toc203763818"/>
      <w:bookmarkStart w:id="6066" w:name="_Toc203763968"/>
      <w:bookmarkStart w:id="6067" w:name="_Toc203764118"/>
      <w:bookmarkStart w:id="6068" w:name="_Toc203764263"/>
      <w:bookmarkStart w:id="6069" w:name="_Toc203764398"/>
      <w:bookmarkStart w:id="6070" w:name="_Toc203858411"/>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p>
    <w:p w14:paraId="34CB565F" w14:textId="3AEDDF27" w:rsidR="000800F7" w:rsidRPr="00F92A70" w:rsidRDefault="00A10756">
      <w:pPr>
        <w:pStyle w:val="Ttulo1"/>
        <w:spacing w:before="40" w:after="240" w:line="360" w:lineRule="auto"/>
        <w:jc w:val="both"/>
        <w:rPr>
          <w:ins w:id="6071" w:author="Euderlan Freire" w:date="2025-06-12T17:27:00Z"/>
          <w:rFonts w:ascii="Times New Roman" w:hAnsi="Times New Roman" w:cs="Times New Roman"/>
          <w:b/>
          <w:bCs/>
          <w:color w:val="000000" w:themeColor="text1"/>
          <w:sz w:val="24"/>
          <w:szCs w:val="24"/>
          <w:rPrChange w:id="6072" w:author="Euderlan Freire" w:date="2025-06-13T19:56:00Z">
            <w:rPr>
              <w:ins w:id="6073" w:author="Euderlan Freire" w:date="2025-06-12T17:27:00Z"/>
              <w:rFonts w:ascii="Times New Roman" w:hAnsi="Times New Roman" w:cs="Times New Roman"/>
              <w:color w:val="000000" w:themeColor="text1"/>
              <w:sz w:val="24"/>
              <w:szCs w:val="24"/>
            </w:rPr>
          </w:rPrChange>
        </w:rPr>
        <w:pPrChange w:id="6074" w:author="Euderlan Freire" w:date="2025-06-13T19:23:00Z">
          <w:pPr>
            <w:pStyle w:val="Ttulo1"/>
          </w:pPr>
        </w:pPrChange>
      </w:pPr>
      <w:bookmarkStart w:id="6075" w:name="_Toc203858412"/>
      <w:ins w:id="6076" w:author="EUDERLAN FREIRE DA SILVA ABREU" w:date="2025-05-28T17:51:00Z">
        <w:r w:rsidRPr="00F92A70">
          <w:rPr>
            <w:rFonts w:ascii="Times New Roman" w:hAnsi="Times New Roman" w:cs="Times New Roman"/>
            <w:b/>
            <w:bCs/>
            <w:color w:val="000000" w:themeColor="text1"/>
            <w:sz w:val="24"/>
            <w:szCs w:val="24"/>
            <w:rPrChange w:id="6077" w:author="Euderlan Freire" w:date="2025-06-13T19:56:00Z">
              <w:rPr>
                <w:rFonts w:asciiTheme="minorHAnsi" w:eastAsiaTheme="minorEastAsia" w:hAnsiTheme="minorHAnsi" w:cstheme="minorBidi"/>
                <w:color w:val="auto"/>
                <w:sz w:val="22"/>
                <w:szCs w:val="22"/>
              </w:rPr>
            </w:rPrChange>
          </w:rPr>
          <w:t>REFE</w:t>
        </w:r>
      </w:ins>
      <w:ins w:id="6078" w:author="EUDERLAN FREIRE DA SILVA ABREU" w:date="2025-05-28T17:52:00Z">
        <w:r w:rsidRPr="00F92A70">
          <w:rPr>
            <w:rFonts w:ascii="Times New Roman" w:hAnsi="Times New Roman" w:cs="Times New Roman"/>
            <w:b/>
            <w:bCs/>
            <w:color w:val="000000" w:themeColor="text1"/>
            <w:sz w:val="24"/>
            <w:szCs w:val="24"/>
            <w:rPrChange w:id="6079" w:author="Euderlan Freire" w:date="2025-06-13T19:56:00Z">
              <w:rPr>
                <w:rFonts w:asciiTheme="minorHAnsi" w:eastAsiaTheme="minorEastAsia" w:hAnsiTheme="minorHAnsi" w:cstheme="minorBidi"/>
                <w:color w:val="auto"/>
                <w:sz w:val="22"/>
                <w:szCs w:val="22"/>
              </w:rPr>
            </w:rPrChange>
          </w:rPr>
          <w:t>RÊNCIAS</w:t>
        </w:r>
      </w:ins>
      <w:bookmarkEnd w:id="6075"/>
    </w:p>
    <w:p w14:paraId="62277DD9" w14:textId="38C20EF5" w:rsidR="008650C4" w:rsidRPr="00E203A3" w:rsidRDefault="008650C4">
      <w:pPr>
        <w:spacing w:before="40" w:after="240" w:line="360" w:lineRule="auto"/>
        <w:jc w:val="both"/>
        <w:rPr>
          <w:ins w:id="6080" w:author="Euderlan Freire" w:date="2025-06-12T17:41:00Z"/>
          <w:rFonts w:ascii="Times New Roman" w:hAnsi="Times New Roman" w:cs="Times New Roman"/>
          <w:color w:val="000000" w:themeColor="text1"/>
          <w:sz w:val="24"/>
          <w:szCs w:val="24"/>
          <w:rPrChange w:id="6081" w:author="Euderlan Freire" w:date="2025-06-13T19:10:00Z">
            <w:rPr>
              <w:ins w:id="6082" w:author="Euderlan Freire" w:date="2025-06-12T17:41:00Z"/>
            </w:rPr>
          </w:rPrChange>
        </w:rPr>
        <w:pPrChange w:id="6083" w:author="Euderlan Freire" w:date="2025-06-13T19:23:00Z">
          <w:pPr/>
        </w:pPrChange>
      </w:pPr>
      <w:ins w:id="6084" w:author="Euderlan Freire" w:date="2025-06-12T17:41:00Z">
        <w:r w:rsidRPr="00E203A3">
          <w:rPr>
            <w:rFonts w:ascii="Times New Roman" w:hAnsi="Times New Roman" w:cs="Times New Roman"/>
            <w:color w:val="000000" w:themeColor="text1"/>
            <w:sz w:val="24"/>
            <w:szCs w:val="24"/>
            <w:lang w:val="en-US"/>
            <w:rPrChange w:id="6085" w:author="Euderlan Freire" w:date="2025-06-13T19:10:00Z">
              <w:rPr/>
            </w:rPrChange>
          </w:rPr>
          <w:t xml:space="preserve">BELARMINO </w:t>
        </w:r>
        <w:proofErr w:type="spellStart"/>
        <w:r w:rsidRPr="00E203A3">
          <w:rPr>
            <w:rFonts w:ascii="Times New Roman" w:hAnsi="Times New Roman" w:cs="Times New Roman"/>
            <w:color w:val="000000" w:themeColor="text1"/>
            <w:sz w:val="24"/>
            <w:szCs w:val="24"/>
            <w:lang w:val="en-US"/>
            <w:rPrChange w:id="6086" w:author="Euderlan Freire" w:date="2025-06-13T19:10:00Z">
              <w:rPr>
                <w:i/>
                <w:iCs/>
              </w:rPr>
            </w:rPrChange>
          </w:rPr>
          <w:t>el</w:t>
        </w:r>
        <w:proofErr w:type="spellEnd"/>
        <w:r w:rsidRPr="00E203A3">
          <w:rPr>
            <w:rFonts w:ascii="Times New Roman" w:hAnsi="Times New Roman" w:cs="Times New Roman"/>
            <w:color w:val="000000" w:themeColor="text1"/>
            <w:sz w:val="24"/>
            <w:szCs w:val="24"/>
            <w:lang w:val="en-US"/>
            <w:rPrChange w:id="6087" w:author="Euderlan Freire" w:date="2025-06-13T19:10:00Z">
              <w:rPr>
                <w:i/>
                <w:iCs/>
              </w:rPr>
            </w:rPrChange>
          </w:rPr>
          <w:t xml:space="preserve"> al</w:t>
        </w:r>
        <w:r w:rsidRPr="00E203A3">
          <w:rPr>
            <w:rFonts w:ascii="Times New Roman" w:hAnsi="Times New Roman" w:cs="Times New Roman"/>
            <w:color w:val="000000" w:themeColor="text1"/>
            <w:sz w:val="24"/>
            <w:szCs w:val="24"/>
            <w:lang w:val="en-US"/>
            <w:rPrChange w:id="6088" w:author="Euderlan Freire" w:date="2025-06-13T19:10:00Z">
              <w:rPr/>
            </w:rPrChange>
          </w:rPr>
          <w:t xml:space="preserve">. </w:t>
        </w:r>
        <w:r w:rsidRPr="00E203A3">
          <w:rPr>
            <w:rFonts w:ascii="Times New Roman" w:hAnsi="Times New Roman" w:cs="Times New Roman"/>
            <w:b/>
            <w:bCs/>
            <w:color w:val="000000" w:themeColor="text1"/>
            <w:sz w:val="24"/>
            <w:szCs w:val="24"/>
            <w:lang w:val="en-US"/>
            <w:rPrChange w:id="6089" w:author="Euderlan Freire" w:date="2025-06-13T19:10:00Z">
              <w:rPr>
                <w:b/>
                <w:bCs/>
              </w:rPr>
            </w:rPrChange>
          </w:rPr>
          <w:t xml:space="preserve">Hammer PDF: An Intelligent PDF Reader for Scientific Papers. </w:t>
        </w:r>
        <w:proofErr w:type="spellStart"/>
        <w:r w:rsidRPr="00E203A3">
          <w:rPr>
            <w:rFonts w:ascii="Times New Roman" w:hAnsi="Times New Roman" w:cs="Times New Roman"/>
            <w:color w:val="000000" w:themeColor="text1"/>
            <w:sz w:val="24"/>
            <w:szCs w:val="24"/>
            <w:lang w:val="en-US"/>
            <w:rPrChange w:id="6090" w:author="Euderlan Freire" w:date="2025-06-13T19:10:00Z">
              <w:rPr>
                <w:i/>
                <w:iCs/>
              </w:rPr>
            </w:rPrChange>
          </w:rPr>
          <w:t>arXiv</w:t>
        </w:r>
        <w:proofErr w:type="spellEnd"/>
        <w:r w:rsidRPr="00E203A3">
          <w:rPr>
            <w:rFonts w:ascii="Times New Roman" w:hAnsi="Times New Roman" w:cs="Times New Roman"/>
            <w:color w:val="000000" w:themeColor="text1"/>
            <w:sz w:val="24"/>
            <w:szCs w:val="24"/>
            <w:lang w:val="en-US"/>
            <w:rPrChange w:id="6091" w:author="Euderlan Freire" w:date="2025-06-13T19:10:00Z">
              <w:rPr>
                <w:i/>
                <w:iCs/>
              </w:rPr>
            </w:rPrChange>
          </w:rPr>
          <w:t xml:space="preserve"> preprint</w:t>
        </w:r>
        <w:r w:rsidRPr="00E203A3">
          <w:rPr>
            <w:rFonts w:ascii="Times New Roman" w:hAnsi="Times New Roman" w:cs="Times New Roman"/>
            <w:color w:val="000000" w:themeColor="text1"/>
            <w:sz w:val="24"/>
            <w:szCs w:val="24"/>
            <w:lang w:val="en-US"/>
            <w:rPrChange w:id="6092" w:author="Euderlan Freire" w:date="2025-06-13T19:10:00Z">
              <w:rPr/>
            </w:rPrChange>
          </w:rPr>
          <w:t xml:space="preserve">, 2022. </w:t>
        </w:r>
        <w:r w:rsidRPr="00E203A3">
          <w:rPr>
            <w:rFonts w:ascii="Times New Roman" w:hAnsi="Times New Roman" w:cs="Times New Roman"/>
            <w:color w:val="000000" w:themeColor="text1"/>
            <w:sz w:val="24"/>
            <w:szCs w:val="24"/>
            <w:rPrChange w:id="6093" w:author="Euderlan Freire" w:date="2025-06-13T19:10:00Z">
              <w:rPr/>
            </w:rPrChange>
          </w:rPr>
          <w:t xml:space="preserve">Disponível em: </w:t>
        </w:r>
        <w:r w:rsidRPr="00E203A3">
          <w:rPr>
            <w:rFonts w:ascii="Times New Roman" w:hAnsi="Times New Roman" w:cs="Times New Roman"/>
            <w:color w:val="000000" w:themeColor="text1"/>
            <w:sz w:val="24"/>
            <w:szCs w:val="24"/>
            <w:rPrChange w:id="6094" w:author="Euderlan Freire" w:date="2025-06-13T19:10:00Z">
              <w:rPr/>
            </w:rPrChange>
          </w:rPr>
          <w:fldChar w:fldCharType="begin"/>
        </w:r>
        <w:r w:rsidRPr="00E203A3">
          <w:rPr>
            <w:rFonts w:ascii="Times New Roman" w:hAnsi="Times New Roman" w:cs="Times New Roman"/>
            <w:color w:val="000000" w:themeColor="text1"/>
            <w:sz w:val="24"/>
            <w:szCs w:val="24"/>
            <w:rPrChange w:id="6095" w:author="Euderlan Freire" w:date="2025-06-13T19:10:00Z">
              <w:rPr/>
            </w:rPrChange>
          </w:rPr>
          <w:instrText xml:space="preserve"> HYPERLINK "https://arxiv.org/abs/2204.02809" </w:instrText>
        </w:r>
        <w:r w:rsidRPr="00E203A3">
          <w:rPr>
            <w:rFonts w:ascii="Times New Roman" w:hAnsi="Times New Roman" w:cs="Times New Roman"/>
            <w:color w:val="000000" w:themeColor="text1"/>
            <w:sz w:val="24"/>
            <w:szCs w:val="24"/>
            <w:rPrChange w:id="6096"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097" w:author="Euderlan Freire" w:date="2025-06-13T19:10:00Z">
              <w:rPr>
                <w:rStyle w:val="Hyperlink"/>
              </w:rPr>
            </w:rPrChange>
          </w:rPr>
          <w:t>https://arxiv.org/</w:t>
        </w:r>
        <w:r w:rsidRPr="00E203A3">
          <w:rPr>
            <w:rFonts w:ascii="Times New Roman" w:hAnsi="Times New Roman" w:cs="Times New Roman"/>
            <w:color w:val="000000" w:themeColor="text1"/>
            <w:sz w:val="24"/>
            <w:szCs w:val="24"/>
            <w:rPrChange w:id="6098" w:author="Euderlan Freire" w:date="2025-06-13T19:10:00Z">
              <w:rPr/>
            </w:rPrChange>
          </w:rPr>
          <w:fldChar w:fldCharType="end"/>
        </w:r>
        <w:r w:rsidRPr="00E203A3">
          <w:rPr>
            <w:rFonts w:ascii="Times New Roman" w:hAnsi="Times New Roman" w:cs="Times New Roman"/>
            <w:color w:val="000000" w:themeColor="text1"/>
            <w:sz w:val="24"/>
            <w:szCs w:val="24"/>
            <w:rPrChange w:id="6099" w:author="Euderlan Freire" w:date="2025-06-13T19:10:00Z">
              <w:rPr/>
            </w:rPrChange>
          </w:rPr>
          <w:fldChar w:fldCharType="begin"/>
        </w:r>
        <w:r w:rsidRPr="00E203A3">
          <w:rPr>
            <w:rFonts w:ascii="Times New Roman" w:hAnsi="Times New Roman" w:cs="Times New Roman"/>
            <w:color w:val="000000" w:themeColor="text1"/>
            <w:sz w:val="24"/>
            <w:szCs w:val="24"/>
            <w:rPrChange w:id="6100" w:author="Euderlan Freire" w:date="2025-06-13T19:10:00Z">
              <w:rPr/>
            </w:rPrChange>
          </w:rPr>
          <w:instrText xml:space="preserve"> HYPERLINK "https://arxiv.org/abs/2204.02809" </w:instrText>
        </w:r>
        <w:r w:rsidRPr="00E203A3">
          <w:rPr>
            <w:rFonts w:ascii="Times New Roman" w:hAnsi="Times New Roman" w:cs="Times New Roman"/>
            <w:color w:val="000000" w:themeColor="text1"/>
            <w:sz w:val="24"/>
            <w:szCs w:val="24"/>
            <w:rPrChange w:id="6101"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02" w:author="Euderlan Freire" w:date="2025-06-13T19:10:00Z">
              <w:rPr>
                <w:rStyle w:val="Hyperlink"/>
              </w:rPr>
            </w:rPrChange>
          </w:rPr>
          <w:t>abs</w:t>
        </w:r>
        <w:r w:rsidRPr="00E203A3">
          <w:rPr>
            <w:rFonts w:ascii="Times New Roman" w:hAnsi="Times New Roman" w:cs="Times New Roman"/>
            <w:color w:val="000000" w:themeColor="text1"/>
            <w:sz w:val="24"/>
            <w:szCs w:val="24"/>
            <w:rPrChange w:id="6103" w:author="Euderlan Freire" w:date="2025-06-13T19:10:00Z">
              <w:rPr/>
            </w:rPrChange>
          </w:rPr>
          <w:fldChar w:fldCharType="end"/>
        </w:r>
        <w:r w:rsidRPr="00E203A3">
          <w:rPr>
            <w:rFonts w:ascii="Times New Roman" w:hAnsi="Times New Roman" w:cs="Times New Roman"/>
            <w:color w:val="000000" w:themeColor="text1"/>
            <w:sz w:val="24"/>
            <w:szCs w:val="24"/>
            <w:rPrChange w:id="6104" w:author="Euderlan Freire" w:date="2025-06-13T19:10:00Z">
              <w:rPr/>
            </w:rPrChange>
          </w:rPr>
          <w:fldChar w:fldCharType="begin"/>
        </w:r>
        <w:r w:rsidRPr="00E203A3">
          <w:rPr>
            <w:rFonts w:ascii="Times New Roman" w:hAnsi="Times New Roman" w:cs="Times New Roman"/>
            <w:color w:val="000000" w:themeColor="text1"/>
            <w:sz w:val="24"/>
            <w:szCs w:val="24"/>
            <w:rPrChange w:id="6105" w:author="Euderlan Freire" w:date="2025-06-13T19:10:00Z">
              <w:rPr/>
            </w:rPrChange>
          </w:rPr>
          <w:instrText xml:space="preserve"> HYPERLINK "https://arxiv.org/abs/2204.02809" </w:instrText>
        </w:r>
        <w:r w:rsidRPr="00E203A3">
          <w:rPr>
            <w:rFonts w:ascii="Times New Roman" w:hAnsi="Times New Roman" w:cs="Times New Roman"/>
            <w:color w:val="000000" w:themeColor="text1"/>
            <w:sz w:val="24"/>
            <w:szCs w:val="24"/>
            <w:rPrChange w:id="6106"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07" w:author="Euderlan Freire" w:date="2025-06-13T19:10:00Z">
              <w:rPr>
                <w:rStyle w:val="Hyperlink"/>
              </w:rPr>
            </w:rPrChange>
          </w:rPr>
          <w:t>/2204.02809</w:t>
        </w:r>
        <w:r w:rsidRPr="00E203A3">
          <w:rPr>
            <w:rFonts w:ascii="Times New Roman" w:hAnsi="Times New Roman" w:cs="Times New Roman"/>
            <w:color w:val="000000" w:themeColor="text1"/>
            <w:sz w:val="24"/>
            <w:szCs w:val="24"/>
            <w:rPrChange w:id="6108" w:author="Euderlan Freire" w:date="2025-06-13T19:10:00Z">
              <w:rPr/>
            </w:rPrChange>
          </w:rPr>
          <w:fldChar w:fldCharType="end"/>
        </w:r>
        <w:r w:rsidRPr="00E203A3">
          <w:rPr>
            <w:rFonts w:ascii="Times New Roman" w:hAnsi="Times New Roman" w:cs="Times New Roman"/>
            <w:color w:val="000000" w:themeColor="text1"/>
            <w:sz w:val="24"/>
            <w:szCs w:val="24"/>
            <w:rPrChange w:id="6109" w:author="Euderlan Freire" w:date="2025-06-13T19:10:00Z">
              <w:rPr/>
            </w:rPrChange>
          </w:rPr>
          <w:t>. Acesso em: 2 jun. 2025.</w:t>
        </w:r>
      </w:ins>
    </w:p>
    <w:p w14:paraId="2013DE4D" w14:textId="680B1DD4" w:rsidR="008650C4" w:rsidRPr="00E203A3" w:rsidRDefault="008650C4">
      <w:pPr>
        <w:spacing w:before="40" w:after="240" w:line="360" w:lineRule="auto"/>
        <w:jc w:val="both"/>
        <w:rPr>
          <w:ins w:id="6110" w:author="Euderlan Freire" w:date="2025-06-12T17:41:00Z"/>
          <w:rFonts w:ascii="Times New Roman" w:hAnsi="Times New Roman" w:cs="Times New Roman"/>
          <w:color w:val="000000" w:themeColor="text1"/>
          <w:sz w:val="24"/>
          <w:szCs w:val="24"/>
          <w:rPrChange w:id="6111" w:author="Euderlan Freire" w:date="2025-06-13T19:10:00Z">
            <w:rPr>
              <w:ins w:id="6112" w:author="Euderlan Freire" w:date="2025-06-12T17:41:00Z"/>
            </w:rPr>
          </w:rPrChange>
        </w:rPr>
        <w:pPrChange w:id="6113" w:author="Euderlan Freire" w:date="2025-06-13T19:23:00Z">
          <w:pPr/>
        </w:pPrChange>
      </w:pPr>
      <w:ins w:id="6114" w:author="Euderlan Freire" w:date="2025-06-12T17:41:00Z">
        <w:r w:rsidRPr="00E203A3">
          <w:rPr>
            <w:rFonts w:ascii="Times New Roman" w:hAnsi="Times New Roman" w:cs="Times New Roman"/>
            <w:color w:val="000000" w:themeColor="text1"/>
            <w:sz w:val="24"/>
            <w:szCs w:val="24"/>
            <w:rPrChange w:id="6115" w:author="Euderlan Freire" w:date="2025-06-13T19:10:00Z">
              <w:rPr/>
            </w:rPrChange>
          </w:rPr>
          <w:t xml:space="preserve">CAUSIN, Juliana. </w:t>
        </w:r>
        <w:r w:rsidRPr="00E203A3">
          <w:rPr>
            <w:rFonts w:ascii="Times New Roman" w:hAnsi="Times New Roman" w:cs="Times New Roman"/>
            <w:b/>
            <w:bCs/>
            <w:color w:val="000000" w:themeColor="text1"/>
            <w:sz w:val="24"/>
            <w:szCs w:val="24"/>
            <w:rPrChange w:id="6116" w:author="Euderlan Freire" w:date="2025-06-13T19:10:00Z">
              <w:rPr>
                <w:b/>
                <w:bCs/>
              </w:rPr>
            </w:rPrChange>
          </w:rPr>
          <w:t xml:space="preserve">Fim do </w:t>
        </w:r>
        <w:proofErr w:type="spellStart"/>
        <w:r w:rsidRPr="00E203A3">
          <w:rPr>
            <w:rFonts w:ascii="Times New Roman" w:hAnsi="Times New Roman" w:cs="Times New Roman"/>
            <w:b/>
            <w:bCs/>
            <w:color w:val="000000" w:themeColor="text1"/>
            <w:sz w:val="24"/>
            <w:szCs w:val="24"/>
            <w:rPrChange w:id="6117" w:author="Euderlan Freire" w:date="2025-06-13T19:10:00Z">
              <w:rPr>
                <w:b/>
                <w:bCs/>
              </w:rPr>
            </w:rPrChange>
          </w:rPr>
          <w:t>Ctrl+F</w:t>
        </w:r>
        <w:proofErr w:type="spellEnd"/>
        <w:r w:rsidRPr="00E203A3">
          <w:rPr>
            <w:rFonts w:ascii="Times New Roman" w:hAnsi="Times New Roman" w:cs="Times New Roman"/>
            <w:b/>
            <w:bCs/>
            <w:color w:val="000000" w:themeColor="text1"/>
            <w:sz w:val="24"/>
            <w:szCs w:val="24"/>
            <w:rPrChange w:id="6118" w:author="Euderlan Freire" w:date="2025-06-13T19:10:00Z">
              <w:rPr>
                <w:b/>
                <w:bCs/>
              </w:rPr>
            </w:rPrChange>
          </w:rPr>
          <w:t xml:space="preserve">? Como usar a IA para analisar documentos e 'conversar' com </w:t>
        </w:r>
        <w:proofErr w:type="spellStart"/>
        <w:r w:rsidRPr="00E203A3">
          <w:rPr>
            <w:rFonts w:ascii="Times New Roman" w:hAnsi="Times New Roman" w:cs="Times New Roman"/>
            <w:b/>
            <w:bCs/>
            <w:color w:val="000000" w:themeColor="text1"/>
            <w:sz w:val="24"/>
            <w:szCs w:val="24"/>
            <w:rPrChange w:id="6119" w:author="Euderlan Freire" w:date="2025-06-13T19:10:00Z">
              <w:rPr>
                <w:b/>
                <w:bCs/>
              </w:rPr>
            </w:rPrChange>
          </w:rPr>
          <w:t>PDFs</w:t>
        </w:r>
        <w:proofErr w:type="spellEnd"/>
        <w:r w:rsidRPr="00E203A3">
          <w:rPr>
            <w:rFonts w:ascii="Times New Roman" w:hAnsi="Times New Roman" w:cs="Times New Roman"/>
            <w:b/>
            <w:bCs/>
            <w:color w:val="000000" w:themeColor="text1"/>
            <w:sz w:val="24"/>
            <w:szCs w:val="24"/>
            <w:rPrChange w:id="6120" w:author="Euderlan Freire" w:date="2025-06-13T19:10:00Z">
              <w:rPr>
                <w:b/>
                <w:bCs/>
              </w:rPr>
            </w:rPrChange>
          </w:rPr>
          <w:t>.</w:t>
        </w:r>
        <w:r w:rsidRPr="00E203A3">
          <w:rPr>
            <w:rFonts w:ascii="Times New Roman" w:hAnsi="Times New Roman" w:cs="Times New Roman"/>
            <w:color w:val="000000" w:themeColor="text1"/>
            <w:sz w:val="24"/>
            <w:szCs w:val="24"/>
            <w:rPrChange w:id="6121" w:author="Euderlan Freire" w:date="2025-06-13T19:10:00Z">
              <w:rPr/>
            </w:rPrChange>
          </w:rPr>
          <w:t xml:space="preserve"> </w:t>
        </w:r>
        <w:r w:rsidRPr="00E203A3">
          <w:rPr>
            <w:rFonts w:ascii="Times New Roman" w:hAnsi="Times New Roman" w:cs="Times New Roman"/>
            <w:color w:val="000000" w:themeColor="text1"/>
            <w:sz w:val="24"/>
            <w:szCs w:val="24"/>
            <w:rPrChange w:id="6122" w:author="Euderlan Freire" w:date="2025-06-13T19:10:00Z">
              <w:rPr>
                <w:i/>
                <w:iCs/>
              </w:rPr>
            </w:rPrChange>
          </w:rPr>
          <w:t>O Globo</w:t>
        </w:r>
        <w:r w:rsidRPr="00E203A3">
          <w:rPr>
            <w:rFonts w:ascii="Times New Roman" w:hAnsi="Times New Roman" w:cs="Times New Roman"/>
            <w:color w:val="000000" w:themeColor="text1"/>
            <w:sz w:val="24"/>
            <w:szCs w:val="24"/>
            <w:rPrChange w:id="6123" w:author="Euderlan Freire" w:date="2025-06-13T19:10:00Z">
              <w:rPr/>
            </w:rPrChange>
          </w:rPr>
          <w:t xml:space="preserve">, Rio de Janeiro, 27 maio 2025. Disponível em: </w:t>
        </w:r>
        <w:r w:rsidRPr="00E203A3">
          <w:rPr>
            <w:rFonts w:ascii="Times New Roman" w:hAnsi="Times New Roman" w:cs="Times New Roman"/>
            <w:color w:val="000000" w:themeColor="text1"/>
            <w:sz w:val="24"/>
            <w:szCs w:val="24"/>
            <w:rPrChange w:id="6124" w:author="Euderlan Freire" w:date="2025-06-13T19:10:00Z">
              <w:rPr/>
            </w:rPrChange>
          </w:rPr>
          <w:fldChar w:fldCharType="begin"/>
        </w:r>
        <w:r w:rsidRPr="00E203A3">
          <w:rPr>
            <w:rFonts w:ascii="Times New Roman" w:hAnsi="Times New Roman" w:cs="Times New Roman"/>
            <w:color w:val="000000" w:themeColor="text1"/>
            <w:sz w:val="24"/>
            <w:szCs w:val="24"/>
            <w:rPrChange w:id="6125" w:author="Euderlan Freire" w:date="2025-06-13T19:10:00Z">
              <w:rPr/>
            </w:rPrChange>
          </w:rPr>
          <w:instrText xml:space="preserve"> HYPERLINK "https://oglobo.globo.com/blogs/iai/noticia/2025/05/27/fim-do-ctrlf-como-usar-a-ia-para-analisar-documentos-e-conversar-com-pdfs.ghtml" </w:instrText>
        </w:r>
        <w:r w:rsidRPr="00E203A3">
          <w:rPr>
            <w:rFonts w:ascii="Times New Roman" w:hAnsi="Times New Roman" w:cs="Times New Roman"/>
            <w:color w:val="000000" w:themeColor="text1"/>
            <w:sz w:val="24"/>
            <w:szCs w:val="24"/>
            <w:rPrChange w:id="6126"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27" w:author="Euderlan Freire" w:date="2025-06-13T19:10:00Z">
              <w:rPr>
                <w:rStyle w:val="Hyperlink"/>
              </w:rPr>
            </w:rPrChange>
          </w:rPr>
          <w:t>https://oglobo.globo.com/blogs/</w:t>
        </w:r>
        <w:r w:rsidRPr="00E203A3">
          <w:rPr>
            <w:rFonts w:ascii="Times New Roman" w:hAnsi="Times New Roman" w:cs="Times New Roman"/>
            <w:color w:val="000000" w:themeColor="text1"/>
            <w:sz w:val="24"/>
            <w:szCs w:val="24"/>
            <w:rPrChange w:id="6128" w:author="Euderlan Freire" w:date="2025-06-13T19:10:00Z">
              <w:rPr/>
            </w:rPrChange>
          </w:rPr>
          <w:fldChar w:fldCharType="end"/>
        </w:r>
        <w:r w:rsidRPr="00E203A3">
          <w:rPr>
            <w:rFonts w:ascii="Times New Roman" w:hAnsi="Times New Roman" w:cs="Times New Roman"/>
            <w:color w:val="000000" w:themeColor="text1"/>
            <w:sz w:val="24"/>
            <w:szCs w:val="24"/>
            <w:rPrChange w:id="6129" w:author="Euderlan Freire" w:date="2025-06-13T19:10:00Z">
              <w:rPr/>
            </w:rPrChange>
          </w:rPr>
          <w:fldChar w:fldCharType="begin"/>
        </w:r>
        <w:r w:rsidRPr="00E203A3">
          <w:rPr>
            <w:rFonts w:ascii="Times New Roman" w:hAnsi="Times New Roman" w:cs="Times New Roman"/>
            <w:color w:val="000000" w:themeColor="text1"/>
            <w:sz w:val="24"/>
            <w:szCs w:val="24"/>
            <w:rPrChange w:id="6130" w:author="Euderlan Freire" w:date="2025-06-13T19:10:00Z">
              <w:rPr/>
            </w:rPrChange>
          </w:rPr>
          <w:instrText xml:space="preserve"> HYPERLINK "https://oglobo.globo.com/blogs/iai/noticia/2025/05/27/fim-do-ctrlf-como-usar-a-ia-para-analisar-documentos-e-conversar-com-pdfs.ghtml" </w:instrText>
        </w:r>
        <w:r w:rsidRPr="00E203A3">
          <w:rPr>
            <w:rFonts w:ascii="Times New Roman" w:hAnsi="Times New Roman" w:cs="Times New Roman"/>
            <w:color w:val="000000" w:themeColor="text1"/>
            <w:sz w:val="24"/>
            <w:szCs w:val="24"/>
            <w:rPrChange w:id="6131"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32" w:author="Euderlan Freire" w:date="2025-06-13T19:10:00Z">
              <w:rPr>
                <w:rStyle w:val="Hyperlink"/>
              </w:rPr>
            </w:rPrChange>
          </w:rPr>
          <w:t>iai</w:t>
        </w:r>
        <w:r w:rsidRPr="00E203A3">
          <w:rPr>
            <w:rFonts w:ascii="Times New Roman" w:hAnsi="Times New Roman" w:cs="Times New Roman"/>
            <w:color w:val="000000" w:themeColor="text1"/>
            <w:sz w:val="24"/>
            <w:szCs w:val="24"/>
            <w:rPrChange w:id="6133" w:author="Euderlan Freire" w:date="2025-06-13T19:10:00Z">
              <w:rPr/>
            </w:rPrChange>
          </w:rPr>
          <w:fldChar w:fldCharType="end"/>
        </w:r>
        <w:r w:rsidRPr="00E203A3">
          <w:rPr>
            <w:rFonts w:ascii="Times New Roman" w:hAnsi="Times New Roman" w:cs="Times New Roman"/>
            <w:color w:val="000000" w:themeColor="text1"/>
            <w:sz w:val="24"/>
            <w:szCs w:val="24"/>
            <w:rPrChange w:id="6134" w:author="Euderlan Freire" w:date="2025-06-13T19:10:00Z">
              <w:rPr/>
            </w:rPrChange>
          </w:rPr>
          <w:fldChar w:fldCharType="begin"/>
        </w:r>
        <w:r w:rsidRPr="00E203A3">
          <w:rPr>
            <w:rFonts w:ascii="Times New Roman" w:hAnsi="Times New Roman" w:cs="Times New Roman"/>
            <w:color w:val="000000" w:themeColor="text1"/>
            <w:sz w:val="24"/>
            <w:szCs w:val="24"/>
            <w:rPrChange w:id="6135" w:author="Euderlan Freire" w:date="2025-06-13T19:10:00Z">
              <w:rPr/>
            </w:rPrChange>
          </w:rPr>
          <w:instrText xml:space="preserve"> HYPERLINK "https://oglobo.globo.com/blogs/iai/noticia/2025/05/27/fim-do-ctrlf-como-usar-a-ia-para-analisar-documentos-e-conversar-com-pdfs.ghtml" </w:instrText>
        </w:r>
        <w:r w:rsidRPr="00E203A3">
          <w:rPr>
            <w:rFonts w:ascii="Times New Roman" w:hAnsi="Times New Roman" w:cs="Times New Roman"/>
            <w:color w:val="000000" w:themeColor="text1"/>
            <w:sz w:val="24"/>
            <w:szCs w:val="24"/>
            <w:rPrChange w:id="6136"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37" w:author="Euderlan Freire" w:date="2025-06-13T19:10:00Z">
              <w:rPr>
                <w:rStyle w:val="Hyperlink"/>
              </w:rPr>
            </w:rPrChange>
          </w:rPr>
          <w:t>/noticia/2025/05/27/fim-do-ctrlf-como-usar-a-ia-para-analisar-documentos-e-conversar-com-pdfs.ghtml</w:t>
        </w:r>
        <w:r w:rsidRPr="00E203A3">
          <w:rPr>
            <w:rFonts w:ascii="Times New Roman" w:hAnsi="Times New Roman" w:cs="Times New Roman"/>
            <w:color w:val="000000" w:themeColor="text1"/>
            <w:sz w:val="24"/>
            <w:szCs w:val="24"/>
            <w:rPrChange w:id="6138" w:author="Euderlan Freire" w:date="2025-06-13T19:10:00Z">
              <w:rPr/>
            </w:rPrChange>
          </w:rPr>
          <w:fldChar w:fldCharType="end"/>
        </w:r>
        <w:r w:rsidRPr="00E203A3">
          <w:rPr>
            <w:rFonts w:ascii="Times New Roman" w:hAnsi="Times New Roman" w:cs="Times New Roman"/>
            <w:color w:val="000000" w:themeColor="text1"/>
            <w:sz w:val="24"/>
            <w:szCs w:val="24"/>
            <w:rPrChange w:id="6139" w:author="Euderlan Freire" w:date="2025-06-13T19:10:00Z">
              <w:rPr/>
            </w:rPrChange>
          </w:rPr>
          <w:t>.  Acesso em: 2 jun. 2025.</w:t>
        </w:r>
      </w:ins>
    </w:p>
    <w:p w14:paraId="3543FC1A" w14:textId="086C6CB2" w:rsidR="008650C4" w:rsidRPr="00E203A3" w:rsidRDefault="008650C4">
      <w:pPr>
        <w:spacing w:before="40" w:after="240" w:line="360" w:lineRule="auto"/>
        <w:jc w:val="both"/>
        <w:rPr>
          <w:ins w:id="6140" w:author="Euderlan Freire" w:date="2025-06-12T17:41:00Z"/>
          <w:rFonts w:ascii="Times New Roman" w:hAnsi="Times New Roman" w:cs="Times New Roman"/>
          <w:color w:val="000000" w:themeColor="text1"/>
          <w:sz w:val="24"/>
          <w:szCs w:val="24"/>
          <w:rPrChange w:id="6141" w:author="Euderlan Freire" w:date="2025-06-13T19:10:00Z">
            <w:rPr>
              <w:ins w:id="6142" w:author="Euderlan Freire" w:date="2025-06-12T17:41:00Z"/>
            </w:rPr>
          </w:rPrChange>
        </w:rPr>
        <w:pPrChange w:id="6143" w:author="Euderlan Freire" w:date="2025-06-13T19:23:00Z">
          <w:pPr/>
        </w:pPrChange>
      </w:pPr>
      <w:ins w:id="6144" w:author="Euderlan Freire" w:date="2025-06-12T17:41:00Z">
        <w:r w:rsidRPr="00E203A3">
          <w:rPr>
            <w:rFonts w:ascii="Times New Roman" w:hAnsi="Times New Roman" w:cs="Times New Roman"/>
            <w:color w:val="000000" w:themeColor="text1"/>
            <w:sz w:val="24"/>
            <w:szCs w:val="24"/>
            <w:rPrChange w:id="6145" w:author="Euderlan Freire" w:date="2025-06-13T19:10:00Z">
              <w:rPr/>
            </w:rPrChange>
          </w:rPr>
          <w:t xml:space="preserve">EDRAWSOFT. </w:t>
        </w:r>
        <w:r w:rsidRPr="00E203A3">
          <w:rPr>
            <w:rFonts w:ascii="Times New Roman" w:hAnsi="Times New Roman" w:cs="Times New Roman"/>
            <w:b/>
            <w:bCs/>
            <w:color w:val="000000" w:themeColor="text1"/>
            <w:sz w:val="24"/>
            <w:szCs w:val="24"/>
            <w:rPrChange w:id="6146" w:author="Euderlan Freire" w:date="2025-06-13T19:10:00Z">
              <w:rPr>
                <w:b/>
                <w:bCs/>
              </w:rPr>
            </w:rPrChange>
          </w:rPr>
          <w:t xml:space="preserve">Os símbolos do diagrama de classes UML. </w:t>
        </w:r>
        <w:r w:rsidRPr="00E203A3">
          <w:rPr>
            <w:rFonts w:ascii="Times New Roman" w:hAnsi="Times New Roman" w:cs="Times New Roman"/>
            <w:color w:val="000000" w:themeColor="text1"/>
            <w:sz w:val="24"/>
            <w:szCs w:val="24"/>
            <w:rPrChange w:id="6147" w:author="Euderlan Freire" w:date="2025-06-13T19:10:00Z">
              <w:rPr/>
            </w:rPrChange>
          </w:rPr>
          <w:t xml:space="preserve">Disponível em: </w:t>
        </w:r>
        <w:r w:rsidRPr="00E203A3">
          <w:rPr>
            <w:rFonts w:ascii="Times New Roman" w:hAnsi="Times New Roman" w:cs="Times New Roman"/>
            <w:color w:val="000000" w:themeColor="text1"/>
            <w:sz w:val="24"/>
            <w:szCs w:val="24"/>
            <w:rPrChange w:id="6148" w:author="Euderlan Freire" w:date="2025-06-13T19:10:00Z">
              <w:rPr/>
            </w:rPrChange>
          </w:rPr>
          <w:fldChar w:fldCharType="begin"/>
        </w:r>
        <w:r w:rsidRPr="00E203A3">
          <w:rPr>
            <w:rFonts w:ascii="Times New Roman" w:hAnsi="Times New Roman" w:cs="Times New Roman"/>
            <w:color w:val="000000" w:themeColor="text1"/>
            <w:sz w:val="24"/>
            <w:szCs w:val="24"/>
            <w:rPrChange w:id="6149" w:author="Euderlan Freire" w:date="2025-06-13T19:10:00Z">
              <w:rPr/>
            </w:rPrChange>
          </w:rPr>
          <w:instrText xml:space="preserve"> HYPERLINK "https://www.edrawsoft.com/pt/uml-class-symbols.html" </w:instrText>
        </w:r>
        <w:r w:rsidRPr="00E203A3">
          <w:rPr>
            <w:rFonts w:ascii="Times New Roman" w:hAnsi="Times New Roman" w:cs="Times New Roman"/>
            <w:color w:val="000000" w:themeColor="text1"/>
            <w:sz w:val="24"/>
            <w:szCs w:val="24"/>
            <w:rPrChange w:id="6150"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51" w:author="Euderlan Freire" w:date="2025-06-13T19:10:00Z">
              <w:rPr>
                <w:rStyle w:val="Hyperlink"/>
              </w:rPr>
            </w:rPrChange>
          </w:rPr>
          <w:t>https://www.edrawsoft.com/</w:t>
        </w:r>
        <w:r w:rsidRPr="00E203A3">
          <w:rPr>
            <w:rFonts w:ascii="Times New Roman" w:hAnsi="Times New Roman" w:cs="Times New Roman"/>
            <w:color w:val="000000" w:themeColor="text1"/>
            <w:sz w:val="24"/>
            <w:szCs w:val="24"/>
            <w:rPrChange w:id="6152" w:author="Euderlan Freire" w:date="2025-06-13T19:10:00Z">
              <w:rPr/>
            </w:rPrChange>
          </w:rPr>
          <w:fldChar w:fldCharType="end"/>
        </w:r>
        <w:r w:rsidRPr="00E203A3">
          <w:rPr>
            <w:rFonts w:ascii="Times New Roman" w:hAnsi="Times New Roman" w:cs="Times New Roman"/>
            <w:color w:val="000000" w:themeColor="text1"/>
            <w:sz w:val="24"/>
            <w:szCs w:val="24"/>
            <w:rPrChange w:id="6153" w:author="Euderlan Freire" w:date="2025-06-13T19:10:00Z">
              <w:rPr/>
            </w:rPrChange>
          </w:rPr>
          <w:fldChar w:fldCharType="begin"/>
        </w:r>
        <w:r w:rsidRPr="00E203A3">
          <w:rPr>
            <w:rFonts w:ascii="Times New Roman" w:hAnsi="Times New Roman" w:cs="Times New Roman"/>
            <w:color w:val="000000" w:themeColor="text1"/>
            <w:sz w:val="24"/>
            <w:szCs w:val="24"/>
            <w:rPrChange w:id="6154" w:author="Euderlan Freire" w:date="2025-06-13T19:10:00Z">
              <w:rPr/>
            </w:rPrChange>
          </w:rPr>
          <w:instrText xml:space="preserve"> HYPERLINK "https://www.edrawsoft.com/pt/uml-class-symbols.html" </w:instrText>
        </w:r>
        <w:r w:rsidRPr="00E203A3">
          <w:rPr>
            <w:rFonts w:ascii="Times New Roman" w:hAnsi="Times New Roman" w:cs="Times New Roman"/>
            <w:color w:val="000000" w:themeColor="text1"/>
            <w:sz w:val="24"/>
            <w:szCs w:val="24"/>
            <w:rPrChange w:id="6155"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56" w:author="Euderlan Freire" w:date="2025-06-13T19:10:00Z">
              <w:rPr>
                <w:rStyle w:val="Hyperlink"/>
              </w:rPr>
            </w:rPrChange>
          </w:rPr>
          <w:t>pt</w:t>
        </w:r>
        <w:r w:rsidRPr="00E203A3">
          <w:rPr>
            <w:rFonts w:ascii="Times New Roman" w:hAnsi="Times New Roman" w:cs="Times New Roman"/>
            <w:color w:val="000000" w:themeColor="text1"/>
            <w:sz w:val="24"/>
            <w:szCs w:val="24"/>
            <w:rPrChange w:id="6157" w:author="Euderlan Freire" w:date="2025-06-13T19:10:00Z">
              <w:rPr/>
            </w:rPrChange>
          </w:rPr>
          <w:fldChar w:fldCharType="end"/>
        </w:r>
        <w:r w:rsidRPr="00E203A3">
          <w:rPr>
            <w:rFonts w:ascii="Times New Roman" w:hAnsi="Times New Roman" w:cs="Times New Roman"/>
            <w:color w:val="000000" w:themeColor="text1"/>
            <w:sz w:val="24"/>
            <w:szCs w:val="24"/>
            <w:rPrChange w:id="6158" w:author="Euderlan Freire" w:date="2025-06-13T19:10:00Z">
              <w:rPr/>
            </w:rPrChange>
          </w:rPr>
          <w:fldChar w:fldCharType="begin"/>
        </w:r>
        <w:r w:rsidRPr="00E203A3">
          <w:rPr>
            <w:rFonts w:ascii="Times New Roman" w:hAnsi="Times New Roman" w:cs="Times New Roman"/>
            <w:color w:val="000000" w:themeColor="text1"/>
            <w:sz w:val="24"/>
            <w:szCs w:val="24"/>
            <w:rPrChange w:id="6159" w:author="Euderlan Freire" w:date="2025-06-13T19:10:00Z">
              <w:rPr/>
            </w:rPrChange>
          </w:rPr>
          <w:instrText xml:space="preserve"> HYPERLINK "https://www.edrawsoft.com/pt/uml-class-symbols.html" </w:instrText>
        </w:r>
        <w:r w:rsidRPr="00E203A3">
          <w:rPr>
            <w:rFonts w:ascii="Times New Roman" w:hAnsi="Times New Roman" w:cs="Times New Roman"/>
            <w:color w:val="000000" w:themeColor="text1"/>
            <w:sz w:val="24"/>
            <w:szCs w:val="24"/>
            <w:rPrChange w:id="6160"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61" w:author="Euderlan Freire" w:date="2025-06-13T19:10:00Z">
              <w:rPr>
                <w:rStyle w:val="Hyperlink"/>
              </w:rPr>
            </w:rPrChange>
          </w:rPr>
          <w:t>/uml-class-symbols.html</w:t>
        </w:r>
        <w:r w:rsidRPr="00E203A3">
          <w:rPr>
            <w:rFonts w:ascii="Times New Roman" w:hAnsi="Times New Roman" w:cs="Times New Roman"/>
            <w:color w:val="000000" w:themeColor="text1"/>
            <w:sz w:val="24"/>
            <w:szCs w:val="24"/>
            <w:rPrChange w:id="6162" w:author="Euderlan Freire" w:date="2025-06-13T19:10:00Z">
              <w:rPr/>
            </w:rPrChange>
          </w:rPr>
          <w:fldChar w:fldCharType="end"/>
        </w:r>
        <w:r w:rsidRPr="00E203A3">
          <w:rPr>
            <w:rFonts w:ascii="Times New Roman" w:hAnsi="Times New Roman" w:cs="Times New Roman"/>
            <w:color w:val="000000" w:themeColor="text1"/>
            <w:sz w:val="24"/>
            <w:szCs w:val="24"/>
            <w:rPrChange w:id="6163" w:author="Euderlan Freire" w:date="2025-06-13T19:10:00Z">
              <w:rPr/>
            </w:rPrChange>
          </w:rPr>
          <w:t>. Acesso em: 2 jun. 2025.</w:t>
        </w:r>
      </w:ins>
    </w:p>
    <w:p w14:paraId="0C2B39E8" w14:textId="6E8A431D" w:rsidR="008650C4" w:rsidRPr="00E203A3" w:rsidRDefault="008650C4">
      <w:pPr>
        <w:spacing w:before="40" w:after="240" w:line="360" w:lineRule="auto"/>
        <w:jc w:val="both"/>
        <w:rPr>
          <w:ins w:id="6164" w:author="Euderlan Freire" w:date="2025-06-12T17:41:00Z"/>
          <w:rFonts w:ascii="Times New Roman" w:hAnsi="Times New Roman" w:cs="Times New Roman"/>
          <w:color w:val="000000" w:themeColor="text1"/>
          <w:sz w:val="24"/>
          <w:szCs w:val="24"/>
          <w:rPrChange w:id="6165" w:author="Euderlan Freire" w:date="2025-06-13T19:10:00Z">
            <w:rPr>
              <w:ins w:id="6166" w:author="Euderlan Freire" w:date="2025-06-12T17:41:00Z"/>
            </w:rPr>
          </w:rPrChange>
        </w:rPr>
        <w:pPrChange w:id="6167" w:author="Euderlan Freire" w:date="2025-06-13T19:23:00Z">
          <w:pPr/>
        </w:pPrChange>
      </w:pPr>
      <w:ins w:id="6168" w:author="Euderlan Freire" w:date="2025-06-12T17:41:00Z">
        <w:r w:rsidRPr="00E203A3">
          <w:rPr>
            <w:rFonts w:ascii="Times New Roman" w:hAnsi="Times New Roman" w:cs="Times New Roman"/>
            <w:color w:val="000000" w:themeColor="text1"/>
            <w:sz w:val="24"/>
            <w:szCs w:val="24"/>
            <w:rPrChange w:id="6169" w:author="Euderlan Freire" w:date="2025-06-13T19:10:00Z">
              <w:rPr/>
            </w:rPrChange>
          </w:rPr>
          <w:t xml:space="preserve">LUCIDCHART. </w:t>
        </w:r>
        <w:r w:rsidRPr="00E203A3">
          <w:rPr>
            <w:rFonts w:ascii="Times New Roman" w:hAnsi="Times New Roman" w:cs="Times New Roman"/>
            <w:b/>
            <w:bCs/>
            <w:color w:val="000000" w:themeColor="text1"/>
            <w:sz w:val="24"/>
            <w:szCs w:val="24"/>
            <w:rPrChange w:id="6170" w:author="Euderlan Freire" w:date="2025-06-13T19:10:00Z">
              <w:rPr>
                <w:b/>
                <w:bCs/>
              </w:rPr>
            </w:rPrChange>
          </w:rPr>
          <w:t xml:space="preserve">O que é um diagrama de atividades UML? </w:t>
        </w:r>
        <w:r w:rsidRPr="00E203A3">
          <w:rPr>
            <w:rFonts w:ascii="Times New Roman" w:hAnsi="Times New Roman" w:cs="Times New Roman"/>
            <w:color w:val="000000" w:themeColor="text1"/>
            <w:sz w:val="24"/>
            <w:szCs w:val="24"/>
            <w:rPrChange w:id="6171" w:author="Euderlan Freire" w:date="2025-06-13T19:10:00Z">
              <w:rPr/>
            </w:rPrChange>
          </w:rPr>
          <w:t xml:space="preserve">Disponível em: </w:t>
        </w:r>
        <w:r w:rsidRPr="00E203A3">
          <w:rPr>
            <w:rFonts w:ascii="Times New Roman" w:hAnsi="Times New Roman" w:cs="Times New Roman"/>
            <w:color w:val="000000" w:themeColor="text1"/>
            <w:sz w:val="24"/>
            <w:szCs w:val="24"/>
            <w:rPrChange w:id="6172" w:author="Euderlan Freire" w:date="2025-06-13T19:10:00Z">
              <w:rPr/>
            </w:rPrChange>
          </w:rPr>
          <w:fldChar w:fldCharType="begin"/>
        </w:r>
        <w:r w:rsidRPr="00E203A3">
          <w:rPr>
            <w:rFonts w:ascii="Times New Roman" w:hAnsi="Times New Roman" w:cs="Times New Roman"/>
            <w:color w:val="000000" w:themeColor="text1"/>
            <w:sz w:val="24"/>
            <w:szCs w:val="24"/>
            <w:rPrChange w:id="6173" w:author="Euderlan Freire" w:date="2025-06-13T19:10:00Z">
              <w:rPr/>
            </w:rPrChange>
          </w:rPr>
          <w:instrText xml:space="preserve"> HYPERLINK "https://www.lucidchart.com/pages/pt/o-que-e-diagrama-de-atividades-uml" </w:instrText>
        </w:r>
        <w:r w:rsidRPr="00E203A3">
          <w:rPr>
            <w:rFonts w:ascii="Times New Roman" w:hAnsi="Times New Roman" w:cs="Times New Roman"/>
            <w:color w:val="000000" w:themeColor="text1"/>
            <w:sz w:val="24"/>
            <w:szCs w:val="24"/>
            <w:rPrChange w:id="6174"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75" w:author="Euderlan Freire" w:date="2025-06-13T19:10:00Z">
              <w:rPr>
                <w:rStyle w:val="Hyperlink"/>
              </w:rPr>
            </w:rPrChange>
          </w:rPr>
          <w:t>https://www.lucidchart.com/</w:t>
        </w:r>
        <w:r w:rsidRPr="00E203A3">
          <w:rPr>
            <w:rFonts w:ascii="Times New Roman" w:hAnsi="Times New Roman" w:cs="Times New Roman"/>
            <w:color w:val="000000" w:themeColor="text1"/>
            <w:sz w:val="24"/>
            <w:szCs w:val="24"/>
            <w:rPrChange w:id="6176" w:author="Euderlan Freire" w:date="2025-06-13T19:10:00Z">
              <w:rPr/>
            </w:rPrChange>
          </w:rPr>
          <w:fldChar w:fldCharType="end"/>
        </w:r>
        <w:r w:rsidRPr="00E203A3">
          <w:rPr>
            <w:rFonts w:ascii="Times New Roman" w:hAnsi="Times New Roman" w:cs="Times New Roman"/>
            <w:color w:val="000000" w:themeColor="text1"/>
            <w:sz w:val="24"/>
            <w:szCs w:val="24"/>
            <w:rPrChange w:id="6177" w:author="Euderlan Freire" w:date="2025-06-13T19:10:00Z">
              <w:rPr/>
            </w:rPrChange>
          </w:rPr>
          <w:fldChar w:fldCharType="begin"/>
        </w:r>
        <w:r w:rsidRPr="00E203A3">
          <w:rPr>
            <w:rFonts w:ascii="Times New Roman" w:hAnsi="Times New Roman" w:cs="Times New Roman"/>
            <w:color w:val="000000" w:themeColor="text1"/>
            <w:sz w:val="24"/>
            <w:szCs w:val="24"/>
            <w:rPrChange w:id="6178" w:author="Euderlan Freire" w:date="2025-06-13T19:10:00Z">
              <w:rPr/>
            </w:rPrChange>
          </w:rPr>
          <w:instrText xml:space="preserve"> HYPERLINK "https://www.lucidchart.com/pages/pt/o-que-e-diagrama-de-atividades-uml" </w:instrText>
        </w:r>
        <w:r w:rsidRPr="00E203A3">
          <w:rPr>
            <w:rFonts w:ascii="Times New Roman" w:hAnsi="Times New Roman" w:cs="Times New Roman"/>
            <w:color w:val="000000" w:themeColor="text1"/>
            <w:sz w:val="24"/>
            <w:szCs w:val="24"/>
            <w:rPrChange w:id="6179"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80" w:author="Euderlan Freire" w:date="2025-06-13T19:10:00Z">
              <w:rPr>
                <w:rStyle w:val="Hyperlink"/>
              </w:rPr>
            </w:rPrChange>
          </w:rPr>
          <w:t>pages</w:t>
        </w:r>
        <w:r w:rsidRPr="00E203A3">
          <w:rPr>
            <w:rFonts w:ascii="Times New Roman" w:hAnsi="Times New Roman" w:cs="Times New Roman"/>
            <w:color w:val="000000" w:themeColor="text1"/>
            <w:sz w:val="24"/>
            <w:szCs w:val="24"/>
            <w:rPrChange w:id="6181" w:author="Euderlan Freire" w:date="2025-06-13T19:10:00Z">
              <w:rPr/>
            </w:rPrChange>
          </w:rPr>
          <w:fldChar w:fldCharType="end"/>
        </w:r>
        <w:r w:rsidRPr="00E203A3">
          <w:rPr>
            <w:rFonts w:ascii="Times New Roman" w:hAnsi="Times New Roman" w:cs="Times New Roman"/>
            <w:color w:val="000000" w:themeColor="text1"/>
            <w:sz w:val="24"/>
            <w:szCs w:val="24"/>
            <w:rPrChange w:id="6182" w:author="Euderlan Freire" w:date="2025-06-13T19:10:00Z">
              <w:rPr/>
            </w:rPrChange>
          </w:rPr>
          <w:fldChar w:fldCharType="begin"/>
        </w:r>
        <w:r w:rsidRPr="00E203A3">
          <w:rPr>
            <w:rFonts w:ascii="Times New Roman" w:hAnsi="Times New Roman" w:cs="Times New Roman"/>
            <w:color w:val="000000" w:themeColor="text1"/>
            <w:sz w:val="24"/>
            <w:szCs w:val="24"/>
            <w:rPrChange w:id="6183" w:author="Euderlan Freire" w:date="2025-06-13T19:10:00Z">
              <w:rPr/>
            </w:rPrChange>
          </w:rPr>
          <w:instrText xml:space="preserve"> HYPERLINK "https://www.lucidchart.com/pages/pt/o-que-e-diagrama-de-atividades-uml" </w:instrText>
        </w:r>
        <w:r w:rsidRPr="00E203A3">
          <w:rPr>
            <w:rFonts w:ascii="Times New Roman" w:hAnsi="Times New Roman" w:cs="Times New Roman"/>
            <w:color w:val="000000" w:themeColor="text1"/>
            <w:sz w:val="24"/>
            <w:szCs w:val="24"/>
            <w:rPrChange w:id="6184"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85" w:author="Euderlan Freire" w:date="2025-06-13T19:10:00Z">
              <w:rPr>
                <w:rStyle w:val="Hyperlink"/>
              </w:rPr>
            </w:rPrChange>
          </w:rPr>
          <w:t>/</w:t>
        </w:r>
        <w:r w:rsidRPr="00E203A3">
          <w:rPr>
            <w:rFonts w:ascii="Times New Roman" w:hAnsi="Times New Roman" w:cs="Times New Roman"/>
            <w:color w:val="000000" w:themeColor="text1"/>
            <w:sz w:val="24"/>
            <w:szCs w:val="24"/>
            <w:rPrChange w:id="6186" w:author="Euderlan Freire" w:date="2025-06-13T19:10:00Z">
              <w:rPr/>
            </w:rPrChange>
          </w:rPr>
          <w:fldChar w:fldCharType="end"/>
        </w:r>
        <w:r w:rsidRPr="00E203A3">
          <w:rPr>
            <w:rFonts w:ascii="Times New Roman" w:hAnsi="Times New Roman" w:cs="Times New Roman"/>
            <w:color w:val="000000" w:themeColor="text1"/>
            <w:sz w:val="24"/>
            <w:szCs w:val="24"/>
            <w:rPrChange w:id="6187" w:author="Euderlan Freire" w:date="2025-06-13T19:10:00Z">
              <w:rPr/>
            </w:rPrChange>
          </w:rPr>
          <w:fldChar w:fldCharType="begin"/>
        </w:r>
        <w:r w:rsidRPr="00E203A3">
          <w:rPr>
            <w:rFonts w:ascii="Times New Roman" w:hAnsi="Times New Roman" w:cs="Times New Roman"/>
            <w:color w:val="000000" w:themeColor="text1"/>
            <w:sz w:val="24"/>
            <w:szCs w:val="24"/>
            <w:rPrChange w:id="6188" w:author="Euderlan Freire" w:date="2025-06-13T19:10:00Z">
              <w:rPr/>
            </w:rPrChange>
          </w:rPr>
          <w:instrText xml:space="preserve"> HYPERLINK "https://www.lucidchart.com/pages/pt/o-que-e-diagrama-de-atividades-uml" </w:instrText>
        </w:r>
        <w:r w:rsidRPr="00E203A3">
          <w:rPr>
            <w:rFonts w:ascii="Times New Roman" w:hAnsi="Times New Roman" w:cs="Times New Roman"/>
            <w:color w:val="000000" w:themeColor="text1"/>
            <w:sz w:val="24"/>
            <w:szCs w:val="24"/>
            <w:rPrChange w:id="6189"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90" w:author="Euderlan Freire" w:date="2025-06-13T19:10:00Z">
              <w:rPr>
                <w:rStyle w:val="Hyperlink"/>
              </w:rPr>
            </w:rPrChange>
          </w:rPr>
          <w:t>pt</w:t>
        </w:r>
        <w:r w:rsidRPr="00E203A3">
          <w:rPr>
            <w:rFonts w:ascii="Times New Roman" w:hAnsi="Times New Roman" w:cs="Times New Roman"/>
            <w:color w:val="000000" w:themeColor="text1"/>
            <w:sz w:val="24"/>
            <w:szCs w:val="24"/>
            <w:rPrChange w:id="6191" w:author="Euderlan Freire" w:date="2025-06-13T19:10:00Z">
              <w:rPr/>
            </w:rPrChange>
          </w:rPr>
          <w:fldChar w:fldCharType="end"/>
        </w:r>
        <w:r w:rsidRPr="00E203A3">
          <w:rPr>
            <w:rFonts w:ascii="Times New Roman" w:hAnsi="Times New Roman" w:cs="Times New Roman"/>
            <w:color w:val="000000" w:themeColor="text1"/>
            <w:sz w:val="24"/>
            <w:szCs w:val="24"/>
            <w:rPrChange w:id="6192" w:author="Euderlan Freire" w:date="2025-06-13T19:10:00Z">
              <w:rPr/>
            </w:rPrChange>
          </w:rPr>
          <w:fldChar w:fldCharType="begin"/>
        </w:r>
        <w:r w:rsidRPr="00E203A3">
          <w:rPr>
            <w:rFonts w:ascii="Times New Roman" w:hAnsi="Times New Roman" w:cs="Times New Roman"/>
            <w:color w:val="000000" w:themeColor="text1"/>
            <w:sz w:val="24"/>
            <w:szCs w:val="24"/>
            <w:rPrChange w:id="6193" w:author="Euderlan Freire" w:date="2025-06-13T19:10:00Z">
              <w:rPr/>
            </w:rPrChange>
          </w:rPr>
          <w:instrText xml:space="preserve"> HYPERLINK "https://www.lucidchart.com/pages/pt/o-que-e-diagrama-de-atividades-uml" </w:instrText>
        </w:r>
        <w:r w:rsidRPr="00E203A3">
          <w:rPr>
            <w:rFonts w:ascii="Times New Roman" w:hAnsi="Times New Roman" w:cs="Times New Roman"/>
            <w:color w:val="000000" w:themeColor="text1"/>
            <w:sz w:val="24"/>
            <w:szCs w:val="24"/>
            <w:rPrChange w:id="6194"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195" w:author="Euderlan Freire" w:date="2025-06-13T19:10:00Z">
              <w:rPr>
                <w:rStyle w:val="Hyperlink"/>
              </w:rPr>
            </w:rPrChange>
          </w:rPr>
          <w:t>/o-que-e-diagrama-de-atividades-</w:t>
        </w:r>
        <w:r w:rsidRPr="00E203A3">
          <w:rPr>
            <w:rFonts w:ascii="Times New Roman" w:hAnsi="Times New Roman" w:cs="Times New Roman"/>
            <w:color w:val="000000" w:themeColor="text1"/>
            <w:sz w:val="24"/>
            <w:szCs w:val="24"/>
            <w:rPrChange w:id="6196" w:author="Euderlan Freire" w:date="2025-06-13T19:10:00Z">
              <w:rPr/>
            </w:rPrChange>
          </w:rPr>
          <w:fldChar w:fldCharType="end"/>
        </w:r>
        <w:r w:rsidRPr="00E203A3">
          <w:rPr>
            <w:rFonts w:ascii="Times New Roman" w:hAnsi="Times New Roman" w:cs="Times New Roman"/>
            <w:color w:val="000000" w:themeColor="text1"/>
            <w:sz w:val="24"/>
            <w:szCs w:val="24"/>
            <w:rPrChange w:id="6197" w:author="Euderlan Freire" w:date="2025-06-13T19:10:00Z">
              <w:rPr/>
            </w:rPrChange>
          </w:rPr>
          <w:fldChar w:fldCharType="begin"/>
        </w:r>
        <w:r w:rsidRPr="00E203A3">
          <w:rPr>
            <w:rFonts w:ascii="Times New Roman" w:hAnsi="Times New Roman" w:cs="Times New Roman"/>
            <w:color w:val="000000" w:themeColor="text1"/>
            <w:sz w:val="24"/>
            <w:szCs w:val="24"/>
            <w:rPrChange w:id="6198" w:author="Euderlan Freire" w:date="2025-06-13T19:10:00Z">
              <w:rPr/>
            </w:rPrChange>
          </w:rPr>
          <w:instrText xml:space="preserve"> HYPERLINK "https://www.lucidchart.com/pages/pt/o-que-e-diagrama-de-atividades-uml" </w:instrText>
        </w:r>
        <w:r w:rsidRPr="00E203A3">
          <w:rPr>
            <w:rFonts w:ascii="Times New Roman" w:hAnsi="Times New Roman" w:cs="Times New Roman"/>
            <w:color w:val="000000" w:themeColor="text1"/>
            <w:sz w:val="24"/>
            <w:szCs w:val="24"/>
            <w:rPrChange w:id="6199"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200" w:author="Euderlan Freire" w:date="2025-06-13T19:10:00Z">
              <w:rPr>
                <w:rStyle w:val="Hyperlink"/>
              </w:rPr>
            </w:rPrChange>
          </w:rPr>
          <w:t>uml</w:t>
        </w:r>
        <w:r w:rsidRPr="00E203A3">
          <w:rPr>
            <w:rFonts w:ascii="Times New Roman" w:hAnsi="Times New Roman" w:cs="Times New Roman"/>
            <w:color w:val="000000" w:themeColor="text1"/>
            <w:sz w:val="24"/>
            <w:szCs w:val="24"/>
            <w:rPrChange w:id="6201" w:author="Euderlan Freire" w:date="2025-06-13T19:10:00Z">
              <w:rPr/>
            </w:rPrChange>
          </w:rPr>
          <w:fldChar w:fldCharType="end"/>
        </w:r>
        <w:r w:rsidRPr="00E203A3">
          <w:rPr>
            <w:rFonts w:ascii="Times New Roman" w:hAnsi="Times New Roman" w:cs="Times New Roman"/>
            <w:color w:val="000000" w:themeColor="text1"/>
            <w:sz w:val="24"/>
            <w:szCs w:val="24"/>
            <w:rPrChange w:id="6202" w:author="Euderlan Freire" w:date="2025-06-13T19:10:00Z">
              <w:rPr/>
            </w:rPrChange>
          </w:rPr>
          <w:t>. Acesso em: 2 jun. 2025.</w:t>
        </w:r>
      </w:ins>
    </w:p>
    <w:p w14:paraId="71591F31" w14:textId="618BD00F" w:rsidR="008650C4" w:rsidRPr="00E203A3" w:rsidRDefault="008650C4">
      <w:pPr>
        <w:spacing w:before="40" w:after="240" w:line="360" w:lineRule="auto"/>
        <w:jc w:val="both"/>
        <w:rPr>
          <w:ins w:id="6203" w:author="Euderlan Freire" w:date="2025-06-12T17:41:00Z"/>
          <w:rFonts w:ascii="Times New Roman" w:hAnsi="Times New Roman" w:cs="Times New Roman"/>
          <w:color w:val="000000" w:themeColor="text1"/>
          <w:sz w:val="24"/>
          <w:szCs w:val="24"/>
          <w:rPrChange w:id="6204" w:author="Euderlan Freire" w:date="2025-06-13T19:10:00Z">
            <w:rPr>
              <w:ins w:id="6205" w:author="Euderlan Freire" w:date="2025-06-12T17:41:00Z"/>
            </w:rPr>
          </w:rPrChange>
        </w:rPr>
        <w:pPrChange w:id="6206" w:author="Euderlan Freire" w:date="2025-06-13T19:23:00Z">
          <w:pPr/>
        </w:pPrChange>
      </w:pPr>
      <w:ins w:id="6207" w:author="Euderlan Freire" w:date="2025-06-12T17:41:00Z">
        <w:r w:rsidRPr="00E203A3">
          <w:rPr>
            <w:rFonts w:ascii="Times New Roman" w:hAnsi="Times New Roman" w:cs="Times New Roman"/>
            <w:color w:val="000000" w:themeColor="text1"/>
            <w:sz w:val="24"/>
            <w:szCs w:val="24"/>
            <w:rPrChange w:id="6208" w:author="Euderlan Freire" w:date="2025-06-13T19:10:00Z">
              <w:rPr/>
            </w:rPrChange>
          </w:rPr>
          <w:t xml:space="preserve">MARKETING IPROCESS. </w:t>
        </w:r>
        <w:r w:rsidRPr="00E203A3">
          <w:rPr>
            <w:rFonts w:ascii="Times New Roman" w:hAnsi="Times New Roman" w:cs="Times New Roman"/>
            <w:b/>
            <w:bCs/>
            <w:color w:val="000000" w:themeColor="text1"/>
            <w:sz w:val="24"/>
            <w:szCs w:val="24"/>
            <w:rPrChange w:id="6209" w:author="Euderlan Freire" w:date="2025-06-13T19:10:00Z">
              <w:rPr>
                <w:b/>
                <w:bCs/>
              </w:rPr>
            </w:rPrChange>
          </w:rPr>
          <w:t xml:space="preserve">Os Super Poderes da IA – </w:t>
        </w:r>
        <w:proofErr w:type="spellStart"/>
        <w:r w:rsidRPr="00E203A3">
          <w:rPr>
            <w:rFonts w:ascii="Times New Roman" w:hAnsi="Times New Roman" w:cs="Times New Roman"/>
            <w:b/>
            <w:bCs/>
            <w:color w:val="000000" w:themeColor="text1"/>
            <w:sz w:val="24"/>
            <w:szCs w:val="24"/>
            <w:rPrChange w:id="6210" w:author="Euderlan Freire" w:date="2025-06-13T19:10:00Z">
              <w:rPr>
                <w:b/>
                <w:bCs/>
              </w:rPr>
            </w:rPrChange>
          </w:rPr>
          <w:t>Ep</w:t>
        </w:r>
        <w:proofErr w:type="spellEnd"/>
        <w:r w:rsidRPr="00E203A3">
          <w:rPr>
            <w:rFonts w:ascii="Times New Roman" w:hAnsi="Times New Roman" w:cs="Times New Roman"/>
            <w:b/>
            <w:bCs/>
            <w:color w:val="000000" w:themeColor="text1"/>
            <w:sz w:val="24"/>
            <w:szCs w:val="24"/>
            <w:rPrChange w:id="6211" w:author="Euderlan Freire" w:date="2025-06-13T19:10:00Z">
              <w:rPr>
                <w:b/>
                <w:bCs/>
              </w:rPr>
            </w:rPrChange>
          </w:rPr>
          <w:t xml:space="preserve">. 4. O Poder da Inteligência Artificial em analisar e interpretar textos. </w:t>
        </w:r>
        <w:r w:rsidRPr="00E203A3">
          <w:rPr>
            <w:rFonts w:ascii="Times New Roman" w:hAnsi="Times New Roman" w:cs="Times New Roman"/>
            <w:color w:val="000000" w:themeColor="text1"/>
            <w:sz w:val="24"/>
            <w:szCs w:val="24"/>
            <w:rPrChange w:id="6212" w:author="Euderlan Freire" w:date="2025-06-13T19:10:00Z">
              <w:rPr>
                <w:i/>
                <w:iCs/>
              </w:rPr>
            </w:rPrChange>
          </w:rPr>
          <w:t xml:space="preserve">Blog </w:t>
        </w:r>
        <w:proofErr w:type="spellStart"/>
        <w:r w:rsidRPr="00E203A3">
          <w:rPr>
            <w:rFonts w:ascii="Times New Roman" w:hAnsi="Times New Roman" w:cs="Times New Roman"/>
            <w:color w:val="000000" w:themeColor="text1"/>
            <w:sz w:val="24"/>
            <w:szCs w:val="24"/>
            <w:rPrChange w:id="6213" w:author="Euderlan Freire" w:date="2025-06-13T19:10:00Z">
              <w:rPr>
                <w:i/>
                <w:iCs/>
              </w:rPr>
            </w:rPrChange>
          </w:rPr>
          <w:t>iProcess</w:t>
        </w:r>
        <w:proofErr w:type="spellEnd"/>
        <w:r w:rsidRPr="00E203A3">
          <w:rPr>
            <w:rFonts w:ascii="Times New Roman" w:hAnsi="Times New Roman" w:cs="Times New Roman"/>
            <w:color w:val="000000" w:themeColor="text1"/>
            <w:sz w:val="24"/>
            <w:szCs w:val="24"/>
            <w:rPrChange w:id="6214" w:author="Euderlan Freire" w:date="2025-06-13T19:10:00Z">
              <w:rPr/>
            </w:rPrChange>
          </w:rPr>
          <w:t xml:space="preserve">, 6 dez. 2023. Disponível em: </w:t>
        </w:r>
        <w:r w:rsidRPr="00E203A3">
          <w:rPr>
            <w:rFonts w:ascii="Times New Roman" w:hAnsi="Times New Roman" w:cs="Times New Roman"/>
            <w:color w:val="000000" w:themeColor="text1"/>
            <w:sz w:val="24"/>
            <w:szCs w:val="24"/>
            <w:rPrChange w:id="6215" w:author="Euderlan Freire" w:date="2025-06-13T19:10:00Z">
              <w:rPr/>
            </w:rPrChange>
          </w:rPr>
          <w:lastRenderedPageBreak/>
          <w:fldChar w:fldCharType="begin"/>
        </w:r>
        <w:r w:rsidRPr="00E203A3">
          <w:rPr>
            <w:rFonts w:ascii="Times New Roman" w:hAnsi="Times New Roman" w:cs="Times New Roman"/>
            <w:color w:val="000000" w:themeColor="text1"/>
            <w:sz w:val="24"/>
            <w:szCs w:val="24"/>
            <w:rPrChange w:id="6216" w:author="Euderlan Freire" w:date="2025-06-13T19:10:00Z">
              <w:rPr/>
            </w:rPrChange>
          </w:rPr>
          <w:instrText xml:space="preserve"> HYPERLINK "https://blog.iprocess.com.br/2023/12/os-super-poderes-da-ia-ep-4-o-poder-da-inteligencia-artificial-em-analisar-e-interpretar-textos" </w:instrText>
        </w:r>
        <w:r w:rsidRPr="00E203A3">
          <w:rPr>
            <w:rFonts w:ascii="Times New Roman" w:hAnsi="Times New Roman" w:cs="Times New Roman"/>
            <w:color w:val="000000" w:themeColor="text1"/>
            <w:sz w:val="24"/>
            <w:szCs w:val="24"/>
            <w:rPrChange w:id="6217"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218" w:author="Euderlan Freire" w:date="2025-06-13T19:10:00Z">
              <w:rPr>
                <w:rStyle w:val="Hyperlink"/>
              </w:rPr>
            </w:rPrChange>
          </w:rPr>
          <w:t>https://blog.iprocess.com.br/2023/12/os-super-poderes-da-ia-ep-4-o-poder-da-inteligencia-artificial-em-analisar-e-interpretar-textos</w:t>
        </w:r>
        <w:r w:rsidRPr="00E203A3">
          <w:rPr>
            <w:rFonts w:ascii="Times New Roman" w:hAnsi="Times New Roman" w:cs="Times New Roman"/>
            <w:color w:val="000000" w:themeColor="text1"/>
            <w:sz w:val="24"/>
            <w:szCs w:val="24"/>
            <w:rPrChange w:id="6219" w:author="Euderlan Freire" w:date="2025-06-13T19:10:00Z">
              <w:rPr/>
            </w:rPrChange>
          </w:rPr>
          <w:fldChar w:fldCharType="end"/>
        </w:r>
        <w:r w:rsidRPr="00E203A3">
          <w:rPr>
            <w:rFonts w:ascii="Times New Roman" w:hAnsi="Times New Roman" w:cs="Times New Roman"/>
            <w:color w:val="000000" w:themeColor="text1"/>
            <w:sz w:val="24"/>
            <w:szCs w:val="24"/>
            <w:rPrChange w:id="6220" w:author="Euderlan Freire" w:date="2025-06-13T19:10:00Z">
              <w:rPr/>
            </w:rPrChange>
          </w:rPr>
          <w:t>. Acesso em: 3 jun. 2025.</w:t>
        </w:r>
      </w:ins>
    </w:p>
    <w:p w14:paraId="030E978F" w14:textId="7EDF82E3" w:rsidR="008650C4" w:rsidRPr="00E203A3" w:rsidRDefault="008650C4">
      <w:pPr>
        <w:spacing w:before="40" w:after="240" w:line="360" w:lineRule="auto"/>
        <w:jc w:val="both"/>
        <w:rPr>
          <w:ins w:id="6221" w:author="Euderlan Freire" w:date="2025-06-12T17:41:00Z"/>
          <w:rFonts w:ascii="Times New Roman" w:hAnsi="Times New Roman" w:cs="Times New Roman"/>
          <w:color w:val="000000" w:themeColor="text1"/>
          <w:sz w:val="24"/>
          <w:szCs w:val="24"/>
          <w:rPrChange w:id="6222" w:author="Euderlan Freire" w:date="2025-06-13T19:10:00Z">
            <w:rPr>
              <w:ins w:id="6223" w:author="Euderlan Freire" w:date="2025-06-12T17:41:00Z"/>
            </w:rPr>
          </w:rPrChange>
        </w:rPr>
        <w:pPrChange w:id="6224" w:author="Euderlan Freire" w:date="2025-06-13T19:23:00Z">
          <w:pPr/>
        </w:pPrChange>
      </w:pPr>
      <w:ins w:id="6225" w:author="Euderlan Freire" w:date="2025-06-12T17:41:00Z">
        <w:r w:rsidRPr="00E203A3">
          <w:rPr>
            <w:rFonts w:ascii="Times New Roman" w:hAnsi="Times New Roman" w:cs="Times New Roman"/>
            <w:color w:val="000000" w:themeColor="text1"/>
            <w:sz w:val="24"/>
            <w:szCs w:val="24"/>
            <w:rPrChange w:id="6226" w:author="Euderlan Freire" w:date="2025-06-13T19:10:00Z">
              <w:rPr/>
            </w:rPrChange>
          </w:rPr>
          <w:t xml:space="preserve">ROSA, Ângela. </w:t>
        </w:r>
        <w:r w:rsidRPr="00E203A3">
          <w:rPr>
            <w:rFonts w:ascii="Times New Roman" w:hAnsi="Times New Roman" w:cs="Times New Roman"/>
            <w:b/>
            <w:bCs/>
            <w:color w:val="000000" w:themeColor="text1"/>
            <w:sz w:val="24"/>
            <w:szCs w:val="24"/>
            <w:rPrChange w:id="6227" w:author="Euderlan Freire" w:date="2025-06-13T19:10:00Z">
              <w:rPr>
                <w:b/>
                <w:bCs/>
              </w:rPr>
            </w:rPrChange>
          </w:rPr>
          <w:t xml:space="preserve">Requisitos de software funcionais e não funcionais: o que são? </w:t>
        </w:r>
        <w:proofErr w:type="spellStart"/>
        <w:r w:rsidRPr="00E203A3">
          <w:rPr>
            <w:rFonts w:ascii="Times New Roman" w:hAnsi="Times New Roman" w:cs="Times New Roman"/>
            <w:color w:val="000000" w:themeColor="text1"/>
            <w:sz w:val="24"/>
            <w:szCs w:val="24"/>
            <w:rPrChange w:id="6228" w:author="Euderlan Freire" w:date="2025-06-13T19:10:00Z">
              <w:rPr>
                <w:i/>
                <w:iCs/>
              </w:rPr>
            </w:rPrChange>
          </w:rPr>
          <w:t>SoftDesign</w:t>
        </w:r>
        <w:proofErr w:type="spellEnd"/>
        <w:r w:rsidRPr="00E203A3">
          <w:rPr>
            <w:rFonts w:ascii="Times New Roman" w:hAnsi="Times New Roman" w:cs="Times New Roman"/>
            <w:color w:val="000000" w:themeColor="text1"/>
            <w:sz w:val="24"/>
            <w:szCs w:val="24"/>
            <w:rPrChange w:id="6229" w:author="Euderlan Freire" w:date="2025-06-13T19:10:00Z">
              <w:rPr/>
            </w:rPrChange>
          </w:rPr>
          <w:t xml:space="preserve">, 17 jun. 2021. Disponível em: </w:t>
        </w:r>
        <w:r w:rsidRPr="00E203A3">
          <w:rPr>
            <w:rFonts w:ascii="Times New Roman" w:hAnsi="Times New Roman" w:cs="Times New Roman"/>
            <w:color w:val="000000" w:themeColor="text1"/>
            <w:sz w:val="24"/>
            <w:szCs w:val="24"/>
            <w:rPrChange w:id="6230" w:author="Euderlan Freire" w:date="2025-06-13T19:10:00Z">
              <w:rPr/>
            </w:rPrChange>
          </w:rPr>
          <w:fldChar w:fldCharType="begin"/>
        </w:r>
        <w:r w:rsidRPr="00E203A3">
          <w:rPr>
            <w:rFonts w:ascii="Times New Roman" w:hAnsi="Times New Roman" w:cs="Times New Roman"/>
            <w:color w:val="000000" w:themeColor="text1"/>
            <w:sz w:val="24"/>
            <w:szCs w:val="24"/>
            <w:rPrChange w:id="6231" w:author="Euderlan Freire" w:date="2025-06-13T19:10:00Z">
              <w:rPr/>
            </w:rPrChange>
          </w:rPr>
          <w:instrText xml:space="preserve"> HYPERLINK "https://softdesign.com.br/blog/requisitos-de-software-funcionais-e-nao-funcionais/" </w:instrText>
        </w:r>
        <w:r w:rsidRPr="00E203A3">
          <w:rPr>
            <w:rFonts w:ascii="Times New Roman" w:hAnsi="Times New Roman" w:cs="Times New Roman"/>
            <w:color w:val="000000" w:themeColor="text1"/>
            <w:sz w:val="24"/>
            <w:szCs w:val="24"/>
            <w:rPrChange w:id="6232"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233" w:author="Euderlan Freire" w:date="2025-06-13T19:10:00Z">
              <w:rPr>
                <w:rStyle w:val="Hyperlink"/>
              </w:rPr>
            </w:rPrChange>
          </w:rPr>
          <w:t>https://softdesign.com.br/blog/requisitos-de-software-funcionais-e-</w:t>
        </w:r>
        <w:r w:rsidRPr="00E203A3">
          <w:rPr>
            <w:rFonts w:ascii="Times New Roman" w:hAnsi="Times New Roman" w:cs="Times New Roman"/>
            <w:color w:val="000000" w:themeColor="text1"/>
            <w:sz w:val="24"/>
            <w:szCs w:val="24"/>
            <w:rPrChange w:id="6234" w:author="Euderlan Freire" w:date="2025-06-13T19:10:00Z">
              <w:rPr/>
            </w:rPrChange>
          </w:rPr>
          <w:fldChar w:fldCharType="end"/>
        </w:r>
        <w:r w:rsidRPr="00E203A3">
          <w:rPr>
            <w:rFonts w:ascii="Times New Roman" w:hAnsi="Times New Roman" w:cs="Times New Roman"/>
            <w:color w:val="000000" w:themeColor="text1"/>
            <w:sz w:val="24"/>
            <w:szCs w:val="24"/>
            <w:rPrChange w:id="6235" w:author="Euderlan Freire" w:date="2025-06-13T19:10:00Z">
              <w:rPr/>
            </w:rPrChange>
          </w:rPr>
          <w:fldChar w:fldCharType="begin"/>
        </w:r>
        <w:r w:rsidRPr="00E203A3">
          <w:rPr>
            <w:rFonts w:ascii="Times New Roman" w:hAnsi="Times New Roman" w:cs="Times New Roman"/>
            <w:color w:val="000000" w:themeColor="text1"/>
            <w:sz w:val="24"/>
            <w:szCs w:val="24"/>
            <w:rPrChange w:id="6236" w:author="Euderlan Freire" w:date="2025-06-13T19:10:00Z">
              <w:rPr/>
            </w:rPrChange>
          </w:rPr>
          <w:instrText xml:space="preserve"> HYPERLINK "https://softdesign.com.br/blog/requisitos-de-software-funcionais-e-nao-funcionais/" </w:instrText>
        </w:r>
        <w:r w:rsidRPr="00E203A3">
          <w:rPr>
            <w:rFonts w:ascii="Times New Roman" w:hAnsi="Times New Roman" w:cs="Times New Roman"/>
            <w:color w:val="000000" w:themeColor="text1"/>
            <w:sz w:val="24"/>
            <w:szCs w:val="24"/>
            <w:rPrChange w:id="6237"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238" w:author="Euderlan Freire" w:date="2025-06-13T19:10:00Z">
              <w:rPr>
                <w:rStyle w:val="Hyperlink"/>
              </w:rPr>
            </w:rPrChange>
          </w:rPr>
          <w:t>nao</w:t>
        </w:r>
        <w:r w:rsidRPr="00E203A3">
          <w:rPr>
            <w:rFonts w:ascii="Times New Roman" w:hAnsi="Times New Roman" w:cs="Times New Roman"/>
            <w:color w:val="000000" w:themeColor="text1"/>
            <w:sz w:val="24"/>
            <w:szCs w:val="24"/>
            <w:rPrChange w:id="6239" w:author="Euderlan Freire" w:date="2025-06-13T19:10:00Z">
              <w:rPr/>
            </w:rPrChange>
          </w:rPr>
          <w:fldChar w:fldCharType="end"/>
        </w:r>
        <w:r w:rsidRPr="00E203A3">
          <w:rPr>
            <w:rFonts w:ascii="Times New Roman" w:hAnsi="Times New Roman" w:cs="Times New Roman"/>
            <w:color w:val="000000" w:themeColor="text1"/>
            <w:sz w:val="24"/>
            <w:szCs w:val="24"/>
            <w:rPrChange w:id="6240" w:author="Euderlan Freire" w:date="2025-06-13T19:10:00Z">
              <w:rPr/>
            </w:rPrChange>
          </w:rPr>
          <w:fldChar w:fldCharType="begin"/>
        </w:r>
        <w:r w:rsidRPr="00E203A3">
          <w:rPr>
            <w:rFonts w:ascii="Times New Roman" w:hAnsi="Times New Roman" w:cs="Times New Roman"/>
            <w:color w:val="000000" w:themeColor="text1"/>
            <w:sz w:val="24"/>
            <w:szCs w:val="24"/>
            <w:rPrChange w:id="6241" w:author="Euderlan Freire" w:date="2025-06-13T19:10:00Z">
              <w:rPr/>
            </w:rPrChange>
          </w:rPr>
          <w:instrText xml:space="preserve"> HYPERLINK "https://softdesign.com.br/blog/requisitos-de-software-funcionais-e-nao-funcionais/" </w:instrText>
        </w:r>
        <w:r w:rsidRPr="00E203A3">
          <w:rPr>
            <w:rFonts w:ascii="Times New Roman" w:hAnsi="Times New Roman" w:cs="Times New Roman"/>
            <w:color w:val="000000" w:themeColor="text1"/>
            <w:sz w:val="24"/>
            <w:szCs w:val="24"/>
            <w:rPrChange w:id="6242" w:author="Euderlan Freire" w:date="2025-06-13T19:10:00Z">
              <w:rPr/>
            </w:rPrChange>
          </w:rPr>
          <w:fldChar w:fldCharType="separate"/>
        </w:r>
        <w:r w:rsidRPr="00E203A3">
          <w:rPr>
            <w:rStyle w:val="Hyperlink"/>
            <w:rFonts w:ascii="Times New Roman" w:hAnsi="Times New Roman" w:cs="Times New Roman"/>
            <w:color w:val="000000" w:themeColor="text1"/>
            <w:sz w:val="24"/>
            <w:szCs w:val="24"/>
            <w:rPrChange w:id="6243" w:author="Euderlan Freire" w:date="2025-06-13T19:10:00Z">
              <w:rPr>
                <w:rStyle w:val="Hyperlink"/>
              </w:rPr>
            </w:rPrChange>
          </w:rPr>
          <w:t>-funcionais/</w:t>
        </w:r>
        <w:r w:rsidRPr="00E203A3">
          <w:rPr>
            <w:rFonts w:ascii="Times New Roman" w:hAnsi="Times New Roman" w:cs="Times New Roman"/>
            <w:color w:val="000000" w:themeColor="text1"/>
            <w:sz w:val="24"/>
            <w:szCs w:val="24"/>
            <w:rPrChange w:id="6244" w:author="Euderlan Freire" w:date="2025-06-13T19:10:00Z">
              <w:rPr/>
            </w:rPrChange>
          </w:rPr>
          <w:fldChar w:fldCharType="end"/>
        </w:r>
        <w:r w:rsidRPr="00E203A3">
          <w:rPr>
            <w:rFonts w:ascii="Times New Roman" w:hAnsi="Times New Roman" w:cs="Times New Roman"/>
            <w:color w:val="000000" w:themeColor="text1"/>
            <w:sz w:val="24"/>
            <w:szCs w:val="24"/>
            <w:rPrChange w:id="6245" w:author="Euderlan Freire" w:date="2025-06-13T19:10:00Z">
              <w:rPr/>
            </w:rPrChange>
          </w:rPr>
          <w:t>. Acesso em: 1 jun. 2025.</w:t>
        </w:r>
      </w:ins>
    </w:p>
    <w:p w14:paraId="61D90D0F" w14:textId="53B6A19A" w:rsidR="008650C4" w:rsidRPr="00E203A3" w:rsidRDefault="008650C4">
      <w:pPr>
        <w:spacing w:before="40" w:after="240" w:line="360" w:lineRule="auto"/>
        <w:jc w:val="both"/>
        <w:rPr>
          <w:ins w:id="6246" w:author="Yasmin Serejo" w:date="2025-06-13T13:24:00Z"/>
          <w:rFonts w:ascii="Times New Roman" w:hAnsi="Times New Roman" w:cs="Times New Roman"/>
          <w:color w:val="000000" w:themeColor="text1"/>
          <w:sz w:val="24"/>
          <w:szCs w:val="24"/>
          <w:rPrChange w:id="6247" w:author="Euderlan Freire" w:date="2025-06-13T19:10:00Z">
            <w:rPr>
              <w:ins w:id="6248" w:author="Yasmin Serejo" w:date="2025-06-13T13:24:00Z"/>
            </w:rPr>
          </w:rPrChange>
        </w:rPr>
        <w:pPrChange w:id="6249" w:author="Euderlan Freire" w:date="2025-06-13T19:23:00Z">
          <w:pPr/>
        </w:pPrChange>
      </w:pPr>
      <w:ins w:id="6250" w:author="Euderlan Freire" w:date="2025-06-12T17:41:00Z">
        <w:r w:rsidRPr="00E203A3">
          <w:rPr>
            <w:rFonts w:ascii="Times New Roman" w:hAnsi="Times New Roman" w:cs="Times New Roman"/>
            <w:color w:val="000000" w:themeColor="text1"/>
            <w:sz w:val="24"/>
            <w:szCs w:val="24"/>
            <w:rPrChange w:id="6251" w:author="Euderlan Freire" w:date="2025-06-13T19:10:00Z">
              <w:rPr/>
            </w:rPrChange>
          </w:rPr>
          <w:t xml:space="preserve">SOMMERVILLE, Ian. </w:t>
        </w:r>
        <w:r w:rsidRPr="00E203A3">
          <w:rPr>
            <w:rFonts w:ascii="Times New Roman" w:hAnsi="Times New Roman" w:cs="Times New Roman"/>
            <w:b/>
            <w:bCs/>
            <w:color w:val="000000" w:themeColor="text1"/>
            <w:sz w:val="24"/>
            <w:szCs w:val="24"/>
            <w:rPrChange w:id="6252" w:author="Euderlan Freire" w:date="2025-06-13T19:10:00Z">
              <w:rPr>
                <w:b/>
                <w:bCs/>
              </w:rPr>
            </w:rPrChange>
          </w:rPr>
          <w:t xml:space="preserve">Engenharia de Software. </w:t>
        </w:r>
        <w:r w:rsidRPr="00E203A3">
          <w:rPr>
            <w:rFonts w:ascii="Times New Roman" w:hAnsi="Times New Roman" w:cs="Times New Roman"/>
            <w:color w:val="000000" w:themeColor="text1"/>
            <w:sz w:val="24"/>
            <w:szCs w:val="24"/>
            <w:rPrChange w:id="6253" w:author="Euderlan Freire" w:date="2025-06-13T19:10:00Z">
              <w:rPr/>
            </w:rPrChange>
          </w:rPr>
          <w:t>10. ed. São Paulo: Pearson, 2019. ISBN 978-85-430-2497-4.</w:t>
        </w:r>
      </w:ins>
    </w:p>
    <w:p w14:paraId="10963803" w14:textId="6DCB2B0F" w:rsidR="327A42FB" w:rsidRPr="00E203A3" w:rsidRDefault="327A42FB">
      <w:pPr>
        <w:spacing w:before="40" w:after="240" w:line="360" w:lineRule="auto"/>
        <w:jc w:val="both"/>
        <w:rPr>
          <w:ins w:id="6254" w:author="Yasmin Serejo" w:date="2025-06-13T13:24:00Z"/>
          <w:rFonts w:ascii="Times New Roman" w:hAnsi="Times New Roman" w:cs="Times New Roman"/>
          <w:color w:val="000000" w:themeColor="text1"/>
          <w:sz w:val="24"/>
          <w:szCs w:val="24"/>
          <w:rPrChange w:id="6255" w:author="Euderlan Freire" w:date="2025-06-13T19:10:00Z">
            <w:rPr>
              <w:ins w:id="6256" w:author="Yasmin Serejo" w:date="2025-06-13T13:24:00Z"/>
            </w:rPr>
          </w:rPrChange>
        </w:rPr>
        <w:pPrChange w:id="6257" w:author="Euderlan Freire" w:date="2025-06-13T19:23:00Z">
          <w:pPr/>
        </w:pPrChange>
      </w:pPr>
      <w:ins w:id="6258" w:author="Yasmin Serejo" w:date="2025-06-13T13:24:00Z">
        <w:r w:rsidRPr="00E203A3">
          <w:rPr>
            <w:rFonts w:ascii="Times New Roman" w:hAnsi="Times New Roman" w:cs="Times New Roman"/>
            <w:color w:val="000000" w:themeColor="text1"/>
            <w:sz w:val="24"/>
            <w:szCs w:val="24"/>
            <w:rPrChange w:id="6259" w:author="Euderlan Freire" w:date="2025-06-13T19:10:00Z">
              <w:rPr/>
            </w:rPrChange>
          </w:rPr>
          <w:t xml:space="preserve">SOMMERVILLE, Ian. </w:t>
        </w:r>
        <w:r w:rsidRPr="00E203A3">
          <w:rPr>
            <w:rFonts w:ascii="Times New Roman" w:hAnsi="Times New Roman" w:cs="Times New Roman"/>
            <w:b/>
            <w:bCs/>
            <w:color w:val="000000" w:themeColor="text1"/>
            <w:sz w:val="24"/>
            <w:szCs w:val="24"/>
            <w:rPrChange w:id="6260" w:author="Euderlan Freire" w:date="2025-06-13T19:10:00Z">
              <w:rPr>
                <w:b/>
                <w:bCs/>
              </w:rPr>
            </w:rPrChange>
          </w:rPr>
          <w:t>Engenharia de Software. 9</w:t>
        </w:r>
        <w:r w:rsidRPr="00E203A3">
          <w:rPr>
            <w:rFonts w:ascii="Times New Roman" w:hAnsi="Times New Roman" w:cs="Times New Roman"/>
            <w:color w:val="000000" w:themeColor="text1"/>
            <w:sz w:val="24"/>
            <w:szCs w:val="24"/>
            <w:rPrChange w:id="6261" w:author="Euderlan Freire" w:date="2025-06-13T19:10:00Z">
              <w:rPr/>
            </w:rPrChange>
          </w:rPr>
          <w:t>. ed. São Paulo: Pearson, 2011. ISBN 978-</w:t>
        </w:r>
      </w:ins>
      <w:ins w:id="6262" w:author="Yasmin Serejo" w:date="2025-06-13T13:25:00Z">
        <w:r w:rsidRPr="00E203A3">
          <w:rPr>
            <w:rFonts w:ascii="Times New Roman" w:hAnsi="Times New Roman" w:cs="Times New Roman"/>
            <w:color w:val="000000" w:themeColor="text1"/>
            <w:sz w:val="24"/>
            <w:szCs w:val="24"/>
            <w:rPrChange w:id="6263" w:author="Euderlan Freire" w:date="2025-06-13T19:10:00Z">
              <w:rPr/>
            </w:rPrChange>
          </w:rPr>
          <w:t>85</w:t>
        </w:r>
        <w:r w:rsidR="2B79919D" w:rsidRPr="00E203A3">
          <w:rPr>
            <w:rFonts w:ascii="Times New Roman" w:hAnsi="Times New Roman" w:cs="Times New Roman"/>
            <w:color w:val="000000" w:themeColor="text1"/>
            <w:sz w:val="24"/>
            <w:szCs w:val="24"/>
            <w:rPrChange w:id="6264" w:author="Euderlan Freire" w:date="2025-06-13T19:10:00Z">
              <w:rPr/>
            </w:rPrChange>
          </w:rPr>
          <w:t>-</w:t>
        </w:r>
        <w:r w:rsidRPr="00E203A3">
          <w:rPr>
            <w:rFonts w:ascii="Times New Roman" w:hAnsi="Times New Roman" w:cs="Times New Roman"/>
            <w:color w:val="000000" w:themeColor="text1"/>
            <w:sz w:val="24"/>
            <w:szCs w:val="24"/>
            <w:rPrChange w:id="6265" w:author="Euderlan Freire" w:date="2025-06-13T19:10:00Z">
              <w:rPr/>
            </w:rPrChange>
          </w:rPr>
          <w:t>828-</w:t>
        </w:r>
        <w:r w:rsidR="4885E73A" w:rsidRPr="00E203A3">
          <w:rPr>
            <w:rFonts w:ascii="Times New Roman" w:hAnsi="Times New Roman" w:cs="Times New Roman"/>
            <w:color w:val="000000" w:themeColor="text1"/>
            <w:sz w:val="24"/>
            <w:szCs w:val="24"/>
            <w:rPrChange w:id="6266" w:author="Euderlan Freire" w:date="2025-06-13T19:10:00Z">
              <w:rPr/>
            </w:rPrChange>
          </w:rPr>
          <w:t xml:space="preserve"> 8202-</w:t>
        </w:r>
        <w:r w:rsidRPr="00E203A3">
          <w:rPr>
            <w:rFonts w:ascii="Times New Roman" w:hAnsi="Times New Roman" w:cs="Times New Roman"/>
            <w:color w:val="000000" w:themeColor="text1"/>
            <w:sz w:val="24"/>
            <w:szCs w:val="24"/>
            <w:rPrChange w:id="6267" w:author="Euderlan Freire" w:date="2025-06-13T19:10:00Z">
              <w:rPr/>
            </w:rPrChange>
          </w:rPr>
          <w:t>4</w:t>
        </w:r>
      </w:ins>
    </w:p>
    <w:p w14:paraId="5D158CB4" w14:textId="0F2CA614" w:rsidR="66C841F8" w:rsidRPr="00E203A3" w:rsidRDefault="66C841F8">
      <w:pPr>
        <w:spacing w:before="40" w:after="240"/>
        <w:jc w:val="both"/>
        <w:rPr>
          <w:ins w:id="6268" w:author="Euderlan Freire" w:date="2025-06-12T17:41:00Z"/>
          <w:rFonts w:ascii="Times New Roman" w:hAnsi="Times New Roman" w:cs="Times New Roman"/>
          <w:color w:val="000000" w:themeColor="text1"/>
          <w:sz w:val="24"/>
          <w:szCs w:val="24"/>
          <w:rPrChange w:id="6269" w:author="Euderlan Freire" w:date="2025-06-13T19:10:00Z">
            <w:rPr>
              <w:ins w:id="6270" w:author="Euderlan Freire" w:date="2025-06-12T17:41:00Z"/>
            </w:rPr>
          </w:rPrChange>
        </w:rPr>
        <w:pPrChange w:id="6271" w:author="Euderlan Freire" w:date="2025-06-13T19:23:00Z">
          <w:pPr/>
        </w:pPrChange>
      </w:pPr>
    </w:p>
    <w:p w14:paraId="1501D997" w14:textId="4CB73DC4" w:rsidR="000800F7" w:rsidRPr="00E203A3" w:rsidRDefault="000800F7">
      <w:pPr>
        <w:spacing w:before="40" w:after="240"/>
        <w:jc w:val="both"/>
        <w:rPr>
          <w:ins w:id="6272" w:author="Euderlan Freire" w:date="2025-06-12T17:27:00Z"/>
          <w:rFonts w:ascii="Times New Roman" w:hAnsi="Times New Roman" w:cs="Times New Roman"/>
          <w:color w:val="000000" w:themeColor="text1"/>
          <w:sz w:val="24"/>
          <w:szCs w:val="24"/>
          <w:rPrChange w:id="6273" w:author="Euderlan Freire" w:date="2025-06-13T19:10:00Z">
            <w:rPr>
              <w:ins w:id="6274" w:author="Euderlan Freire" w:date="2025-06-12T17:27:00Z"/>
            </w:rPr>
          </w:rPrChange>
        </w:rPr>
        <w:pPrChange w:id="6275" w:author="Euderlan Freire" w:date="2025-06-13T19:23:00Z">
          <w:pPr/>
        </w:pPrChange>
      </w:pPr>
    </w:p>
    <w:p w14:paraId="0B931986" w14:textId="780832CE" w:rsidR="000800F7" w:rsidRDefault="000800F7" w:rsidP="00EC2C2E">
      <w:pPr>
        <w:spacing w:before="40" w:after="240"/>
        <w:jc w:val="both"/>
        <w:rPr>
          <w:ins w:id="6276" w:author="Euderlan Freire" w:date="2025-06-13T19:34:00Z"/>
          <w:rFonts w:ascii="Times New Roman" w:hAnsi="Times New Roman" w:cs="Times New Roman"/>
          <w:color w:val="000000" w:themeColor="text1"/>
          <w:sz w:val="24"/>
          <w:szCs w:val="24"/>
        </w:rPr>
      </w:pPr>
    </w:p>
    <w:p w14:paraId="71D136AF" w14:textId="77777777" w:rsidR="002B23B3" w:rsidRDefault="002B23B3" w:rsidP="00EC2C2E">
      <w:pPr>
        <w:spacing w:before="40" w:after="240"/>
        <w:jc w:val="both"/>
        <w:rPr>
          <w:ins w:id="6277" w:author="Euderlan Freire" w:date="2025-06-13T19:34:00Z"/>
          <w:rFonts w:ascii="Times New Roman" w:hAnsi="Times New Roman" w:cs="Times New Roman"/>
          <w:color w:val="000000" w:themeColor="text1"/>
          <w:sz w:val="24"/>
          <w:szCs w:val="24"/>
        </w:rPr>
      </w:pPr>
    </w:p>
    <w:p w14:paraId="6746BBEF" w14:textId="77777777" w:rsidR="002B23B3" w:rsidRDefault="002B23B3" w:rsidP="00EC2C2E">
      <w:pPr>
        <w:spacing w:before="40" w:after="240"/>
        <w:jc w:val="both"/>
        <w:rPr>
          <w:ins w:id="6278" w:author="Euderlan Freire" w:date="2025-06-13T19:34:00Z"/>
          <w:rFonts w:ascii="Times New Roman" w:hAnsi="Times New Roman" w:cs="Times New Roman"/>
          <w:color w:val="000000" w:themeColor="text1"/>
          <w:sz w:val="24"/>
          <w:szCs w:val="24"/>
        </w:rPr>
      </w:pPr>
    </w:p>
    <w:p w14:paraId="0C0EF040" w14:textId="77777777" w:rsidR="002B23B3" w:rsidRDefault="002B23B3" w:rsidP="00EC2C2E">
      <w:pPr>
        <w:spacing w:before="40" w:after="240"/>
        <w:jc w:val="both"/>
        <w:rPr>
          <w:ins w:id="6279" w:author="Euderlan Freire" w:date="2025-06-13T19:34:00Z"/>
          <w:rFonts w:ascii="Times New Roman" w:hAnsi="Times New Roman" w:cs="Times New Roman"/>
          <w:color w:val="000000" w:themeColor="text1"/>
          <w:sz w:val="24"/>
          <w:szCs w:val="24"/>
        </w:rPr>
      </w:pPr>
    </w:p>
    <w:p w14:paraId="5152F5CB" w14:textId="77777777" w:rsidR="002B23B3" w:rsidRDefault="002B23B3" w:rsidP="00EC2C2E">
      <w:pPr>
        <w:spacing w:before="40" w:after="240"/>
        <w:jc w:val="both"/>
        <w:rPr>
          <w:ins w:id="6280" w:author="Euderlan Freire" w:date="2025-06-13T19:34:00Z"/>
          <w:rFonts w:ascii="Times New Roman" w:hAnsi="Times New Roman" w:cs="Times New Roman"/>
          <w:color w:val="000000" w:themeColor="text1"/>
          <w:sz w:val="24"/>
          <w:szCs w:val="24"/>
        </w:rPr>
      </w:pPr>
    </w:p>
    <w:p w14:paraId="490E8652" w14:textId="77777777" w:rsidR="002B23B3" w:rsidRDefault="002B23B3" w:rsidP="00EC2C2E">
      <w:pPr>
        <w:spacing w:before="40" w:after="240"/>
        <w:jc w:val="both"/>
        <w:rPr>
          <w:ins w:id="6281" w:author="Euderlan Freire" w:date="2025-06-13T19:34:00Z"/>
          <w:rFonts w:ascii="Times New Roman" w:hAnsi="Times New Roman" w:cs="Times New Roman"/>
          <w:color w:val="000000" w:themeColor="text1"/>
          <w:sz w:val="24"/>
          <w:szCs w:val="24"/>
        </w:rPr>
      </w:pPr>
    </w:p>
    <w:p w14:paraId="3E4C5978" w14:textId="77777777" w:rsidR="002B23B3" w:rsidRDefault="002B23B3" w:rsidP="00EC2C2E">
      <w:pPr>
        <w:spacing w:before="40" w:after="240"/>
        <w:jc w:val="both"/>
        <w:rPr>
          <w:ins w:id="6282" w:author="Euderlan Freire" w:date="2025-06-13T19:34:00Z"/>
          <w:rFonts w:ascii="Times New Roman" w:hAnsi="Times New Roman" w:cs="Times New Roman"/>
          <w:color w:val="000000" w:themeColor="text1"/>
          <w:sz w:val="24"/>
          <w:szCs w:val="24"/>
        </w:rPr>
      </w:pPr>
    </w:p>
    <w:p w14:paraId="3916E4AB" w14:textId="77777777" w:rsidR="002B23B3" w:rsidRDefault="002B23B3" w:rsidP="00EC2C2E">
      <w:pPr>
        <w:spacing w:before="40" w:after="240"/>
        <w:jc w:val="both"/>
        <w:rPr>
          <w:ins w:id="6283" w:author="Euderlan Freire" w:date="2025-06-13T19:34:00Z"/>
          <w:rFonts w:ascii="Times New Roman" w:hAnsi="Times New Roman" w:cs="Times New Roman"/>
          <w:color w:val="000000" w:themeColor="text1"/>
          <w:sz w:val="24"/>
          <w:szCs w:val="24"/>
        </w:rPr>
      </w:pPr>
    </w:p>
    <w:p w14:paraId="0118C2F1" w14:textId="77777777" w:rsidR="002B23B3" w:rsidRDefault="002B23B3" w:rsidP="00EC2C2E">
      <w:pPr>
        <w:spacing w:before="40" w:after="240"/>
        <w:jc w:val="both"/>
        <w:rPr>
          <w:ins w:id="6284" w:author="Euderlan Freire" w:date="2025-06-13T19:34:00Z"/>
          <w:rFonts w:ascii="Times New Roman" w:hAnsi="Times New Roman" w:cs="Times New Roman"/>
          <w:color w:val="000000" w:themeColor="text1"/>
          <w:sz w:val="24"/>
          <w:szCs w:val="24"/>
        </w:rPr>
      </w:pPr>
    </w:p>
    <w:p w14:paraId="1E62C73C" w14:textId="77777777" w:rsidR="002B23B3" w:rsidRDefault="002B23B3" w:rsidP="00EC2C2E">
      <w:pPr>
        <w:spacing w:before="40" w:after="240"/>
        <w:jc w:val="both"/>
        <w:rPr>
          <w:ins w:id="6285" w:author="Euderlan Freire" w:date="2025-06-13T19:34:00Z"/>
          <w:rFonts w:ascii="Times New Roman" w:hAnsi="Times New Roman" w:cs="Times New Roman"/>
          <w:color w:val="000000" w:themeColor="text1"/>
          <w:sz w:val="24"/>
          <w:szCs w:val="24"/>
        </w:rPr>
      </w:pPr>
    </w:p>
    <w:p w14:paraId="6BDEA95A" w14:textId="77777777" w:rsidR="002B23B3" w:rsidRPr="00E203A3" w:rsidRDefault="002B23B3">
      <w:pPr>
        <w:spacing w:before="40" w:after="240"/>
        <w:jc w:val="both"/>
        <w:rPr>
          <w:ins w:id="6286" w:author="Euderlan Freire" w:date="2025-06-12T17:27:00Z"/>
          <w:rFonts w:ascii="Times New Roman" w:hAnsi="Times New Roman" w:cs="Times New Roman"/>
          <w:color w:val="000000" w:themeColor="text1"/>
          <w:sz w:val="24"/>
          <w:szCs w:val="24"/>
          <w:rPrChange w:id="6287" w:author="Euderlan Freire" w:date="2025-06-13T19:10:00Z">
            <w:rPr>
              <w:ins w:id="6288" w:author="Euderlan Freire" w:date="2025-06-12T17:27:00Z"/>
            </w:rPr>
          </w:rPrChange>
        </w:rPr>
        <w:pPrChange w:id="6289" w:author="Euderlan Freire" w:date="2025-06-13T19:23:00Z">
          <w:pPr/>
        </w:pPrChange>
      </w:pPr>
    </w:p>
    <w:p w14:paraId="617814C7" w14:textId="25264BA2" w:rsidR="637EC788" w:rsidRDefault="637EC788" w:rsidP="637EC788">
      <w:pPr>
        <w:spacing w:after="0"/>
        <w:jc w:val="both"/>
        <w:rPr>
          <w:ins w:id="6290" w:author="HISSA BARBARA OLIVEIRA" w:date="2025-07-18T19:47:00Z"/>
          <w:rFonts w:ascii="Times New Roman" w:hAnsi="Times New Roman" w:cs="Times New Roman"/>
          <w:color w:val="000000" w:themeColor="text1"/>
          <w:sz w:val="24"/>
          <w:szCs w:val="24"/>
        </w:rPr>
      </w:pPr>
    </w:p>
    <w:p w14:paraId="02960FEA" w14:textId="4F7121BA" w:rsidR="637EC788" w:rsidRDefault="637EC788" w:rsidP="637EC788">
      <w:pPr>
        <w:spacing w:after="0"/>
        <w:jc w:val="both"/>
        <w:rPr>
          <w:ins w:id="6291" w:author="HISSA BARBARA OLIVEIRA" w:date="2025-07-18T19:47:00Z"/>
          <w:rFonts w:ascii="Times New Roman" w:hAnsi="Times New Roman" w:cs="Times New Roman"/>
          <w:color w:val="000000" w:themeColor="text1"/>
          <w:sz w:val="24"/>
          <w:szCs w:val="24"/>
        </w:rPr>
      </w:pPr>
    </w:p>
    <w:p w14:paraId="33BF2731" w14:textId="5E01354F" w:rsidR="637EC788" w:rsidRDefault="637EC788" w:rsidP="637EC788">
      <w:pPr>
        <w:spacing w:after="0"/>
        <w:jc w:val="both"/>
        <w:rPr>
          <w:ins w:id="6292" w:author="HISSA BARBARA OLIVEIRA" w:date="2025-07-18T19:47:00Z"/>
          <w:rFonts w:ascii="Times New Roman" w:hAnsi="Times New Roman" w:cs="Times New Roman"/>
          <w:color w:val="000000" w:themeColor="text1"/>
          <w:sz w:val="24"/>
          <w:szCs w:val="24"/>
        </w:rPr>
      </w:pPr>
    </w:p>
    <w:p w14:paraId="2AA38E7F" w14:textId="37B729DF" w:rsidR="637EC788" w:rsidRDefault="637EC788" w:rsidP="637EC788">
      <w:pPr>
        <w:spacing w:after="0"/>
        <w:jc w:val="both"/>
        <w:rPr>
          <w:ins w:id="6293" w:author="HISSA BARBARA OLIVEIRA" w:date="2025-07-18T19:47:00Z"/>
          <w:rFonts w:ascii="Times New Roman" w:hAnsi="Times New Roman" w:cs="Times New Roman"/>
          <w:color w:val="000000" w:themeColor="text1"/>
          <w:sz w:val="24"/>
          <w:szCs w:val="24"/>
        </w:rPr>
      </w:pPr>
    </w:p>
    <w:p w14:paraId="55A7C1DF" w14:textId="52EF1E17" w:rsidR="637EC788" w:rsidRDefault="637EC788" w:rsidP="637EC788">
      <w:pPr>
        <w:spacing w:after="0"/>
        <w:jc w:val="both"/>
        <w:rPr>
          <w:ins w:id="6294" w:author="EUDERLAN FREIRE DA SILVA ABREU" w:date="2025-07-18T20:48:00Z"/>
          <w:rFonts w:ascii="Times New Roman" w:hAnsi="Times New Roman" w:cs="Times New Roman"/>
          <w:color w:val="000000" w:themeColor="text1"/>
          <w:sz w:val="24"/>
          <w:szCs w:val="24"/>
        </w:rPr>
      </w:pPr>
    </w:p>
    <w:p w14:paraId="4EC276A5" w14:textId="77777777" w:rsidR="002314F6" w:rsidRDefault="002314F6" w:rsidP="637EC788">
      <w:pPr>
        <w:spacing w:after="0"/>
        <w:jc w:val="both"/>
        <w:rPr>
          <w:ins w:id="6295" w:author="HISSA BARBARA OLIVEIRA" w:date="2025-07-18T19:47:00Z"/>
          <w:rFonts w:ascii="Times New Roman" w:hAnsi="Times New Roman" w:cs="Times New Roman"/>
          <w:color w:val="000000" w:themeColor="text1"/>
          <w:sz w:val="24"/>
          <w:szCs w:val="24"/>
        </w:rPr>
      </w:pPr>
    </w:p>
    <w:p w14:paraId="47FA60C0" w14:textId="5E849FC2" w:rsidR="637EC788" w:rsidRDefault="637EC788" w:rsidP="637EC788">
      <w:pPr>
        <w:spacing w:after="0"/>
        <w:jc w:val="both"/>
        <w:rPr>
          <w:ins w:id="6296" w:author="HISSA BARBARA OLIVEIRA" w:date="2025-07-18T19:47:00Z"/>
          <w:rFonts w:ascii="Times New Roman" w:hAnsi="Times New Roman" w:cs="Times New Roman"/>
          <w:color w:val="000000" w:themeColor="text1"/>
          <w:sz w:val="24"/>
          <w:szCs w:val="24"/>
        </w:rPr>
      </w:pPr>
    </w:p>
    <w:p w14:paraId="4A83AE53" w14:textId="35ACC902" w:rsidR="00D20591" w:rsidRPr="00E203A3" w:rsidRDefault="00D20591">
      <w:pPr>
        <w:spacing w:after="0"/>
        <w:jc w:val="both"/>
        <w:rPr>
          <w:ins w:id="6297" w:author="Euderlan Freire" w:date="2025-06-12T17:30:00Z"/>
          <w:rFonts w:ascii="Times New Roman" w:hAnsi="Times New Roman" w:cs="Times New Roman"/>
          <w:color w:val="000000" w:themeColor="text1"/>
          <w:sz w:val="24"/>
          <w:szCs w:val="24"/>
          <w:rPrChange w:id="6298" w:author="Euderlan Freire" w:date="2025-06-13T19:10:00Z">
            <w:rPr>
              <w:ins w:id="6299" w:author="Euderlan Freire" w:date="2025-06-12T17:30:00Z"/>
            </w:rPr>
          </w:rPrChange>
        </w:rPr>
        <w:pPrChange w:id="6300" w:author="Euderlan Freire" w:date="2025-06-13T19:34:00Z">
          <w:pPr/>
        </w:pPrChange>
      </w:pPr>
      <w:ins w:id="6301" w:author="Euderlan Freire" w:date="2025-06-12T17:30:00Z">
        <w:r w:rsidRPr="00E203A3">
          <w:rPr>
            <w:rFonts w:ascii="Times New Roman" w:hAnsi="Times New Roman" w:cs="Times New Roman"/>
            <w:color w:val="000000" w:themeColor="text1"/>
            <w:sz w:val="24"/>
            <w:szCs w:val="24"/>
            <w:rPrChange w:id="6302" w:author="Euderlan Freire" w:date="2025-06-13T19:10:00Z">
              <w:rPr/>
            </w:rPrChange>
          </w:rPr>
          <w:lastRenderedPageBreak/>
          <w:t xml:space="preserve">Reconhecimentos e Direitos Autorais </w:t>
        </w:r>
      </w:ins>
    </w:p>
    <w:p w14:paraId="59A1E805" w14:textId="566E5EA3" w:rsidR="002A1DA0" w:rsidRPr="00C07DA6" w:rsidRDefault="00D20591">
      <w:pPr>
        <w:spacing w:after="0" w:line="240" w:lineRule="auto"/>
        <w:rPr>
          <w:ins w:id="6303" w:author="Euderlan Freire" w:date="2025-06-13T19:35:00Z"/>
          <w:rFonts w:ascii="Times New Roman" w:hAnsi="Times New Roman" w:cs="Times New Roman"/>
          <w:color w:val="000000" w:themeColor="text1"/>
          <w:sz w:val="24"/>
          <w:szCs w:val="24"/>
        </w:rPr>
        <w:pPrChange w:id="6304" w:author="Euderlan Freire" w:date="2025-06-13T19:36:00Z">
          <w:pPr>
            <w:jc w:val="center"/>
          </w:pPr>
        </w:pPrChange>
      </w:pPr>
      <w:ins w:id="6305" w:author="Euderlan Freire" w:date="2025-06-12T17:30:00Z">
        <w:r w:rsidRPr="00E203A3">
          <w:rPr>
            <w:rFonts w:ascii="Times New Roman" w:hAnsi="Times New Roman" w:cs="Times New Roman"/>
            <w:color w:val="000000" w:themeColor="text1"/>
            <w:sz w:val="24"/>
            <w:szCs w:val="24"/>
            <w:rPrChange w:id="6306" w:author="Euderlan Freire" w:date="2025-06-13T19:10:00Z">
              <w:rPr/>
            </w:rPrChange>
          </w:rPr>
          <w:t>@autor: [</w:t>
        </w:r>
      </w:ins>
      <w:ins w:id="6307" w:author="Euderlan Freire" w:date="2025-06-13T19:35:00Z">
        <w:r w:rsidR="002A1DA0" w:rsidRPr="00C07DA6">
          <w:rPr>
            <w:rFonts w:ascii="Times New Roman" w:hAnsi="Times New Roman" w:cs="Times New Roman"/>
            <w:color w:val="000000" w:themeColor="text1"/>
            <w:sz w:val="24"/>
            <w:szCs w:val="24"/>
          </w:rPr>
          <w:t>ANDERSON RODRIGO DINIZ OLIVEIRA</w:t>
        </w:r>
        <w:r w:rsidR="002A1DA0">
          <w:rPr>
            <w:rFonts w:ascii="Times New Roman" w:hAnsi="Times New Roman" w:cs="Times New Roman"/>
            <w:color w:val="000000" w:themeColor="text1"/>
            <w:sz w:val="24"/>
            <w:szCs w:val="24"/>
          </w:rPr>
          <w:t>,</w:t>
        </w:r>
      </w:ins>
    </w:p>
    <w:p w14:paraId="334EFD74" w14:textId="396E4D78" w:rsidR="002A1DA0" w:rsidRDefault="002A1DA0">
      <w:pPr>
        <w:spacing w:after="0" w:line="240" w:lineRule="auto"/>
        <w:ind w:left="708"/>
        <w:rPr>
          <w:ins w:id="6308" w:author="Euderlan Freire" w:date="2025-06-13T19:35:00Z"/>
          <w:rFonts w:ascii="Times New Roman" w:hAnsi="Times New Roman" w:cs="Times New Roman"/>
          <w:color w:val="000000" w:themeColor="text1"/>
          <w:sz w:val="24"/>
          <w:szCs w:val="24"/>
        </w:rPr>
        <w:pPrChange w:id="6309" w:author="Euderlan Freire" w:date="2025-06-13T19:36:00Z">
          <w:pPr>
            <w:jc w:val="center"/>
          </w:pPr>
        </w:pPrChange>
      </w:pPr>
      <w:ins w:id="6310" w:author="Euderlan Freire" w:date="2025-06-13T19:36:00Z">
        <w:r>
          <w:rPr>
            <w:rFonts w:ascii="Times New Roman" w:hAnsi="Times New Roman" w:cs="Times New Roman"/>
            <w:color w:val="000000" w:themeColor="text1"/>
            <w:sz w:val="24"/>
            <w:szCs w:val="24"/>
          </w:rPr>
          <w:t xml:space="preserve">   </w:t>
        </w:r>
      </w:ins>
      <w:ins w:id="6311" w:author="Euderlan Freire" w:date="2025-06-13T19:35:00Z">
        <w:r w:rsidRPr="00C07DA6">
          <w:rPr>
            <w:rFonts w:ascii="Times New Roman" w:hAnsi="Times New Roman" w:cs="Times New Roman"/>
            <w:color w:val="000000" w:themeColor="text1"/>
            <w:sz w:val="24"/>
            <w:szCs w:val="24"/>
          </w:rPr>
          <w:t>EUDERLAN FREIRE DA SILVA ABREU</w:t>
        </w:r>
        <w:r>
          <w:rPr>
            <w:rFonts w:ascii="Times New Roman" w:hAnsi="Times New Roman" w:cs="Times New Roman"/>
            <w:color w:val="000000" w:themeColor="text1"/>
            <w:sz w:val="24"/>
            <w:szCs w:val="24"/>
          </w:rPr>
          <w:t>,</w:t>
        </w:r>
        <w:r w:rsidRPr="00C07DA6">
          <w:rPr>
            <w:rFonts w:ascii="Times New Roman" w:hAnsi="Times New Roman" w:cs="Times New Roman"/>
            <w:color w:val="000000" w:themeColor="text1"/>
            <w:sz w:val="24"/>
            <w:szCs w:val="24"/>
          </w:rPr>
          <w:t xml:space="preserve"> </w:t>
        </w:r>
      </w:ins>
    </w:p>
    <w:p w14:paraId="785E2BB8" w14:textId="0BD0AFCC" w:rsidR="002A1DA0" w:rsidRPr="00C07DA6" w:rsidRDefault="002A1DA0">
      <w:pPr>
        <w:spacing w:after="0" w:line="240" w:lineRule="auto"/>
        <w:ind w:firstLine="708"/>
        <w:rPr>
          <w:ins w:id="6312" w:author="Euderlan Freire" w:date="2025-06-13T19:35:00Z"/>
          <w:rFonts w:ascii="Times New Roman" w:hAnsi="Times New Roman" w:cs="Times New Roman"/>
          <w:color w:val="000000" w:themeColor="text1"/>
          <w:sz w:val="24"/>
          <w:szCs w:val="24"/>
        </w:rPr>
        <w:pPrChange w:id="6313" w:author="Euderlan Freire" w:date="2025-06-13T19:36:00Z">
          <w:pPr>
            <w:jc w:val="center"/>
          </w:pPr>
        </w:pPrChange>
      </w:pPr>
      <w:ins w:id="6314" w:author="Euderlan Freire" w:date="2025-06-13T19:36:00Z">
        <w:r>
          <w:rPr>
            <w:rFonts w:ascii="Times New Roman" w:hAnsi="Times New Roman" w:cs="Times New Roman"/>
            <w:color w:val="000000" w:themeColor="text1"/>
            <w:sz w:val="24"/>
            <w:szCs w:val="24"/>
          </w:rPr>
          <w:t xml:space="preserve">   </w:t>
        </w:r>
      </w:ins>
      <w:ins w:id="6315" w:author="Euderlan Freire" w:date="2025-06-13T19:35:00Z">
        <w:r>
          <w:rPr>
            <w:rFonts w:ascii="Times New Roman" w:hAnsi="Times New Roman" w:cs="Times New Roman"/>
            <w:color w:val="000000" w:themeColor="text1"/>
            <w:sz w:val="24"/>
            <w:szCs w:val="24"/>
          </w:rPr>
          <w:t>HISSA BÁRBARA OLIVEIRA,</w:t>
        </w:r>
      </w:ins>
    </w:p>
    <w:p w14:paraId="4FC03737" w14:textId="2212DDB5" w:rsidR="002A1DA0" w:rsidRPr="00C07DA6" w:rsidRDefault="002A1DA0">
      <w:pPr>
        <w:spacing w:after="0" w:line="240" w:lineRule="auto"/>
        <w:ind w:firstLine="708"/>
        <w:rPr>
          <w:ins w:id="6316" w:author="Euderlan Freire" w:date="2025-06-13T19:35:00Z"/>
          <w:rFonts w:ascii="Times New Roman" w:hAnsi="Times New Roman" w:cs="Times New Roman"/>
          <w:color w:val="000000" w:themeColor="text1"/>
          <w:sz w:val="24"/>
          <w:szCs w:val="24"/>
        </w:rPr>
        <w:pPrChange w:id="6317" w:author="Euderlan Freire" w:date="2025-06-13T19:36:00Z">
          <w:pPr>
            <w:jc w:val="center"/>
          </w:pPr>
        </w:pPrChange>
      </w:pPr>
      <w:ins w:id="6318" w:author="Euderlan Freire" w:date="2025-06-13T19:36:00Z">
        <w:r>
          <w:rPr>
            <w:rFonts w:ascii="Times New Roman" w:hAnsi="Times New Roman" w:cs="Times New Roman"/>
            <w:color w:val="000000" w:themeColor="text1"/>
            <w:sz w:val="24"/>
            <w:szCs w:val="24"/>
          </w:rPr>
          <w:t xml:space="preserve">   </w:t>
        </w:r>
      </w:ins>
      <w:ins w:id="6319" w:author="Euderlan Freire" w:date="2025-06-13T19:35:00Z">
        <w:r w:rsidRPr="00C07DA6">
          <w:rPr>
            <w:rFonts w:ascii="Times New Roman" w:hAnsi="Times New Roman" w:cs="Times New Roman"/>
            <w:color w:val="000000" w:themeColor="text1"/>
            <w:sz w:val="24"/>
            <w:szCs w:val="24"/>
          </w:rPr>
          <w:t>YASMIN SEREJO LIMA</w:t>
        </w:r>
        <w:r>
          <w:rPr>
            <w:rFonts w:ascii="Times New Roman" w:hAnsi="Times New Roman" w:cs="Times New Roman"/>
            <w:color w:val="000000" w:themeColor="text1"/>
            <w:sz w:val="24"/>
            <w:szCs w:val="24"/>
          </w:rPr>
          <w:t>,</w:t>
        </w:r>
      </w:ins>
    </w:p>
    <w:p w14:paraId="1C131F1C" w14:textId="32F684EF" w:rsidR="002A1DA0" w:rsidRPr="00C07DA6" w:rsidDel="00613FD1" w:rsidRDefault="002A1DA0">
      <w:pPr>
        <w:spacing w:after="0" w:line="240" w:lineRule="auto"/>
        <w:ind w:firstLine="708"/>
        <w:rPr>
          <w:ins w:id="6320" w:author="Euderlan Freire" w:date="2025-06-13T19:35:00Z"/>
          <w:del w:id="6321" w:author="EUDERLAN FREIRE DA SILVA ABREU" w:date="2025-07-17T19:21:00Z"/>
          <w:rFonts w:ascii="Times New Roman" w:hAnsi="Times New Roman" w:cs="Times New Roman"/>
          <w:color w:val="000000" w:themeColor="text1"/>
          <w:sz w:val="24"/>
          <w:szCs w:val="24"/>
        </w:rPr>
        <w:pPrChange w:id="6322" w:author="Euderlan Freire" w:date="2025-06-13T19:36:00Z">
          <w:pPr>
            <w:jc w:val="center"/>
          </w:pPr>
        </w:pPrChange>
      </w:pPr>
      <w:ins w:id="6323" w:author="Euderlan Freire" w:date="2025-06-13T19:36:00Z">
        <w:r>
          <w:rPr>
            <w:rFonts w:ascii="Times New Roman" w:hAnsi="Times New Roman" w:cs="Times New Roman"/>
            <w:color w:val="000000" w:themeColor="text1"/>
            <w:sz w:val="24"/>
            <w:szCs w:val="24"/>
          </w:rPr>
          <w:t xml:space="preserve">   </w:t>
        </w:r>
      </w:ins>
      <w:ins w:id="6324" w:author="Euderlan Freire" w:date="2025-06-13T19:35:00Z">
        <w:r w:rsidRPr="00C07DA6">
          <w:rPr>
            <w:rFonts w:ascii="Times New Roman" w:hAnsi="Times New Roman" w:cs="Times New Roman"/>
            <w:color w:val="000000" w:themeColor="text1"/>
            <w:sz w:val="24"/>
            <w:szCs w:val="24"/>
          </w:rPr>
          <w:t>YURAM ALMEIDA SANTOS</w:t>
        </w:r>
      </w:ins>
    </w:p>
    <w:p w14:paraId="38C39532" w14:textId="28D92BB1" w:rsidR="00D20591" w:rsidRPr="00E203A3" w:rsidRDefault="00D20591">
      <w:pPr>
        <w:spacing w:after="0" w:line="240" w:lineRule="auto"/>
        <w:ind w:firstLine="708"/>
        <w:rPr>
          <w:ins w:id="6325" w:author="Euderlan Freire" w:date="2025-06-12T17:30:00Z"/>
          <w:rFonts w:ascii="Times New Roman" w:hAnsi="Times New Roman" w:cs="Times New Roman"/>
          <w:color w:val="000000" w:themeColor="text1"/>
          <w:sz w:val="24"/>
          <w:szCs w:val="24"/>
          <w:rPrChange w:id="6326" w:author="Euderlan Freire" w:date="2025-06-13T19:10:00Z">
            <w:rPr>
              <w:ins w:id="6327" w:author="Euderlan Freire" w:date="2025-06-12T17:30:00Z"/>
            </w:rPr>
          </w:rPrChange>
        </w:rPr>
        <w:pPrChange w:id="6328" w:author="EUDERLAN FREIRE DA SILVA ABREU" w:date="2025-07-17T19:21:00Z">
          <w:pPr/>
        </w:pPrChange>
      </w:pPr>
      <w:ins w:id="6329" w:author="Euderlan Freire" w:date="2025-06-12T17:30:00Z">
        <w:r w:rsidRPr="7A5E98FD">
          <w:rPr>
            <w:rFonts w:ascii="Times New Roman" w:hAnsi="Times New Roman" w:cs="Times New Roman"/>
            <w:color w:val="000000" w:themeColor="text1"/>
            <w:sz w:val="24"/>
            <w:szCs w:val="24"/>
            <w:rPrChange w:id="6330" w:author="Euderlan Freire" w:date="2025-06-13T19:10:00Z">
              <w:rPr/>
            </w:rPrChange>
          </w:rPr>
          <w:t xml:space="preserve">] </w:t>
        </w:r>
      </w:ins>
    </w:p>
    <w:p w14:paraId="33B6B644" w14:textId="693BED12" w:rsidR="00613FD1" w:rsidRPr="00613FD1" w:rsidRDefault="00613FD1" w:rsidP="00613FD1">
      <w:pPr>
        <w:spacing w:after="0"/>
        <w:jc w:val="both"/>
        <w:rPr>
          <w:ins w:id="6331" w:author="EUDERLAN FREIRE DA SILVA ABREU" w:date="2025-07-17T19:21:00Z"/>
          <w:rFonts w:ascii="Times New Roman" w:hAnsi="Times New Roman" w:cs="Times New Roman"/>
          <w:color w:val="000000" w:themeColor="text1"/>
          <w:sz w:val="24"/>
          <w:szCs w:val="24"/>
          <w:rPrChange w:id="6332" w:author="EUDERLAN FREIRE DA SILVA ABREU" w:date="2025-07-17T19:21:00Z">
            <w:rPr>
              <w:ins w:id="6333" w:author="EUDERLAN FREIRE DA SILVA ABREU" w:date="2025-07-17T19:21:00Z"/>
              <w:rFonts w:ascii="Times New Roman" w:hAnsi="Times New Roman" w:cs="Times New Roman"/>
              <w:b/>
              <w:bCs/>
              <w:color w:val="000000" w:themeColor="text1"/>
              <w:sz w:val="24"/>
              <w:szCs w:val="24"/>
            </w:rPr>
          </w:rPrChange>
        </w:rPr>
      </w:pPr>
      <w:ins w:id="6334" w:author="HISSA BARBARA OLIVEIRA" w:date="2025-07-18T19:47:00Z">
        <w:del w:id="6335" w:author="EUDERLAN FREIRE DA SILVA ABREU" w:date="2025-07-18T20:47:00Z">
          <w:r w:rsidDel="00741E62">
            <w:fldChar w:fldCharType="begin"/>
          </w:r>
          <w:r w:rsidDel="00741E62">
            <w:delInstrText xml:space="preserve">HYPERLINK "mailto:@contato:[rodrigo.carvalhau@gmail.com" </w:delInstrText>
          </w:r>
          <w:r w:rsidR="00AE3EBA">
            <w:fldChar w:fldCharType="separate"/>
          </w:r>
          <w:r w:rsidDel="00741E62">
            <w:fldChar w:fldCharType="end"/>
          </w:r>
        </w:del>
      </w:ins>
      <w:ins w:id="6336" w:author="EUDERLAN FREIRE DA SILVA ABREU" w:date="2025-07-18T20:47:00Z">
        <w:r w:rsidR="00741E62" w:rsidRPr="00741E62">
          <w:rPr>
            <w:rFonts w:ascii="Times New Roman" w:hAnsi="Times New Roman" w:cs="Times New Roman"/>
            <w:rPrChange w:id="6337" w:author="EUDERLAN FREIRE DA SILVA ABREU" w:date="2025-07-18T20:47:00Z">
              <w:rPr>
                <w:rFonts w:ascii="Arial" w:hAnsi="Arial" w:cs="Arial"/>
                <w:b/>
                <w:bCs/>
                <w:color w:val="000000" w:themeColor="text1"/>
              </w:rPr>
            </w:rPrChange>
          </w:rPr>
          <w:t>@contato</w:t>
        </w:r>
        <w:proofErr w:type="gramStart"/>
        <w:r w:rsidR="00741E62" w:rsidRPr="00741E62">
          <w:rPr>
            <w:rFonts w:ascii="Times New Roman" w:hAnsi="Times New Roman" w:cs="Times New Roman"/>
            <w:rPrChange w:id="6338" w:author="EUDERLAN FREIRE DA SILVA ABREU" w:date="2025-07-18T20:47:00Z">
              <w:rPr>
                <w:rFonts w:ascii="Arial" w:hAnsi="Arial" w:cs="Arial"/>
                <w:b/>
                <w:bCs/>
                <w:color w:val="000000" w:themeColor="text1"/>
              </w:rPr>
            </w:rPrChange>
          </w:rPr>
          <w:t>:[</w:t>
        </w:r>
        <w:r w:rsidR="00741E62">
          <w:rPr>
            <w:rFonts w:ascii="Times New Roman" w:hAnsi="Times New Roman" w:cs="Times New Roman"/>
          </w:rPr>
          <w:t xml:space="preserve"> </w:t>
        </w:r>
        <w:r w:rsidR="00741E62" w:rsidRPr="00741E62">
          <w:rPr>
            <w:rPrChange w:id="6339" w:author="EUDERLAN FREIRE DA SILVA ABREU" w:date="2025-07-18T20:47:00Z">
              <w:rPr>
                <w:rFonts w:ascii="Times New Roman" w:hAnsi="Times New Roman" w:cs="Times New Roman"/>
                <w:b/>
                <w:bCs/>
                <w:color w:val="000000" w:themeColor="text1"/>
                <w:sz w:val="24"/>
                <w:szCs w:val="24"/>
              </w:rPr>
            </w:rPrChange>
          </w:rPr>
          <w:t>rodrigo.carvalhau@gmail.com</w:t>
        </w:r>
      </w:ins>
      <w:proofErr w:type="gramEnd"/>
      <w:ins w:id="6340" w:author="EUDERLAN FREIRE DA SILVA ABREU" w:date="2025-07-17T19:21:00Z">
        <w:r w:rsidR="7F334A69" w:rsidRPr="245E1716">
          <w:rPr>
            <w:rFonts w:ascii="Times New Roman" w:hAnsi="Times New Roman" w:cs="Times New Roman"/>
            <w:color w:val="000000" w:themeColor="text1"/>
            <w:sz w:val="24"/>
            <w:szCs w:val="24"/>
            <w:rPrChange w:id="6341" w:author="EUDERLAN FREIRE DA SILVA ABREU" w:date="2025-07-17T19:21:00Z">
              <w:rPr>
                <w:rFonts w:ascii="Times New Roman" w:hAnsi="Times New Roman" w:cs="Times New Roman"/>
                <w:b/>
                <w:bCs/>
                <w:color w:val="000000" w:themeColor="text1"/>
                <w:sz w:val="24"/>
                <w:szCs w:val="24"/>
              </w:rPr>
            </w:rPrChange>
          </w:rPr>
          <w:t>,</w:t>
        </w:r>
        <w:r w:rsidRPr="7A5E98FD">
          <w:rPr>
            <w:rFonts w:ascii="Times New Roman" w:hAnsi="Times New Roman" w:cs="Times New Roman"/>
            <w:color w:val="000000" w:themeColor="text1"/>
            <w:sz w:val="24"/>
            <w:szCs w:val="24"/>
            <w:rPrChange w:id="6342" w:author="EUDERLAN FREIRE DA SILVA ABREU" w:date="2025-07-17T19:21:00Z">
              <w:rPr>
                <w:rFonts w:ascii="Times New Roman" w:hAnsi="Times New Roman" w:cs="Times New Roman"/>
                <w:b/>
                <w:bCs/>
                <w:color w:val="000000" w:themeColor="text1"/>
                <w:sz w:val="24"/>
                <w:szCs w:val="24"/>
              </w:rPr>
            </w:rPrChange>
          </w:rPr>
          <w:t>euderlanfeire@gmail.com, hissabarbara@icloud.com, yasminserejo@gmail.com, yuramalmeida1@gmail.com]</w:t>
        </w:r>
      </w:ins>
    </w:p>
    <w:p w14:paraId="037B173D" w14:textId="7AA27CE0" w:rsidR="00613FD1" w:rsidRPr="00613FD1" w:rsidRDefault="00613FD1" w:rsidP="00613FD1">
      <w:pPr>
        <w:spacing w:after="0"/>
        <w:jc w:val="both"/>
        <w:rPr>
          <w:ins w:id="6343" w:author="EUDERLAN FREIRE DA SILVA ABREU" w:date="2025-07-17T19:21:00Z"/>
          <w:rFonts w:ascii="Times New Roman" w:hAnsi="Times New Roman" w:cs="Times New Roman"/>
          <w:color w:val="000000" w:themeColor="text1"/>
          <w:rPrChange w:id="6344" w:author="EUDERLAN FREIRE DA SILVA ABREU" w:date="2025-07-17T19:21:00Z">
            <w:rPr>
              <w:ins w:id="6345" w:author="EUDERLAN FREIRE DA SILVA ABREU" w:date="2025-07-17T19:21:00Z"/>
              <w:rFonts w:ascii="Arial" w:hAnsi="Arial" w:cs="Arial"/>
              <w:b/>
              <w:bCs/>
              <w:color w:val="000000" w:themeColor="text1"/>
            </w:rPr>
          </w:rPrChange>
        </w:rPr>
      </w:pPr>
      <w:ins w:id="6346" w:author="EUDERLAN FREIRE DA SILVA ABREU" w:date="2025-07-17T19:21:00Z">
        <w:r w:rsidRPr="7A5E98FD">
          <w:rPr>
            <w:rFonts w:ascii="Times New Roman" w:hAnsi="Times New Roman" w:cs="Times New Roman"/>
            <w:color w:val="000000" w:themeColor="text1"/>
            <w:rPrChange w:id="6347" w:author="EUDERLAN FREIRE DA SILVA ABREU" w:date="2025-07-17T19:21:00Z">
              <w:rPr>
                <w:rFonts w:ascii="Arial" w:hAnsi="Arial" w:cs="Arial"/>
                <w:b/>
                <w:bCs/>
                <w:color w:val="000000" w:themeColor="text1"/>
              </w:rPr>
            </w:rPrChange>
          </w:rPr>
          <w:t>@data última versão: 18 de julho de 2025</w:t>
        </w:r>
      </w:ins>
    </w:p>
    <w:p w14:paraId="423F8059" w14:textId="34D8770A" w:rsidR="00D20591" w:rsidRPr="00E203A3" w:rsidDel="00613FD1" w:rsidRDefault="00D20591">
      <w:pPr>
        <w:spacing w:after="0"/>
        <w:jc w:val="both"/>
        <w:rPr>
          <w:ins w:id="6348" w:author="Euderlan Freire" w:date="2025-06-12T17:30:00Z"/>
          <w:del w:id="6349" w:author="EUDERLAN FREIRE DA SILVA ABREU" w:date="2025-07-17T19:21:00Z"/>
          <w:rFonts w:ascii="Times New Roman" w:hAnsi="Times New Roman" w:cs="Times New Roman"/>
          <w:color w:val="000000" w:themeColor="text1"/>
          <w:sz w:val="24"/>
          <w:szCs w:val="24"/>
          <w:rPrChange w:id="6350" w:author="Euderlan Freire" w:date="2025-06-13T19:10:00Z">
            <w:rPr>
              <w:ins w:id="6351" w:author="Euderlan Freire" w:date="2025-06-12T17:30:00Z"/>
              <w:del w:id="6352" w:author="EUDERLAN FREIRE DA SILVA ABREU" w:date="2025-07-17T19:21:00Z"/>
            </w:rPr>
          </w:rPrChange>
        </w:rPr>
        <w:pPrChange w:id="6353" w:author="Euderlan Freire" w:date="2025-06-13T19:34:00Z">
          <w:pPr/>
        </w:pPrChange>
      </w:pPr>
      <w:ins w:id="6354" w:author="Euderlan Freire" w:date="2025-06-12T17:30:00Z">
        <w:del w:id="6355" w:author="EUDERLAN FREIRE DA SILVA ABREU" w:date="2025-07-17T19:21:00Z">
          <w:r w:rsidRPr="00E203A3" w:rsidDel="00613FD1">
            <w:rPr>
              <w:rFonts w:ascii="Times New Roman" w:hAnsi="Times New Roman" w:cs="Times New Roman"/>
              <w:color w:val="000000" w:themeColor="text1"/>
              <w:sz w:val="24"/>
              <w:szCs w:val="24"/>
              <w:rPrChange w:id="6356" w:author="Euderlan Freire" w:date="2025-06-13T19:10:00Z">
                <w:rPr/>
              </w:rPrChange>
            </w:rPr>
            <w:delText>@contato: [</w:delText>
          </w:r>
        </w:del>
        <w:del w:id="6357" w:author="EUDERLAN FREIRE DA SILVA ABREU" w:date="2025-07-17T15:46:00Z">
          <w:r w:rsidRPr="00E203A3" w:rsidDel="00FD56AD">
            <w:rPr>
              <w:rFonts w:ascii="Times New Roman" w:hAnsi="Times New Roman" w:cs="Times New Roman"/>
              <w:color w:val="000000" w:themeColor="text1"/>
              <w:sz w:val="24"/>
              <w:szCs w:val="24"/>
              <w:rPrChange w:id="6358" w:author="Euderlan Freire" w:date="2025-06-13T19:10:00Z">
                <w:rPr/>
              </w:rPrChange>
            </w:rPr>
            <w:delText>Seus Emails - se quiserem</w:delText>
          </w:r>
        </w:del>
        <w:del w:id="6359" w:author="EUDERLAN FREIRE DA SILVA ABREU" w:date="2025-07-17T19:21:00Z">
          <w:r w:rsidRPr="00E203A3" w:rsidDel="00613FD1">
            <w:rPr>
              <w:rFonts w:ascii="Times New Roman" w:hAnsi="Times New Roman" w:cs="Times New Roman"/>
              <w:color w:val="000000" w:themeColor="text1"/>
              <w:sz w:val="24"/>
              <w:szCs w:val="24"/>
              <w:rPrChange w:id="6360" w:author="Euderlan Freire" w:date="2025-06-13T19:10:00Z">
                <w:rPr/>
              </w:rPrChange>
            </w:rPr>
            <w:delText xml:space="preserve">] </w:delText>
          </w:r>
        </w:del>
      </w:ins>
    </w:p>
    <w:p w14:paraId="192BA05D" w14:textId="0EAA3B6E" w:rsidR="00D20591" w:rsidRPr="00E203A3" w:rsidDel="00613FD1" w:rsidRDefault="00D20591">
      <w:pPr>
        <w:spacing w:after="0"/>
        <w:jc w:val="both"/>
        <w:rPr>
          <w:ins w:id="6361" w:author="Euderlan Freire" w:date="2025-06-12T17:30:00Z"/>
          <w:del w:id="6362" w:author="EUDERLAN FREIRE DA SILVA ABREU" w:date="2025-07-17T19:21:00Z"/>
          <w:rFonts w:ascii="Times New Roman" w:hAnsi="Times New Roman" w:cs="Times New Roman"/>
          <w:color w:val="000000" w:themeColor="text1"/>
          <w:sz w:val="24"/>
          <w:szCs w:val="24"/>
          <w:rPrChange w:id="6363" w:author="Euderlan Freire" w:date="2025-06-13T19:10:00Z">
            <w:rPr>
              <w:ins w:id="6364" w:author="Euderlan Freire" w:date="2025-06-12T17:30:00Z"/>
              <w:del w:id="6365" w:author="EUDERLAN FREIRE DA SILVA ABREU" w:date="2025-07-17T19:21:00Z"/>
            </w:rPr>
          </w:rPrChange>
        </w:rPr>
        <w:pPrChange w:id="6366" w:author="Euderlan Freire" w:date="2025-06-13T19:34:00Z">
          <w:pPr/>
        </w:pPrChange>
      </w:pPr>
      <w:ins w:id="6367" w:author="Euderlan Freire" w:date="2025-06-12T17:30:00Z">
        <w:del w:id="6368" w:author="EUDERLAN FREIRE DA SILVA ABREU" w:date="2025-07-17T19:21:00Z">
          <w:r w:rsidRPr="00E203A3" w:rsidDel="00613FD1">
            <w:rPr>
              <w:rFonts w:ascii="Times New Roman" w:hAnsi="Times New Roman" w:cs="Times New Roman"/>
              <w:color w:val="000000" w:themeColor="text1"/>
              <w:sz w:val="24"/>
              <w:szCs w:val="24"/>
              <w:rPrChange w:id="6369" w:author="Euderlan Freire" w:date="2025-06-13T19:10:00Z">
                <w:rPr/>
              </w:rPrChange>
            </w:rPr>
            <w:delText>@data última versão: [</w:delText>
          </w:r>
        </w:del>
        <w:del w:id="6370" w:author="EUDERLAN FREIRE DA SILVA ABREU" w:date="2025-07-17T15:46:00Z">
          <w:r w:rsidRPr="00E203A3" w:rsidDel="002318DC">
            <w:rPr>
              <w:rFonts w:ascii="Times New Roman" w:hAnsi="Times New Roman" w:cs="Times New Roman"/>
              <w:color w:val="000000" w:themeColor="text1"/>
              <w:sz w:val="24"/>
              <w:szCs w:val="24"/>
              <w:rPrChange w:id="6371" w:author="Euderlan Freire" w:date="2025-06-13T19:10:00Z">
                <w:rPr/>
              </w:rPrChange>
            </w:rPr>
            <w:delText>Data de Hoje</w:delText>
          </w:r>
        </w:del>
        <w:del w:id="6372" w:author="EUDERLAN FREIRE DA SILVA ABREU" w:date="2025-07-17T19:21:00Z">
          <w:r w:rsidRPr="00E203A3" w:rsidDel="00613FD1">
            <w:rPr>
              <w:rFonts w:ascii="Times New Roman" w:hAnsi="Times New Roman" w:cs="Times New Roman"/>
              <w:color w:val="000000" w:themeColor="text1"/>
              <w:sz w:val="24"/>
              <w:szCs w:val="24"/>
              <w:rPrChange w:id="6373" w:author="Euderlan Freire" w:date="2025-06-13T19:10:00Z">
                <w:rPr/>
              </w:rPrChange>
            </w:rPr>
            <w:delText xml:space="preserve">] </w:delText>
          </w:r>
        </w:del>
      </w:ins>
    </w:p>
    <w:p w14:paraId="39B3D4F2" w14:textId="683DFE2A" w:rsidR="00D20591" w:rsidRPr="00E203A3" w:rsidRDefault="00D20591">
      <w:pPr>
        <w:spacing w:after="0"/>
        <w:jc w:val="both"/>
        <w:rPr>
          <w:ins w:id="6374" w:author="Euderlan Freire" w:date="2025-06-12T17:30:00Z"/>
          <w:rFonts w:ascii="Times New Roman" w:hAnsi="Times New Roman" w:cs="Times New Roman"/>
          <w:color w:val="000000" w:themeColor="text1"/>
          <w:sz w:val="24"/>
          <w:szCs w:val="24"/>
          <w:rPrChange w:id="6375" w:author="Euderlan Freire" w:date="2025-06-13T19:10:00Z">
            <w:rPr>
              <w:ins w:id="6376" w:author="Euderlan Freire" w:date="2025-06-12T17:30:00Z"/>
            </w:rPr>
          </w:rPrChange>
        </w:rPr>
        <w:pPrChange w:id="6377" w:author="Euderlan Freire" w:date="2025-06-13T19:34:00Z">
          <w:pPr/>
        </w:pPrChange>
      </w:pPr>
      <w:ins w:id="6378" w:author="Euderlan Freire" w:date="2025-06-12T17:30:00Z">
        <w:r w:rsidRPr="00E203A3">
          <w:rPr>
            <w:rFonts w:ascii="Times New Roman" w:hAnsi="Times New Roman" w:cs="Times New Roman"/>
            <w:color w:val="000000" w:themeColor="text1"/>
            <w:sz w:val="24"/>
            <w:szCs w:val="24"/>
            <w:rPrChange w:id="6379" w:author="Euderlan Freire" w:date="2025-06-13T19:10:00Z">
              <w:rPr/>
            </w:rPrChange>
          </w:rPr>
          <w:t xml:space="preserve">@versão: 1.0 </w:t>
        </w:r>
      </w:ins>
    </w:p>
    <w:p w14:paraId="42FD147E" w14:textId="7CC0B819" w:rsidR="00D20591" w:rsidRPr="00E203A3" w:rsidRDefault="00D20591">
      <w:pPr>
        <w:spacing w:after="0"/>
        <w:jc w:val="both"/>
        <w:rPr>
          <w:ins w:id="6380" w:author="Euderlan Freire" w:date="2025-06-12T17:30:00Z"/>
          <w:rFonts w:ascii="Times New Roman" w:hAnsi="Times New Roman" w:cs="Times New Roman"/>
          <w:color w:val="000000" w:themeColor="text1"/>
          <w:sz w:val="24"/>
          <w:szCs w:val="24"/>
          <w:rPrChange w:id="6381" w:author="Euderlan Freire" w:date="2025-06-13T19:10:00Z">
            <w:rPr>
              <w:ins w:id="6382" w:author="Euderlan Freire" w:date="2025-06-12T17:30:00Z"/>
            </w:rPr>
          </w:rPrChange>
        </w:rPr>
        <w:pPrChange w:id="6383" w:author="Euderlan Freire" w:date="2025-06-13T19:34:00Z">
          <w:pPr/>
        </w:pPrChange>
      </w:pPr>
      <w:ins w:id="6384" w:author="Euderlan Freire" w:date="2025-06-12T17:30:00Z">
        <w:r w:rsidRPr="00E203A3">
          <w:rPr>
            <w:rFonts w:ascii="Times New Roman" w:hAnsi="Times New Roman" w:cs="Times New Roman"/>
            <w:color w:val="000000" w:themeColor="text1"/>
            <w:sz w:val="24"/>
            <w:szCs w:val="24"/>
            <w:rPrChange w:id="6385" w:author="Euderlan Freire" w:date="2025-06-13T19:10:00Z">
              <w:rPr/>
            </w:rPrChange>
          </w:rPr>
          <w:t>@outros repositórios: [</w:t>
        </w:r>
      </w:ins>
      <w:ins w:id="6386" w:author="EUDERLAN FREIRE DA SILVA ABREU" w:date="2025-07-17T15:49:00Z">
        <w:r w:rsidR="00634F17">
          <w:rPr>
            <w:rFonts w:ascii="Times New Roman" w:hAnsi="Times New Roman" w:cs="Times New Roman"/>
            <w:color w:val="000000" w:themeColor="text1"/>
            <w:sz w:val="24"/>
            <w:szCs w:val="24"/>
          </w:rPr>
          <w:t xml:space="preserve">Euderlan - </w:t>
        </w:r>
        <w:r w:rsidR="00634F17" w:rsidRPr="00634F17">
          <w:rPr>
            <w:rFonts w:ascii="Times New Roman" w:hAnsi="Times New Roman" w:cs="Times New Roman"/>
            <w:color w:val="000000" w:themeColor="text1"/>
            <w:sz w:val="24"/>
            <w:szCs w:val="24"/>
          </w:rPr>
          <w:t>https://github.com/Euderlan</w:t>
        </w:r>
      </w:ins>
      <w:ins w:id="6387" w:author="Euderlan Freire" w:date="2025-06-12T17:30:00Z">
        <w:del w:id="6388" w:author="EUDERLAN FREIRE DA SILVA ABREU" w:date="2025-07-17T15:49:00Z">
          <w:r w:rsidRPr="00E203A3" w:rsidDel="00634F17">
            <w:rPr>
              <w:rFonts w:ascii="Times New Roman" w:hAnsi="Times New Roman" w:cs="Times New Roman"/>
              <w:color w:val="000000" w:themeColor="text1"/>
              <w:sz w:val="24"/>
              <w:szCs w:val="24"/>
              <w:rPrChange w:id="6389" w:author="Euderlan Freire" w:date="2025-06-13T19:10:00Z">
                <w:rPr/>
              </w:rPrChange>
            </w:rPr>
            <w:delText>URLs - apontem para os seus Gits AQUI</w:delText>
          </w:r>
        </w:del>
        <w:r w:rsidRPr="00E203A3">
          <w:rPr>
            <w:rFonts w:ascii="Times New Roman" w:hAnsi="Times New Roman" w:cs="Times New Roman"/>
            <w:color w:val="000000" w:themeColor="text1"/>
            <w:sz w:val="24"/>
            <w:szCs w:val="24"/>
            <w:rPrChange w:id="6390" w:author="Euderlan Freire" w:date="2025-06-13T19:10:00Z">
              <w:rPr/>
            </w:rPrChange>
          </w:rPr>
          <w:t xml:space="preserve">] </w:t>
        </w:r>
      </w:ins>
    </w:p>
    <w:p w14:paraId="3A0E1048" w14:textId="35CCEA69" w:rsidR="002B23B3" w:rsidRPr="00E203A3" w:rsidRDefault="00D20591">
      <w:pPr>
        <w:spacing w:after="0"/>
        <w:jc w:val="both"/>
        <w:rPr>
          <w:ins w:id="6391" w:author="Euderlan Freire" w:date="2025-06-12T17:30:00Z"/>
          <w:rFonts w:ascii="Times New Roman" w:hAnsi="Times New Roman" w:cs="Times New Roman"/>
          <w:color w:val="000000" w:themeColor="text1"/>
          <w:sz w:val="24"/>
          <w:szCs w:val="24"/>
          <w:rPrChange w:id="6392" w:author="Euderlan Freire" w:date="2025-06-13T19:10:00Z">
            <w:rPr>
              <w:ins w:id="6393" w:author="Euderlan Freire" w:date="2025-06-12T17:30:00Z"/>
            </w:rPr>
          </w:rPrChange>
        </w:rPr>
        <w:pPrChange w:id="6394" w:author="Euderlan Freire" w:date="2025-06-13T19:34:00Z">
          <w:pPr/>
        </w:pPrChange>
      </w:pPr>
      <w:ins w:id="6395" w:author="Euderlan Freire" w:date="2025-06-12T17:30:00Z">
        <w:r w:rsidRPr="00E203A3">
          <w:rPr>
            <w:rFonts w:ascii="Times New Roman" w:hAnsi="Times New Roman" w:cs="Times New Roman"/>
            <w:color w:val="000000" w:themeColor="text1"/>
            <w:sz w:val="24"/>
            <w:szCs w:val="24"/>
            <w:rPrChange w:id="6396" w:author="Euderlan Freire" w:date="2025-06-13T19:10:00Z">
              <w:rPr/>
            </w:rPrChange>
          </w:rPr>
          <w:t xml:space="preserve">@Agradecimentos: Universidade Federal do Maranhão (UFMA), Professor Doutor Thales Levi Azevedo Valente, e colegas de curso. </w:t>
        </w:r>
      </w:ins>
    </w:p>
    <w:p w14:paraId="7DCD387B" w14:textId="55995E6C" w:rsidR="00D20591" w:rsidRPr="00E203A3" w:rsidRDefault="00D20591">
      <w:pPr>
        <w:spacing w:before="40" w:after="240"/>
        <w:jc w:val="both"/>
        <w:rPr>
          <w:ins w:id="6397" w:author="Euderlan Freire" w:date="2025-06-12T17:30:00Z"/>
          <w:rFonts w:ascii="Times New Roman" w:hAnsi="Times New Roman" w:cs="Times New Roman"/>
          <w:color w:val="000000" w:themeColor="text1"/>
          <w:sz w:val="24"/>
          <w:szCs w:val="24"/>
          <w:rPrChange w:id="6398" w:author="Euderlan Freire" w:date="2025-06-13T19:10:00Z">
            <w:rPr>
              <w:ins w:id="6399" w:author="Euderlan Freire" w:date="2025-06-12T17:30:00Z"/>
            </w:rPr>
          </w:rPrChange>
        </w:rPr>
        <w:pPrChange w:id="6400" w:author="Euderlan Freire" w:date="2025-06-13T19:23:00Z">
          <w:pPr/>
        </w:pPrChange>
      </w:pPr>
      <w:ins w:id="6401" w:author="Euderlan Freire" w:date="2025-06-12T17:30:00Z">
        <w:r w:rsidRPr="00E203A3">
          <w:rPr>
            <w:rFonts w:ascii="Times New Roman" w:hAnsi="Times New Roman" w:cs="Times New Roman"/>
            <w:color w:val="000000" w:themeColor="text1"/>
            <w:sz w:val="24"/>
            <w:szCs w:val="24"/>
            <w:rPrChange w:id="6402" w:author="Euderlan Freire" w:date="2025-06-13T19:10:00Z">
              <w:rPr/>
            </w:rPrChange>
          </w:rPr>
          <w:t>Copyright/</w:t>
        </w:r>
        <w:proofErr w:type="spellStart"/>
        <w:r w:rsidRPr="00E203A3">
          <w:rPr>
            <w:rFonts w:ascii="Times New Roman" w:hAnsi="Times New Roman" w:cs="Times New Roman"/>
            <w:color w:val="000000" w:themeColor="text1"/>
            <w:sz w:val="24"/>
            <w:szCs w:val="24"/>
            <w:rPrChange w:id="6403" w:author="Euderlan Freire" w:date="2025-06-13T19:10:00Z">
              <w:rPr/>
            </w:rPrChange>
          </w:rPr>
          <w:t>License</w:t>
        </w:r>
        <w:proofErr w:type="spellEnd"/>
        <w:r w:rsidRPr="00E203A3">
          <w:rPr>
            <w:rFonts w:ascii="Times New Roman" w:hAnsi="Times New Roman" w:cs="Times New Roman"/>
            <w:color w:val="000000" w:themeColor="text1"/>
            <w:sz w:val="24"/>
            <w:szCs w:val="24"/>
            <w:rPrChange w:id="6404" w:author="Euderlan Freire" w:date="2025-06-13T19:10:00Z">
              <w:rPr/>
            </w:rPrChange>
          </w:rPr>
          <w:t xml:space="preserve"> </w:t>
        </w:r>
      </w:ins>
    </w:p>
    <w:p w14:paraId="5B0ACFFA" w14:textId="7B46AEB6" w:rsidR="00D20591" w:rsidRPr="00E203A3" w:rsidRDefault="00D20591">
      <w:pPr>
        <w:spacing w:before="40" w:after="240"/>
        <w:jc w:val="both"/>
        <w:rPr>
          <w:ins w:id="6405" w:author="Euderlan Freire" w:date="2025-06-12T17:30:00Z"/>
          <w:rFonts w:ascii="Times New Roman" w:hAnsi="Times New Roman" w:cs="Times New Roman"/>
          <w:color w:val="000000" w:themeColor="text1"/>
          <w:sz w:val="24"/>
          <w:szCs w:val="24"/>
          <w:rPrChange w:id="6406" w:author="Euderlan Freire" w:date="2025-06-13T19:10:00Z">
            <w:rPr>
              <w:ins w:id="6407" w:author="Euderlan Freire" w:date="2025-06-12T17:30:00Z"/>
            </w:rPr>
          </w:rPrChange>
        </w:rPr>
        <w:pPrChange w:id="6408" w:author="Euderlan Freire" w:date="2025-06-13T19:23:00Z">
          <w:pPr/>
        </w:pPrChange>
      </w:pPr>
      <w:ins w:id="6409" w:author="Euderlan Freire" w:date="2025-06-12T17:30:00Z">
        <w:r w:rsidRPr="00E203A3">
          <w:rPr>
            <w:rFonts w:ascii="Times New Roman" w:hAnsi="Times New Roman" w:cs="Times New Roman"/>
            <w:color w:val="000000" w:themeColor="text1"/>
            <w:sz w:val="24"/>
            <w:szCs w:val="24"/>
            <w:rPrChange w:id="6410" w:author="Euderlan Freire" w:date="2025-06-13T19:10:00Z">
              <w:rPr/>
            </w:rPrChange>
          </w:rPr>
          <w:t xml:space="preserve">Este material é resultado de um trabalho acadêmico para a disciplina </w:t>
        </w:r>
      </w:ins>
      <w:ins w:id="6411" w:author="Euderlan Freire" w:date="2025-06-12T17:31:00Z">
        <w:r w:rsidR="002C770F" w:rsidRPr="00E203A3">
          <w:rPr>
            <w:rFonts w:ascii="Times New Roman" w:hAnsi="Times New Roman" w:cs="Times New Roman"/>
            <w:color w:val="000000" w:themeColor="text1"/>
            <w:sz w:val="24"/>
            <w:szCs w:val="24"/>
            <w:rPrChange w:id="6412" w:author="Euderlan Freire" w:date="2025-06-13T19:10:00Z">
              <w:rPr/>
            </w:rPrChange>
          </w:rPr>
          <w:t>PROJETO DE DESENVOLVIMENTO DE SOFTWARE</w:t>
        </w:r>
      </w:ins>
      <w:ins w:id="6413" w:author="Euderlan Freire" w:date="2025-06-12T17:30:00Z">
        <w:r w:rsidRPr="00E203A3">
          <w:rPr>
            <w:rFonts w:ascii="Times New Roman" w:hAnsi="Times New Roman" w:cs="Times New Roman"/>
            <w:color w:val="000000" w:themeColor="text1"/>
            <w:sz w:val="24"/>
            <w:szCs w:val="24"/>
            <w:rPrChange w:id="6414" w:author="Euderlan Freire" w:date="2025-06-13T19:10:00Z">
              <w:rPr/>
            </w:rPrChange>
          </w:rPr>
          <w:t>,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00E203A3">
          <w:rPr>
            <w:rFonts w:ascii="Times New Roman" w:hAnsi="Times New Roman" w:cs="Times New Roman"/>
            <w:color w:val="000000" w:themeColor="text1"/>
            <w:sz w:val="24"/>
            <w:szCs w:val="24"/>
            <w:rPrChange w:id="6415" w:author="Euderlan Freire" w:date="2025-06-13T19:10:00Z">
              <w:rPr/>
            </w:rPrChange>
          </w:rPr>
          <w:t>copyleft</w:t>
        </w:r>
        <w:proofErr w:type="spellEnd"/>
        <w:r w:rsidRPr="00E203A3">
          <w:rPr>
            <w:rFonts w:ascii="Times New Roman" w:hAnsi="Times New Roman" w:cs="Times New Roman"/>
            <w:color w:val="000000" w:themeColor="text1"/>
            <w:sz w:val="24"/>
            <w:szCs w:val="24"/>
            <w:rPrChange w:id="6416" w:author="Euderlan Freire" w:date="2025-06-13T19:10:00Z">
              <w:rPr/>
            </w:rPrChange>
          </w:rPr>
          <w:t xml:space="preserve">" do tipo GNU. Ele é licenciado sob os termos da Licença MIT, conforme descrito abaixo, e, portanto, é compatível com a GPL </w:t>
        </w:r>
        <w:del w:id="6417" w:author="HISSA BARBARA OLIVEIRA" w:date="2025-07-18T19:47:00Z">
          <w:r w:rsidRPr="00E203A3">
            <w:rPr>
              <w:rFonts w:ascii="Times New Roman" w:hAnsi="Times New Roman" w:cs="Times New Roman"/>
              <w:color w:val="000000" w:themeColor="text1"/>
              <w:sz w:val="24"/>
              <w:szCs w:val="24"/>
              <w:rPrChange w:id="6418" w:author="Euderlan Freire" w:date="2025-06-13T19:10:00Z">
                <w:rPr/>
              </w:rPrChange>
            </w:rPr>
            <w:delText>e também</w:delText>
          </w:r>
        </w:del>
      </w:ins>
      <w:ins w:id="6419" w:author="HISSA BARBARA OLIVEIRA" w:date="2025-07-18T19:47:00Z">
        <w:r w:rsidR="0418D695" w:rsidRPr="245E1716">
          <w:rPr>
            <w:rFonts w:ascii="Times New Roman" w:hAnsi="Times New Roman" w:cs="Times New Roman"/>
            <w:color w:val="000000" w:themeColor="text1"/>
            <w:sz w:val="24"/>
            <w:szCs w:val="24"/>
          </w:rPr>
          <w:t>e</w:t>
        </w:r>
      </w:ins>
      <w:ins w:id="6420" w:author="Euderlan Freire" w:date="2025-06-12T17:30:00Z">
        <w:r w:rsidRPr="00E203A3">
          <w:rPr>
            <w:rFonts w:ascii="Times New Roman" w:hAnsi="Times New Roman" w:cs="Times New Roman"/>
            <w:color w:val="000000" w:themeColor="text1"/>
            <w:sz w:val="24"/>
            <w:szCs w:val="24"/>
            <w:rPrChange w:id="6421" w:author="Euderlan Freire" w:date="2025-06-13T19:10:00Z">
              <w:rPr/>
            </w:rPrChange>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bookmarkStart w:id="6422" w:name="_Int_b7vcJC65"/>
        <w:proofErr w:type="gramStart"/>
        <w:r w:rsidRPr="00E203A3">
          <w:rPr>
            <w:rFonts w:ascii="Times New Roman" w:hAnsi="Times New Roman" w:cs="Times New Roman"/>
            <w:color w:val="000000" w:themeColor="text1"/>
            <w:sz w:val="24"/>
            <w:szCs w:val="24"/>
            <w:rPrChange w:id="6423" w:author="Euderlan Freire" w:date="2025-06-13T19:10:00Z">
              <w:rPr/>
            </w:rPrChange>
          </w:rPr>
          <w:t>usá-los</w:t>
        </w:r>
        <w:bookmarkEnd w:id="6422"/>
        <w:proofErr w:type="gramEnd"/>
        <w:r w:rsidRPr="00E203A3">
          <w:rPr>
            <w:rFonts w:ascii="Times New Roman" w:hAnsi="Times New Roman" w:cs="Times New Roman"/>
            <w:color w:val="000000" w:themeColor="text1"/>
            <w:sz w:val="24"/>
            <w:szCs w:val="24"/>
            <w:rPrChange w:id="6424" w:author="Euderlan Freire" w:date="2025-06-13T19:10:00Z">
              <w:rPr/>
            </w:rPrChange>
          </w:rPr>
          <w:t xml:space="preserve">, nos dê crédito. </w:t>
        </w:r>
      </w:ins>
    </w:p>
    <w:p w14:paraId="22E41245" w14:textId="62E9F960" w:rsidR="00845FE2" w:rsidRPr="00E203A3" w:rsidRDefault="00D20591">
      <w:pPr>
        <w:spacing w:before="40" w:after="240"/>
        <w:jc w:val="both"/>
        <w:rPr>
          <w:ins w:id="6425" w:author="Euderlan Freire" w:date="2025-06-12T17:34:00Z"/>
          <w:rFonts w:ascii="Times New Roman" w:hAnsi="Times New Roman" w:cs="Times New Roman"/>
          <w:color w:val="000000" w:themeColor="text1"/>
          <w:sz w:val="24"/>
          <w:szCs w:val="24"/>
          <w:rPrChange w:id="6426" w:author="Euderlan Freire" w:date="2025-06-13T19:10:00Z">
            <w:rPr>
              <w:ins w:id="6427" w:author="Euderlan Freire" w:date="2025-06-12T17:34:00Z"/>
            </w:rPr>
          </w:rPrChange>
        </w:rPr>
        <w:pPrChange w:id="6428" w:author="Euderlan Freire" w:date="2025-06-13T19:23:00Z">
          <w:pPr/>
        </w:pPrChange>
      </w:pPr>
      <w:ins w:id="6429" w:author="Euderlan Freire" w:date="2025-06-12T17:30:00Z">
        <w:r w:rsidRPr="00E203A3">
          <w:rPr>
            <w:rFonts w:ascii="Times New Roman" w:hAnsi="Times New Roman" w:cs="Times New Roman"/>
            <w:color w:val="000000" w:themeColor="text1"/>
            <w:sz w:val="24"/>
            <w:szCs w:val="24"/>
            <w:rPrChange w:id="6430" w:author="Euderlan Freire" w:date="2025-06-13T19:10:00Z">
              <w:rPr/>
            </w:rPrChange>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 </w:t>
        </w:r>
      </w:ins>
    </w:p>
    <w:p w14:paraId="79E4B9E4" w14:textId="26931887" w:rsidR="00D20591" w:rsidRPr="00E203A3" w:rsidRDefault="00D20591">
      <w:pPr>
        <w:spacing w:before="40" w:after="240"/>
        <w:jc w:val="both"/>
        <w:rPr>
          <w:ins w:id="6431" w:author="Euderlan Freire" w:date="2025-06-12T17:30:00Z"/>
          <w:rFonts w:ascii="Times New Roman" w:hAnsi="Times New Roman" w:cs="Times New Roman"/>
          <w:color w:val="000000" w:themeColor="text1"/>
          <w:sz w:val="24"/>
          <w:szCs w:val="24"/>
          <w:rPrChange w:id="6432" w:author="Euderlan Freire" w:date="2025-06-13T19:10:00Z">
            <w:rPr>
              <w:ins w:id="6433" w:author="Euderlan Freire" w:date="2025-06-12T17:30:00Z"/>
            </w:rPr>
          </w:rPrChange>
        </w:rPr>
        <w:pPrChange w:id="6434" w:author="Euderlan Freire" w:date="2025-06-13T19:23:00Z">
          <w:pPr/>
        </w:pPrChange>
      </w:pPr>
      <w:ins w:id="6435" w:author="Euderlan Freire" w:date="2025-06-12T17:30:00Z">
        <w:r w:rsidRPr="00E203A3">
          <w:rPr>
            <w:rFonts w:ascii="Times New Roman" w:hAnsi="Times New Roman" w:cs="Times New Roman"/>
            <w:color w:val="000000" w:themeColor="text1"/>
            <w:sz w:val="24"/>
            <w:szCs w:val="24"/>
            <w:rPrChange w:id="6436" w:author="Euderlan Freire" w:date="2025-06-13T19:10:00Z">
              <w:rPr/>
            </w:rPrChange>
          </w:rPr>
          <w:t xml:space="preserve">Este aviso de direitos autorais e este aviso de permissão devem ser incluídos em todas as cópias ou partes substanciais do Software. </w:t>
        </w:r>
      </w:ins>
    </w:p>
    <w:p w14:paraId="22810CBC" w14:textId="50BAF878" w:rsidR="00D20591" w:rsidRPr="00E203A3" w:rsidRDefault="00D20591">
      <w:pPr>
        <w:spacing w:before="40" w:after="240"/>
        <w:jc w:val="both"/>
        <w:rPr>
          <w:ins w:id="6437" w:author="Euderlan Freire" w:date="2025-06-12T17:30:00Z"/>
          <w:rFonts w:ascii="Times New Roman" w:hAnsi="Times New Roman" w:cs="Times New Roman"/>
          <w:color w:val="000000" w:themeColor="text1"/>
          <w:sz w:val="24"/>
          <w:szCs w:val="24"/>
          <w:rPrChange w:id="6438" w:author="Euderlan Freire" w:date="2025-06-13T19:10:00Z">
            <w:rPr>
              <w:ins w:id="6439" w:author="Euderlan Freire" w:date="2025-06-12T17:30:00Z"/>
            </w:rPr>
          </w:rPrChange>
        </w:rPr>
        <w:pPrChange w:id="6440" w:author="Euderlan Freire" w:date="2025-06-13T19:23:00Z">
          <w:pPr/>
        </w:pPrChange>
      </w:pPr>
      <w:ins w:id="6441" w:author="Euderlan Freire" w:date="2025-06-12T17:30:00Z">
        <w:r w:rsidRPr="00E203A3">
          <w:rPr>
            <w:rFonts w:ascii="Times New Roman" w:hAnsi="Times New Roman" w:cs="Times New Roman"/>
            <w:color w:val="000000" w:themeColor="text1"/>
            <w:sz w:val="24"/>
            <w:szCs w:val="24"/>
            <w:rPrChange w:id="6442" w:author="Euderlan Freire" w:date="2025-06-13T19:10:00Z">
              <w:rPr/>
            </w:rPrChange>
          </w:rPr>
          <w:t xml:space="preserve">O SOFTWARE É FORNECIDO "COMO ESTÁ", SEM GARANTIA DE QUALQUER TIPO, EXPRESSA OU IMPLÍCITA, </w:t>
        </w:r>
        <w:del w:id="6443" w:author="HISSA BARBARA OLIVEIRA" w:date="2025-07-18T19:47:00Z">
          <w:r w:rsidRPr="00E203A3">
            <w:rPr>
              <w:rFonts w:ascii="Times New Roman" w:hAnsi="Times New Roman" w:cs="Times New Roman"/>
              <w:color w:val="000000" w:themeColor="text1"/>
              <w:sz w:val="24"/>
              <w:szCs w:val="24"/>
              <w:rPrChange w:id="6444" w:author="Euderlan Freire" w:date="2025-06-13T19:10:00Z">
                <w:rPr/>
              </w:rPrChange>
            </w:rPr>
            <w:delText>INCLUINDO</w:delText>
          </w:r>
        </w:del>
      </w:ins>
      <w:ins w:id="6445" w:author="HISSA BARBARA OLIVEIRA" w:date="2025-07-18T19:47:00Z">
        <w:r w:rsidR="7810CBDB" w:rsidRPr="245E1716">
          <w:rPr>
            <w:rFonts w:ascii="Times New Roman" w:hAnsi="Times New Roman" w:cs="Times New Roman"/>
            <w:color w:val="000000" w:themeColor="text1"/>
            <w:sz w:val="24"/>
            <w:szCs w:val="24"/>
          </w:rPr>
          <w:t>INCLUINDO,</w:t>
        </w:r>
      </w:ins>
      <w:ins w:id="6446" w:author="Euderlan Freire" w:date="2025-06-12T17:30:00Z">
        <w:r w:rsidRPr="00E203A3">
          <w:rPr>
            <w:rFonts w:ascii="Times New Roman" w:hAnsi="Times New Roman" w:cs="Times New Roman"/>
            <w:color w:val="000000" w:themeColor="text1"/>
            <w:sz w:val="24"/>
            <w:szCs w:val="24"/>
            <w:rPrChange w:id="6447" w:author="Euderlan Freire" w:date="2025-06-13T19:10:00Z">
              <w:rPr/>
            </w:rPrChange>
          </w:rPr>
          <w:t xml:space="preserve">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 </w:t>
        </w:r>
      </w:ins>
    </w:p>
    <w:p w14:paraId="2DC6D4DD" w14:textId="1BCC6CCF" w:rsidR="000800F7" w:rsidRPr="00E203A3" w:rsidRDefault="00D20591">
      <w:pPr>
        <w:spacing w:before="40" w:after="240"/>
        <w:jc w:val="both"/>
        <w:rPr>
          <w:rFonts w:ascii="Times New Roman" w:hAnsi="Times New Roman" w:cs="Times New Roman"/>
          <w:color w:val="000000" w:themeColor="text1"/>
          <w:sz w:val="24"/>
          <w:szCs w:val="24"/>
          <w:rPrChange w:id="6448" w:author="Euderlan Freire" w:date="2025-06-13T19:10:00Z">
            <w:rPr/>
          </w:rPrChange>
        </w:rPr>
        <w:pPrChange w:id="6449" w:author="Euderlan Freire" w:date="2025-06-13T19:23:00Z">
          <w:pPr/>
        </w:pPrChange>
      </w:pPr>
      <w:ins w:id="6450" w:author="Euderlan Freire" w:date="2025-06-12T17:30:00Z">
        <w:r w:rsidRPr="00E203A3">
          <w:rPr>
            <w:rFonts w:ascii="Times New Roman" w:hAnsi="Times New Roman" w:cs="Times New Roman"/>
            <w:color w:val="000000" w:themeColor="text1"/>
            <w:sz w:val="24"/>
            <w:szCs w:val="24"/>
            <w:rPrChange w:id="6451" w:author="Euderlan Freire" w:date="2025-06-13T19:10:00Z">
              <w:rPr/>
            </w:rPrChange>
          </w:rPr>
          <w:t>Para mais informações sobre a Licença MIT: https://opensource.org/licenses/MIT</w:t>
        </w:r>
      </w:ins>
    </w:p>
    <w:sectPr w:rsidR="000800F7" w:rsidRPr="00E203A3" w:rsidSect="001C75A5">
      <w:pgSz w:w="11906" w:h="16838"/>
      <w:pgMar w:top="1134" w:right="1134" w:bottom="1701" w:left="1701" w:header="708" w:footer="708" w:gutter="0"/>
      <w:cols w:space="708"/>
      <w:docGrid w:linePitch="360"/>
      <w:sectPrChange w:id="6452" w:author="HISSA BARBARA OLIVEIRA" w:date="2025-07-18T17:40:00Z">
        <w:sectPr w:rsidR="000800F7" w:rsidRPr="00E203A3" w:rsidSect="001C75A5">
          <w:pgMar w:top="1417" w:right="1701" w:bottom="1417" w:left="1701" w:header="708" w:footer="708"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6CD2C" w14:textId="77777777" w:rsidR="00AE3EBA" w:rsidRDefault="00AE3EBA" w:rsidP="006D08D2">
      <w:pPr>
        <w:spacing w:after="0" w:line="240" w:lineRule="auto"/>
      </w:pPr>
      <w:r>
        <w:separator/>
      </w:r>
    </w:p>
  </w:endnote>
  <w:endnote w:type="continuationSeparator" w:id="0">
    <w:p w14:paraId="56C044BE" w14:textId="77777777" w:rsidR="00AE3EBA" w:rsidRDefault="00AE3EBA" w:rsidP="006D08D2">
      <w:pPr>
        <w:spacing w:after="0" w:line="240" w:lineRule="auto"/>
      </w:pPr>
      <w:r>
        <w:continuationSeparator/>
      </w:r>
    </w:p>
  </w:endnote>
  <w:endnote w:type="continuationNotice" w:id="1">
    <w:p w14:paraId="6A998F02" w14:textId="77777777" w:rsidR="00AE3EBA" w:rsidRDefault="00AE3E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AB624" w14:textId="77777777" w:rsidR="00AE3EBA" w:rsidRDefault="00AE3EBA" w:rsidP="006D08D2">
      <w:pPr>
        <w:spacing w:after="0" w:line="240" w:lineRule="auto"/>
      </w:pPr>
      <w:r>
        <w:separator/>
      </w:r>
    </w:p>
  </w:footnote>
  <w:footnote w:type="continuationSeparator" w:id="0">
    <w:p w14:paraId="480C5F26" w14:textId="77777777" w:rsidR="00AE3EBA" w:rsidRDefault="00AE3EBA" w:rsidP="006D08D2">
      <w:pPr>
        <w:spacing w:after="0" w:line="240" w:lineRule="auto"/>
      </w:pPr>
      <w:r>
        <w:continuationSeparator/>
      </w:r>
    </w:p>
  </w:footnote>
  <w:footnote w:type="continuationNotice" w:id="1">
    <w:p w14:paraId="43BA2001" w14:textId="77777777" w:rsidR="00AE3EBA" w:rsidRDefault="00AE3EB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xaLcPcskqMnHkB" int2:id="bCFj9CBT">
      <int2:state int2:value="Rejected" int2:type="spell"/>
    </int2:textHash>
    <int2:bookmark int2:bookmarkName="_Int_qfsh4vm1" int2:invalidationBookmarkName="" int2:hashCode="vxW+cXrBsIC08c" int2:id="Ifogjh5G">
      <int2:state int2:value="Rejected" int2:type="gram"/>
    </int2:bookmark>
    <int2:bookmark int2:bookmarkName="_Int_b7vcJC65" int2:invalidationBookmarkName="" int2:hashCode="sdunP1WP+mDJgn" int2:id="TqvTqnNv">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0E1B"/>
    <w:multiLevelType w:val="hybridMultilevel"/>
    <w:tmpl w:val="9AE82C6C"/>
    <w:lvl w:ilvl="0" w:tplc="6F4ADE86">
      <w:start w:val="1"/>
      <w:numFmt w:val="bullet"/>
      <w:lvlText w:val=""/>
      <w:lvlJc w:val="left"/>
      <w:pPr>
        <w:ind w:left="720" w:hanging="360"/>
      </w:pPr>
      <w:rPr>
        <w:rFonts w:ascii="Symbol" w:hAnsi="Symbol" w:hint="default"/>
      </w:rPr>
    </w:lvl>
    <w:lvl w:ilvl="1" w:tplc="7372789E">
      <w:start w:val="1"/>
      <w:numFmt w:val="bullet"/>
      <w:lvlText w:val="o"/>
      <w:lvlJc w:val="left"/>
      <w:pPr>
        <w:ind w:left="1440" w:hanging="360"/>
      </w:pPr>
      <w:rPr>
        <w:rFonts w:ascii="Courier New" w:hAnsi="Courier New" w:hint="default"/>
      </w:rPr>
    </w:lvl>
    <w:lvl w:ilvl="2" w:tplc="C206E280">
      <w:start w:val="1"/>
      <w:numFmt w:val="bullet"/>
      <w:lvlText w:val=""/>
      <w:lvlJc w:val="left"/>
      <w:pPr>
        <w:ind w:left="2160" w:hanging="360"/>
      </w:pPr>
      <w:rPr>
        <w:rFonts w:ascii="Wingdings" w:hAnsi="Wingdings" w:hint="default"/>
      </w:rPr>
    </w:lvl>
    <w:lvl w:ilvl="3" w:tplc="C884EA4E">
      <w:start w:val="1"/>
      <w:numFmt w:val="bullet"/>
      <w:lvlText w:val=""/>
      <w:lvlJc w:val="left"/>
      <w:pPr>
        <w:ind w:left="2880" w:hanging="360"/>
      </w:pPr>
      <w:rPr>
        <w:rFonts w:ascii="Symbol" w:hAnsi="Symbol" w:hint="default"/>
      </w:rPr>
    </w:lvl>
    <w:lvl w:ilvl="4" w:tplc="735AAEF0">
      <w:start w:val="1"/>
      <w:numFmt w:val="bullet"/>
      <w:lvlText w:val="o"/>
      <w:lvlJc w:val="left"/>
      <w:pPr>
        <w:ind w:left="3600" w:hanging="360"/>
      </w:pPr>
      <w:rPr>
        <w:rFonts w:ascii="Courier New" w:hAnsi="Courier New" w:hint="default"/>
      </w:rPr>
    </w:lvl>
    <w:lvl w:ilvl="5" w:tplc="DF94E15A">
      <w:start w:val="1"/>
      <w:numFmt w:val="bullet"/>
      <w:lvlText w:val=""/>
      <w:lvlJc w:val="left"/>
      <w:pPr>
        <w:ind w:left="4320" w:hanging="360"/>
      </w:pPr>
      <w:rPr>
        <w:rFonts w:ascii="Wingdings" w:hAnsi="Wingdings" w:hint="default"/>
      </w:rPr>
    </w:lvl>
    <w:lvl w:ilvl="6" w:tplc="EC4CC1B6">
      <w:start w:val="1"/>
      <w:numFmt w:val="bullet"/>
      <w:lvlText w:val=""/>
      <w:lvlJc w:val="left"/>
      <w:pPr>
        <w:ind w:left="5040" w:hanging="360"/>
      </w:pPr>
      <w:rPr>
        <w:rFonts w:ascii="Symbol" w:hAnsi="Symbol" w:hint="default"/>
      </w:rPr>
    </w:lvl>
    <w:lvl w:ilvl="7" w:tplc="E3CCB44A">
      <w:start w:val="1"/>
      <w:numFmt w:val="bullet"/>
      <w:lvlText w:val="o"/>
      <w:lvlJc w:val="left"/>
      <w:pPr>
        <w:ind w:left="5760" w:hanging="360"/>
      </w:pPr>
      <w:rPr>
        <w:rFonts w:ascii="Courier New" w:hAnsi="Courier New" w:hint="default"/>
      </w:rPr>
    </w:lvl>
    <w:lvl w:ilvl="8" w:tplc="F4528080">
      <w:start w:val="1"/>
      <w:numFmt w:val="bullet"/>
      <w:lvlText w:val=""/>
      <w:lvlJc w:val="left"/>
      <w:pPr>
        <w:ind w:left="6480" w:hanging="360"/>
      </w:pPr>
      <w:rPr>
        <w:rFonts w:ascii="Wingdings" w:hAnsi="Wingdings" w:hint="default"/>
      </w:rPr>
    </w:lvl>
  </w:abstractNum>
  <w:abstractNum w:abstractNumId="1" w15:restartNumberingAfterBreak="0">
    <w:nsid w:val="023D4789"/>
    <w:multiLevelType w:val="hybridMultilevel"/>
    <w:tmpl w:val="470C00A4"/>
    <w:lvl w:ilvl="0" w:tplc="D1146B54">
      <w:numFmt w:val="none"/>
      <w:lvlText w:val=""/>
      <w:lvlJc w:val="left"/>
      <w:pPr>
        <w:tabs>
          <w:tab w:val="num" w:pos="360"/>
        </w:tabs>
      </w:pPr>
    </w:lvl>
    <w:lvl w:ilvl="1" w:tplc="D8082230">
      <w:start w:val="1"/>
      <w:numFmt w:val="lowerLetter"/>
      <w:lvlText w:val="%2."/>
      <w:lvlJc w:val="left"/>
      <w:pPr>
        <w:ind w:left="1440" w:hanging="360"/>
      </w:pPr>
    </w:lvl>
    <w:lvl w:ilvl="2" w:tplc="FA2ABBB8">
      <w:start w:val="1"/>
      <w:numFmt w:val="lowerRoman"/>
      <w:lvlText w:val="%3."/>
      <w:lvlJc w:val="right"/>
      <w:pPr>
        <w:ind w:left="2160" w:hanging="180"/>
      </w:pPr>
    </w:lvl>
    <w:lvl w:ilvl="3" w:tplc="F190D1E8">
      <w:start w:val="1"/>
      <w:numFmt w:val="decimal"/>
      <w:lvlText w:val="%4."/>
      <w:lvlJc w:val="left"/>
      <w:pPr>
        <w:ind w:left="2880" w:hanging="360"/>
      </w:pPr>
    </w:lvl>
    <w:lvl w:ilvl="4" w:tplc="6556F292">
      <w:start w:val="1"/>
      <w:numFmt w:val="lowerLetter"/>
      <w:lvlText w:val="%5."/>
      <w:lvlJc w:val="left"/>
      <w:pPr>
        <w:ind w:left="3600" w:hanging="360"/>
      </w:pPr>
    </w:lvl>
    <w:lvl w:ilvl="5" w:tplc="846ED6BC">
      <w:start w:val="1"/>
      <w:numFmt w:val="lowerRoman"/>
      <w:lvlText w:val="%6."/>
      <w:lvlJc w:val="right"/>
      <w:pPr>
        <w:ind w:left="4320" w:hanging="180"/>
      </w:pPr>
    </w:lvl>
    <w:lvl w:ilvl="6" w:tplc="8D1851FE">
      <w:start w:val="1"/>
      <w:numFmt w:val="decimal"/>
      <w:lvlText w:val="%7."/>
      <w:lvlJc w:val="left"/>
      <w:pPr>
        <w:ind w:left="5040" w:hanging="360"/>
      </w:pPr>
    </w:lvl>
    <w:lvl w:ilvl="7" w:tplc="DD4A0E76">
      <w:start w:val="1"/>
      <w:numFmt w:val="lowerLetter"/>
      <w:lvlText w:val="%8."/>
      <w:lvlJc w:val="left"/>
      <w:pPr>
        <w:ind w:left="5760" w:hanging="360"/>
      </w:pPr>
    </w:lvl>
    <w:lvl w:ilvl="8" w:tplc="FFC82C5C">
      <w:start w:val="1"/>
      <w:numFmt w:val="lowerRoman"/>
      <w:lvlText w:val="%9."/>
      <w:lvlJc w:val="right"/>
      <w:pPr>
        <w:ind w:left="6480" w:hanging="180"/>
      </w:pPr>
    </w:lvl>
  </w:abstractNum>
  <w:abstractNum w:abstractNumId="2" w15:restartNumberingAfterBreak="0">
    <w:nsid w:val="25E016A6"/>
    <w:multiLevelType w:val="hybridMultilevel"/>
    <w:tmpl w:val="507405A4"/>
    <w:lvl w:ilvl="0" w:tplc="B39CF638">
      <w:start w:val="1"/>
      <w:numFmt w:val="decimal"/>
      <w:lvlText w:val="%1."/>
      <w:lvlJc w:val="left"/>
      <w:pPr>
        <w:ind w:left="720" w:hanging="360"/>
      </w:pPr>
    </w:lvl>
    <w:lvl w:ilvl="1" w:tplc="69602144">
      <w:start w:val="1"/>
      <w:numFmt w:val="lowerLetter"/>
      <w:lvlText w:val="%2."/>
      <w:lvlJc w:val="left"/>
      <w:pPr>
        <w:ind w:left="1440" w:hanging="360"/>
      </w:pPr>
    </w:lvl>
    <w:lvl w:ilvl="2" w:tplc="AFE69EC0">
      <w:start w:val="1"/>
      <w:numFmt w:val="lowerRoman"/>
      <w:lvlText w:val="%3."/>
      <w:lvlJc w:val="right"/>
      <w:pPr>
        <w:ind w:left="2160" w:hanging="180"/>
      </w:pPr>
    </w:lvl>
    <w:lvl w:ilvl="3" w:tplc="A8F2C536">
      <w:start w:val="1"/>
      <w:numFmt w:val="decimal"/>
      <w:lvlText w:val="%4."/>
      <w:lvlJc w:val="left"/>
      <w:pPr>
        <w:ind w:left="2880" w:hanging="360"/>
      </w:pPr>
    </w:lvl>
    <w:lvl w:ilvl="4" w:tplc="2536D13A">
      <w:start w:val="1"/>
      <w:numFmt w:val="lowerLetter"/>
      <w:lvlText w:val="%5."/>
      <w:lvlJc w:val="left"/>
      <w:pPr>
        <w:ind w:left="3600" w:hanging="360"/>
      </w:pPr>
    </w:lvl>
    <w:lvl w:ilvl="5" w:tplc="53F4428A">
      <w:start w:val="1"/>
      <w:numFmt w:val="lowerRoman"/>
      <w:lvlText w:val="%6."/>
      <w:lvlJc w:val="right"/>
      <w:pPr>
        <w:ind w:left="4320" w:hanging="180"/>
      </w:pPr>
    </w:lvl>
    <w:lvl w:ilvl="6" w:tplc="3A5C3E94">
      <w:start w:val="1"/>
      <w:numFmt w:val="decimal"/>
      <w:lvlText w:val="%7."/>
      <w:lvlJc w:val="left"/>
      <w:pPr>
        <w:ind w:left="5040" w:hanging="360"/>
      </w:pPr>
    </w:lvl>
    <w:lvl w:ilvl="7" w:tplc="FFEC8784">
      <w:start w:val="1"/>
      <w:numFmt w:val="lowerLetter"/>
      <w:lvlText w:val="%8."/>
      <w:lvlJc w:val="left"/>
      <w:pPr>
        <w:ind w:left="5760" w:hanging="360"/>
      </w:pPr>
    </w:lvl>
    <w:lvl w:ilvl="8" w:tplc="3DD8E972">
      <w:start w:val="1"/>
      <w:numFmt w:val="lowerRoman"/>
      <w:lvlText w:val="%9."/>
      <w:lvlJc w:val="right"/>
      <w:pPr>
        <w:ind w:left="6480" w:hanging="180"/>
      </w:pPr>
    </w:lvl>
  </w:abstractNum>
  <w:abstractNum w:abstractNumId="3" w15:restartNumberingAfterBreak="0">
    <w:nsid w:val="2B29F449"/>
    <w:multiLevelType w:val="multilevel"/>
    <w:tmpl w:val="C03AF7E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DDD8B"/>
    <w:multiLevelType w:val="hybridMultilevel"/>
    <w:tmpl w:val="02549848"/>
    <w:lvl w:ilvl="0" w:tplc="81A62250">
      <w:start w:val="1"/>
      <w:numFmt w:val="bullet"/>
      <w:lvlText w:val=""/>
      <w:lvlJc w:val="left"/>
      <w:pPr>
        <w:ind w:left="720" w:hanging="360"/>
      </w:pPr>
      <w:rPr>
        <w:rFonts w:ascii="Symbol" w:hAnsi="Symbol" w:hint="default"/>
      </w:rPr>
    </w:lvl>
    <w:lvl w:ilvl="1" w:tplc="CE8EA1A0">
      <w:start w:val="1"/>
      <w:numFmt w:val="bullet"/>
      <w:lvlText w:val="o"/>
      <w:lvlJc w:val="left"/>
      <w:pPr>
        <w:ind w:left="1440" w:hanging="360"/>
      </w:pPr>
      <w:rPr>
        <w:rFonts w:ascii="Courier New" w:hAnsi="Courier New" w:hint="default"/>
      </w:rPr>
    </w:lvl>
    <w:lvl w:ilvl="2" w:tplc="DF600BA2">
      <w:start w:val="1"/>
      <w:numFmt w:val="bullet"/>
      <w:lvlText w:val=""/>
      <w:lvlJc w:val="left"/>
      <w:pPr>
        <w:ind w:left="2160" w:hanging="360"/>
      </w:pPr>
      <w:rPr>
        <w:rFonts w:ascii="Wingdings" w:hAnsi="Wingdings" w:hint="default"/>
      </w:rPr>
    </w:lvl>
    <w:lvl w:ilvl="3" w:tplc="80B888AE">
      <w:start w:val="1"/>
      <w:numFmt w:val="bullet"/>
      <w:lvlText w:val=""/>
      <w:lvlJc w:val="left"/>
      <w:pPr>
        <w:ind w:left="2880" w:hanging="360"/>
      </w:pPr>
      <w:rPr>
        <w:rFonts w:ascii="Symbol" w:hAnsi="Symbol" w:hint="default"/>
      </w:rPr>
    </w:lvl>
    <w:lvl w:ilvl="4" w:tplc="038C6BE0">
      <w:start w:val="1"/>
      <w:numFmt w:val="bullet"/>
      <w:lvlText w:val="o"/>
      <w:lvlJc w:val="left"/>
      <w:pPr>
        <w:ind w:left="3600" w:hanging="360"/>
      </w:pPr>
      <w:rPr>
        <w:rFonts w:ascii="Courier New" w:hAnsi="Courier New" w:hint="default"/>
      </w:rPr>
    </w:lvl>
    <w:lvl w:ilvl="5" w:tplc="CB2867A4">
      <w:start w:val="1"/>
      <w:numFmt w:val="bullet"/>
      <w:lvlText w:val=""/>
      <w:lvlJc w:val="left"/>
      <w:pPr>
        <w:ind w:left="4320" w:hanging="360"/>
      </w:pPr>
      <w:rPr>
        <w:rFonts w:ascii="Wingdings" w:hAnsi="Wingdings" w:hint="default"/>
      </w:rPr>
    </w:lvl>
    <w:lvl w:ilvl="6" w:tplc="71AA2B0E">
      <w:start w:val="1"/>
      <w:numFmt w:val="bullet"/>
      <w:lvlText w:val=""/>
      <w:lvlJc w:val="left"/>
      <w:pPr>
        <w:ind w:left="5040" w:hanging="360"/>
      </w:pPr>
      <w:rPr>
        <w:rFonts w:ascii="Symbol" w:hAnsi="Symbol" w:hint="default"/>
      </w:rPr>
    </w:lvl>
    <w:lvl w:ilvl="7" w:tplc="459A933C">
      <w:start w:val="1"/>
      <w:numFmt w:val="bullet"/>
      <w:lvlText w:val="o"/>
      <w:lvlJc w:val="left"/>
      <w:pPr>
        <w:ind w:left="5760" w:hanging="360"/>
      </w:pPr>
      <w:rPr>
        <w:rFonts w:ascii="Courier New" w:hAnsi="Courier New" w:hint="default"/>
      </w:rPr>
    </w:lvl>
    <w:lvl w:ilvl="8" w:tplc="EC620EC0">
      <w:start w:val="1"/>
      <w:numFmt w:val="bullet"/>
      <w:lvlText w:val=""/>
      <w:lvlJc w:val="left"/>
      <w:pPr>
        <w:ind w:left="6480" w:hanging="360"/>
      </w:pPr>
      <w:rPr>
        <w:rFonts w:ascii="Wingdings" w:hAnsi="Wingdings" w:hint="default"/>
      </w:rPr>
    </w:lvl>
  </w:abstractNum>
  <w:abstractNum w:abstractNumId="5" w15:restartNumberingAfterBreak="0">
    <w:nsid w:val="2D0A2678"/>
    <w:multiLevelType w:val="multilevel"/>
    <w:tmpl w:val="F1D8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D7E236"/>
    <w:multiLevelType w:val="hybridMultilevel"/>
    <w:tmpl w:val="8C704EA6"/>
    <w:lvl w:ilvl="0" w:tplc="C71C2B18">
      <w:start w:val="1"/>
      <w:numFmt w:val="decimal"/>
      <w:lvlText w:val="%1."/>
      <w:lvlJc w:val="left"/>
      <w:pPr>
        <w:ind w:left="720" w:hanging="360"/>
      </w:pPr>
    </w:lvl>
    <w:lvl w:ilvl="1" w:tplc="7FFC5EEE">
      <w:start w:val="1"/>
      <w:numFmt w:val="lowerLetter"/>
      <w:lvlText w:val="%2."/>
      <w:lvlJc w:val="left"/>
      <w:pPr>
        <w:ind w:left="1440" w:hanging="360"/>
      </w:pPr>
    </w:lvl>
    <w:lvl w:ilvl="2" w:tplc="57B4EC7E">
      <w:start w:val="1"/>
      <w:numFmt w:val="lowerRoman"/>
      <w:lvlText w:val="%3."/>
      <w:lvlJc w:val="right"/>
      <w:pPr>
        <w:ind w:left="2160" w:hanging="180"/>
      </w:pPr>
    </w:lvl>
    <w:lvl w:ilvl="3" w:tplc="36803198">
      <w:start w:val="1"/>
      <w:numFmt w:val="decimal"/>
      <w:lvlText w:val="%4."/>
      <w:lvlJc w:val="left"/>
      <w:pPr>
        <w:ind w:left="2880" w:hanging="360"/>
      </w:pPr>
    </w:lvl>
    <w:lvl w:ilvl="4" w:tplc="146A896C">
      <w:start w:val="1"/>
      <w:numFmt w:val="lowerLetter"/>
      <w:lvlText w:val="%5."/>
      <w:lvlJc w:val="left"/>
      <w:pPr>
        <w:ind w:left="3600" w:hanging="360"/>
      </w:pPr>
    </w:lvl>
    <w:lvl w:ilvl="5" w:tplc="94FAC980">
      <w:start w:val="1"/>
      <w:numFmt w:val="lowerRoman"/>
      <w:lvlText w:val="%6."/>
      <w:lvlJc w:val="right"/>
      <w:pPr>
        <w:ind w:left="4320" w:hanging="180"/>
      </w:pPr>
    </w:lvl>
    <w:lvl w:ilvl="6" w:tplc="E8E07C04">
      <w:start w:val="1"/>
      <w:numFmt w:val="decimal"/>
      <w:lvlText w:val="%7."/>
      <w:lvlJc w:val="left"/>
      <w:pPr>
        <w:ind w:left="5040" w:hanging="360"/>
      </w:pPr>
    </w:lvl>
    <w:lvl w:ilvl="7" w:tplc="0A1628F6">
      <w:start w:val="1"/>
      <w:numFmt w:val="lowerLetter"/>
      <w:lvlText w:val="%8."/>
      <w:lvlJc w:val="left"/>
      <w:pPr>
        <w:ind w:left="5760" w:hanging="360"/>
      </w:pPr>
    </w:lvl>
    <w:lvl w:ilvl="8" w:tplc="D31A0AC2">
      <w:start w:val="1"/>
      <w:numFmt w:val="lowerRoman"/>
      <w:lvlText w:val="%9."/>
      <w:lvlJc w:val="right"/>
      <w:pPr>
        <w:ind w:left="6480" w:hanging="180"/>
      </w:pPr>
    </w:lvl>
  </w:abstractNum>
  <w:abstractNum w:abstractNumId="7" w15:restartNumberingAfterBreak="0">
    <w:nsid w:val="3A697DFF"/>
    <w:multiLevelType w:val="multilevel"/>
    <w:tmpl w:val="ABCAFBA2"/>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3EF64B31"/>
    <w:multiLevelType w:val="multilevel"/>
    <w:tmpl w:val="383E1F66"/>
    <w:lvl w:ilvl="0">
      <w:numFmt w:val="none"/>
      <w:lvlText w:val=""/>
      <w:lvlJc w:val="left"/>
      <w:pPr>
        <w:tabs>
          <w:tab w:val="num" w:pos="360"/>
        </w:tabs>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CC3D8F"/>
    <w:multiLevelType w:val="hybridMultilevel"/>
    <w:tmpl w:val="E14E1C54"/>
    <w:lvl w:ilvl="0" w:tplc="392CC502">
      <w:start w:val="1"/>
      <w:numFmt w:val="bullet"/>
      <w:lvlText w:val=""/>
      <w:lvlJc w:val="left"/>
      <w:pPr>
        <w:ind w:left="720" w:hanging="360"/>
      </w:pPr>
      <w:rPr>
        <w:rFonts w:ascii="Symbol" w:hAnsi="Symbol" w:hint="default"/>
      </w:rPr>
    </w:lvl>
    <w:lvl w:ilvl="1" w:tplc="85686864">
      <w:start w:val="1"/>
      <w:numFmt w:val="bullet"/>
      <w:lvlText w:val="o"/>
      <w:lvlJc w:val="left"/>
      <w:pPr>
        <w:ind w:left="1440" w:hanging="360"/>
      </w:pPr>
      <w:rPr>
        <w:rFonts w:ascii="Courier New" w:hAnsi="Courier New" w:hint="default"/>
      </w:rPr>
    </w:lvl>
    <w:lvl w:ilvl="2" w:tplc="656436D0">
      <w:start w:val="1"/>
      <w:numFmt w:val="bullet"/>
      <w:lvlText w:val=""/>
      <w:lvlJc w:val="left"/>
      <w:pPr>
        <w:ind w:left="2160" w:hanging="360"/>
      </w:pPr>
      <w:rPr>
        <w:rFonts w:ascii="Wingdings" w:hAnsi="Wingdings" w:hint="default"/>
      </w:rPr>
    </w:lvl>
    <w:lvl w:ilvl="3" w:tplc="4392B41E">
      <w:start w:val="1"/>
      <w:numFmt w:val="bullet"/>
      <w:lvlText w:val=""/>
      <w:lvlJc w:val="left"/>
      <w:pPr>
        <w:ind w:left="2880" w:hanging="360"/>
      </w:pPr>
      <w:rPr>
        <w:rFonts w:ascii="Symbol" w:hAnsi="Symbol" w:hint="default"/>
      </w:rPr>
    </w:lvl>
    <w:lvl w:ilvl="4" w:tplc="7416EEDE">
      <w:start w:val="1"/>
      <w:numFmt w:val="bullet"/>
      <w:lvlText w:val="o"/>
      <w:lvlJc w:val="left"/>
      <w:pPr>
        <w:ind w:left="3600" w:hanging="360"/>
      </w:pPr>
      <w:rPr>
        <w:rFonts w:ascii="Courier New" w:hAnsi="Courier New" w:hint="default"/>
      </w:rPr>
    </w:lvl>
    <w:lvl w:ilvl="5" w:tplc="7E642AB2">
      <w:start w:val="1"/>
      <w:numFmt w:val="bullet"/>
      <w:lvlText w:val=""/>
      <w:lvlJc w:val="left"/>
      <w:pPr>
        <w:ind w:left="4320" w:hanging="360"/>
      </w:pPr>
      <w:rPr>
        <w:rFonts w:ascii="Wingdings" w:hAnsi="Wingdings" w:hint="default"/>
      </w:rPr>
    </w:lvl>
    <w:lvl w:ilvl="6" w:tplc="33220DE6">
      <w:start w:val="1"/>
      <w:numFmt w:val="bullet"/>
      <w:lvlText w:val=""/>
      <w:lvlJc w:val="left"/>
      <w:pPr>
        <w:ind w:left="5040" w:hanging="360"/>
      </w:pPr>
      <w:rPr>
        <w:rFonts w:ascii="Symbol" w:hAnsi="Symbol" w:hint="default"/>
      </w:rPr>
    </w:lvl>
    <w:lvl w:ilvl="7" w:tplc="827AFF0E">
      <w:start w:val="1"/>
      <w:numFmt w:val="bullet"/>
      <w:lvlText w:val="o"/>
      <w:lvlJc w:val="left"/>
      <w:pPr>
        <w:ind w:left="5760" w:hanging="360"/>
      </w:pPr>
      <w:rPr>
        <w:rFonts w:ascii="Courier New" w:hAnsi="Courier New" w:hint="default"/>
      </w:rPr>
    </w:lvl>
    <w:lvl w:ilvl="8" w:tplc="6F3259E4">
      <w:start w:val="1"/>
      <w:numFmt w:val="bullet"/>
      <w:lvlText w:val=""/>
      <w:lvlJc w:val="left"/>
      <w:pPr>
        <w:ind w:left="6480" w:hanging="360"/>
      </w:pPr>
      <w:rPr>
        <w:rFonts w:ascii="Wingdings" w:hAnsi="Wingdings" w:hint="default"/>
      </w:rPr>
    </w:lvl>
  </w:abstractNum>
  <w:abstractNum w:abstractNumId="10" w15:restartNumberingAfterBreak="0">
    <w:nsid w:val="4B8B6153"/>
    <w:multiLevelType w:val="multilevel"/>
    <w:tmpl w:val="3BF237EA"/>
    <w:lvl w:ilvl="0">
      <w:start w:val="1"/>
      <w:numFmt w:val="decimal"/>
      <w:pStyle w:val="Ttulo1"/>
      <w:lvlText w:val="%1"/>
      <w:lvlJc w:val="left"/>
      <w:pPr>
        <w:ind w:left="432" w:hanging="432"/>
      </w:pPr>
      <w:rPr>
        <w:color w:val="000000" w:themeColor="text1"/>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000000" w:themeColor="text1"/>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CBA41E9"/>
    <w:multiLevelType w:val="multilevel"/>
    <w:tmpl w:val="ACF8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B45F5B"/>
    <w:multiLevelType w:val="hybridMultilevel"/>
    <w:tmpl w:val="7BDACE1E"/>
    <w:lvl w:ilvl="0" w:tplc="D41CEC2C">
      <w:start w:val="1"/>
      <w:numFmt w:val="bullet"/>
      <w:lvlText w:val=""/>
      <w:lvlJc w:val="left"/>
      <w:pPr>
        <w:ind w:left="720" w:hanging="360"/>
      </w:pPr>
      <w:rPr>
        <w:rFonts w:ascii="Symbol" w:hAnsi="Symbol" w:hint="default"/>
      </w:rPr>
    </w:lvl>
    <w:lvl w:ilvl="1" w:tplc="D688988A">
      <w:start w:val="1"/>
      <w:numFmt w:val="bullet"/>
      <w:lvlText w:val="o"/>
      <w:lvlJc w:val="left"/>
      <w:pPr>
        <w:ind w:left="1440" w:hanging="360"/>
      </w:pPr>
      <w:rPr>
        <w:rFonts w:ascii="Courier New" w:hAnsi="Courier New" w:hint="default"/>
      </w:rPr>
    </w:lvl>
    <w:lvl w:ilvl="2" w:tplc="71D439D0">
      <w:start w:val="1"/>
      <w:numFmt w:val="bullet"/>
      <w:lvlText w:val=""/>
      <w:lvlJc w:val="left"/>
      <w:pPr>
        <w:ind w:left="2160" w:hanging="360"/>
      </w:pPr>
      <w:rPr>
        <w:rFonts w:ascii="Wingdings" w:hAnsi="Wingdings" w:hint="default"/>
      </w:rPr>
    </w:lvl>
    <w:lvl w:ilvl="3" w:tplc="62A014DC">
      <w:start w:val="1"/>
      <w:numFmt w:val="bullet"/>
      <w:lvlText w:val=""/>
      <w:lvlJc w:val="left"/>
      <w:pPr>
        <w:ind w:left="2880" w:hanging="360"/>
      </w:pPr>
      <w:rPr>
        <w:rFonts w:ascii="Symbol" w:hAnsi="Symbol" w:hint="default"/>
      </w:rPr>
    </w:lvl>
    <w:lvl w:ilvl="4" w:tplc="8B723C42">
      <w:start w:val="1"/>
      <w:numFmt w:val="bullet"/>
      <w:lvlText w:val="o"/>
      <w:lvlJc w:val="left"/>
      <w:pPr>
        <w:ind w:left="3600" w:hanging="360"/>
      </w:pPr>
      <w:rPr>
        <w:rFonts w:ascii="Courier New" w:hAnsi="Courier New" w:hint="default"/>
      </w:rPr>
    </w:lvl>
    <w:lvl w:ilvl="5" w:tplc="19202F8E">
      <w:start w:val="1"/>
      <w:numFmt w:val="bullet"/>
      <w:lvlText w:val=""/>
      <w:lvlJc w:val="left"/>
      <w:pPr>
        <w:ind w:left="4320" w:hanging="360"/>
      </w:pPr>
      <w:rPr>
        <w:rFonts w:ascii="Wingdings" w:hAnsi="Wingdings" w:hint="default"/>
      </w:rPr>
    </w:lvl>
    <w:lvl w:ilvl="6" w:tplc="E8F8316C">
      <w:start w:val="1"/>
      <w:numFmt w:val="bullet"/>
      <w:lvlText w:val=""/>
      <w:lvlJc w:val="left"/>
      <w:pPr>
        <w:ind w:left="5040" w:hanging="360"/>
      </w:pPr>
      <w:rPr>
        <w:rFonts w:ascii="Symbol" w:hAnsi="Symbol" w:hint="default"/>
      </w:rPr>
    </w:lvl>
    <w:lvl w:ilvl="7" w:tplc="47B8EC22">
      <w:start w:val="1"/>
      <w:numFmt w:val="bullet"/>
      <w:lvlText w:val="o"/>
      <w:lvlJc w:val="left"/>
      <w:pPr>
        <w:ind w:left="5760" w:hanging="360"/>
      </w:pPr>
      <w:rPr>
        <w:rFonts w:ascii="Courier New" w:hAnsi="Courier New" w:hint="default"/>
      </w:rPr>
    </w:lvl>
    <w:lvl w:ilvl="8" w:tplc="83A4D1F2">
      <w:start w:val="1"/>
      <w:numFmt w:val="bullet"/>
      <w:lvlText w:val=""/>
      <w:lvlJc w:val="left"/>
      <w:pPr>
        <w:ind w:left="6480" w:hanging="360"/>
      </w:pPr>
      <w:rPr>
        <w:rFonts w:ascii="Wingdings" w:hAnsi="Wingdings" w:hint="default"/>
      </w:rPr>
    </w:lvl>
  </w:abstractNum>
  <w:abstractNum w:abstractNumId="13" w15:restartNumberingAfterBreak="0">
    <w:nsid w:val="59B82E17"/>
    <w:multiLevelType w:val="multilevel"/>
    <w:tmpl w:val="619AC246"/>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1773F91"/>
    <w:multiLevelType w:val="multilevel"/>
    <w:tmpl w:val="72D864FE"/>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71BFB49"/>
    <w:multiLevelType w:val="hybridMultilevel"/>
    <w:tmpl w:val="729E7726"/>
    <w:lvl w:ilvl="0" w:tplc="48626324">
      <w:start w:val="1"/>
      <w:numFmt w:val="bullet"/>
      <w:lvlText w:val=""/>
      <w:lvlJc w:val="left"/>
      <w:pPr>
        <w:ind w:left="720" w:hanging="360"/>
      </w:pPr>
      <w:rPr>
        <w:rFonts w:ascii="Symbol" w:hAnsi="Symbol" w:hint="default"/>
      </w:rPr>
    </w:lvl>
    <w:lvl w:ilvl="1" w:tplc="D2B86396">
      <w:start w:val="1"/>
      <w:numFmt w:val="bullet"/>
      <w:lvlText w:val="o"/>
      <w:lvlJc w:val="left"/>
      <w:pPr>
        <w:ind w:left="1440" w:hanging="360"/>
      </w:pPr>
      <w:rPr>
        <w:rFonts w:ascii="Courier New" w:hAnsi="Courier New" w:hint="default"/>
      </w:rPr>
    </w:lvl>
    <w:lvl w:ilvl="2" w:tplc="E8E8B8E6">
      <w:start w:val="1"/>
      <w:numFmt w:val="bullet"/>
      <w:lvlText w:val=""/>
      <w:lvlJc w:val="left"/>
      <w:pPr>
        <w:ind w:left="2160" w:hanging="360"/>
      </w:pPr>
      <w:rPr>
        <w:rFonts w:ascii="Wingdings" w:hAnsi="Wingdings" w:hint="default"/>
      </w:rPr>
    </w:lvl>
    <w:lvl w:ilvl="3" w:tplc="C8D8B96A">
      <w:start w:val="1"/>
      <w:numFmt w:val="bullet"/>
      <w:lvlText w:val=""/>
      <w:lvlJc w:val="left"/>
      <w:pPr>
        <w:ind w:left="2880" w:hanging="360"/>
      </w:pPr>
      <w:rPr>
        <w:rFonts w:ascii="Symbol" w:hAnsi="Symbol" w:hint="default"/>
      </w:rPr>
    </w:lvl>
    <w:lvl w:ilvl="4" w:tplc="AD18DC58">
      <w:start w:val="1"/>
      <w:numFmt w:val="bullet"/>
      <w:lvlText w:val="o"/>
      <w:lvlJc w:val="left"/>
      <w:pPr>
        <w:ind w:left="3600" w:hanging="360"/>
      </w:pPr>
      <w:rPr>
        <w:rFonts w:ascii="Courier New" w:hAnsi="Courier New" w:hint="default"/>
      </w:rPr>
    </w:lvl>
    <w:lvl w:ilvl="5" w:tplc="A3E2AD76">
      <w:start w:val="1"/>
      <w:numFmt w:val="bullet"/>
      <w:lvlText w:val=""/>
      <w:lvlJc w:val="left"/>
      <w:pPr>
        <w:ind w:left="4320" w:hanging="360"/>
      </w:pPr>
      <w:rPr>
        <w:rFonts w:ascii="Wingdings" w:hAnsi="Wingdings" w:hint="default"/>
      </w:rPr>
    </w:lvl>
    <w:lvl w:ilvl="6" w:tplc="2026B2F2">
      <w:start w:val="1"/>
      <w:numFmt w:val="bullet"/>
      <w:lvlText w:val=""/>
      <w:lvlJc w:val="left"/>
      <w:pPr>
        <w:ind w:left="5040" w:hanging="360"/>
      </w:pPr>
      <w:rPr>
        <w:rFonts w:ascii="Symbol" w:hAnsi="Symbol" w:hint="default"/>
      </w:rPr>
    </w:lvl>
    <w:lvl w:ilvl="7" w:tplc="A5646BDE">
      <w:start w:val="1"/>
      <w:numFmt w:val="bullet"/>
      <w:lvlText w:val="o"/>
      <w:lvlJc w:val="left"/>
      <w:pPr>
        <w:ind w:left="5760" w:hanging="360"/>
      </w:pPr>
      <w:rPr>
        <w:rFonts w:ascii="Courier New" w:hAnsi="Courier New" w:hint="default"/>
      </w:rPr>
    </w:lvl>
    <w:lvl w:ilvl="8" w:tplc="9CF03342">
      <w:start w:val="1"/>
      <w:numFmt w:val="bullet"/>
      <w:lvlText w:val=""/>
      <w:lvlJc w:val="left"/>
      <w:pPr>
        <w:ind w:left="6480" w:hanging="360"/>
      </w:pPr>
      <w:rPr>
        <w:rFonts w:ascii="Wingdings" w:hAnsi="Wingdings" w:hint="default"/>
      </w:rPr>
    </w:lvl>
  </w:abstractNum>
  <w:abstractNum w:abstractNumId="16" w15:restartNumberingAfterBreak="0">
    <w:nsid w:val="68C9B3AA"/>
    <w:multiLevelType w:val="hybridMultilevel"/>
    <w:tmpl w:val="5336C4D2"/>
    <w:lvl w:ilvl="0" w:tplc="38068BCA">
      <w:start w:val="1"/>
      <w:numFmt w:val="bullet"/>
      <w:lvlText w:val=""/>
      <w:lvlJc w:val="left"/>
      <w:pPr>
        <w:ind w:left="720" w:hanging="360"/>
      </w:pPr>
      <w:rPr>
        <w:rFonts w:ascii="Symbol" w:hAnsi="Symbol" w:hint="default"/>
      </w:rPr>
    </w:lvl>
    <w:lvl w:ilvl="1" w:tplc="60145350">
      <w:start w:val="1"/>
      <w:numFmt w:val="bullet"/>
      <w:lvlText w:val="o"/>
      <w:lvlJc w:val="left"/>
      <w:pPr>
        <w:ind w:left="1440" w:hanging="360"/>
      </w:pPr>
      <w:rPr>
        <w:rFonts w:ascii="Courier New" w:hAnsi="Courier New" w:hint="default"/>
      </w:rPr>
    </w:lvl>
    <w:lvl w:ilvl="2" w:tplc="A6F80BA6">
      <w:start w:val="1"/>
      <w:numFmt w:val="bullet"/>
      <w:lvlText w:val=""/>
      <w:lvlJc w:val="left"/>
      <w:pPr>
        <w:ind w:left="2160" w:hanging="360"/>
      </w:pPr>
      <w:rPr>
        <w:rFonts w:ascii="Wingdings" w:hAnsi="Wingdings" w:hint="default"/>
      </w:rPr>
    </w:lvl>
    <w:lvl w:ilvl="3" w:tplc="4566C41C">
      <w:start w:val="1"/>
      <w:numFmt w:val="bullet"/>
      <w:lvlText w:val=""/>
      <w:lvlJc w:val="left"/>
      <w:pPr>
        <w:ind w:left="2880" w:hanging="360"/>
      </w:pPr>
      <w:rPr>
        <w:rFonts w:ascii="Symbol" w:hAnsi="Symbol" w:hint="default"/>
      </w:rPr>
    </w:lvl>
    <w:lvl w:ilvl="4" w:tplc="D818C542">
      <w:start w:val="1"/>
      <w:numFmt w:val="bullet"/>
      <w:lvlText w:val="o"/>
      <w:lvlJc w:val="left"/>
      <w:pPr>
        <w:ind w:left="3600" w:hanging="360"/>
      </w:pPr>
      <w:rPr>
        <w:rFonts w:ascii="Courier New" w:hAnsi="Courier New" w:hint="default"/>
      </w:rPr>
    </w:lvl>
    <w:lvl w:ilvl="5" w:tplc="2D4A002E">
      <w:start w:val="1"/>
      <w:numFmt w:val="bullet"/>
      <w:lvlText w:val=""/>
      <w:lvlJc w:val="left"/>
      <w:pPr>
        <w:ind w:left="4320" w:hanging="360"/>
      </w:pPr>
      <w:rPr>
        <w:rFonts w:ascii="Wingdings" w:hAnsi="Wingdings" w:hint="default"/>
      </w:rPr>
    </w:lvl>
    <w:lvl w:ilvl="6" w:tplc="61624BB2">
      <w:start w:val="1"/>
      <w:numFmt w:val="bullet"/>
      <w:lvlText w:val=""/>
      <w:lvlJc w:val="left"/>
      <w:pPr>
        <w:ind w:left="5040" w:hanging="360"/>
      </w:pPr>
      <w:rPr>
        <w:rFonts w:ascii="Symbol" w:hAnsi="Symbol" w:hint="default"/>
      </w:rPr>
    </w:lvl>
    <w:lvl w:ilvl="7" w:tplc="70665394">
      <w:start w:val="1"/>
      <w:numFmt w:val="bullet"/>
      <w:lvlText w:val="o"/>
      <w:lvlJc w:val="left"/>
      <w:pPr>
        <w:ind w:left="5760" w:hanging="360"/>
      </w:pPr>
      <w:rPr>
        <w:rFonts w:ascii="Courier New" w:hAnsi="Courier New" w:hint="default"/>
      </w:rPr>
    </w:lvl>
    <w:lvl w:ilvl="8" w:tplc="CFF460CE">
      <w:start w:val="1"/>
      <w:numFmt w:val="bullet"/>
      <w:lvlText w:val=""/>
      <w:lvlJc w:val="left"/>
      <w:pPr>
        <w:ind w:left="6480" w:hanging="360"/>
      </w:pPr>
      <w:rPr>
        <w:rFonts w:ascii="Wingdings" w:hAnsi="Wingdings" w:hint="default"/>
      </w:rPr>
    </w:lvl>
  </w:abstractNum>
  <w:abstractNum w:abstractNumId="17" w15:restartNumberingAfterBreak="0">
    <w:nsid w:val="68F16FF9"/>
    <w:multiLevelType w:val="hybridMultilevel"/>
    <w:tmpl w:val="468CFFE4"/>
    <w:lvl w:ilvl="0" w:tplc="74148C76">
      <w:start w:val="1"/>
      <w:numFmt w:val="bullet"/>
      <w:lvlText w:val=""/>
      <w:lvlJc w:val="left"/>
      <w:pPr>
        <w:ind w:left="720" w:hanging="360"/>
      </w:pPr>
      <w:rPr>
        <w:rFonts w:ascii="Symbol" w:hAnsi="Symbol" w:hint="default"/>
      </w:rPr>
    </w:lvl>
    <w:lvl w:ilvl="1" w:tplc="2E62CCF6">
      <w:start w:val="1"/>
      <w:numFmt w:val="bullet"/>
      <w:lvlText w:val="o"/>
      <w:lvlJc w:val="left"/>
      <w:pPr>
        <w:ind w:left="1440" w:hanging="360"/>
      </w:pPr>
      <w:rPr>
        <w:rFonts w:ascii="Courier New" w:hAnsi="Courier New" w:hint="default"/>
      </w:rPr>
    </w:lvl>
    <w:lvl w:ilvl="2" w:tplc="8132C120">
      <w:start w:val="1"/>
      <w:numFmt w:val="bullet"/>
      <w:lvlText w:val=""/>
      <w:lvlJc w:val="left"/>
      <w:pPr>
        <w:ind w:left="2160" w:hanging="360"/>
      </w:pPr>
      <w:rPr>
        <w:rFonts w:ascii="Wingdings" w:hAnsi="Wingdings" w:hint="default"/>
      </w:rPr>
    </w:lvl>
    <w:lvl w:ilvl="3" w:tplc="5A1EA6A2">
      <w:start w:val="1"/>
      <w:numFmt w:val="bullet"/>
      <w:lvlText w:val=""/>
      <w:lvlJc w:val="left"/>
      <w:pPr>
        <w:ind w:left="2880" w:hanging="360"/>
      </w:pPr>
      <w:rPr>
        <w:rFonts w:ascii="Symbol" w:hAnsi="Symbol" w:hint="default"/>
      </w:rPr>
    </w:lvl>
    <w:lvl w:ilvl="4" w:tplc="078E4394">
      <w:start w:val="1"/>
      <w:numFmt w:val="bullet"/>
      <w:lvlText w:val="o"/>
      <w:lvlJc w:val="left"/>
      <w:pPr>
        <w:ind w:left="3600" w:hanging="360"/>
      </w:pPr>
      <w:rPr>
        <w:rFonts w:ascii="Courier New" w:hAnsi="Courier New" w:hint="default"/>
      </w:rPr>
    </w:lvl>
    <w:lvl w:ilvl="5" w:tplc="1096B110">
      <w:start w:val="1"/>
      <w:numFmt w:val="bullet"/>
      <w:lvlText w:val=""/>
      <w:lvlJc w:val="left"/>
      <w:pPr>
        <w:ind w:left="4320" w:hanging="360"/>
      </w:pPr>
      <w:rPr>
        <w:rFonts w:ascii="Wingdings" w:hAnsi="Wingdings" w:hint="default"/>
      </w:rPr>
    </w:lvl>
    <w:lvl w:ilvl="6" w:tplc="37B0DEF6">
      <w:start w:val="1"/>
      <w:numFmt w:val="bullet"/>
      <w:lvlText w:val=""/>
      <w:lvlJc w:val="left"/>
      <w:pPr>
        <w:ind w:left="5040" w:hanging="360"/>
      </w:pPr>
      <w:rPr>
        <w:rFonts w:ascii="Symbol" w:hAnsi="Symbol" w:hint="default"/>
      </w:rPr>
    </w:lvl>
    <w:lvl w:ilvl="7" w:tplc="2E642DE2">
      <w:start w:val="1"/>
      <w:numFmt w:val="bullet"/>
      <w:lvlText w:val="o"/>
      <w:lvlJc w:val="left"/>
      <w:pPr>
        <w:ind w:left="5760" w:hanging="360"/>
      </w:pPr>
      <w:rPr>
        <w:rFonts w:ascii="Courier New" w:hAnsi="Courier New" w:hint="default"/>
      </w:rPr>
    </w:lvl>
    <w:lvl w:ilvl="8" w:tplc="8E32ABDC">
      <w:start w:val="1"/>
      <w:numFmt w:val="bullet"/>
      <w:lvlText w:val=""/>
      <w:lvlJc w:val="left"/>
      <w:pPr>
        <w:ind w:left="6480" w:hanging="360"/>
      </w:pPr>
      <w:rPr>
        <w:rFonts w:ascii="Wingdings" w:hAnsi="Wingdings" w:hint="default"/>
      </w:rPr>
    </w:lvl>
  </w:abstractNum>
  <w:abstractNum w:abstractNumId="18" w15:restartNumberingAfterBreak="0">
    <w:nsid w:val="6AF0BB05"/>
    <w:multiLevelType w:val="multilevel"/>
    <w:tmpl w:val="1818D48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F0339F3"/>
    <w:multiLevelType w:val="hybridMultilevel"/>
    <w:tmpl w:val="9058299E"/>
    <w:lvl w:ilvl="0" w:tplc="1A908312">
      <w:start w:val="1"/>
      <w:numFmt w:val="bullet"/>
      <w:lvlText w:val=""/>
      <w:lvlJc w:val="left"/>
      <w:pPr>
        <w:ind w:left="936" w:hanging="360"/>
      </w:pPr>
      <w:rPr>
        <w:rFonts w:ascii="Symbol" w:hAnsi="Symbol" w:hint="default"/>
      </w:rPr>
    </w:lvl>
    <w:lvl w:ilvl="1" w:tplc="C61A7CB4">
      <w:start w:val="1"/>
      <w:numFmt w:val="bullet"/>
      <w:lvlText w:val="o"/>
      <w:lvlJc w:val="left"/>
      <w:pPr>
        <w:ind w:left="1656" w:hanging="360"/>
      </w:pPr>
      <w:rPr>
        <w:rFonts w:ascii="Courier New" w:hAnsi="Courier New" w:hint="default"/>
      </w:rPr>
    </w:lvl>
    <w:lvl w:ilvl="2" w:tplc="769A86F4">
      <w:start w:val="1"/>
      <w:numFmt w:val="bullet"/>
      <w:lvlText w:val=""/>
      <w:lvlJc w:val="left"/>
      <w:pPr>
        <w:ind w:left="2376" w:hanging="360"/>
      </w:pPr>
      <w:rPr>
        <w:rFonts w:ascii="Wingdings" w:hAnsi="Wingdings" w:hint="default"/>
      </w:rPr>
    </w:lvl>
    <w:lvl w:ilvl="3" w:tplc="B5BCA0CC">
      <w:start w:val="1"/>
      <w:numFmt w:val="bullet"/>
      <w:lvlText w:val=""/>
      <w:lvlJc w:val="left"/>
      <w:pPr>
        <w:ind w:left="3096" w:hanging="360"/>
      </w:pPr>
      <w:rPr>
        <w:rFonts w:ascii="Symbol" w:hAnsi="Symbol" w:hint="default"/>
      </w:rPr>
    </w:lvl>
    <w:lvl w:ilvl="4" w:tplc="4718F23C">
      <w:start w:val="1"/>
      <w:numFmt w:val="bullet"/>
      <w:lvlText w:val="o"/>
      <w:lvlJc w:val="left"/>
      <w:pPr>
        <w:ind w:left="3816" w:hanging="360"/>
      </w:pPr>
      <w:rPr>
        <w:rFonts w:ascii="Courier New" w:hAnsi="Courier New" w:hint="default"/>
      </w:rPr>
    </w:lvl>
    <w:lvl w:ilvl="5" w:tplc="76F29CBA">
      <w:start w:val="1"/>
      <w:numFmt w:val="bullet"/>
      <w:lvlText w:val=""/>
      <w:lvlJc w:val="left"/>
      <w:pPr>
        <w:ind w:left="4536" w:hanging="360"/>
      </w:pPr>
      <w:rPr>
        <w:rFonts w:ascii="Wingdings" w:hAnsi="Wingdings" w:hint="default"/>
      </w:rPr>
    </w:lvl>
    <w:lvl w:ilvl="6" w:tplc="F54866C0">
      <w:start w:val="1"/>
      <w:numFmt w:val="bullet"/>
      <w:lvlText w:val=""/>
      <w:lvlJc w:val="left"/>
      <w:pPr>
        <w:ind w:left="5256" w:hanging="360"/>
      </w:pPr>
      <w:rPr>
        <w:rFonts w:ascii="Symbol" w:hAnsi="Symbol" w:hint="default"/>
      </w:rPr>
    </w:lvl>
    <w:lvl w:ilvl="7" w:tplc="58D69A74">
      <w:start w:val="1"/>
      <w:numFmt w:val="bullet"/>
      <w:lvlText w:val="o"/>
      <w:lvlJc w:val="left"/>
      <w:pPr>
        <w:ind w:left="5976" w:hanging="360"/>
      </w:pPr>
      <w:rPr>
        <w:rFonts w:ascii="Courier New" w:hAnsi="Courier New" w:hint="default"/>
      </w:rPr>
    </w:lvl>
    <w:lvl w:ilvl="8" w:tplc="D7DCC774">
      <w:start w:val="1"/>
      <w:numFmt w:val="bullet"/>
      <w:lvlText w:val=""/>
      <w:lvlJc w:val="left"/>
      <w:pPr>
        <w:ind w:left="6696" w:hanging="360"/>
      </w:pPr>
      <w:rPr>
        <w:rFonts w:ascii="Wingdings" w:hAnsi="Wingdings" w:hint="default"/>
      </w:rPr>
    </w:lvl>
  </w:abstractNum>
  <w:abstractNum w:abstractNumId="20" w15:restartNumberingAfterBreak="0">
    <w:nsid w:val="71C9C622"/>
    <w:multiLevelType w:val="hybridMultilevel"/>
    <w:tmpl w:val="B658BC8C"/>
    <w:lvl w:ilvl="0" w:tplc="CFBE5788">
      <w:start w:val="1"/>
      <w:numFmt w:val="decimal"/>
      <w:lvlText w:val="%1."/>
      <w:lvlJc w:val="left"/>
      <w:pPr>
        <w:ind w:left="720" w:hanging="360"/>
      </w:pPr>
    </w:lvl>
    <w:lvl w:ilvl="1" w:tplc="7B68EB4A">
      <w:start w:val="1"/>
      <w:numFmt w:val="lowerLetter"/>
      <w:lvlText w:val="%2."/>
      <w:lvlJc w:val="left"/>
      <w:pPr>
        <w:ind w:left="1440" w:hanging="360"/>
      </w:pPr>
    </w:lvl>
    <w:lvl w:ilvl="2" w:tplc="07CEC0AA">
      <w:start w:val="1"/>
      <w:numFmt w:val="lowerRoman"/>
      <w:lvlText w:val="%3."/>
      <w:lvlJc w:val="right"/>
      <w:pPr>
        <w:ind w:left="2160" w:hanging="180"/>
      </w:pPr>
    </w:lvl>
    <w:lvl w:ilvl="3" w:tplc="D9AAD482">
      <w:start w:val="1"/>
      <w:numFmt w:val="decimal"/>
      <w:lvlText w:val="%4."/>
      <w:lvlJc w:val="left"/>
      <w:pPr>
        <w:ind w:left="2880" w:hanging="360"/>
      </w:pPr>
    </w:lvl>
    <w:lvl w:ilvl="4" w:tplc="1868B2D6">
      <w:start w:val="1"/>
      <w:numFmt w:val="lowerLetter"/>
      <w:lvlText w:val="%5."/>
      <w:lvlJc w:val="left"/>
      <w:pPr>
        <w:ind w:left="3600" w:hanging="360"/>
      </w:pPr>
    </w:lvl>
    <w:lvl w:ilvl="5" w:tplc="2A2675CE">
      <w:start w:val="1"/>
      <w:numFmt w:val="lowerRoman"/>
      <w:lvlText w:val="%6."/>
      <w:lvlJc w:val="right"/>
      <w:pPr>
        <w:ind w:left="4320" w:hanging="180"/>
      </w:pPr>
    </w:lvl>
    <w:lvl w:ilvl="6" w:tplc="C85AAC0E">
      <w:start w:val="1"/>
      <w:numFmt w:val="decimal"/>
      <w:lvlText w:val="%7."/>
      <w:lvlJc w:val="left"/>
      <w:pPr>
        <w:ind w:left="5040" w:hanging="360"/>
      </w:pPr>
    </w:lvl>
    <w:lvl w:ilvl="7" w:tplc="FFE48842">
      <w:start w:val="1"/>
      <w:numFmt w:val="lowerLetter"/>
      <w:lvlText w:val="%8."/>
      <w:lvlJc w:val="left"/>
      <w:pPr>
        <w:ind w:left="5760" w:hanging="360"/>
      </w:pPr>
    </w:lvl>
    <w:lvl w:ilvl="8" w:tplc="ADEEFA40">
      <w:start w:val="1"/>
      <w:numFmt w:val="lowerRoman"/>
      <w:lvlText w:val="%9."/>
      <w:lvlJc w:val="right"/>
      <w:pPr>
        <w:ind w:left="6480" w:hanging="180"/>
      </w:pPr>
    </w:lvl>
  </w:abstractNum>
  <w:abstractNum w:abstractNumId="21" w15:restartNumberingAfterBreak="0">
    <w:nsid w:val="72B963D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F913F3"/>
    <w:multiLevelType w:val="hybridMultilevel"/>
    <w:tmpl w:val="BFCA22AA"/>
    <w:lvl w:ilvl="0" w:tplc="38DEFC7E">
      <w:start w:val="1"/>
      <w:numFmt w:val="decimal"/>
      <w:lvlText w:val="%1."/>
      <w:lvlJc w:val="left"/>
      <w:pPr>
        <w:ind w:left="720" w:hanging="360"/>
      </w:pPr>
    </w:lvl>
    <w:lvl w:ilvl="1" w:tplc="28F83E90">
      <w:start w:val="1"/>
      <w:numFmt w:val="lowerLetter"/>
      <w:lvlText w:val="%2."/>
      <w:lvlJc w:val="left"/>
      <w:pPr>
        <w:ind w:left="1440" w:hanging="360"/>
      </w:pPr>
    </w:lvl>
    <w:lvl w:ilvl="2" w:tplc="892036A4">
      <w:start w:val="1"/>
      <w:numFmt w:val="lowerRoman"/>
      <w:lvlText w:val="%3."/>
      <w:lvlJc w:val="right"/>
      <w:pPr>
        <w:ind w:left="2160" w:hanging="180"/>
      </w:pPr>
    </w:lvl>
    <w:lvl w:ilvl="3" w:tplc="9EEEA574">
      <w:start w:val="1"/>
      <w:numFmt w:val="decimal"/>
      <w:lvlText w:val="%4."/>
      <w:lvlJc w:val="left"/>
      <w:pPr>
        <w:ind w:left="2880" w:hanging="360"/>
      </w:pPr>
    </w:lvl>
    <w:lvl w:ilvl="4" w:tplc="051670D8">
      <w:start w:val="1"/>
      <w:numFmt w:val="lowerLetter"/>
      <w:lvlText w:val="%5."/>
      <w:lvlJc w:val="left"/>
      <w:pPr>
        <w:ind w:left="3600" w:hanging="360"/>
      </w:pPr>
    </w:lvl>
    <w:lvl w:ilvl="5" w:tplc="71E4CE10">
      <w:start w:val="1"/>
      <w:numFmt w:val="lowerRoman"/>
      <w:lvlText w:val="%6."/>
      <w:lvlJc w:val="right"/>
      <w:pPr>
        <w:ind w:left="4320" w:hanging="180"/>
      </w:pPr>
    </w:lvl>
    <w:lvl w:ilvl="6" w:tplc="B8343B84">
      <w:start w:val="1"/>
      <w:numFmt w:val="decimal"/>
      <w:lvlText w:val="%7."/>
      <w:lvlJc w:val="left"/>
      <w:pPr>
        <w:ind w:left="5040" w:hanging="360"/>
      </w:pPr>
    </w:lvl>
    <w:lvl w:ilvl="7" w:tplc="892E1F58">
      <w:start w:val="1"/>
      <w:numFmt w:val="lowerLetter"/>
      <w:lvlText w:val="%8."/>
      <w:lvlJc w:val="left"/>
      <w:pPr>
        <w:ind w:left="5760" w:hanging="360"/>
      </w:pPr>
    </w:lvl>
    <w:lvl w:ilvl="8" w:tplc="FD7E5106">
      <w:start w:val="1"/>
      <w:numFmt w:val="lowerRoman"/>
      <w:lvlText w:val="%9."/>
      <w:lvlJc w:val="right"/>
      <w:pPr>
        <w:ind w:left="6480" w:hanging="180"/>
      </w:pPr>
    </w:lvl>
  </w:abstractNum>
  <w:abstractNum w:abstractNumId="23" w15:restartNumberingAfterBreak="0">
    <w:nsid w:val="76328422"/>
    <w:multiLevelType w:val="hybridMultilevel"/>
    <w:tmpl w:val="18B43398"/>
    <w:lvl w:ilvl="0" w:tplc="D96A5942">
      <w:start w:val="1"/>
      <w:numFmt w:val="decimal"/>
      <w:lvlText w:val="%1."/>
      <w:lvlJc w:val="left"/>
      <w:pPr>
        <w:ind w:left="1440" w:hanging="360"/>
      </w:pPr>
    </w:lvl>
    <w:lvl w:ilvl="1" w:tplc="8DC8A5B6">
      <w:start w:val="1"/>
      <w:numFmt w:val="lowerLetter"/>
      <w:lvlText w:val="%2."/>
      <w:lvlJc w:val="left"/>
      <w:pPr>
        <w:ind w:left="2160" w:hanging="360"/>
      </w:pPr>
    </w:lvl>
    <w:lvl w:ilvl="2" w:tplc="E4B44914">
      <w:start w:val="1"/>
      <w:numFmt w:val="lowerRoman"/>
      <w:lvlText w:val="%3."/>
      <w:lvlJc w:val="right"/>
      <w:pPr>
        <w:ind w:left="2880" w:hanging="180"/>
      </w:pPr>
    </w:lvl>
    <w:lvl w:ilvl="3" w:tplc="015698F2">
      <w:start w:val="1"/>
      <w:numFmt w:val="decimal"/>
      <w:lvlText w:val="%4."/>
      <w:lvlJc w:val="left"/>
      <w:pPr>
        <w:ind w:left="3600" w:hanging="360"/>
      </w:pPr>
    </w:lvl>
    <w:lvl w:ilvl="4" w:tplc="F684BCFC">
      <w:start w:val="1"/>
      <w:numFmt w:val="lowerLetter"/>
      <w:lvlText w:val="%5."/>
      <w:lvlJc w:val="left"/>
      <w:pPr>
        <w:ind w:left="4320" w:hanging="360"/>
      </w:pPr>
    </w:lvl>
    <w:lvl w:ilvl="5" w:tplc="C812041E">
      <w:start w:val="1"/>
      <w:numFmt w:val="lowerRoman"/>
      <w:lvlText w:val="%6."/>
      <w:lvlJc w:val="right"/>
      <w:pPr>
        <w:ind w:left="5040" w:hanging="180"/>
      </w:pPr>
    </w:lvl>
    <w:lvl w:ilvl="6" w:tplc="75A849E8">
      <w:start w:val="1"/>
      <w:numFmt w:val="decimal"/>
      <w:lvlText w:val="%7."/>
      <w:lvlJc w:val="left"/>
      <w:pPr>
        <w:ind w:left="5760" w:hanging="360"/>
      </w:pPr>
    </w:lvl>
    <w:lvl w:ilvl="7" w:tplc="9ACCED9A">
      <w:start w:val="1"/>
      <w:numFmt w:val="lowerLetter"/>
      <w:lvlText w:val="%8."/>
      <w:lvlJc w:val="left"/>
      <w:pPr>
        <w:ind w:left="6480" w:hanging="360"/>
      </w:pPr>
    </w:lvl>
    <w:lvl w:ilvl="8" w:tplc="EE365454">
      <w:start w:val="1"/>
      <w:numFmt w:val="lowerRoman"/>
      <w:lvlText w:val="%9."/>
      <w:lvlJc w:val="right"/>
      <w:pPr>
        <w:ind w:left="7200" w:hanging="180"/>
      </w:pPr>
    </w:lvl>
  </w:abstractNum>
  <w:abstractNum w:abstractNumId="24" w15:restartNumberingAfterBreak="0">
    <w:nsid w:val="7938CC33"/>
    <w:multiLevelType w:val="multilevel"/>
    <w:tmpl w:val="9806A3A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8"/>
  </w:num>
  <w:num w:numId="3">
    <w:abstractNumId w:val="18"/>
  </w:num>
  <w:num w:numId="4">
    <w:abstractNumId w:val="23"/>
  </w:num>
  <w:num w:numId="5">
    <w:abstractNumId w:val="19"/>
  </w:num>
  <w:num w:numId="6">
    <w:abstractNumId w:val="7"/>
  </w:num>
  <w:num w:numId="7">
    <w:abstractNumId w:val="21"/>
  </w:num>
  <w:num w:numId="8">
    <w:abstractNumId w:val="10"/>
  </w:num>
  <w:num w:numId="9">
    <w:abstractNumId w:val="5"/>
  </w:num>
  <w:num w:numId="10">
    <w:abstractNumId w:val="11"/>
  </w:num>
  <w:num w:numId="11">
    <w:abstractNumId w:val="13"/>
  </w:num>
  <w:num w:numId="12">
    <w:abstractNumId w:val="4"/>
  </w:num>
  <w:num w:numId="13">
    <w:abstractNumId w:val="3"/>
  </w:num>
  <w:num w:numId="14">
    <w:abstractNumId w:val="9"/>
  </w:num>
  <w:num w:numId="15">
    <w:abstractNumId w:val="2"/>
  </w:num>
  <w:num w:numId="16">
    <w:abstractNumId w:val="17"/>
  </w:num>
  <w:num w:numId="17">
    <w:abstractNumId w:val="0"/>
  </w:num>
  <w:num w:numId="18">
    <w:abstractNumId w:val="22"/>
  </w:num>
  <w:num w:numId="19">
    <w:abstractNumId w:val="16"/>
  </w:num>
  <w:num w:numId="20">
    <w:abstractNumId w:val="15"/>
  </w:num>
  <w:num w:numId="21">
    <w:abstractNumId w:val="6"/>
  </w:num>
  <w:num w:numId="22">
    <w:abstractNumId w:val="12"/>
  </w:num>
  <w:num w:numId="23">
    <w:abstractNumId w:val="20"/>
  </w:num>
  <w:num w:numId="24">
    <w:abstractNumId w:val="1"/>
  </w:num>
  <w:num w:numId="2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UDERLAN FREIRE DA SILVA ABREU">
    <w15:presenceInfo w15:providerId="None" w15:userId="EUDERLAN FREIRE DA SILVA ABREU"/>
  </w15:person>
  <w15:person w15:author="Euderlan Freire">
    <w15:presenceInfo w15:providerId="Windows Live" w15:userId="35daea64b44f1ff9"/>
  </w15:person>
  <w15:person w15:author="HISSA BARBARA OLIVEIRA">
    <w15:presenceInfo w15:providerId="AD" w15:userId="S::hissa.barbara@discente.ufma.br::2ee7bd46-57ad-4c27-a342-5377ad4ff092"/>
  </w15:person>
  <w15:person w15:author="Hissa Bárbara Oliveira">
    <w15:presenceInfo w15:providerId="Windows Live" w15:userId="867e134e3e28c2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revisionView w:markup="0"/>
  <w:trackRevisions/>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C65"/>
    <w:rsid w:val="00007B8D"/>
    <w:rsid w:val="00020E92"/>
    <w:rsid w:val="000228BD"/>
    <w:rsid w:val="00024215"/>
    <w:rsid w:val="000276B9"/>
    <w:rsid w:val="0003243C"/>
    <w:rsid w:val="0003450E"/>
    <w:rsid w:val="000427FB"/>
    <w:rsid w:val="00043277"/>
    <w:rsid w:val="000437CE"/>
    <w:rsid w:val="00044A3C"/>
    <w:rsid w:val="000551BB"/>
    <w:rsid w:val="000630D8"/>
    <w:rsid w:val="00070E0C"/>
    <w:rsid w:val="00073A9E"/>
    <w:rsid w:val="000800F7"/>
    <w:rsid w:val="00084E23"/>
    <w:rsid w:val="0008571F"/>
    <w:rsid w:val="0009468E"/>
    <w:rsid w:val="000A6E97"/>
    <w:rsid w:val="000A75E6"/>
    <w:rsid w:val="000C0FE0"/>
    <w:rsid w:val="000C64EF"/>
    <w:rsid w:val="000C6A06"/>
    <w:rsid w:val="000D0F7B"/>
    <w:rsid w:val="000D7067"/>
    <w:rsid w:val="000E7052"/>
    <w:rsid w:val="000E7875"/>
    <w:rsid w:val="000F5514"/>
    <w:rsid w:val="00103616"/>
    <w:rsid w:val="0010597A"/>
    <w:rsid w:val="00107AF8"/>
    <w:rsid w:val="00117D6F"/>
    <w:rsid w:val="00121C18"/>
    <w:rsid w:val="00123AAA"/>
    <w:rsid w:val="00124DB4"/>
    <w:rsid w:val="00126271"/>
    <w:rsid w:val="00127C4F"/>
    <w:rsid w:val="00132724"/>
    <w:rsid w:val="00161C40"/>
    <w:rsid w:val="00162D47"/>
    <w:rsid w:val="00164415"/>
    <w:rsid w:val="0017380A"/>
    <w:rsid w:val="001756AD"/>
    <w:rsid w:val="00177F4D"/>
    <w:rsid w:val="00183DB5"/>
    <w:rsid w:val="0019195B"/>
    <w:rsid w:val="001A1C18"/>
    <w:rsid w:val="001A2420"/>
    <w:rsid w:val="001A2BDD"/>
    <w:rsid w:val="001B45D5"/>
    <w:rsid w:val="001B76A5"/>
    <w:rsid w:val="001C75A5"/>
    <w:rsid w:val="001D5093"/>
    <w:rsid w:val="001D560D"/>
    <w:rsid w:val="001D57C4"/>
    <w:rsid w:val="001D632D"/>
    <w:rsid w:val="001E6645"/>
    <w:rsid w:val="001F1B43"/>
    <w:rsid w:val="001F64A2"/>
    <w:rsid w:val="00211E9C"/>
    <w:rsid w:val="00214974"/>
    <w:rsid w:val="002314F6"/>
    <w:rsid w:val="002318DC"/>
    <w:rsid w:val="00231E44"/>
    <w:rsid w:val="0023455D"/>
    <w:rsid w:val="00245F34"/>
    <w:rsid w:val="002533B2"/>
    <w:rsid w:val="00255027"/>
    <w:rsid w:val="00261AB9"/>
    <w:rsid w:val="00266D98"/>
    <w:rsid w:val="00270D73"/>
    <w:rsid w:val="0028299D"/>
    <w:rsid w:val="002963F0"/>
    <w:rsid w:val="002A1DA0"/>
    <w:rsid w:val="002B23B3"/>
    <w:rsid w:val="002B2960"/>
    <w:rsid w:val="002C770F"/>
    <w:rsid w:val="002E7ABB"/>
    <w:rsid w:val="002F14E8"/>
    <w:rsid w:val="002F41A5"/>
    <w:rsid w:val="00305312"/>
    <w:rsid w:val="003084FB"/>
    <w:rsid w:val="00313060"/>
    <w:rsid w:val="00317CF2"/>
    <w:rsid w:val="00323207"/>
    <w:rsid w:val="003239AE"/>
    <w:rsid w:val="00324A97"/>
    <w:rsid w:val="00336E27"/>
    <w:rsid w:val="00340322"/>
    <w:rsid w:val="0035494E"/>
    <w:rsid w:val="00354CD5"/>
    <w:rsid w:val="00360FEF"/>
    <w:rsid w:val="003706C0"/>
    <w:rsid w:val="003802D5"/>
    <w:rsid w:val="003803FF"/>
    <w:rsid w:val="003A032B"/>
    <w:rsid w:val="003A3F6C"/>
    <w:rsid w:val="003A7EF9"/>
    <w:rsid w:val="003B1483"/>
    <w:rsid w:val="003B3603"/>
    <w:rsid w:val="003B43D9"/>
    <w:rsid w:val="003B6F96"/>
    <w:rsid w:val="003B77C8"/>
    <w:rsid w:val="003D1028"/>
    <w:rsid w:val="003D3E4B"/>
    <w:rsid w:val="003D5182"/>
    <w:rsid w:val="003E1F25"/>
    <w:rsid w:val="003F1097"/>
    <w:rsid w:val="003F4376"/>
    <w:rsid w:val="00400342"/>
    <w:rsid w:val="00405A3C"/>
    <w:rsid w:val="00406B30"/>
    <w:rsid w:val="004224A4"/>
    <w:rsid w:val="004251F6"/>
    <w:rsid w:val="00434366"/>
    <w:rsid w:val="00443B50"/>
    <w:rsid w:val="00443D6D"/>
    <w:rsid w:val="004623B7"/>
    <w:rsid w:val="0046784C"/>
    <w:rsid w:val="004730C4"/>
    <w:rsid w:val="0047703D"/>
    <w:rsid w:val="00481406"/>
    <w:rsid w:val="00484F14"/>
    <w:rsid w:val="004A4460"/>
    <w:rsid w:val="004B5B9F"/>
    <w:rsid w:val="004C06D5"/>
    <w:rsid w:val="004C3942"/>
    <w:rsid w:val="004C7A73"/>
    <w:rsid w:val="004D374A"/>
    <w:rsid w:val="004D4BAF"/>
    <w:rsid w:val="004E6AC4"/>
    <w:rsid w:val="004E7236"/>
    <w:rsid w:val="004F050C"/>
    <w:rsid w:val="004F38CB"/>
    <w:rsid w:val="004F568F"/>
    <w:rsid w:val="00504469"/>
    <w:rsid w:val="00513A7E"/>
    <w:rsid w:val="00513B3A"/>
    <w:rsid w:val="00516B03"/>
    <w:rsid w:val="00520CFE"/>
    <w:rsid w:val="005232A2"/>
    <w:rsid w:val="005252D4"/>
    <w:rsid w:val="005276B0"/>
    <w:rsid w:val="005301C7"/>
    <w:rsid w:val="005427F1"/>
    <w:rsid w:val="00561007"/>
    <w:rsid w:val="005622F5"/>
    <w:rsid w:val="00563E82"/>
    <w:rsid w:val="005661EE"/>
    <w:rsid w:val="005808B2"/>
    <w:rsid w:val="005816AB"/>
    <w:rsid w:val="00586107"/>
    <w:rsid w:val="00587DB8"/>
    <w:rsid w:val="0059426D"/>
    <w:rsid w:val="005A74A9"/>
    <w:rsid w:val="005B0EDF"/>
    <w:rsid w:val="005B2B2F"/>
    <w:rsid w:val="005C1746"/>
    <w:rsid w:val="005C2872"/>
    <w:rsid w:val="005C31A2"/>
    <w:rsid w:val="005C36DC"/>
    <w:rsid w:val="005C3D6F"/>
    <w:rsid w:val="005D2EC9"/>
    <w:rsid w:val="005D47BE"/>
    <w:rsid w:val="005D4A9C"/>
    <w:rsid w:val="005D7698"/>
    <w:rsid w:val="005F0127"/>
    <w:rsid w:val="00611804"/>
    <w:rsid w:val="00613FD1"/>
    <w:rsid w:val="0062035C"/>
    <w:rsid w:val="0062238B"/>
    <w:rsid w:val="006268D5"/>
    <w:rsid w:val="00626ACC"/>
    <w:rsid w:val="00631024"/>
    <w:rsid w:val="0063176E"/>
    <w:rsid w:val="00634F17"/>
    <w:rsid w:val="00643478"/>
    <w:rsid w:val="00644B68"/>
    <w:rsid w:val="006471D7"/>
    <w:rsid w:val="00660B60"/>
    <w:rsid w:val="00686E85"/>
    <w:rsid w:val="006913C9"/>
    <w:rsid w:val="0069FD81"/>
    <w:rsid w:val="006A00C9"/>
    <w:rsid w:val="006A3B37"/>
    <w:rsid w:val="006D08D2"/>
    <w:rsid w:val="006D3E0E"/>
    <w:rsid w:val="006E1FC3"/>
    <w:rsid w:val="006E2CF1"/>
    <w:rsid w:val="006F054B"/>
    <w:rsid w:val="006F340F"/>
    <w:rsid w:val="007061C0"/>
    <w:rsid w:val="00712572"/>
    <w:rsid w:val="00716988"/>
    <w:rsid w:val="0072565C"/>
    <w:rsid w:val="00726015"/>
    <w:rsid w:val="00732F58"/>
    <w:rsid w:val="00737785"/>
    <w:rsid w:val="00740265"/>
    <w:rsid w:val="00741498"/>
    <w:rsid w:val="00741E62"/>
    <w:rsid w:val="0074758D"/>
    <w:rsid w:val="00747748"/>
    <w:rsid w:val="007517FB"/>
    <w:rsid w:val="0077168F"/>
    <w:rsid w:val="007727DC"/>
    <w:rsid w:val="00773970"/>
    <w:rsid w:val="00773974"/>
    <w:rsid w:val="00773E3E"/>
    <w:rsid w:val="0079488D"/>
    <w:rsid w:val="00794D99"/>
    <w:rsid w:val="007A2A37"/>
    <w:rsid w:val="007B00A6"/>
    <w:rsid w:val="007B267F"/>
    <w:rsid w:val="007B5AE8"/>
    <w:rsid w:val="007C19A8"/>
    <w:rsid w:val="007C649F"/>
    <w:rsid w:val="007D2294"/>
    <w:rsid w:val="007D733E"/>
    <w:rsid w:val="007E0C9D"/>
    <w:rsid w:val="007F03BE"/>
    <w:rsid w:val="00804FAD"/>
    <w:rsid w:val="008308A4"/>
    <w:rsid w:val="008376C2"/>
    <w:rsid w:val="00845FE2"/>
    <w:rsid w:val="008560D3"/>
    <w:rsid w:val="00856E68"/>
    <w:rsid w:val="008650C4"/>
    <w:rsid w:val="0088237C"/>
    <w:rsid w:val="0088746F"/>
    <w:rsid w:val="008914FD"/>
    <w:rsid w:val="008A69FD"/>
    <w:rsid w:val="008C0399"/>
    <w:rsid w:val="008C3AFE"/>
    <w:rsid w:val="008D2868"/>
    <w:rsid w:val="008D6611"/>
    <w:rsid w:val="008E710A"/>
    <w:rsid w:val="008F3CC1"/>
    <w:rsid w:val="008F77D2"/>
    <w:rsid w:val="009119BA"/>
    <w:rsid w:val="00925826"/>
    <w:rsid w:val="00936C1A"/>
    <w:rsid w:val="00945011"/>
    <w:rsid w:val="00953492"/>
    <w:rsid w:val="00971150"/>
    <w:rsid w:val="009718C2"/>
    <w:rsid w:val="00972F9D"/>
    <w:rsid w:val="00975AAB"/>
    <w:rsid w:val="009815E9"/>
    <w:rsid w:val="00982643"/>
    <w:rsid w:val="009A23B8"/>
    <w:rsid w:val="009A3304"/>
    <w:rsid w:val="009D02E1"/>
    <w:rsid w:val="009D1467"/>
    <w:rsid w:val="009E7D1E"/>
    <w:rsid w:val="00A04EA5"/>
    <w:rsid w:val="00A10756"/>
    <w:rsid w:val="00A1204A"/>
    <w:rsid w:val="00A1476A"/>
    <w:rsid w:val="00A15471"/>
    <w:rsid w:val="00A17B8E"/>
    <w:rsid w:val="00A32B25"/>
    <w:rsid w:val="00A35CA4"/>
    <w:rsid w:val="00A40FC0"/>
    <w:rsid w:val="00A456D9"/>
    <w:rsid w:val="00A45C67"/>
    <w:rsid w:val="00A552F0"/>
    <w:rsid w:val="00A6114C"/>
    <w:rsid w:val="00A62501"/>
    <w:rsid w:val="00A64E6D"/>
    <w:rsid w:val="00A71247"/>
    <w:rsid w:val="00A75945"/>
    <w:rsid w:val="00A75BF8"/>
    <w:rsid w:val="00A760D5"/>
    <w:rsid w:val="00A81186"/>
    <w:rsid w:val="00A84E7B"/>
    <w:rsid w:val="00A92E8D"/>
    <w:rsid w:val="00A9363C"/>
    <w:rsid w:val="00A9764B"/>
    <w:rsid w:val="00AA0A78"/>
    <w:rsid w:val="00AA139D"/>
    <w:rsid w:val="00AA3D0E"/>
    <w:rsid w:val="00AA661C"/>
    <w:rsid w:val="00AA7239"/>
    <w:rsid w:val="00AB3003"/>
    <w:rsid w:val="00AB6D27"/>
    <w:rsid w:val="00AC0BAA"/>
    <w:rsid w:val="00AD11DF"/>
    <w:rsid w:val="00AD4BB4"/>
    <w:rsid w:val="00AE3EBA"/>
    <w:rsid w:val="00AF07D8"/>
    <w:rsid w:val="00AF0AD7"/>
    <w:rsid w:val="00B02BEB"/>
    <w:rsid w:val="00B14718"/>
    <w:rsid w:val="00B173D5"/>
    <w:rsid w:val="00B2379A"/>
    <w:rsid w:val="00B25BD6"/>
    <w:rsid w:val="00B27515"/>
    <w:rsid w:val="00B37658"/>
    <w:rsid w:val="00B40541"/>
    <w:rsid w:val="00B43323"/>
    <w:rsid w:val="00B45749"/>
    <w:rsid w:val="00B4663D"/>
    <w:rsid w:val="00B64D87"/>
    <w:rsid w:val="00B6745A"/>
    <w:rsid w:val="00B71081"/>
    <w:rsid w:val="00B73DF4"/>
    <w:rsid w:val="00B76671"/>
    <w:rsid w:val="00B80160"/>
    <w:rsid w:val="00B93B22"/>
    <w:rsid w:val="00BB14EB"/>
    <w:rsid w:val="00BB3575"/>
    <w:rsid w:val="00BD5829"/>
    <w:rsid w:val="00BE7BB7"/>
    <w:rsid w:val="00BF0FE7"/>
    <w:rsid w:val="00BF1FC3"/>
    <w:rsid w:val="00BF243C"/>
    <w:rsid w:val="00C0501C"/>
    <w:rsid w:val="00C10CAC"/>
    <w:rsid w:val="00C1471D"/>
    <w:rsid w:val="00C20740"/>
    <w:rsid w:val="00C2462D"/>
    <w:rsid w:val="00C27DFC"/>
    <w:rsid w:val="00C30D75"/>
    <w:rsid w:val="00C336A9"/>
    <w:rsid w:val="00C41582"/>
    <w:rsid w:val="00C42165"/>
    <w:rsid w:val="00C44C3D"/>
    <w:rsid w:val="00C53579"/>
    <w:rsid w:val="00C5B0E4"/>
    <w:rsid w:val="00C6143A"/>
    <w:rsid w:val="00C7253D"/>
    <w:rsid w:val="00C770D2"/>
    <w:rsid w:val="00CB626C"/>
    <w:rsid w:val="00CC68C2"/>
    <w:rsid w:val="00CD26EC"/>
    <w:rsid w:val="00CE0390"/>
    <w:rsid w:val="00CE0C72"/>
    <w:rsid w:val="00CE5572"/>
    <w:rsid w:val="00CF22A1"/>
    <w:rsid w:val="00CF2D65"/>
    <w:rsid w:val="00D03EA9"/>
    <w:rsid w:val="00D04329"/>
    <w:rsid w:val="00D20591"/>
    <w:rsid w:val="00D22856"/>
    <w:rsid w:val="00D42051"/>
    <w:rsid w:val="00D4729A"/>
    <w:rsid w:val="00D5307D"/>
    <w:rsid w:val="00D53DD9"/>
    <w:rsid w:val="00D56570"/>
    <w:rsid w:val="00D60328"/>
    <w:rsid w:val="00D71995"/>
    <w:rsid w:val="00D74E85"/>
    <w:rsid w:val="00D77790"/>
    <w:rsid w:val="00D80086"/>
    <w:rsid w:val="00D8586E"/>
    <w:rsid w:val="00D935A3"/>
    <w:rsid w:val="00DA338A"/>
    <w:rsid w:val="00DB4E46"/>
    <w:rsid w:val="00DB5516"/>
    <w:rsid w:val="00DD1858"/>
    <w:rsid w:val="00DD79F3"/>
    <w:rsid w:val="00DE5843"/>
    <w:rsid w:val="00DE6CE1"/>
    <w:rsid w:val="00E064EB"/>
    <w:rsid w:val="00E07258"/>
    <w:rsid w:val="00E106F8"/>
    <w:rsid w:val="00E203A3"/>
    <w:rsid w:val="00E21C7B"/>
    <w:rsid w:val="00E22C65"/>
    <w:rsid w:val="00E24BC0"/>
    <w:rsid w:val="00E267D0"/>
    <w:rsid w:val="00E410DC"/>
    <w:rsid w:val="00E4610E"/>
    <w:rsid w:val="00E47980"/>
    <w:rsid w:val="00E56393"/>
    <w:rsid w:val="00E60A53"/>
    <w:rsid w:val="00E6463B"/>
    <w:rsid w:val="00E84BDF"/>
    <w:rsid w:val="00E92EAC"/>
    <w:rsid w:val="00EA6729"/>
    <w:rsid w:val="00EA7B83"/>
    <w:rsid w:val="00EB067E"/>
    <w:rsid w:val="00EB46A4"/>
    <w:rsid w:val="00EB5E10"/>
    <w:rsid w:val="00EC1D8A"/>
    <w:rsid w:val="00EC2569"/>
    <w:rsid w:val="00EC2C2E"/>
    <w:rsid w:val="00ED7E3E"/>
    <w:rsid w:val="00EF5D4C"/>
    <w:rsid w:val="00F007C8"/>
    <w:rsid w:val="00F0160B"/>
    <w:rsid w:val="00F01D21"/>
    <w:rsid w:val="00F04511"/>
    <w:rsid w:val="00F10841"/>
    <w:rsid w:val="00F11D66"/>
    <w:rsid w:val="00F13CFE"/>
    <w:rsid w:val="00F20DEA"/>
    <w:rsid w:val="00F2355A"/>
    <w:rsid w:val="00F6697B"/>
    <w:rsid w:val="00F67B5B"/>
    <w:rsid w:val="00F7700F"/>
    <w:rsid w:val="00F80A91"/>
    <w:rsid w:val="00F81042"/>
    <w:rsid w:val="00F850FB"/>
    <w:rsid w:val="00F85C18"/>
    <w:rsid w:val="00F877C2"/>
    <w:rsid w:val="00F91265"/>
    <w:rsid w:val="00F92A70"/>
    <w:rsid w:val="00F93B98"/>
    <w:rsid w:val="00FA0910"/>
    <w:rsid w:val="00FA40CC"/>
    <w:rsid w:val="00FB03F9"/>
    <w:rsid w:val="00FB35BC"/>
    <w:rsid w:val="00FB4BB1"/>
    <w:rsid w:val="00FB7EBC"/>
    <w:rsid w:val="00FC30C8"/>
    <w:rsid w:val="00FC7655"/>
    <w:rsid w:val="00FD56AD"/>
    <w:rsid w:val="00FE4C99"/>
    <w:rsid w:val="00FEAD12"/>
    <w:rsid w:val="00FF1908"/>
    <w:rsid w:val="00FF261D"/>
    <w:rsid w:val="0133DD81"/>
    <w:rsid w:val="0134E4CC"/>
    <w:rsid w:val="016499D7"/>
    <w:rsid w:val="018AD930"/>
    <w:rsid w:val="019A435B"/>
    <w:rsid w:val="01A6743A"/>
    <w:rsid w:val="01B4E358"/>
    <w:rsid w:val="0219C506"/>
    <w:rsid w:val="02307EF5"/>
    <w:rsid w:val="02518AD1"/>
    <w:rsid w:val="025A558E"/>
    <w:rsid w:val="025D5F34"/>
    <w:rsid w:val="027914D7"/>
    <w:rsid w:val="0296311B"/>
    <w:rsid w:val="02993949"/>
    <w:rsid w:val="029EF6CB"/>
    <w:rsid w:val="02A29701"/>
    <w:rsid w:val="036A73D5"/>
    <w:rsid w:val="03B4045C"/>
    <w:rsid w:val="03DFECCF"/>
    <w:rsid w:val="04053961"/>
    <w:rsid w:val="04085D65"/>
    <w:rsid w:val="0418D695"/>
    <w:rsid w:val="041FA854"/>
    <w:rsid w:val="0422E720"/>
    <w:rsid w:val="042DD04A"/>
    <w:rsid w:val="047FF45F"/>
    <w:rsid w:val="04A8527B"/>
    <w:rsid w:val="04B5FD4C"/>
    <w:rsid w:val="04F7AD19"/>
    <w:rsid w:val="0506D8C1"/>
    <w:rsid w:val="0535626C"/>
    <w:rsid w:val="053E1315"/>
    <w:rsid w:val="055577BE"/>
    <w:rsid w:val="06297AB7"/>
    <w:rsid w:val="06653B13"/>
    <w:rsid w:val="0671FA34"/>
    <w:rsid w:val="06AC5848"/>
    <w:rsid w:val="0793DC4D"/>
    <w:rsid w:val="07B78CEC"/>
    <w:rsid w:val="07BE0E0A"/>
    <w:rsid w:val="07D80BFB"/>
    <w:rsid w:val="07E01AF7"/>
    <w:rsid w:val="0815D86F"/>
    <w:rsid w:val="089ED244"/>
    <w:rsid w:val="08C20A1C"/>
    <w:rsid w:val="08CBD1B6"/>
    <w:rsid w:val="0900724B"/>
    <w:rsid w:val="09292B5E"/>
    <w:rsid w:val="09422411"/>
    <w:rsid w:val="0979DAD0"/>
    <w:rsid w:val="099F4C1D"/>
    <w:rsid w:val="09F96991"/>
    <w:rsid w:val="0A7F9438"/>
    <w:rsid w:val="0AAAB5BB"/>
    <w:rsid w:val="0ABCC27B"/>
    <w:rsid w:val="0AE6378A"/>
    <w:rsid w:val="0AFC300D"/>
    <w:rsid w:val="0B354E42"/>
    <w:rsid w:val="0B7426F5"/>
    <w:rsid w:val="0B91B2BC"/>
    <w:rsid w:val="0B928AA5"/>
    <w:rsid w:val="0BF57F44"/>
    <w:rsid w:val="0C2BD6BB"/>
    <w:rsid w:val="0C5A7283"/>
    <w:rsid w:val="0C87EF6B"/>
    <w:rsid w:val="0C905AAB"/>
    <w:rsid w:val="0C9BF554"/>
    <w:rsid w:val="0CAF7CB5"/>
    <w:rsid w:val="0CC0D302"/>
    <w:rsid w:val="0D3A23E5"/>
    <w:rsid w:val="0D4E6BF9"/>
    <w:rsid w:val="0D83EFA9"/>
    <w:rsid w:val="0DB9B3F9"/>
    <w:rsid w:val="0DBE69F9"/>
    <w:rsid w:val="0E0CCABE"/>
    <w:rsid w:val="0E2891B3"/>
    <w:rsid w:val="0E38D4E1"/>
    <w:rsid w:val="0E477F33"/>
    <w:rsid w:val="0E55D3FC"/>
    <w:rsid w:val="0E5EFEFF"/>
    <w:rsid w:val="0E8F0DCB"/>
    <w:rsid w:val="0E952C7F"/>
    <w:rsid w:val="0ECD018E"/>
    <w:rsid w:val="0FA7A203"/>
    <w:rsid w:val="0FBDC73D"/>
    <w:rsid w:val="0FBDFEAB"/>
    <w:rsid w:val="104448F0"/>
    <w:rsid w:val="104CCE85"/>
    <w:rsid w:val="10A3996C"/>
    <w:rsid w:val="114F972E"/>
    <w:rsid w:val="11A61288"/>
    <w:rsid w:val="11EFFF99"/>
    <w:rsid w:val="1203AA6D"/>
    <w:rsid w:val="1228A8BB"/>
    <w:rsid w:val="123A363B"/>
    <w:rsid w:val="12893C3D"/>
    <w:rsid w:val="1297FEC9"/>
    <w:rsid w:val="12F2982D"/>
    <w:rsid w:val="136425BA"/>
    <w:rsid w:val="137D70C6"/>
    <w:rsid w:val="13B2441E"/>
    <w:rsid w:val="13E0B977"/>
    <w:rsid w:val="13FA7ED3"/>
    <w:rsid w:val="140731DF"/>
    <w:rsid w:val="1411DD2B"/>
    <w:rsid w:val="14276B61"/>
    <w:rsid w:val="144C4C86"/>
    <w:rsid w:val="144E7959"/>
    <w:rsid w:val="1496D8DB"/>
    <w:rsid w:val="14E447C9"/>
    <w:rsid w:val="14EBED07"/>
    <w:rsid w:val="1548717C"/>
    <w:rsid w:val="1555AFC0"/>
    <w:rsid w:val="1575FFAD"/>
    <w:rsid w:val="1596B6E8"/>
    <w:rsid w:val="15BE58D3"/>
    <w:rsid w:val="15D44AEB"/>
    <w:rsid w:val="15FA45E0"/>
    <w:rsid w:val="16156B6D"/>
    <w:rsid w:val="1616A8AB"/>
    <w:rsid w:val="161AEC45"/>
    <w:rsid w:val="16B6B199"/>
    <w:rsid w:val="16E1A2DC"/>
    <w:rsid w:val="17610ADD"/>
    <w:rsid w:val="179BDB1D"/>
    <w:rsid w:val="179E7456"/>
    <w:rsid w:val="17C57A78"/>
    <w:rsid w:val="1818E109"/>
    <w:rsid w:val="183EE676"/>
    <w:rsid w:val="18422B38"/>
    <w:rsid w:val="184FC954"/>
    <w:rsid w:val="185EE150"/>
    <w:rsid w:val="18B5A8C5"/>
    <w:rsid w:val="18BA1F2B"/>
    <w:rsid w:val="1919F60F"/>
    <w:rsid w:val="193FEF2A"/>
    <w:rsid w:val="194B0DD0"/>
    <w:rsid w:val="1956AD71"/>
    <w:rsid w:val="19575625"/>
    <w:rsid w:val="196AFE33"/>
    <w:rsid w:val="197B5E40"/>
    <w:rsid w:val="19CA7C6C"/>
    <w:rsid w:val="19EAD4A0"/>
    <w:rsid w:val="19EE399D"/>
    <w:rsid w:val="1A3B4472"/>
    <w:rsid w:val="1A63A9D6"/>
    <w:rsid w:val="1A6DFBE1"/>
    <w:rsid w:val="1A859CA9"/>
    <w:rsid w:val="1AAAB2B6"/>
    <w:rsid w:val="1AE11449"/>
    <w:rsid w:val="1B086C0C"/>
    <w:rsid w:val="1B2314C1"/>
    <w:rsid w:val="1B505F2E"/>
    <w:rsid w:val="1B67D04A"/>
    <w:rsid w:val="1B889097"/>
    <w:rsid w:val="1B8C514A"/>
    <w:rsid w:val="1BD0E4A8"/>
    <w:rsid w:val="1BDE0287"/>
    <w:rsid w:val="1BDEBCCC"/>
    <w:rsid w:val="1C090B30"/>
    <w:rsid w:val="1C533B96"/>
    <w:rsid w:val="1C7BC89E"/>
    <w:rsid w:val="1CF0CCB1"/>
    <w:rsid w:val="1CFDA3F9"/>
    <w:rsid w:val="1D073B57"/>
    <w:rsid w:val="1D1247B4"/>
    <w:rsid w:val="1D17E9CE"/>
    <w:rsid w:val="1D305707"/>
    <w:rsid w:val="1D431145"/>
    <w:rsid w:val="1D47C6F6"/>
    <w:rsid w:val="1D65E7A1"/>
    <w:rsid w:val="1D8F6BCC"/>
    <w:rsid w:val="1DB50504"/>
    <w:rsid w:val="1DDF3DE1"/>
    <w:rsid w:val="1DE30092"/>
    <w:rsid w:val="1DF24841"/>
    <w:rsid w:val="1E4CC755"/>
    <w:rsid w:val="1E5A22BE"/>
    <w:rsid w:val="1E791E06"/>
    <w:rsid w:val="1E98E073"/>
    <w:rsid w:val="1EBF2350"/>
    <w:rsid w:val="1EE03907"/>
    <w:rsid w:val="1EE8B68D"/>
    <w:rsid w:val="1F141F4D"/>
    <w:rsid w:val="1F6765DB"/>
    <w:rsid w:val="1F69D946"/>
    <w:rsid w:val="1FD9E448"/>
    <w:rsid w:val="1FF2D262"/>
    <w:rsid w:val="202F1BB7"/>
    <w:rsid w:val="20570543"/>
    <w:rsid w:val="20B32F77"/>
    <w:rsid w:val="20DDD6ED"/>
    <w:rsid w:val="21A0BDE0"/>
    <w:rsid w:val="21A9A086"/>
    <w:rsid w:val="21AE7234"/>
    <w:rsid w:val="21D6CC27"/>
    <w:rsid w:val="2211FCD7"/>
    <w:rsid w:val="2212AE57"/>
    <w:rsid w:val="2218175A"/>
    <w:rsid w:val="22C3E53A"/>
    <w:rsid w:val="22D316DD"/>
    <w:rsid w:val="22F40972"/>
    <w:rsid w:val="231006E6"/>
    <w:rsid w:val="23196EA2"/>
    <w:rsid w:val="231CB595"/>
    <w:rsid w:val="233893FA"/>
    <w:rsid w:val="23A30B0A"/>
    <w:rsid w:val="23DF2D93"/>
    <w:rsid w:val="24273671"/>
    <w:rsid w:val="245E1716"/>
    <w:rsid w:val="2478D73F"/>
    <w:rsid w:val="2478D835"/>
    <w:rsid w:val="24E7FABB"/>
    <w:rsid w:val="2510FFD8"/>
    <w:rsid w:val="251F5989"/>
    <w:rsid w:val="25499C24"/>
    <w:rsid w:val="25C8003B"/>
    <w:rsid w:val="25F1B1EB"/>
    <w:rsid w:val="25FE411D"/>
    <w:rsid w:val="26176860"/>
    <w:rsid w:val="266758DC"/>
    <w:rsid w:val="267DD124"/>
    <w:rsid w:val="26A04001"/>
    <w:rsid w:val="26DEF75A"/>
    <w:rsid w:val="26E20DF0"/>
    <w:rsid w:val="26E9419F"/>
    <w:rsid w:val="26F1B7A8"/>
    <w:rsid w:val="270409CB"/>
    <w:rsid w:val="27359A5F"/>
    <w:rsid w:val="2783E2AC"/>
    <w:rsid w:val="278DEC4B"/>
    <w:rsid w:val="27A958C2"/>
    <w:rsid w:val="27AA8189"/>
    <w:rsid w:val="27C8E673"/>
    <w:rsid w:val="282E5784"/>
    <w:rsid w:val="284DEC0F"/>
    <w:rsid w:val="2896A42A"/>
    <w:rsid w:val="292F48FC"/>
    <w:rsid w:val="2A9D7C2A"/>
    <w:rsid w:val="2AB64F76"/>
    <w:rsid w:val="2AB711C6"/>
    <w:rsid w:val="2AD6C137"/>
    <w:rsid w:val="2AF76855"/>
    <w:rsid w:val="2AF7ECA6"/>
    <w:rsid w:val="2B2F2EF4"/>
    <w:rsid w:val="2B2FF397"/>
    <w:rsid w:val="2B6C83B0"/>
    <w:rsid w:val="2B79919D"/>
    <w:rsid w:val="2BACEDBE"/>
    <w:rsid w:val="2BD72B00"/>
    <w:rsid w:val="2BECE400"/>
    <w:rsid w:val="2BF82D5E"/>
    <w:rsid w:val="2C415CDD"/>
    <w:rsid w:val="2C71E03F"/>
    <w:rsid w:val="2C7A9444"/>
    <w:rsid w:val="2C83977B"/>
    <w:rsid w:val="2CB48EF5"/>
    <w:rsid w:val="2CC3E98F"/>
    <w:rsid w:val="2D056007"/>
    <w:rsid w:val="2D0D5429"/>
    <w:rsid w:val="2D15D5B6"/>
    <w:rsid w:val="2D501D15"/>
    <w:rsid w:val="2D5C63AA"/>
    <w:rsid w:val="2D647003"/>
    <w:rsid w:val="2D9235C9"/>
    <w:rsid w:val="2DA7DA87"/>
    <w:rsid w:val="2DE48154"/>
    <w:rsid w:val="2DE87C0C"/>
    <w:rsid w:val="2E0C5CA0"/>
    <w:rsid w:val="2E4FDC26"/>
    <w:rsid w:val="2E748812"/>
    <w:rsid w:val="2E7DF8DB"/>
    <w:rsid w:val="2E854EA9"/>
    <w:rsid w:val="2EB3C609"/>
    <w:rsid w:val="2F31A66B"/>
    <w:rsid w:val="2F5BC0CF"/>
    <w:rsid w:val="2FE70557"/>
    <w:rsid w:val="2FED4B80"/>
    <w:rsid w:val="2FF67A40"/>
    <w:rsid w:val="309A31B3"/>
    <w:rsid w:val="309D65A6"/>
    <w:rsid w:val="30B3E784"/>
    <w:rsid w:val="3101C723"/>
    <w:rsid w:val="3102FFB7"/>
    <w:rsid w:val="31118896"/>
    <w:rsid w:val="31124F2C"/>
    <w:rsid w:val="3174C5CC"/>
    <w:rsid w:val="317FFFDA"/>
    <w:rsid w:val="31942488"/>
    <w:rsid w:val="31A28B76"/>
    <w:rsid w:val="31AD8CC5"/>
    <w:rsid w:val="3246141F"/>
    <w:rsid w:val="324F26EC"/>
    <w:rsid w:val="327A42FB"/>
    <w:rsid w:val="32871CFE"/>
    <w:rsid w:val="3296C922"/>
    <w:rsid w:val="329A2619"/>
    <w:rsid w:val="32B1C72A"/>
    <w:rsid w:val="32B54B5D"/>
    <w:rsid w:val="32B82463"/>
    <w:rsid w:val="32C2781B"/>
    <w:rsid w:val="32D8CEFB"/>
    <w:rsid w:val="32F8A7E5"/>
    <w:rsid w:val="3317684A"/>
    <w:rsid w:val="3321EF99"/>
    <w:rsid w:val="33252135"/>
    <w:rsid w:val="333F87CF"/>
    <w:rsid w:val="3363F664"/>
    <w:rsid w:val="3366DEB2"/>
    <w:rsid w:val="339BDAF8"/>
    <w:rsid w:val="33BF62D8"/>
    <w:rsid w:val="33D736B0"/>
    <w:rsid w:val="33DF0CE6"/>
    <w:rsid w:val="3403C5BA"/>
    <w:rsid w:val="3413DA72"/>
    <w:rsid w:val="341E2038"/>
    <w:rsid w:val="348DE4E2"/>
    <w:rsid w:val="3493B9D9"/>
    <w:rsid w:val="34AA877E"/>
    <w:rsid w:val="34D2D697"/>
    <w:rsid w:val="3596D0B9"/>
    <w:rsid w:val="3597B68E"/>
    <w:rsid w:val="359CB0D5"/>
    <w:rsid w:val="35B37830"/>
    <w:rsid w:val="363E0C52"/>
    <w:rsid w:val="3644BECA"/>
    <w:rsid w:val="368DCDB5"/>
    <w:rsid w:val="372370BE"/>
    <w:rsid w:val="37423F4E"/>
    <w:rsid w:val="37AAC59D"/>
    <w:rsid w:val="37BA53F8"/>
    <w:rsid w:val="37EB7951"/>
    <w:rsid w:val="37F6EFE6"/>
    <w:rsid w:val="382A9105"/>
    <w:rsid w:val="38544B7B"/>
    <w:rsid w:val="38648E0D"/>
    <w:rsid w:val="387914F9"/>
    <w:rsid w:val="3881E074"/>
    <w:rsid w:val="38880924"/>
    <w:rsid w:val="38B9EE23"/>
    <w:rsid w:val="38F8D696"/>
    <w:rsid w:val="391DBA3C"/>
    <w:rsid w:val="39234299"/>
    <w:rsid w:val="395F7DD6"/>
    <w:rsid w:val="396FF347"/>
    <w:rsid w:val="39772939"/>
    <w:rsid w:val="399991F5"/>
    <w:rsid w:val="39C82BA1"/>
    <w:rsid w:val="39D0A100"/>
    <w:rsid w:val="39EAFCA5"/>
    <w:rsid w:val="3A0CBDD7"/>
    <w:rsid w:val="3A29C68C"/>
    <w:rsid w:val="3A46EF0A"/>
    <w:rsid w:val="3A4CD0C2"/>
    <w:rsid w:val="3AC618B6"/>
    <w:rsid w:val="3B23FE30"/>
    <w:rsid w:val="3B4A3995"/>
    <w:rsid w:val="3B4ECAF6"/>
    <w:rsid w:val="3BB46F49"/>
    <w:rsid w:val="3BE41AB0"/>
    <w:rsid w:val="3C01BB4A"/>
    <w:rsid w:val="3C25FF1D"/>
    <w:rsid w:val="3C3F94FA"/>
    <w:rsid w:val="3C6BDECD"/>
    <w:rsid w:val="3C71B31E"/>
    <w:rsid w:val="3C7FECDC"/>
    <w:rsid w:val="3CB64D63"/>
    <w:rsid w:val="3CD3F50A"/>
    <w:rsid w:val="3D132CEA"/>
    <w:rsid w:val="3D227E2C"/>
    <w:rsid w:val="3D24B6AF"/>
    <w:rsid w:val="3D51E76A"/>
    <w:rsid w:val="3D6700BF"/>
    <w:rsid w:val="3D6B85BA"/>
    <w:rsid w:val="3D9CD3A6"/>
    <w:rsid w:val="3DAB8C45"/>
    <w:rsid w:val="3DB7638D"/>
    <w:rsid w:val="3DD9D758"/>
    <w:rsid w:val="3E4E183C"/>
    <w:rsid w:val="3E5008C2"/>
    <w:rsid w:val="3E5FE24D"/>
    <w:rsid w:val="3E7A92FF"/>
    <w:rsid w:val="3E83B433"/>
    <w:rsid w:val="3EACA09D"/>
    <w:rsid w:val="3EB370A2"/>
    <w:rsid w:val="3ED8A127"/>
    <w:rsid w:val="3EDCDEAE"/>
    <w:rsid w:val="3F4CD95C"/>
    <w:rsid w:val="3FA7C092"/>
    <w:rsid w:val="3FCD2408"/>
    <w:rsid w:val="3FD655F8"/>
    <w:rsid w:val="3FEEF232"/>
    <w:rsid w:val="404DD56F"/>
    <w:rsid w:val="40624561"/>
    <w:rsid w:val="407B8C22"/>
    <w:rsid w:val="4088604E"/>
    <w:rsid w:val="409CB264"/>
    <w:rsid w:val="4103D6BA"/>
    <w:rsid w:val="4172AD8F"/>
    <w:rsid w:val="41808A1E"/>
    <w:rsid w:val="41D37CDC"/>
    <w:rsid w:val="421E891E"/>
    <w:rsid w:val="42698230"/>
    <w:rsid w:val="4275463F"/>
    <w:rsid w:val="42819C5A"/>
    <w:rsid w:val="4283A847"/>
    <w:rsid w:val="428A47CA"/>
    <w:rsid w:val="42D6405D"/>
    <w:rsid w:val="431E0357"/>
    <w:rsid w:val="43F53FE1"/>
    <w:rsid w:val="445012FD"/>
    <w:rsid w:val="4462FB84"/>
    <w:rsid w:val="448FBCE7"/>
    <w:rsid w:val="44915BAA"/>
    <w:rsid w:val="44A409D7"/>
    <w:rsid w:val="44B8E047"/>
    <w:rsid w:val="44C6E6EB"/>
    <w:rsid w:val="44DFD32C"/>
    <w:rsid w:val="454B9A00"/>
    <w:rsid w:val="45986181"/>
    <w:rsid w:val="45B651E8"/>
    <w:rsid w:val="46011673"/>
    <w:rsid w:val="4619D0CB"/>
    <w:rsid w:val="461AEB81"/>
    <w:rsid w:val="466A2178"/>
    <w:rsid w:val="466F8E88"/>
    <w:rsid w:val="46702B6C"/>
    <w:rsid w:val="46B0C481"/>
    <w:rsid w:val="46B79BD0"/>
    <w:rsid w:val="46C94C01"/>
    <w:rsid w:val="46CF3F90"/>
    <w:rsid w:val="4728895B"/>
    <w:rsid w:val="4787E8E3"/>
    <w:rsid w:val="47997A98"/>
    <w:rsid w:val="47E7F992"/>
    <w:rsid w:val="47FE78D8"/>
    <w:rsid w:val="480461A7"/>
    <w:rsid w:val="4861E3B9"/>
    <w:rsid w:val="486A9F61"/>
    <w:rsid w:val="486F2730"/>
    <w:rsid w:val="4885E73A"/>
    <w:rsid w:val="48D353C2"/>
    <w:rsid w:val="493098AF"/>
    <w:rsid w:val="498A01A1"/>
    <w:rsid w:val="49B37566"/>
    <w:rsid w:val="49B9765A"/>
    <w:rsid w:val="49DD5537"/>
    <w:rsid w:val="49FA5191"/>
    <w:rsid w:val="4A4E931F"/>
    <w:rsid w:val="4A8846B9"/>
    <w:rsid w:val="4AE4443B"/>
    <w:rsid w:val="4AE46B88"/>
    <w:rsid w:val="4AF25700"/>
    <w:rsid w:val="4AFCE408"/>
    <w:rsid w:val="4B1DED71"/>
    <w:rsid w:val="4B3DEF93"/>
    <w:rsid w:val="4B42D2C4"/>
    <w:rsid w:val="4B705B36"/>
    <w:rsid w:val="4B8F4E62"/>
    <w:rsid w:val="4BC08624"/>
    <w:rsid w:val="4BC7F7C4"/>
    <w:rsid w:val="4BE5F78D"/>
    <w:rsid w:val="4C3B61BA"/>
    <w:rsid w:val="4C3E52FD"/>
    <w:rsid w:val="4C528B2E"/>
    <w:rsid w:val="4C532ADD"/>
    <w:rsid w:val="4C5F860A"/>
    <w:rsid w:val="4C96F8C2"/>
    <w:rsid w:val="4CD84939"/>
    <w:rsid w:val="4CD99F24"/>
    <w:rsid w:val="4CDE8B23"/>
    <w:rsid w:val="4CED5C6E"/>
    <w:rsid w:val="4D9125D5"/>
    <w:rsid w:val="4D99BD28"/>
    <w:rsid w:val="4DB87136"/>
    <w:rsid w:val="4DC0D82A"/>
    <w:rsid w:val="4E939274"/>
    <w:rsid w:val="4E977D0D"/>
    <w:rsid w:val="4EDDDAEC"/>
    <w:rsid w:val="4EFD7E5E"/>
    <w:rsid w:val="4F0143E4"/>
    <w:rsid w:val="4F2974EB"/>
    <w:rsid w:val="4F558345"/>
    <w:rsid w:val="4F7024B7"/>
    <w:rsid w:val="4FFA27B7"/>
    <w:rsid w:val="5022F582"/>
    <w:rsid w:val="50455C60"/>
    <w:rsid w:val="50525EB6"/>
    <w:rsid w:val="50677F53"/>
    <w:rsid w:val="5079EB8C"/>
    <w:rsid w:val="507EA892"/>
    <w:rsid w:val="507ED6E3"/>
    <w:rsid w:val="509A9148"/>
    <w:rsid w:val="50ABC159"/>
    <w:rsid w:val="50DEA11C"/>
    <w:rsid w:val="50EF0841"/>
    <w:rsid w:val="50F18A41"/>
    <w:rsid w:val="50F93BA4"/>
    <w:rsid w:val="510710F8"/>
    <w:rsid w:val="5128C6D2"/>
    <w:rsid w:val="51529341"/>
    <w:rsid w:val="5163FE24"/>
    <w:rsid w:val="51A005FE"/>
    <w:rsid w:val="51DCD16C"/>
    <w:rsid w:val="522FBF18"/>
    <w:rsid w:val="5243624A"/>
    <w:rsid w:val="526448FB"/>
    <w:rsid w:val="52815C3F"/>
    <w:rsid w:val="52862BAC"/>
    <w:rsid w:val="52982A14"/>
    <w:rsid w:val="52AF8D8C"/>
    <w:rsid w:val="52C1A829"/>
    <w:rsid w:val="52F60F2F"/>
    <w:rsid w:val="52FDFB12"/>
    <w:rsid w:val="5366E5C5"/>
    <w:rsid w:val="536CD918"/>
    <w:rsid w:val="53C1AEA6"/>
    <w:rsid w:val="53EE9D12"/>
    <w:rsid w:val="5414F3EF"/>
    <w:rsid w:val="5435605F"/>
    <w:rsid w:val="544B2F79"/>
    <w:rsid w:val="5453A847"/>
    <w:rsid w:val="5465853C"/>
    <w:rsid w:val="5471F725"/>
    <w:rsid w:val="547A7C3E"/>
    <w:rsid w:val="54A60235"/>
    <w:rsid w:val="54B3CD57"/>
    <w:rsid w:val="54B4DBA6"/>
    <w:rsid w:val="54CFC633"/>
    <w:rsid w:val="54DAC57D"/>
    <w:rsid w:val="54DC1B43"/>
    <w:rsid w:val="54EE9295"/>
    <w:rsid w:val="5512416C"/>
    <w:rsid w:val="55133EC3"/>
    <w:rsid w:val="55564EB7"/>
    <w:rsid w:val="5565959A"/>
    <w:rsid w:val="5580341A"/>
    <w:rsid w:val="55A2AFD2"/>
    <w:rsid w:val="55ED1E7B"/>
    <w:rsid w:val="55F1D5BC"/>
    <w:rsid w:val="561D39FC"/>
    <w:rsid w:val="569E7FB5"/>
    <w:rsid w:val="56CBD66B"/>
    <w:rsid w:val="56D6453A"/>
    <w:rsid w:val="573AB88D"/>
    <w:rsid w:val="575F2D8D"/>
    <w:rsid w:val="5796F3E0"/>
    <w:rsid w:val="5799EB86"/>
    <w:rsid w:val="57B77588"/>
    <w:rsid w:val="57B9E178"/>
    <w:rsid w:val="57EA4B9B"/>
    <w:rsid w:val="57FA2D4C"/>
    <w:rsid w:val="58056833"/>
    <w:rsid w:val="580E4A3E"/>
    <w:rsid w:val="5855F6A3"/>
    <w:rsid w:val="58663577"/>
    <w:rsid w:val="589EAB6B"/>
    <w:rsid w:val="58A1B2FE"/>
    <w:rsid w:val="58C0C2A3"/>
    <w:rsid w:val="58D19900"/>
    <w:rsid w:val="593A42E1"/>
    <w:rsid w:val="593AFEAD"/>
    <w:rsid w:val="59EEE750"/>
    <w:rsid w:val="5A444260"/>
    <w:rsid w:val="5A7CF496"/>
    <w:rsid w:val="5A887D2F"/>
    <w:rsid w:val="5AC40B90"/>
    <w:rsid w:val="5AE1E4D5"/>
    <w:rsid w:val="5AF970EE"/>
    <w:rsid w:val="5AFE9F4C"/>
    <w:rsid w:val="5B354065"/>
    <w:rsid w:val="5B56D202"/>
    <w:rsid w:val="5B7F7B77"/>
    <w:rsid w:val="5BBFEDC0"/>
    <w:rsid w:val="5C13A3AB"/>
    <w:rsid w:val="5C267B02"/>
    <w:rsid w:val="5C50ADF8"/>
    <w:rsid w:val="5C9DF132"/>
    <w:rsid w:val="5CD4AC1D"/>
    <w:rsid w:val="5CE0AD5F"/>
    <w:rsid w:val="5D1DAF50"/>
    <w:rsid w:val="5DA4C236"/>
    <w:rsid w:val="5DB0341B"/>
    <w:rsid w:val="5DED4427"/>
    <w:rsid w:val="5DEDEBEC"/>
    <w:rsid w:val="5DF97D5D"/>
    <w:rsid w:val="5ECF1F1D"/>
    <w:rsid w:val="60038E25"/>
    <w:rsid w:val="60224BBF"/>
    <w:rsid w:val="6029752E"/>
    <w:rsid w:val="603E479F"/>
    <w:rsid w:val="60496F43"/>
    <w:rsid w:val="60646764"/>
    <w:rsid w:val="60ADAF63"/>
    <w:rsid w:val="60CDE21A"/>
    <w:rsid w:val="6115212E"/>
    <w:rsid w:val="6116D526"/>
    <w:rsid w:val="612373B8"/>
    <w:rsid w:val="61256B72"/>
    <w:rsid w:val="6132CB04"/>
    <w:rsid w:val="616AE40F"/>
    <w:rsid w:val="61AD6CFB"/>
    <w:rsid w:val="61BA2A37"/>
    <w:rsid w:val="61BE7E3B"/>
    <w:rsid w:val="61C03B9E"/>
    <w:rsid w:val="62061F93"/>
    <w:rsid w:val="620BBD0E"/>
    <w:rsid w:val="6243FE69"/>
    <w:rsid w:val="624DF8AC"/>
    <w:rsid w:val="62CB69D8"/>
    <w:rsid w:val="62FB35C5"/>
    <w:rsid w:val="6310210B"/>
    <w:rsid w:val="63280566"/>
    <w:rsid w:val="632A26D0"/>
    <w:rsid w:val="633B7043"/>
    <w:rsid w:val="6377F473"/>
    <w:rsid w:val="637EC788"/>
    <w:rsid w:val="63918DE5"/>
    <w:rsid w:val="63B348E2"/>
    <w:rsid w:val="63CC9189"/>
    <w:rsid w:val="645EC755"/>
    <w:rsid w:val="646875E7"/>
    <w:rsid w:val="64B0EF1B"/>
    <w:rsid w:val="64B8C29E"/>
    <w:rsid w:val="6528D1CA"/>
    <w:rsid w:val="6548FB49"/>
    <w:rsid w:val="656573C5"/>
    <w:rsid w:val="65A73D85"/>
    <w:rsid w:val="65C2EEFC"/>
    <w:rsid w:val="65EDF57B"/>
    <w:rsid w:val="660042A4"/>
    <w:rsid w:val="661EDEB6"/>
    <w:rsid w:val="66260DAA"/>
    <w:rsid w:val="667EE782"/>
    <w:rsid w:val="669031A2"/>
    <w:rsid w:val="6692F5F4"/>
    <w:rsid w:val="66955AA6"/>
    <w:rsid w:val="66C841F8"/>
    <w:rsid w:val="66EB81A4"/>
    <w:rsid w:val="670A09D7"/>
    <w:rsid w:val="6774325B"/>
    <w:rsid w:val="678EEE90"/>
    <w:rsid w:val="679B4A40"/>
    <w:rsid w:val="67A77A4A"/>
    <w:rsid w:val="67ADACAB"/>
    <w:rsid w:val="684B4839"/>
    <w:rsid w:val="685815A8"/>
    <w:rsid w:val="6870BE54"/>
    <w:rsid w:val="68B45083"/>
    <w:rsid w:val="68D8D136"/>
    <w:rsid w:val="69717D47"/>
    <w:rsid w:val="69CAF0C6"/>
    <w:rsid w:val="69D1D988"/>
    <w:rsid w:val="69EBAEA6"/>
    <w:rsid w:val="6A33F5B2"/>
    <w:rsid w:val="6A9A5964"/>
    <w:rsid w:val="6AA96BCF"/>
    <w:rsid w:val="6ABE6A4A"/>
    <w:rsid w:val="6ACBFD02"/>
    <w:rsid w:val="6B132859"/>
    <w:rsid w:val="6B80A81E"/>
    <w:rsid w:val="6BA2D919"/>
    <w:rsid w:val="6C04B31A"/>
    <w:rsid w:val="6C1FFB36"/>
    <w:rsid w:val="6C3DDF3A"/>
    <w:rsid w:val="6C6C2F6F"/>
    <w:rsid w:val="6C98C9F5"/>
    <w:rsid w:val="6C9AC5CC"/>
    <w:rsid w:val="6CAC3D67"/>
    <w:rsid w:val="6CB21BBE"/>
    <w:rsid w:val="6D3BF6AD"/>
    <w:rsid w:val="6D40E1EF"/>
    <w:rsid w:val="6D75C7FF"/>
    <w:rsid w:val="6D8E7201"/>
    <w:rsid w:val="6DD76494"/>
    <w:rsid w:val="6DFE4FCE"/>
    <w:rsid w:val="6DFF929A"/>
    <w:rsid w:val="6E39D887"/>
    <w:rsid w:val="6E514894"/>
    <w:rsid w:val="6E54D926"/>
    <w:rsid w:val="6E6E9449"/>
    <w:rsid w:val="6E8D4689"/>
    <w:rsid w:val="6EC95E01"/>
    <w:rsid w:val="6ECE30F1"/>
    <w:rsid w:val="6F3EC743"/>
    <w:rsid w:val="6F4C2A36"/>
    <w:rsid w:val="6F71F9DA"/>
    <w:rsid w:val="7003E909"/>
    <w:rsid w:val="7016AA16"/>
    <w:rsid w:val="707071B5"/>
    <w:rsid w:val="70897490"/>
    <w:rsid w:val="709FC5AA"/>
    <w:rsid w:val="70A58D04"/>
    <w:rsid w:val="70B00CD4"/>
    <w:rsid w:val="70C73529"/>
    <w:rsid w:val="70D0191F"/>
    <w:rsid w:val="70D4027A"/>
    <w:rsid w:val="70E977C8"/>
    <w:rsid w:val="70EB4D76"/>
    <w:rsid w:val="71004B6C"/>
    <w:rsid w:val="71136DF1"/>
    <w:rsid w:val="71D673BF"/>
    <w:rsid w:val="71E466AA"/>
    <w:rsid w:val="71ED5606"/>
    <w:rsid w:val="7226AE73"/>
    <w:rsid w:val="72369D7B"/>
    <w:rsid w:val="725EAFFE"/>
    <w:rsid w:val="729F908F"/>
    <w:rsid w:val="72ACABB8"/>
    <w:rsid w:val="72AEDA93"/>
    <w:rsid w:val="72D7BDD5"/>
    <w:rsid w:val="7304E485"/>
    <w:rsid w:val="730D32FD"/>
    <w:rsid w:val="7330F8BC"/>
    <w:rsid w:val="73623F77"/>
    <w:rsid w:val="73B31286"/>
    <w:rsid w:val="73B5CE78"/>
    <w:rsid w:val="73B669F2"/>
    <w:rsid w:val="74005AB3"/>
    <w:rsid w:val="74286EAB"/>
    <w:rsid w:val="74723A50"/>
    <w:rsid w:val="74ABC7DC"/>
    <w:rsid w:val="74B2E8BA"/>
    <w:rsid w:val="74BA4685"/>
    <w:rsid w:val="74DCDE9D"/>
    <w:rsid w:val="750EF808"/>
    <w:rsid w:val="758B2A5F"/>
    <w:rsid w:val="759EC328"/>
    <w:rsid w:val="75A494DD"/>
    <w:rsid w:val="75B080FF"/>
    <w:rsid w:val="75C42ADC"/>
    <w:rsid w:val="75C921BF"/>
    <w:rsid w:val="76354A97"/>
    <w:rsid w:val="763B0BB6"/>
    <w:rsid w:val="76410814"/>
    <w:rsid w:val="764418CF"/>
    <w:rsid w:val="765346CA"/>
    <w:rsid w:val="7663546A"/>
    <w:rsid w:val="76A2F59F"/>
    <w:rsid w:val="77D518D1"/>
    <w:rsid w:val="77D8E38D"/>
    <w:rsid w:val="77DC339B"/>
    <w:rsid w:val="77F398B4"/>
    <w:rsid w:val="780DC616"/>
    <w:rsid w:val="7810CBDB"/>
    <w:rsid w:val="782341D2"/>
    <w:rsid w:val="78268715"/>
    <w:rsid w:val="7854C3F1"/>
    <w:rsid w:val="786D652F"/>
    <w:rsid w:val="78800E1D"/>
    <w:rsid w:val="788E0563"/>
    <w:rsid w:val="79E0C264"/>
    <w:rsid w:val="79F78B7A"/>
    <w:rsid w:val="7A467DB1"/>
    <w:rsid w:val="7A473065"/>
    <w:rsid w:val="7A5E98FD"/>
    <w:rsid w:val="7A768840"/>
    <w:rsid w:val="7AA2FB82"/>
    <w:rsid w:val="7ABBCAF8"/>
    <w:rsid w:val="7ADD3E88"/>
    <w:rsid w:val="7AE8A0C7"/>
    <w:rsid w:val="7B0920B1"/>
    <w:rsid w:val="7B4F5BDB"/>
    <w:rsid w:val="7B8B9B4C"/>
    <w:rsid w:val="7C4D7867"/>
    <w:rsid w:val="7C5811A1"/>
    <w:rsid w:val="7C845002"/>
    <w:rsid w:val="7C9E2B90"/>
    <w:rsid w:val="7CAEE126"/>
    <w:rsid w:val="7D0AB11A"/>
    <w:rsid w:val="7D1A7740"/>
    <w:rsid w:val="7D6203A4"/>
    <w:rsid w:val="7D723CF4"/>
    <w:rsid w:val="7E373021"/>
    <w:rsid w:val="7E38943C"/>
    <w:rsid w:val="7E492779"/>
    <w:rsid w:val="7E555F39"/>
    <w:rsid w:val="7E91A69D"/>
    <w:rsid w:val="7EA9211E"/>
    <w:rsid w:val="7EB4B1F2"/>
    <w:rsid w:val="7EDDF70B"/>
    <w:rsid w:val="7F02286E"/>
    <w:rsid w:val="7F023C5F"/>
    <w:rsid w:val="7F3135EA"/>
    <w:rsid w:val="7F334A69"/>
    <w:rsid w:val="7F626EC9"/>
    <w:rsid w:val="7F8D580F"/>
    <w:rsid w:val="7FAF8223"/>
    <w:rsid w:val="7FB3853A"/>
    <w:rsid w:val="7FD48CE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9F642"/>
  <w15:chartTrackingRefBased/>
  <w15:docId w15:val="{37D82477-4BC1-4C12-8EA3-B5F436809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10756"/>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A10756"/>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10756"/>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A10756"/>
    <w:pPr>
      <w:keepNext/>
      <w:keepLines/>
      <w:numPr>
        <w:ilvl w:val="3"/>
        <w:numId w:val="8"/>
      </w:numPr>
      <w:spacing w:before="40" w:after="0"/>
      <w:ind w:left="1728" w:hanging="648"/>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A10756"/>
    <w:pPr>
      <w:keepNext/>
      <w:keepLines/>
      <w:numPr>
        <w:ilvl w:val="4"/>
        <w:numId w:val="8"/>
      </w:numPr>
      <w:spacing w:before="40" w:after="0"/>
      <w:ind w:left="2232" w:hanging="792"/>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A10756"/>
    <w:pPr>
      <w:keepNext/>
      <w:keepLines/>
      <w:numPr>
        <w:ilvl w:val="5"/>
        <w:numId w:val="8"/>
      </w:numPr>
      <w:spacing w:before="40" w:after="0"/>
      <w:ind w:left="2736" w:hanging="936"/>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A10756"/>
    <w:pPr>
      <w:keepNext/>
      <w:keepLines/>
      <w:numPr>
        <w:ilvl w:val="6"/>
        <w:numId w:val="8"/>
      </w:numPr>
      <w:spacing w:before="40" w:after="0"/>
      <w:ind w:left="3240" w:hanging="108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A10756"/>
    <w:pPr>
      <w:keepNext/>
      <w:keepLines/>
      <w:numPr>
        <w:ilvl w:val="7"/>
        <w:numId w:val="8"/>
      </w:numPr>
      <w:spacing w:before="40" w:after="0"/>
      <w:ind w:left="3744" w:hanging="1224"/>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A10756"/>
    <w:pPr>
      <w:keepNext/>
      <w:keepLines/>
      <w:numPr>
        <w:ilvl w:val="8"/>
        <w:numId w:val="8"/>
      </w:numPr>
      <w:spacing w:before="40" w:after="0"/>
      <w:ind w:left="4320" w:hanging="14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A45C6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712572"/>
    <w:pPr>
      <w:ind w:left="720"/>
      <w:contextualSpacing/>
    </w:pPr>
  </w:style>
  <w:style w:type="character" w:customStyle="1" w:styleId="Ttulo1Char">
    <w:name w:val="Título 1 Char"/>
    <w:basedOn w:val="Fontepargpadro"/>
    <w:link w:val="Ttulo1"/>
    <w:uiPriority w:val="9"/>
    <w:rsid w:val="00A1075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A1075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A10756"/>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A10756"/>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A10756"/>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A10756"/>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A10756"/>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A1075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A10756"/>
    <w:rPr>
      <w:rFonts w:asciiTheme="majorHAnsi" w:eastAsiaTheme="majorEastAsia" w:hAnsiTheme="majorHAnsi" w:cstheme="majorBidi"/>
      <w:i/>
      <w:iCs/>
      <w:color w:val="272727" w:themeColor="text1" w:themeTint="D8"/>
      <w:sz w:val="21"/>
      <w:szCs w:val="21"/>
    </w:rPr>
  </w:style>
  <w:style w:type="paragraph" w:customStyle="1" w:styleId="whitespace-normal">
    <w:name w:val="whitespace-normal"/>
    <w:basedOn w:val="Normal"/>
    <w:rsid w:val="000630D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630D8"/>
    <w:rPr>
      <w:b/>
      <w:bCs/>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epargpadro"/>
    <w:uiPriority w:val="99"/>
    <w:unhideWhenUsed/>
    <w:rsid w:val="008650C4"/>
    <w:rPr>
      <w:color w:val="0563C1" w:themeColor="hyperlink"/>
      <w:u w:val="single"/>
    </w:rPr>
  </w:style>
  <w:style w:type="character" w:styleId="MenoPendente">
    <w:name w:val="Unresolved Mention"/>
    <w:basedOn w:val="Fontepargpadro"/>
    <w:uiPriority w:val="99"/>
    <w:semiHidden/>
    <w:unhideWhenUsed/>
    <w:rsid w:val="008650C4"/>
    <w:rPr>
      <w:color w:val="605E5C"/>
      <w:shd w:val="clear" w:color="auto" w:fill="E1DFDD"/>
    </w:rPr>
  </w:style>
  <w:style w:type="table" w:styleId="TabeladeGradeClara">
    <w:name w:val="Grid Table Light"/>
    <w:basedOn w:val="Tabelanormal"/>
    <w:uiPriority w:val="40"/>
    <w:rsid w:val="00D472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egenda">
    <w:name w:val="caption"/>
    <w:basedOn w:val="Normal"/>
    <w:next w:val="Normal"/>
    <w:uiPriority w:val="35"/>
    <w:unhideWhenUsed/>
    <w:qFormat/>
    <w:rsid w:val="00CE0C72"/>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8A69FD"/>
    <w:pPr>
      <w:numPr>
        <w:numId w:val="0"/>
      </w:numPr>
      <w:outlineLvl w:val="9"/>
    </w:pPr>
    <w:rPr>
      <w:lang w:eastAsia="pt-BR"/>
    </w:rPr>
  </w:style>
  <w:style w:type="paragraph" w:styleId="Sumrio2">
    <w:name w:val="toc 2"/>
    <w:basedOn w:val="Normal"/>
    <w:next w:val="Normal"/>
    <w:autoRedefine/>
    <w:uiPriority w:val="39"/>
    <w:unhideWhenUsed/>
    <w:rsid w:val="008A69FD"/>
    <w:pPr>
      <w:spacing w:after="100"/>
      <w:ind w:left="220"/>
    </w:pPr>
  </w:style>
  <w:style w:type="paragraph" w:styleId="Sumrio3">
    <w:name w:val="toc 3"/>
    <w:basedOn w:val="Normal"/>
    <w:next w:val="Normal"/>
    <w:autoRedefine/>
    <w:uiPriority w:val="39"/>
    <w:unhideWhenUsed/>
    <w:rsid w:val="008A69FD"/>
    <w:pPr>
      <w:spacing w:after="100"/>
      <w:ind w:left="440"/>
    </w:pPr>
  </w:style>
  <w:style w:type="paragraph" w:styleId="Sumrio1">
    <w:name w:val="toc 1"/>
    <w:basedOn w:val="Normal"/>
    <w:next w:val="Normal"/>
    <w:autoRedefine/>
    <w:uiPriority w:val="39"/>
    <w:unhideWhenUsed/>
    <w:rsid w:val="008A69FD"/>
    <w:pPr>
      <w:spacing w:after="100"/>
    </w:pPr>
  </w:style>
  <w:style w:type="paragraph" w:styleId="Subttulo">
    <w:name w:val="Subtitle"/>
    <w:basedOn w:val="Normal"/>
    <w:next w:val="Normal"/>
    <w:uiPriority w:val="11"/>
    <w:qFormat/>
    <w:rsid w:val="47FE78D8"/>
    <w:rPr>
      <w:rFonts w:eastAsiaTheme="majorEastAsia" w:cstheme="majorBidi"/>
      <w:color w:val="595959" w:themeColor="text1" w:themeTint="A6"/>
      <w:sz w:val="28"/>
      <w:szCs w:val="28"/>
    </w:rPr>
  </w:style>
  <w:style w:type="paragraph" w:styleId="Reviso">
    <w:name w:val="Revision"/>
    <w:hidden/>
    <w:uiPriority w:val="99"/>
    <w:semiHidden/>
    <w:rsid w:val="006913C9"/>
    <w:pPr>
      <w:spacing w:after="0" w:line="240" w:lineRule="auto"/>
    </w:pPr>
  </w:style>
  <w:style w:type="paragraph" w:styleId="Cabealho">
    <w:name w:val="header"/>
    <w:basedOn w:val="Normal"/>
    <w:link w:val="CabealhoChar"/>
    <w:uiPriority w:val="99"/>
    <w:unhideWhenUsed/>
    <w:rsid w:val="006D08D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D08D2"/>
  </w:style>
  <w:style w:type="paragraph" w:styleId="Rodap">
    <w:name w:val="footer"/>
    <w:basedOn w:val="Normal"/>
    <w:link w:val="RodapChar"/>
    <w:uiPriority w:val="99"/>
    <w:unhideWhenUsed/>
    <w:rsid w:val="006D08D2"/>
    <w:pPr>
      <w:tabs>
        <w:tab w:val="center" w:pos="4252"/>
        <w:tab w:val="right" w:pos="8504"/>
      </w:tabs>
      <w:spacing w:after="0" w:line="240" w:lineRule="auto"/>
    </w:pPr>
  </w:style>
  <w:style w:type="character" w:customStyle="1" w:styleId="RodapChar">
    <w:name w:val="Rodapé Char"/>
    <w:basedOn w:val="Fontepargpadro"/>
    <w:link w:val="Rodap"/>
    <w:uiPriority w:val="99"/>
    <w:rsid w:val="006D0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2543">
      <w:bodyDiv w:val="1"/>
      <w:marLeft w:val="0"/>
      <w:marRight w:val="0"/>
      <w:marTop w:val="0"/>
      <w:marBottom w:val="0"/>
      <w:divBdr>
        <w:top w:val="none" w:sz="0" w:space="0" w:color="auto"/>
        <w:left w:val="none" w:sz="0" w:space="0" w:color="auto"/>
        <w:bottom w:val="none" w:sz="0" w:space="0" w:color="auto"/>
        <w:right w:val="none" w:sz="0" w:space="0" w:color="auto"/>
      </w:divBdr>
    </w:div>
    <w:div w:id="37514116">
      <w:bodyDiv w:val="1"/>
      <w:marLeft w:val="0"/>
      <w:marRight w:val="0"/>
      <w:marTop w:val="0"/>
      <w:marBottom w:val="0"/>
      <w:divBdr>
        <w:top w:val="none" w:sz="0" w:space="0" w:color="auto"/>
        <w:left w:val="none" w:sz="0" w:space="0" w:color="auto"/>
        <w:bottom w:val="none" w:sz="0" w:space="0" w:color="auto"/>
        <w:right w:val="none" w:sz="0" w:space="0" w:color="auto"/>
      </w:divBdr>
    </w:div>
    <w:div w:id="220406166">
      <w:bodyDiv w:val="1"/>
      <w:marLeft w:val="0"/>
      <w:marRight w:val="0"/>
      <w:marTop w:val="0"/>
      <w:marBottom w:val="0"/>
      <w:divBdr>
        <w:top w:val="none" w:sz="0" w:space="0" w:color="auto"/>
        <w:left w:val="none" w:sz="0" w:space="0" w:color="auto"/>
        <w:bottom w:val="none" w:sz="0" w:space="0" w:color="auto"/>
        <w:right w:val="none" w:sz="0" w:space="0" w:color="auto"/>
      </w:divBdr>
    </w:div>
    <w:div w:id="455829986">
      <w:bodyDiv w:val="1"/>
      <w:marLeft w:val="0"/>
      <w:marRight w:val="0"/>
      <w:marTop w:val="0"/>
      <w:marBottom w:val="0"/>
      <w:divBdr>
        <w:top w:val="none" w:sz="0" w:space="0" w:color="auto"/>
        <w:left w:val="none" w:sz="0" w:space="0" w:color="auto"/>
        <w:bottom w:val="none" w:sz="0" w:space="0" w:color="auto"/>
        <w:right w:val="none" w:sz="0" w:space="0" w:color="auto"/>
      </w:divBdr>
    </w:div>
    <w:div w:id="504397536">
      <w:bodyDiv w:val="1"/>
      <w:marLeft w:val="0"/>
      <w:marRight w:val="0"/>
      <w:marTop w:val="0"/>
      <w:marBottom w:val="0"/>
      <w:divBdr>
        <w:top w:val="none" w:sz="0" w:space="0" w:color="auto"/>
        <w:left w:val="none" w:sz="0" w:space="0" w:color="auto"/>
        <w:bottom w:val="none" w:sz="0" w:space="0" w:color="auto"/>
        <w:right w:val="none" w:sz="0" w:space="0" w:color="auto"/>
      </w:divBdr>
    </w:div>
    <w:div w:id="599602759">
      <w:bodyDiv w:val="1"/>
      <w:marLeft w:val="0"/>
      <w:marRight w:val="0"/>
      <w:marTop w:val="0"/>
      <w:marBottom w:val="0"/>
      <w:divBdr>
        <w:top w:val="none" w:sz="0" w:space="0" w:color="auto"/>
        <w:left w:val="none" w:sz="0" w:space="0" w:color="auto"/>
        <w:bottom w:val="none" w:sz="0" w:space="0" w:color="auto"/>
        <w:right w:val="none" w:sz="0" w:space="0" w:color="auto"/>
      </w:divBdr>
    </w:div>
    <w:div w:id="931547702">
      <w:bodyDiv w:val="1"/>
      <w:marLeft w:val="0"/>
      <w:marRight w:val="0"/>
      <w:marTop w:val="0"/>
      <w:marBottom w:val="0"/>
      <w:divBdr>
        <w:top w:val="none" w:sz="0" w:space="0" w:color="auto"/>
        <w:left w:val="none" w:sz="0" w:space="0" w:color="auto"/>
        <w:bottom w:val="none" w:sz="0" w:space="0" w:color="auto"/>
        <w:right w:val="none" w:sz="0" w:space="0" w:color="auto"/>
      </w:divBdr>
    </w:div>
    <w:div w:id="1110585000">
      <w:bodyDiv w:val="1"/>
      <w:marLeft w:val="0"/>
      <w:marRight w:val="0"/>
      <w:marTop w:val="0"/>
      <w:marBottom w:val="0"/>
      <w:divBdr>
        <w:top w:val="none" w:sz="0" w:space="0" w:color="auto"/>
        <w:left w:val="none" w:sz="0" w:space="0" w:color="auto"/>
        <w:bottom w:val="none" w:sz="0" w:space="0" w:color="auto"/>
        <w:right w:val="none" w:sz="0" w:space="0" w:color="auto"/>
      </w:divBdr>
    </w:div>
    <w:div w:id="1228690888">
      <w:bodyDiv w:val="1"/>
      <w:marLeft w:val="0"/>
      <w:marRight w:val="0"/>
      <w:marTop w:val="0"/>
      <w:marBottom w:val="0"/>
      <w:divBdr>
        <w:top w:val="none" w:sz="0" w:space="0" w:color="auto"/>
        <w:left w:val="none" w:sz="0" w:space="0" w:color="auto"/>
        <w:bottom w:val="none" w:sz="0" w:space="0" w:color="auto"/>
        <w:right w:val="none" w:sz="0" w:space="0" w:color="auto"/>
      </w:divBdr>
    </w:div>
    <w:div w:id="1353532049">
      <w:bodyDiv w:val="1"/>
      <w:marLeft w:val="0"/>
      <w:marRight w:val="0"/>
      <w:marTop w:val="0"/>
      <w:marBottom w:val="0"/>
      <w:divBdr>
        <w:top w:val="none" w:sz="0" w:space="0" w:color="auto"/>
        <w:left w:val="none" w:sz="0" w:space="0" w:color="auto"/>
        <w:bottom w:val="none" w:sz="0" w:space="0" w:color="auto"/>
        <w:right w:val="none" w:sz="0" w:space="0" w:color="auto"/>
      </w:divBdr>
    </w:div>
    <w:div w:id="1387222699">
      <w:bodyDiv w:val="1"/>
      <w:marLeft w:val="0"/>
      <w:marRight w:val="0"/>
      <w:marTop w:val="0"/>
      <w:marBottom w:val="0"/>
      <w:divBdr>
        <w:top w:val="none" w:sz="0" w:space="0" w:color="auto"/>
        <w:left w:val="none" w:sz="0" w:space="0" w:color="auto"/>
        <w:bottom w:val="none" w:sz="0" w:space="0" w:color="auto"/>
        <w:right w:val="none" w:sz="0" w:space="0" w:color="auto"/>
      </w:divBdr>
    </w:div>
    <w:div w:id="1391461360">
      <w:bodyDiv w:val="1"/>
      <w:marLeft w:val="0"/>
      <w:marRight w:val="0"/>
      <w:marTop w:val="0"/>
      <w:marBottom w:val="0"/>
      <w:divBdr>
        <w:top w:val="none" w:sz="0" w:space="0" w:color="auto"/>
        <w:left w:val="none" w:sz="0" w:space="0" w:color="auto"/>
        <w:bottom w:val="none" w:sz="0" w:space="0" w:color="auto"/>
        <w:right w:val="none" w:sz="0" w:space="0" w:color="auto"/>
      </w:divBdr>
    </w:div>
    <w:div w:id="1407922606">
      <w:bodyDiv w:val="1"/>
      <w:marLeft w:val="0"/>
      <w:marRight w:val="0"/>
      <w:marTop w:val="0"/>
      <w:marBottom w:val="0"/>
      <w:divBdr>
        <w:top w:val="none" w:sz="0" w:space="0" w:color="auto"/>
        <w:left w:val="none" w:sz="0" w:space="0" w:color="auto"/>
        <w:bottom w:val="none" w:sz="0" w:space="0" w:color="auto"/>
        <w:right w:val="none" w:sz="0" w:space="0" w:color="auto"/>
      </w:divBdr>
    </w:div>
    <w:div w:id="1552960320">
      <w:bodyDiv w:val="1"/>
      <w:marLeft w:val="0"/>
      <w:marRight w:val="0"/>
      <w:marTop w:val="0"/>
      <w:marBottom w:val="0"/>
      <w:divBdr>
        <w:top w:val="none" w:sz="0" w:space="0" w:color="auto"/>
        <w:left w:val="none" w:sz="0" w:space="0" w:color="auto"/>
        <w:bottom w:val="none" w:sz="0" w:space="0" w:color="auto"/>
        <w:right w:val="none" w:sz="0" w:space="0" w:color="auto"/>
      </w:divBdr>
    </w:div>
    <w:div w:id="1605772185">
      <w:bodyDiv w:val="1"/>
      <w:marLeft w:val="0"/>
      <w:marRight w:val="0"/>
      <w:marTop w:val="0"/>
      <w:marBottom w:val="0"/>
      <w:divBdr>
        <w:top w:val="none" w:sz="0" w:space="0" w:color="auto"/>
        <w:left w:val="none" w:sz="0" w:space="0" w:color="auto"/>
        <w:bottom w:val="none" w:sz="0" w:space="0" w:color="auto"/>
        <w:right w:val="none" w:sz="0" w:space="0" w:color="auto"/>
      </w:divBdr>
    </w:div>
    <w:div w:id="1651053647">
      <w:bodyDiv w:val="1"/>
      <w:marLeft w:val="0"/>
      <w:marRight w:val="0"/>
      <w:marTop w:val="0"/>
      <w:marBottom w:val="0"/>
      <w:divBdr>
        <w:top w:val="none" w:sz="0" w:space="0" w:color="auto"/>
        <w:left w:val="none" w:sz="0" w:space="0" w:color="auto"/>
        <w:bottom w:val="none" w:sz="0" w:space="0" w:color="auto"/>
        <w:right w:val="none" w:sz="0" w:space="0" w:color="auto"/>
      </w:divBdr>
    </w:div>
    <w:div w:id="1740782196">
      <w:bodyDiv w:val="1"/>
      <w:marLeft w:val="0"/>
      <w:marRight w:val="0"/>
      <w:marTop w:val="0"/>
      <w:marBottom w:val="0"/>
      <w:divBdr>
        <w:top w:val="none" w:sz="0" w:space="0" w:color="auto"/>
        <w:left w:val="none" w:sz="0" w:space="0" w:color="auto"/>
        <w:bottom w:val="none" w:sz="0" w:space="0" w:color="auto"/>
        <w:right w:val="none" w:sz="0" w:space="0" w:color="auto"/>
      </w:divBdr>
    </w:div>
    <w:div w:id="201595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dd153ab-19a0-4ae9-8436-3651f3a65913">
      <Terms xmlns="http://schemas.microsoft.com/office/infopath/2007/PartnerControls"/>
    </lcf76f155ced4ddcb4097134ff3c332f>
    <TaxCatchAll xmlns="485cfc39-f278-494c-82e6-036856421423"/>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47F0DD6EB24E4A8AAF8F7EC81BE31F" ma:contentTypeVersion="15" ma:contentTypeDescription="Create a new document." ma:contentTypeScope="" ma:versionID="9b9bcdac0ed08662ea1a46c92b47e8ba">
  <xsd:schema xmlns:xsd="http://www.w3.org/2001/XMLSchema" xmlns:xs="http://www.w3.org/2001/XMLSchema" xmlns:p="http://schemas.microsoft.com/office/2006/metadata/properties" xmlns:ns2="ddd153ab-19a0-4ae9-8436-3651f3a65913" xmlns:ns3="485cfc39-f278-494c-82e6-036856421423" targetNamespace="http://schemas.microsoft.com/office/2006/metadata/properties" ma:root="true" ma:fieldsID="20b08dbf1c870c3cc2fd239afff95384" ns2:_="" ns3:_="">
    <xsd:import namespace="ddd153ab-19a0-4ae9-8436-3651f3a65913"/>
    <xsd:import namespace="485cfc39-f278-494c-82e6-0368564214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d153ab-19a0-4ae9-8436-3651f3a659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825c4c61-a3f6-4c61-9ac4-e8263e4518c7"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5cfc39-f278-494c-82e6-03685642142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58803a32-e36d-4ffb-98ed-67117c112635}" ma:internalName="TaxCatchAll" ma:showField="CatchAllData" ma:web="485cfc39-f278-494c-82e6-0368564214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5163762-B05B-4990-B0B2-E667FEE48528}">
  <ds:schemaRefs>
    <ds:schemaRef ds:uri="http://schemas.microsoft.com/sharepoint/v3/contenttype/forms"/>
  </ds:schemaRefs>
</ds:datastoreItem>
</file>

<file path=customXml/itemProps2.xml><?xml version="1.0" encoding="utf-8"?>
<ds:datastoreItem xmlns:ds="http://schemas.openxmlformats.org/officeDocument/2006/customXml" ds:itemID="{13250F30-083B-4270-A925-C2084D59FB59}">
  <ds:schemaRefs>
    <ds:schemaRef ds:uri="http://schemas.openxmlformats.org/officeDocument/2006/bibliography"/>
  </ds:schemaRefs>
</ds:datastoreItem>
</file>

<file path=customXml/itemProps3.xml><?xml version="1.0" encoding="utf-8"?>
<ds:datastoreItem xmlns:ds="http://schemas.openxmlformats.org/officeDocument/2006/customXml" ds:itemID="{C9712329-BA68-401E-B7C7-4943F5E0D371}">
  <ds:schemaRefs>
    <ds:schemaRef ds:uri="http://schemas.microsoft.com/office/2006/metadata/properties"/>
    <ds:schemaRef ds:uri="http://schemas.microsoft.com/office/infopath/2007/PartnerControls"/>
    <ds:schemaRef ds:uri="ddd153ab-19a0-4ae9-8436-3651f3a65913"/>
    <ds:schemaRef ds:uri="485cfc39-f278-494c-82e6-036856421423"/>
  </ds:schemaRefs>
</ds:datastoreItem>
</file>

<file path=customXml/itemProps4.xml><?xml version="1.0" encoding="utf-8"?>
<ds:datastoreItem xmlns:ds="http://schemas.openxmlformats.org/officeDocument/2006/customXml" ds:itemID="{2361B703-4D7A-4E93-B753-F149609F3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d153ab-19a0-4ae9-8436-3651f3a65913"/>
    <ds:schemaRef ds:uri="485cfc39-f278-494c-82e6-0368564214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9606</Words>
  <Characters>51878</Characters>
  <Application>Microsoft Office Word</Application>
  <DocSecurity>0</DocSecurity>
  <Lines>432</Lines>
  <Paragraphs>122</Paragraphs>
  <ScaleCrop>false</ScaleCrop>
  <Company/>
  <LinksUpToDate>false</LinksUpToDate>
  <CharactersWithSpaces>61362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EUDERLAN FREIRE DA SILVA ABREU</dc:creator>
  <cp:keywords/>
  <dc:description/>
  <cp:lastModifiedBy>EUDERLAN FREIRE DA SILVA ABREU</cp:lastModifiedBy>
  <cp:revision>4</cp:revision>
  <cp:lastPrinted>2025-07-20T01:58:00Z</cp:lastPrinted>
  <dcterms:created xsi:type="dcterms:W3CDTF">2025-07-20T01:58:00Z</dcterms:created>
  <dcterms:modified xsi:type="dcterms:W3CDTF">2025-07-20T01:59:00Z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0x010100AF47F0DD6EB24E4A8AAF8F7EC81BE31F</vt:lpwstr>
  </property>
  <property fmtid="{D5CDD505-2E9C-101B-9397-08002B2CF9AE}" pid="3" name="MediaServiceImageTags">
    <vt:lpwstr/>
  </property>
</Properties>
</file>